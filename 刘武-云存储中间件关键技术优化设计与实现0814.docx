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08D8079D" w14:textId="77777777" w:rsidR="00FA637B" w:rsidRDefault="00E750D5">
          <w:pPr>
            <w:pStyle w:val="10"/>
            <w:rPr>
              <w:ins w:id="3" w:author="微软用户" w:date="2017-08-18T23:02: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微软用户" w:date="2017-08-18T23:02:00Z">
            <w:r w:rsidR="00FA637B" w:rsidRPr="00E016D6">
              <w:rPr>
                <w:rStyle w:val="ab"/>
                <w:noProof/>
              </w:rPr>
              <w:fldChar w:fldCharType="begin"/>
            </w:r>
            <w:r w:rsidR="00FA637B" w:rsidRPr="00E016D6">
              <w:rPr>
                <w:rStyle w:val="ab"/>
                <w:noProof/>
              </w:rPr>
              <w:instrText xml:space="preserve"> </w:instrText>
            </w:r>
            <w:r w:rsidR="00FA637B">
              <w:rPr>
                <w:noProof/>
              </w:rPr>
              <w:instrText>HYPERLINK \l "_Toc490860662"</w:instrText>
            </w:r>
            <w:r w:rsidR="00FA637B" w:rsidRPr="00E016D6">
              <w:rPr>
                <w:rStyle w:val="ab"/>
                <w:noProof/>
              </w:rPr>
              <w:instrText xml:space="preserve"> </w:instrText>
            </w:r>
            <w:r w:rsidR="00FA637B" w:rsidRPr="00E016D6">
              <w:rPr>
                <w:rStyle w:val="ab"/>
                <w:noProof/>
              </w:rPr>
              <w:fldChar w:fldCharType="separate"/>
            </w:r>
            <w:r w:rsidR="00FA637B" w:rsidRPr="00E016D6">
              <w:rPr>
                <w:rStyle w:val="ab"/>
                <w:rFonts w:ascii="Times New Roman" w:hAnsi="Times New Roman" w:cs="Times New Roman" w:hint="eastAsia"/>
                <w:noProof/>
                <w:spacing w:val="10"/>
              </w:rPr>
              <w:t>摘要</w:t>
            </w:r>
            <w:r w:rsidR="00FA637B">
              <w:rPr>
                <w:noProof/>
                <w:webHidden/>
              </w:rPr>
              <w:tab/>
            </w:r>
            <w:r w:rsidR="00FA637B">
              <w:rPr>
                <w:noProof/>
                <w:webHidden/>
              </w:rPr>
              <w:fldChar w:fldCharType="begin"/>
            </w:r>
            <w:r w:rsidR="00FA637B">
              <w:rPr>
                <w:noProof/>
                <w:webHidden/>
              </w:rPr>
              <w:instrText xml:space="preserve"> PAGEREF _Toc490860662 \h </w:instrText>
            </w:r>
          </w:ins>
          <w:r w:rsidR="00FA637B">
            <w:rPr>
              <w:noProof/>
              <w:webHidden/>
            </w:rPr>
          </w:r>
          <w:r w:rsidR="00FA637B">
            <w:rPr>
              <w:noProof/>
              <w:webHidden/>
            </w:rPr>
            <w:fldChar w:fldCharType="separate"/>
          </w:r>
          <w:ins w:id="5" w:author="微软用户" w:date="2017-08-18T23:02:00Z">
            <w:r w:rsidR="00FA637B">
              <w:rPr>
                <w:noProof/>
                <w:webHidden/>
              </w:rPr>
              <w:t>1</w:t>
            </w:r>
            <w:r w:rsidR="00FA637B">
              <w:rPr>
                <w:noProof/>
                <w:webHidden/>
              </w:rPr>
              <w:fldChar w:fldCharType="end"/>
            </w:r>
            <w:r w:rsidR="00FA637B" w:rsidRPr="00E016D6">
              <w:rPr>
                <w:rStyle w:val="ab"/>
                <w:noProof/>
              </w:rPr>
              <w:fldChar w:fldCharType="end"/>
            </w:r>
          </w:ins>
        </w:p>
        <w:p w14:paraId="62A8C655" w14:textId="77777777" w:rsidR="00FA637B" w:rsidRDefault="00FA637B">
          <w:pPr>
            <w:pStyle w:val="10"/>
            <w:rPr>
              <w:ins w:id="6" w:author="微软用户" w:date="2017-08-18T23:02:00Z"/>
              <w:noProof/>
            </w:rPr>
          </w:pPr>
          <w:ins w:id="7" w:author="微软用户" w:date="2017-08-18T23:02:00Z">
            <w:r w:rsidRPr="00E016D6">
              <w:rPr>
                <w:rStyle w:val="ab"/>
                <w:noProof/>
              </w:rPr>
              <w:fldChar w:fldCharType="begin"/>
            </w:r>
            <w:r w:rsidRPr="00E016D6">
              <w:rPr>
                <w:rStyle w:val="ab"/>
                <w:noProof/>
              </w:rPr>
              <w:instrText xml:space="preserve"> </w:instrText>
            </w:r>
            <w:r>
              <w:rPr>
                <w:noProof/>
              </w:rPr>
              <w:instrText>HYPERLINK \l "_Toc490860663"</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_Toc490860663 \h </w:instrText>
            </w:r>
          </w:ins>
          <w:r>
            <w:rPr>
              <w:noProof/>
              <w:webHidden/>
            </w:rPr>
          </w:r>
          <w:r>
            <w:rPr>
              <w:noProof/>
              <w:webHidden/>
            </w:rPr>
            <w:fldChar w:fldCharType="separate"/>
          </w:r>
          <w:ins w:id="8" w:author="微软用户" w:date="2017-08-18T23:02:00Z">
            <w:r>
              <w:rPr>
                <w:noProof/>
                <w:webHidden/>
              </w:rPr>
              <w:t>1</w:t>
            </w:r>
            <w:r>
              <w:rPr>
                <w:noProof/>
                <w:webHidden/>
              </w:rPr>
              <w:fldChar w:fldCharType="end"/>
            </w:r>
            <w:r w:rsidRPr="00E016D6">
              <w:rPr>
                <w:rStyle w:val="ab"/>
                <w:noProof/>
              </w:rPr>
              <w:fldChar w:fldCharType="end"/>
            </w:r>
          </w:ins>
        </w:p>
        <w:p w14:paraId="7FCDA2D6" w14:textId="77777777" w:rsidR="00FA637B" w:rsidRDefault="00FA637B">
          <w:pPr>
            <w:pStyle w:val="10"/>
            <w:rPr>
              <w:ins w:id="9" w:author="微软用户" w:date="2017-08-18T23:02:00Z"/>
              <w:noProof/>
            </w:rPr>
          </w:pPr>
          <w:ins w:id="10" w:author="微软用户" w:date="2017-08-18T23:02:00Z">
            <w:r w:rsidRPr="00E016D6">
              <w:rPr>
                <w:rStyle w:val="ab"/>
                <w:noProof/>
              </w:rPr>
              <w:fldChar w:fldCharType="begin"/>
            </w:r>
            <w:r w:rsidRPr="00E016D6">
              <w:rPr>
                <w:rStyle w:val="ab"/>
                <w:noProof/>
              </w:rPr>
              <w:instrText xml:space="preserve"> </w:instrText>
            </w:r>
            <w:r>
              <w:rPr>
                <w:noProof/>
              </w:rPr>
              <w:instrText>HYPERLINK \l "_Toc490860664"</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第一章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_Toc490860664 \h </w:instrText>
            </w:r>
          </w:ins>
          <w:r>
            <w:rPr>
              <w:noProof/>
              <w:webHidden/>
            </w:rPr>
          </w:r>
          <w:r>
            <w:rPr>
              <w:noProof/>
              <w:webHidden/>
            </w:rPr>
            <w:fldChar w:fldCharType="separate"/>
          </w:r>
          <w:ins w:id="11" w:author="微软用户" w:date="2017-08-18T23:02:00Z">
            <w:r>
              <w:rPr>
                <w:noProof/>
                <w:webHidden/>
              </w:rPr>
              <w:t>2</w:t>
            </w:r>
            <w:r>
              <w:rPr>
                <w:noProof/>
                <w:webHidden/>
              </w:rPr>
              <w:fldChar w:fldCharType="end"/>
            </w:r>
            <w:r w:rsidRPr="00E016D6">
              <w:rPr>
                <w:rStyle w:val="ab"/>
                <w:noProof/>
              </w:rPr>
              <w:fldChar w:fldCharType="end"/>
            </w:r>
          </w:ins>
        </w:p>
        <w:p w14:paraId="0EECE488" w14:textId="77777777" w:rsidR="00FA637B" w:rsidRDefault="00FA637B">
          <w:pPr>
            <w:pStyle w:val="23"/>
            <w:tabs>
              <w:tab w:val="right" w:leader="dot" w:pos="8302"/>
            </w:tabs>
            <w:rPr>
              <w:ins w:id="12" w:author="微软用户" w:date="2017-08-18T23:02:00Z"/>
              <w:noProof/>
            </w:rPr>
          </w:pPr>
          <w:ins w:id="13" w:author="微软用户" w:date="2017-08-18T23:02:00Z">
            <w:r w:rsidRPr="00E016D6">
              <w:rPr>
                <w:rStyle w:val="ab"/>
                <w:noProof/>
              </w:rPr>
              <w:fldChar w:fldCharType="begin"/>
            </w:r>
            <w:r w:rsidRPr="00E016D6">
              <w:rPr>
                <w:rStyle w:val="ab"/>
                <w:noProof/>
              </w:rPr>
              <w:instrText xml:space="preserve"> </w:instrText>
            </w:r>
            <w:r>
              <w:rPr>
                <w:noProof/>
              </w:rPr>
              <w:instrText>HYPERLINK \l "_Toc490860665"</w:instrText>
            </w:r>
            <w:r w:rsidRPr="00E016D6">
              <w:rPr>
                <w:rStyle w:val="ab"/>
                <w:noProof/>
              </w:rPr>
              <w:instrText xml:space="preserve"> </w:instrText>
            </w:r>
            <w:r w:rsidRPr="00E016D6">
              <w:rPr>
                <w:rStyle w:val="ab"/>
                <w:noProof/>
              </w:rPr>
              <w:fldChar w:fldCharType="separate"/>
            </w:r>
            <w:r w:rsidRPr="00E016D6">
              <w:rPr>
                <w:rStyle w:val="ab"/>
                <w:noProof/>
              </w:rPr>
              <w:t xml:space="preserve">1.1 </w:t>
            </w:r>
            <w:r w:rsidRPr="00E016D6">
              <w:rPr>
                <w:rStyle w:val="ab"/>
                <w:rFonts w:hint="eastAsia"/>
                <w:noProof/>
              </w:rPr>
              <w:t>研究背景</w:t>
            </w:r>
            <w:r>
              <w:rPr>
                <w:noProof/>
                <w:webHidden/>
              </w:rPr>
              <w:tab/>
            </w:r>
            <w:r>
              <w:rPr>
                <w:noProof/>
                <w:webHidden/>
              </w:rPr>
              <w:fldChar w:fldCharType="begin"/>
            </w:r>
            <w:r>
              <w:rPr>
                <w:noProof/>
                <w:webHidden/>
              </w:rPr>
              <w:instrText xml:space="preserve"> PAGEREF _Toc490860665 \h </w:instrText>
            </w:r>
          </w:ins>
          <w:r>
            <w:rPr>
              <w:noProof/>
              <w:webHidden/>
            </w:rPr>
          </w:r>
          <w:r>
            <w:rPr>
              <w:noProof/>
              <w:webHidden/>
            </w:rPr>
            <w:fldChar w:fldCharType="separate"/>
          </w:r>
          <w:ins w:id="14" w:author="微软用户" w:date="2017-08-18T23:02:00Z">
            <w:r>
              <w:rPr>
                <w:noProof/>
                <w:webHidden/>
              </w:rPr>
              <w:t>2</w:t>
            </w:r>
            <w:r>
              <w:rPr>
                <w:noProof/>
                <w:webHidden/>
              </w:rPr>
              <w:fldChar w:fldCharType="end"/>
            </w:r>
            <w:r w:rsidRPr="00E016D6">
              <w:rPr>
                <w:rStyle w:val="ab"/>
                <w:noProof/>
              </w:rPr>
              <w:fldChar w:fldCharType="end"/>
            </w:r>
          </w:ins>
        </w:p>
        <w:p w14:paraId="3107E164" w14:textId="77777777" w:rsidR="00FA637B" w:rsidRDefault="00FA637B">
          <w:pPr>
            <w:pStyle w:val="23"/>
            <w:tabs>
              <w:tab w:val="right" w:leader="dot" w:pos="8302"/>
            </w:tabs>
            <w:rPr>
              <w:ins w:id="15" w:author="微软用户" w:date="2017-08-18T23:02:00Z"/>
              <w:noProof/>
            </w:rPr>
          </w:pPr>
          <w:ins w:id="16" w:author="微软用户" w:date="2017-08-18T23:02:00Z">
            <w:r w:rsidRPr="00E016D6">
              <w:rPr>
                <w:rStyle w:val="ab"/>
                <w:noProof/>
              </w:rPr>
              <w:fldChar w:fldCharType="begin"/>
            </w:r>
            <w:r w:rsidRPr="00E016D6">
              <w:rPr>
                <w:rStyle w:val="ab"/>
                <w:noProof/>
              </w:rPr>
              <w:instrText xml:space="preserve"> </w:instrText>
            </w:r>
            <w:r>
              <w:rPr>
                <w:noProof/>
              </w:rPr>
              <w:instrText>HYPERLINK \l "_Toc490860666"</w:instrText>
            </w:r>
            <w:r w:rsidRPr="00E016D6">
              <w:rPr>
                <w:rStyle w:val="ab"/>
                <w:noProof/>
              </w:rPr>
              <w:instrText xml:space="preserve"> </w:instrText>
            </w:r>
            <w:r w:rsidRPr="00E016D6">
              <w:rPr>
                <w:rStyle w:val="ab"/>
                <w:noProof/>
              </w:rPr>
              <w:fldChar w:fldCharType="separate"/>
            </w:r>
            <w:r w:rsidRPr="00E016D6">
              <w:rPr>
                <w:rStyle w:val="ab"/>
                <w:noProof/>
              </w:rPr>
              <w:t xml:space="preserve">1.2 </w:t>
            </w:r>
            <w:r w:rsidRPr="00E016D6">
              <w:rPr>
                <w:rStyle w:val="ab"/>
                <w:rFonts w:hint="eastAsia"/>
                <w:noProof/>
              </w:rPr>
              <w:t>研究内容及意义</w:t>
            </w:r>
            <w:r>
              <w:rPr>
                <w:noProof/>
                <w:webHidden/>
              </w:rPr>
              <w:tab/>
            </w:r>
            <w:r>
              <w:rPr>
                <w:noProof/>
                <w:webHidden/>
              </w:rPr>
              <w:fldChar w:fldCharType="begin"/>
            </w:r>
            <w:r>
              <w:rPr>
                <w:noProof/>
                <w:webHidden/>
              </w:rPr>
              <w:instrText xml:space="preserve"> PAGEREF _Toc490860666 \h </w:instrText>
            </w:r>
          </w:ins>
          <w:r>
            <w:rPr>
              <w:noProof/>
              <w:webHidden/>
            </w:rPr>
          </w:r>
          <w:r>
            <w:rPr>
              <w:noProof/>
              <w:webHidden/>
            </w:rPr>
            <w:fldChar w:fldCharType="separate"/>
          </w:r>
          <w:ins w:id="17" w:author="微软用户" w:date="2017-08-18T23:02:00Z">
            <w:r>
              <w:rPr>
                <w:noProof/>
                <w:webHidden/>
              </w:rPr>
              <w:t>4</w:t>
            </w:r>
            <w:r>
              <w:rPr>
                <w:noProof/>
                <w:webHidden/>
              </w:rPr>
              <w:fldChar w:fldCharType="end"/>
            </w:r>
            <w:r w:rsidRPr="00E016D6">
              <w:rPr>
                <w:rStyle w:val="ab"/>
                <w:noProof/>
              </w:rPr>
              <w:fldChar w:fldCharType="end"/>
            </w:r>
          </w:ins>
        </w:p>
        <w:p w14:paraId="165E84B5" w14:textId="77777777" w:rsidR="00FA637B" w:rsidRDefault="00FA637B">
          <w:pPr>
            <w:pStyle w:val="23"/>
            <w:tabs>
              <w:tab w:val="right" w:leader="dot" w:pos="8302"/>
            </w:tabs>
            <w:rPr>
              <w:ins w:id="18" w:author="微软用户" w:date="2017-08-18T23:02:00Z"/>
              <w:noProof/>
            </w:rPr>
          </w:pPr>
          <w:ins w:id="19" w:author="微软用户" w:date="2017-08-18T23:02:00Z">
            <w:r w:rsidRPr="00E016D6">
              <w:rPr>
                <w:rStyle w:val="ab"/>
                <w:noProof/>
              </w:rPr>
              <w:fldChar w:fldCharType="begin"/>
            </w:r>
            <w:r w:rsidRPr="00E016D6">
              <w:rPr>
                <w:rStyle w:val="ab"/>
                <w:noProof/>
              </w:rPr>
              <w:instrText xml:space="preserve"> </w:instrText>
            </w:r>
            <w:r>
              <w:rPr>
                <w:noProof/>
              </w:rPr>
              <w:instrText>HYPERLINK \l "_Toc490860667"</w:instrText>
            </w:r>
            <w:r w:rsidRPr="00E016D6">
              <w:rPr>
                <w:rStyle w:val="ab"/>
                <w:noProof/>
              </w:rPr>
              <w:instrText xml:space="preserve"> </w:instrText>
            </w:r>
            <w:r w:rsidRPr="00E016D6">
              <w:rPr>
                <w:rStyle w:val="ab"/>
                <w:noProof/>
              </w:rPr>
              <w:fldChar w:fldCharType="separate"/>
            </w:r>
            <w:r w:rsidRPr="00E016D6">
              <w:rPr>
                <w:rStyle w:val="ab"/>
                <w:noProof/>
              </w:rPr>
              <w:t xml:space="preserve">1.3 </w:t>
            </w:r>
            <w:r w:rsidRPr="00E016D6">
              <w:rPr>
                <w:rStyle w:val="ab"/>
                <w:rFonts w:hint="eastAsia"/>
                <w:noProof/>
              </w:rPr>
              <w:t>论文的组织</w:t>
            </w:r>
            <w:r>
              <w:rPr>
                <w:noProof/>
                <w:webHidden/>
              </w:rPr>
              <w:tab/>
            </w:r>
            <w:r>
              <w:rPr>
                <w:noProof/>
                <w:webHidden/>
              </w:rPr>
              <w:fldChar w:fldCharType="begin"/>
            </w:r>
            <w:r>
              <w:rPr>
                <w:noProof/>
                <w:webHidden/>
              </w:rPr>
              <w:instrText xml:space="preserve"> PAGEREF _Toc490860667 \h </w:instrText>
            </w:r>
          </w:ins>
          <w:r>
            <w:rPr>
              <w:noProof/>
              <w:webHidden/>
            </w:rPr>
          </w:r>
          <w:r>
            <w:rPr>
              <w:noProof/>
              <w:webHidden/>
            </w:rPr>
            <w:fldChar w:fldCharType="separate"/>
          </w:r>
          <w:ins w:id="20" w:author="微软用户" w:date="2017-08-18T23:02:00Z">
            <w:r>
              <w:rPr>
                <w:noProof/>
                <w:webHidden/>
              </w:rPr>
              <w:t>5</w:t>
            </w:r>
            <w:r>
              <w:rPr>
                <w:noProof/>
                <w:webHidden/>
              </w:rPr>
              <w:fldChar w:fldCharType="end"/>
            </w:r>
            <w:r w:rsidRPr="00E016D6">
              <w:rPr>
                <w:rStyle w:val="ab"/>
                <w:noProof/>
              </w:rPr>
              <w:fldChar w:fldCharType="end"/>
            </w:r>
          </w:ins>
        </w:p>
        <w:p w14:paraId="4315E341" w14:textId="77777777" w:rsidR="00FA637B" w:rsidRDefault="00FA637B">
          <w:pPr>
            <w:pStyle w:val="10"/>
            <w:rPr>
              <w:ins w:id="21" w:author="微软用户" w:date="2017-08-18T23:02:00Z"/>
              <w:noProof/>
            </w:rPr>
          </w:pPr>
          <w:ins w:id="22" w:author="微软用户" w:date="2017-08-18T23:02:00Z">
            <w:r w:rsidRPr="00E016D6">
              <w:rPr>
                <w:rStyle w:val="ab"/>
                <w:noProof/>
              </w:rPr>
              <w:fldChar w:fldCharType="begin"/>
            </w:r>
            <w:r w:rsidRPr="00E016D6">
              <w:rPr>
                <w:rStyle w:val="ab"/>
                <w:noProof/>
              </w:rPr>
              <w:instrText xml:space="preserve"> </w:instrText>
            </w:r>
            <w:r>
              <w:rPr>
                <w:noProof/>
              </w:rPr>
              <w:instrText>HYPERLINK \l "_Toc490860668"</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第二章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_Toc490860668 \h </w:instrText>
            </w:r>
          </w:ins>
          <w:r>
            <w:rPr>
              <w:noProof/>
              <w:webHidden/>
            </w:rPr>
          </w:r>
          <w:r>
            <w:rPr>
              <w:noProof/>
              <w:webHidden/>
            </w:rPr>
            <w:fldChar w:fldCharType="separate"/>
          </w:r>
          <w:ins w:id="23" w:author="微软用户" w:date="2017-08-18T23:02:00Z">
            <w:r>
              <w:rPr>
                <w:noProof/>
                <w:webHidden/>
              </w:rPr>
              <w:t>7</w:t>
            </w:r>
            <w:r>
              <w:rPr>
                <w:noProof/>
                <w:webHidden/>
              </w:rPr>
              <w:fldChar w:fldCharType="end"/>
            </w:r>
            <w:r w:rsidRPr="00E016D6">
              <w:rPr>
                <w:rStyle w:val="ab"/>
                <w:noProof/>
              </w:rPr>
              <w:fldChar w:fldCharType="end"/>
            </w:r>
          </w:ins>
        </w:p>
        <w:p w14:paraId="39BC03BD" w14:textId="77777777" w:rsidR="00FA637B" w:rsidRDefault="00FA637B">
          <w:pPr>
            <w:pStyle w:val="23"/>
            <w:tabs>
              <w:tab w:val="right" w:leader="dot" w:pos="8302"/>
            </w:tabs>
            <w:rPr>
              <w:ins w:id="24" w:author="微软用户" w:date="2017-08-18T23:02:00Z"/>
              <w:noProof/>
            </w:rPr>
          </w:pPr>
          <w:ins w:id="25" w:author="微软用户" w:date="2017-08-18T23:02:00Z">
            <w:r w:rsidRPr="00E016D6">
              <w:rPr>
                <w:rStyle w:val="ab"/>
                <w:noProof/>
              </w:rPr>
              <w:fldChar w:fldCharType="begin"/>
            </w:r>
            <w:r w:rsidRPr="00E016D6">
              <w:rPr>
                <w:rStyle w:val="ab"/>
                <w:noProof/>
              </w:rPr>
              <w:instrText xml:space="preserve"> </w:instrText>
            </w:r>
            <w:r>
              <w:rPr>
                <w:noProof/>
              </w:rPr>
              <w:instrText>HYPERLINK \l "_Toc490860669"</w:instrText>
            </w:r>
            <w:r w:rsidRPr="00E016D6">
              <w:rPr>
                <w:rStyle w:val="ab"/>
                <w:noProof/>
              </w:rPr>
              <w:instrText xml:space="preserve"> </w:instrText>
            </w:r>
            <w:r w:rsidRPr="00E016D6">
              <w:rPr>
                <w:rStyle w:val="ab"/>
                <w:noProof/>
              </w:rPr>
              <w:fldChar w:fldCharType="separate"/>
            </w:r>
            <w:r w:rsidRPr="00E016D6">
              <w:rPr>
                <w:rStyle w:val="ab"/>
                <w:noProof/>
              </w:rPr>
              <w:t>2.1 SQLite</w:t>
            </w:r>
            <w:r>
              <w:rPr>
                <w:noProof/>
                <w:webHidden/>
              </w:rPr>
              <w:tab/>
            </w:r>
            <w:r>
              <w:rPr>
                <w:noProof/>
                <w:webHidden/>
              </w:rPr>
              <w:fldChar w:fldCharType="begin"/>
            </w:r>
            <w:r>
              <w:rPr>
                <w:noProof/>
                <w:webHidden/>
              </w:rPr>
              <w:instrText xml:space="preserve"> PAGEREF _Toc490860669 \h </w:instrText>
            </w:r>
          </w:ins>
          <w:r>
            <w:rPr>
              <w:noProof/>
              <w:webHidden/>
            </w:rPr>
          </w:r>
          <w:r>
            <w:rPr>
              <w:noProof/>
              <w:webHidden/>
            </w:rPr>
            <w:fldChar w:fldCharType="separate"/>
          </w:r>
          <w:ins w:id="26" w:author="微软用户" w:date="2017-08-18T23:02:00Z">
            <w:r>
              <w:rPr>
                <w:noProof/>
                <w:webHidden/>
              </w:rPr>
              <w:t>7</w:t>
            </w:r>
            <w:r>
              <w:rPr>
                <w:noProof/>
                <w:webHidden/>
              </w:rPr>
              <w:fldChar w:fldCharType="end"/>
            </w:r>
            <w:r w:rsidRPr="00E016D6">
              <w:rPr>
                <w:rStyle w:val="ab"/>
                <w:noProof/>
              </w:rPr>
              <w:fldChar w:fldCharType="end"/>
            </w:r>
          </w:ins>
        </w:p>
        <w:p w14:paraId="7CE83C4D" w14:textId="77777777" w:rsidR="00FA637B" w:rsidRDefault="00FA637B">
          <w:pPr>
            <w:pStyle w:val="23"/>
            <w:tabs>
              <w:tab w:val="right" w:leader="dot" w:pos="8302"/>
            </w:tabs>
            <w:rPr>
              <w:ins w:id="27" w:author="微软用户" w:date="2017-08-18T23:02:00Z"/>
              <w:noProof/>
            </w:rPr>
          </w:pPr>
          <w:ins w:id="28" w:author="微软用户" w:date="2017-08-18T23:02:00Z">
            <w:r w:rsidRPr="00E016D6">
              <w:rPr>
                <w:rStyle w:val="ab"/>
                <w:noProof/>
              </w:rPr>
              <w:fldChar w:fldCharType="begin"/>
            </w:r>
            <w:r w:rsidRPr="00E016D6">
              <w:rPr>
                <w:rStyle w:val="ab"/>
                <w:noProof/>
              </w:rPr>
              <w:instrText xml:space="preserve"> </w:instrText>
            </w:r>
            <w:r>
              <w:rPr>
                <w:noProof/>
              </w:rPr>
              <w:instrText>HYPERLINK \l "_Toc490860670"</w:instrText>
            </w:r>
            <w:r w:rsidRPr="00E016D6">
              <w:rPr>
                <w:rStyle w:val="ab"/>
                <w:noProof/>
              </w:rPr>
              <w:instrText xml:space="preserve"> </w:instrText>
            </w:r>
            <w:r w:rsidRPr="00E016D6">
              <w:rPr>
                <w:rStyle w:val="ab"/>
                <w:noProof/>
              </w:rPr>
              <w:fldChar w:fldCharType="separate"/>
            </w:r>
            <w:r w:rsidRPr="00E016D6">
              <w:rPr>
                <w:rStyle w:val="ab"/>
                <w:noProof/>
              </w:rPr>
              <w:t xml:space="preserve">2.2 </w:t>
            </w:r>
            <w:r w:rsidRPr="00E016D6">
              <w:rPr>
                <w:rStyle w:val="ab"/>
                <w:rFonts w:hint="eastAsia"/>
                <w:noProof/>
              </w:rPr>
              <w:t>断点续传</w:t>
            </w:r>
            <w:r>
              <w:rPr>
                <w:noProof/>
                <w:webHidden/>
              </w:rPr>
              <w:tab/>
            </w:r>
            <w:r>
              <w:rPr>
                <w:noProof/>
                <w:webHidden/>
              </w:rPr>
              <w:fldChar w:fldCharType="begin"/>
            </w:r>
            <w:r>
              <w:rPr>
                <w:noProof/>
                <w:webHidden/>
              </w:rPr>
              <w:instrText xml:space="preserve"> PAGEREF _Toc490860670 \h </w:instrText>
            </w:r>
          </w:ins>
          <w:r>
            <w:rPr>
              <w:noProof/>
              <w:webHidden/>
            </w:rPr>
          </w:r>
          <w:r>
            <w:rPr>
              <w:noProof/>
              <w:webHidden/>
            </w:rPr>
            <w:fldChar w:fldCharType="separate"/>
          </w:r>
          <w:ins w:id="29" w:author="微软用户" w:date="2017-08-18T23:02:00Z">
            <w:r>
              <w:rPr>
                <w:noProof/>
                <w:webHidden/>
              </w:rPr>
              <w:t>7</w:t>
            </w:r>
            <w:r>
              <w:rPr>
                <w:noProof/>
                <w:webHidden/>
              </w:rPr>
              <w:fldChar w:fldCharType="end"/>
            </w:r>
            <w:r w:rsidRPr="00E016D6">
              <w:rPr>
                <w:rStyle w:val="ab"/>
                <w:noProof/>
              </w:rPr>
              <w:fldChar w:fldCharType="end"/>
            </w:r>
          </w:ins>
        </w:p>
        <w:p w14:paraId="745E6396" w14:textId="77777777" w:rsidR="00FA637B" w:rsidRDefault="00FA637B">
          <w:pPr>
            <w:pStyle w:val="23"/>
            <w:tabs>
              <w:tab w:val="right" w:leader="dot" w:pos="8302"/>
            </w:tabs>
            <w:rPr>
              <w:ins w:id="30" w:author="微软用户" w:date="2017-08-18T23:02:00Z"/>
              <w:noProof/>
            </w:rPr>
          </w:pPr>
          <w:ins w:id="31" w:author="微软用户" w:date="2017-08-18T23:02:00Z">
            <w:r w:rsidRPr="00E016D6">
              <w:rPr>
                <w:rStyle w:val="ab"/>
                <w:noProof/>
              </w:rPr>
              <w:fldChar w:fldCharType="begin"/>
            </w:r>
            <w:r w:rsidRPr="00E016D6">
              <w:rPr>
                <w:rStyle w:val="ab"/>
                <w:noProof/>
              </w:rPr>
              <w:instrText xml:space="preserve"> </w:instrText>
            </w:r>
            <w:r>
              <w:rPr>
                <w:noProof/>
              </w:rPr>
              <w:instrText>HYPERLINK \l "_Toc490860671"</w:instrText>
            </w:r>
            <w:r w:rsidRPr="00E016D6">
              <w:rPr>
                <w:rStyle w:val="ab"/>
                <w:noProof/>
              </w:rPr>
              <w:instrText xml:space="preserve"> </w:instrText>
            </w:r>
            <w:r w:rsidRPr="00E016D6">
              <w:rPr>
                <w:rStyle w:val="ab"/>
                <w:noProof/>
              </w:rPr>
              <w:fldChar w:fldCharType="separate"/>
            </w:r>
            <w:r w:rsidRPr="00E016D6">
              <w:rPr>
                <w:rStyle w:val="ab"/>
                <w:noProof/>
              </w:rPr>
              <w:t>2.3 WebSocket</w:t>
            </w:r>
            <w:r>
              <w:rPr>
                <w:noProof/>
                <w:webHidden/>
              </w:rPr>
              <w:tab/>
            </w:r>
            <w:r>
              <w:rPr>
                <w:noProof/>
                <w:webHidden/>
              </w:rPr>
              <w:fldChar w:fldCharType="begin"/>
            </w:r>
            <w:r>
              <w:rPr>
                <w:noProof/>
                <w:webHidden/>
              </w:rPr>
              <w:instrText xml:space="preserve"> PAGEREF _Toc490860671 \h </w:instrText>
            </w:r>
          </w:ins>
          <w:r>
            <w:rPr>
              <w:noProof/>
              <w:webHidden/>
            </w:rPr>
          </w:r>
          <w:r>
            <w:rPr>
              <w:noProof/>
              <w:webHidden/>
            </w:rPr>
            <w:fldChar w:fldCharType="separate"/>
          </w:r>
          <w:ins w:id="32" w:author="微软用户" w:date="2017-08-18T23:02:00Z">
            <w:r>
              <w:rPr>
                <w:noProof/>
                <w:webHidden/>
              </w:rPr>
              <w:t>8</w:t>
            </w:r>
            <w:r>
              <w:rPr>
                <w:noProof/>
                <w:webHidden/>
              </w:rPr>
              <w:fldChar w:fldCharType="end"/>
            </w:r>
            <w:r w:rsidRPr="00E016D6">
              <w:rPr>
                <w:rStyle w:val="ab"/>
                <w:noProof/>
              </w:rPr>
              <w:fldChar w:fldCharType="end"/>
            </w:r>
          </w:ins>
        </w:p>
        <w:p w14:paraId="641F5705" w14:textId="77777777" w:rsidR="00FA637B" w:rsidRDefault="00FA637B">
          <w:pPr>
            <w:pStyle w:val="23"/>
            <w:tabs>
              <w:tab w:val="right" w:leader="dot" w:pos="8302"/>
            </w:tabs>
            <w:rPr>
              <w:ins w:id="33" w:author="微软用户" w:date="2017-08-18T23:02:00Z"/>
              <w:noProof/>
            </w:rPr>
          </w:pPr>
          <w:ins w:id="34" w:author="微软用户" w:date="2017-08-18T23:02:00Z">
            <w:r w:rsidRPr="00E016D6">
              <w:rPr>
                <w:rStyle w:val="ab"/>
                <w:noProof/>
              </w:rPr>
              <w:fldChar w:fldCharType="begin"/>
            </w:r>
            <w:r w:rsidRPr="00E016D6">
              <w:rPr>
                <w:rStyle w:val="ab"/>
                <w:noProof/>
              </w:rPr>
              <w:instrText xml:space="preserve"> </w:instrText>
            </w:r>
            <w:r>
              <w:rPr>
                <w:noProof/>
              </w:rPr>
              <w:instrText>HYPERLINK \l "_Toc490860672"</w:instrText>
            </w:r>
            <w:r w:rsidRPr="00E016D6">
              <w:rPr>
                <w:rStyle w:val="ab"/>
                <w:noProof/>
              </w:rPr>
              <w:instrText xml:space="preserve"> </w:instrText>
            </w:r>
            <w:r w:rsidRPr="00E016D6">
              <w:rPr>
                <w:rStyle w:val="ab"/>
                <w:noProof/>
              </w:rPr>
              <w:fldChar w:fldCharType="separate"/>
            </w:r>
            <w:r w:rsidRPr="00E016D6">
              <w:rPr>
                <w:rStyle w:val="ab"/>
                <w:noProof/>
              </w:rPr>
              <w:t>2.4 WebExtension</w:t>
            </w:r>
            <w:r>
              <w:rPr>
                <w:noProof/>
                <w:webHidden/>
              </w:rPr>
              <w:tab/>
            </w:r>
            <w:r>
              <w:rPr>
                <w:noProof/>
                <w:webHidden/>
              </w:rPr>
              <w:fldChar w:fldCharType="begin"/>
            </w:r>
            <w:r>
              <w:rPr>
                <w:noProof/>
                <w:webHidden/>
              </w:rPr>
              <w:instrText xml:space="preserve"> PAGEREF _Toc490860672 \h </w:instrText>
            </w:r>
          </w:ins>
          <w:r>
            <w:rPr>
              <w:noProof/>
              <w:webHidden/>
            </w:rPr>
          </w:r>
          <w:r>
            <w:rPr>
              <w:noProof/>
              <w:webHidden/>
            </w:rPr>
            <w:fldChar w:fldCharType="separate"/>
          </w:r>
          <w:ins w:id="35" w:author="微软用户" w:date="2017-08-18T23:02:00Z">
            <w:r>
              <w:rPr>
                <w:noProof/>
                <w:webHidden/>
              </w:rPr>
              <w:t>9</w:t>
            </w:r>
            <w:r>
              <w:rPr>
                <w:noProof/>
                <w:webHidden/>
              </w:rPr>
              <w:fldChar w:fldCharType="end"/>
            </w:r>
            <w:r w:rsidRPr="00E016D6">
              <w:rPr>
                <w:rStyle w:val="ab"/>
                <w:noProof/>
              </w:rPr>
              <w:fldChar w:fldCharType="end"/>
            </w:r>
          </w:ins>
        </w:p>
        <w:p w14:paraId="215A3974" w14:textId="77777777" w:rsidR="00FA637B" w:rsidRDefault="00FA637B">
          <w:pPr>
            <w:pStyle w:val="10"/>
            <w:rPr>
              <w:ins w:id="36" w:author="微软用户" w:date="2017-08-18T23:02:00Z"/>
              <w:noProof/>
            </w:rPr>
          </w:pPr>
          <w:ins w:id="37" w:author="微软用户" w:date="2017-08-18T23:02:00Z">
            <w:r w:rsidRPr="00E016D6">
              <w:rPr>
                <w:rStyle w:val="ab"/>
                <w:noProof/>
              </w:rPr>
              <w:fldChar w:fldCharType="begin"/>
            </w:r>
            <w:r w:rsidRPr="00E016D6">
              <w:rPr>
                <w:rStyle w:val="ab"/>
                <w:noProof/>
              </w:rPr>
              <w:instrText xml:space="preserve"> </w:instrText>
            </w:r>
            <w:r>
              <w:rPr>
                <w:noProof/>
              </w:rPr>
              <w:instrText>HYPERLINK \l "_Toc490860673"</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第三章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_Toc490860673 \h </w:instrText>
            </w:r>
          </w:ins>
          <w:r>
            <w:rPr>
              <w:noProof/>
              <w:webHidden/>
            </w:rPr>
          </w:r>
          <w:r>
            <w:rPr>
              <w:noProof/>
              <w:webHidden/>
            </w:rPr>
            <w:fldChar w:fldCharType="separate"/>
          </w:r>
          <w:ins w:id="38" w:author="微软用户" w:date="2017-08-18T23:02:00Z">
            <w:r>
              <w:rPr>
                <w:noProof/>
                <w:webHidden/>
              </w:rPr>
              <w:t>12</w:t>
            </w:r>
            <w:r>
              <w:rPr>
                <w:noProof/>
                <w:webHidden/>
              </w:rPr>
              <w:fldChar w:fldCharType="end"/>
            </w:r>
            <w:r w:rsidRPr="00E016D6">
              <w:rPr>
                <w:rStyle w:val="ab"/>
                <w:noProof/>
              </w:rPr>
              <w:fldChar w:fldCharType="end"/>
            </w:r>
          </w:ins>
        </w:p>
        <w:p w14:paraId="1D5ADA6E" w14:textId="77777777" w:rsidR="00FA637B" w:rsidRDefault="00FA637B">
          <w:pPr>
            <w:pStyle w:val="23"/>
            <w:tabs>
              <w:tab w:val="right" w:leader="dot" w:pos="8302"/>
            </w:tabs>
            <w:rPr>
              <w:ins w:id="39" w:author="微软用户" w:date="2017-08-18T23:02:00Z"/>
              <w:noProof/>
            </w:rPr>
          </w:pPr>
          <w:ins w:id="40" w:author="微软用户" w:date="2017-08-18T23:02:00Z">
            <w:r w:rsidRPr="00E016D6">
              <w:rPr>
                <w:rStyle w:val="ab"/>
                <w:noProof/>
              </w:rPr>
              <w:fldChar w:fldCharType="begin"/>
            </w:r>
            <w:r w:rsidRPr="00E016D6">
              <w:rPr>
                <w:rStyle w:val="ab"/>
                <w:noProof/>
              </w:rPr>
              <w:instrText xml:space="preserve"> </w:instrText>
            </w:r>
            <w:r>
              <w:rPr>
                <w:noProof/>
              </w:rPr>
              <w:instrText>HYPERLINK \l "_Toc490860674"</w:instrText>
            </w:r>
            <w:r w:rsidRPr="00E016D6">
              <w:rPr>
                <w:rStyle w:val="ab"/>
                <w:noProof/>
              </w:rPr>
              <w:instrText xml:space="preserve"> </w:instrText>
            </w:r>
            <w:r w:rsidRPr="00E016D6">
              <w:rPr>
                <w:rStyle w:val="ab"/>
                <w:noProof/>
              </w:rPr>
              <w:fldChar w:fldCharType="separate"/>
            </w:r>
            <w:r w:rsidRPr="00E016D6">
              <w:rPr>
                <w:rStyle w:val="ab"/>
                <w:noProof/>
              </w:rPr>
              <w:t xml:space="preserve">3.1 </w:t>
            </w:r>
            <w:r w:rsidRPr="00E016D6">
              <w:rPr>
                <w:rStyle w:val="ab"/>
                <w:rFonts w:hint="eastAsia"/>
                <w:noProof/>
              </w:rPr>
              <w:t>现有中间件系统分析</w:t>
            </w:r>
            <w:r>
              <w:rPr>
                <w:noProof/>
                <w:webHidden/>
              </w:rPr>
              <w:tab/>
            </w:r>
            <w:r>
              <w:rPr>
                <w:noProof/>
                <w:webHidden/>
              </w:rPr>
              <w:fldChar w:fldCharType="begin"/>
            </w:r>
            <w:r>
              <w:rPr>
                <w:noProof/>
                <w:webHidden/>
              </w:rPr>
              <w:instrText xml:space="preserve"> PAGEREF _Toc490860674 \h </w:instrText>
            </w:r>
          </w:ins>
          <w:r>
            <w:rPr>
              <w:noProof/>
              <w:webHidden/>
            </w:rPr>
          </w:r>
          <w:r>
            <w:rPr>
              <w:noProof/>
              <w:webHidden/>
            </w:rPr>
            <w:fldChar w:fldCharType="separate"/>
          </w:r>
          <w:ins w:id="41" w:author="微软用户" w:date="2017-08-18T23:02:00Z">
            <w:r>
              <w:rPr>
                <w:noProof/>
                <w:webHidden/>
              </w:rPr>
              <w:t>12</w:t>
            </w:r>
            <w:r>
              <w:rPr>
                <w:noProof/>
                <w:webHidden/>
              </w:rPr>
              <w:fldChar w:fldCharType="end"/>
            </w:r>
            <w:r w:rsidRPr="00E016D6">
              <w:rPr>
                <w:rStyle w:val="ab"/>
                <w:noProof/>
              </w:rPr>
              <w:fldChar w:fldCharType="end"/>
            </w:r>
          </w:ins>
        </w:p>
        <w:p w14:paraId="417A65C8" w14:textId="77777777" w:rsidR="00FA637B" w:rsidRDefault="00FA637B">
          <w:pPr>
            <w:pStyle w:val="32"/>
            <w:tabs>
              <w:tab w:val="right" w:leader="dot" w:pos="8302"/>
            </w:tabs>
            <w:rPr>
              <w:ins w:id="42" w:author="微软用户" w:date="2017-08-18T23:02:00Z"/>
              <w:noProof/>
            </w:rPr>
          </w:pPr>
          <w:ins w:id="43" w:author="微软用户" w:date="2017-08-18T23:02:00Z">
            <w:r w:rsidRPr="00E016D6">
              <w:rPr>
                <w:rStyle w:val="ab"/>
                <w:noProof/>
              </w:rPr>
              <w:fldChar w:fldCharType="begin"/>
            </w:r>
            <w:r w:rsidRPr="00E016D6">
              <w:rPr>
                <w:rStyle w:val="ab"/>
                <w:noProof/>
              </w:rPr>
              <w:instrText xml:space="preserve"> </w:instrText>
            </w:r>
            <w:r>
              <w:rPr>
                <w:noProof/>
              </w:rPr>
              <w:instrText>HYPERLINK \l "_Toc490860675"</w:instrText>
            </w:r>
            <w:r w:rsidRPr="00E016D6">
              <w:rPr>
                <w:rStyle w:val="ab"/>
                <w:noProof/>
              </w:rPr>
              <w:instrText xml:space="preserve"> </w:instrText>
            </w:r>
            <w:r w:rsidRPr="00E016D6">
              <w:rPr>
                <w:rStyle w:val="ab"/>
                <w:noProof/>
              </w:rPr>
              <w:fldChar w:fldCharType="separate"/>
            </w:r>
            <w:r w:rsidRPr="00E016D6">
              <w:rPr>
                <w:rStyle w:val="ab"/>
                <w:noProof/>
              </w:rPr>
              <w:t xml:space="preserve">3.1.1 </w:t>
            </w:r>
            <w:r w:rsidRPr="00E016D6">
              <w:rPr>
                <w:rStyle w:val="ab"/>
                <w:rFonts w:hint="eastAsia"/>
                <w:noProof/>
              </w:rPr>
              <w:t>系统框架分析</w:t>
            </w:r>
            <w:r>
              <w:rPr>
                <w:noProof/>
                <w:webHidden/>
              </w:rPr>
              <w:tab/>
            </w:r>
            <w:r>
              <w:rPr>
                <w:noProof/>
                <w:webHidden/>
              </w:rPr>
              <w:fldChar w:fldCharType="begin"/>
            </w:r>
            <w:r>
              <w:rPr>
                <w:noProof/>
                <w:webHidden/>
              </w:rPr>
              <w:instrText xml:space="preserve"> PAGEREF _Toc490860675 \h </w:instrText>
            </w:r>
          </w:ins>
          <w:r>
            <w:rPr>
              <w:noProof/>
              <w:webHidden/>
            </w:rPr>
          </w:r>
          <w:r>
            <w:rPr>
              <w:noProof/>
              <w:webHidden/>
            </w:rPr>
            <w:fldChar w:fldCharType="separate"/>
          </w:r>
          <w:ins w:id="44" w:author="微软用户" w:date="2017-08-18T23:02:00Z">
            <w:r>
              <w:rPr>
                <w:noProof/>
                <w:webHidden/>
              </w:rPr>
              <w:t>12</w:t>
            </w:r>
            <w:r>
              <w:rPr>
                <w:noProof/>
                <w:webHidden/>
              </w:rPr>
              <w:fldChar w:fldCharType="end"/>
            </w:r>
            <w:r w:rsidRPr="00E016D6">
              <w:rPr>
                <w:rStyle w:val="ab"/>
                <w:noProof/>
              </w:rPr>
              <w:fldChar w:fldCharType="end"/>
            </w:r>
          </w:ins>
        </w:p>
        <w:p w14:paraId="0F9F8FDD" w14:textId="77777777" w:rsidR="00FA637B" w:rsidRDefault="00FA637B">
          <w:pPr>
            <w:pStyle w:val="32"/>
            <w:tabs>
              <w:tab w:val="right" w:leader="dot" w:pos="8302"/>
            </w:tabs>
            <w:rPr>
              <w:ins w:id="45" w:author="微软用户" w:date="2017-08-18T23:02:00Z"/>
              <w:noProof/>
            </w:rPr>
          </w:pPr>
          <w:ins w:id="46" w:author="微软用户" w:date="2017-08-18T23:02:00Z">
            <w:r w:rsidRPr="00E016D6">
              <w:rPr>
                <w:rStyle w:val="ab"/>
                <w:noProof/>
              </w:rPr>
              <w:fldChar w:fldCharType="begin"/>
            </w:r>
            <w:r w:rsidRPr="00E016D6">
              <w:rPr>
                <w:rStyle w:val="ab"/>
                <w:noProof/>
              </w:rPr>
              <w:instrText xml:space="preserve"> </w:instrText>
            </w:r>
            <w:r>
              <w:rPr>
                <w:noProof/>
              </w:rPr>
              <w:instrText>HYPERLINK \l "_Toc490860676"</w:instrText>
            </w:r>
            <w:r w:rsidRPr="00E016D6">
              <w:rPr>
                <w:rStyle w:val="ab"/>
                <w:noProof/>
              </w:rPr>
              <w:instrText xml:space="preserve"> </w:instrText>
            </w:r>
            <w:r w:rsidRPr="00E016D6">
              <w:rPr>
                <w:rStyle w:val="ab"/>
                <w:noProof/>
              </w:rPr>
              <w:fldChar w:fldCharType="separate"/>
            </w:r>
            <w:r w:rsidRPr="00E016D6">
              <w:rPr>
                <w:rStyle w:val="ab"/>
                <w:noProof/>
              </w:rPr>
              <w:t xml:space="preserve">3.2.3 </w:t>
            </w:r>
            <w:r w:rsidRPr="00E016D6">
              <w:rPr>
                <w:rStyle w:val="ab"/>
                <w:rFonts w:hint="eastAsia"/>
                <w:noProof/>
              </w:rPr>
              <w:t>现有云备份中间件的不足</w:t>
            </w:r>
            <w:r>
              <w:rPr>
                <w:noProof/>
                <w:webHidden/>
              </w:rPr>
              <w:tab/>
            </w:r>
            <w:r>
              <w:rPr>
                <w:noProof/>
                <w:webHidden/>
              </w:rPr>
              <w:fldChar w:fldCharType="begin"/>
            </w:r>
            <w:r>
              <w:rPr>
                <w:noProof/>
                <w:webHidden/>
              </w:rPr>
              <w:instrText xml:space="preserve"> PAGEREF _Toc490860676 \h </w:instrText>
            </w:r>
          </w:ins>
          <w:r>
            <w:rPr>
              <w:noProof/>
              <w:webHidden/>
            </w:rPr>
          </w:r>
          <w:r>
            <w:rPr>
              <w:noProof/>
              <w:webHidden/>
            </w:rPr>
            <w:fldChar w:fldCharType="separate"/>
          </w:r>
          <w:ins w:id="47" w:author="微软用户" w:date="2017-08-18T23:02:00Z">
            <w:r>
              <w:rPr>
                <w:noProof/>
                <w:webHidden/>
              </w:rPr>
              <w:t>13</w:t>
            </w:r>
            <w:r>
              <w:rPr>
                <w:noProof/>
                <w:webHidden/>
              </w:rPr>
              <w:fldChar w:fldCharType="end"/>
            </w:r>
            <w:r w:rsidRPr="00E016D6">
              <w:rPr>
                <w:rStyle w:val="ab"/>
                <w:noProof/>
              </w:rPr>
              <w:fldChar w:fldCharType="end"/>
            </w:r>
          </w:ins>
        </w:p>
        <w:p w14:paraId="775EBB77" w14:textId="77777777" w:rsidR="00FA637B" w:rsidRDefault="00FA637B">
          <w:pPr>
            <w:pStyle w:val="23"/>
            <w:tabs>
              <w:tab w:val="right" w:leader="dot" w:pos="8302"/>
            </w:tabs>
            <w:rPr>
              <w:ins w:id="48" w:author="微软用户" w:date="2017-08-18T23:02:00Z"/>
              <w:noProof/>
            </w:rPr>
          </w:pPr>
          <w:ins w:id="49" w:author="微软用户" w:date="2017-08-18T23:02:00Z">
            <w:r w:rsidRPr="00E016D6">
              <w:rPr>
                <w:rStyle w:val="ab"/>
                <w:noProof/>
              </w:rPr>
              <w:fldChar w:fldCharType="begin"/>
            </w:r>
            <w:r w:rsidRPr="00E016D6">
              <w:rPr>
                <w:rStyle w:val="ab"/>
                <w:noProof/>
              </w:rPr>
              <w:instrText xml:space="preserve"> </w:instrText>
            </w:r>
            <w:r>
              <w:rPr>
                <w:noProof/>
              </w:rPr>
              <w:instrText>HYPERLINK \l "_Toc490860677"</w:instrText>
            </w:r>
            <w:r w:rsidRPr="00E016D6">
              <w:rPr>
                <w:rStyle w:val="ab"/>
                <w:noProof/>
              </w:rPr>
              <w:instrText xml:space="preserve"> </w:instrText>
            </w:r>
            <w:r w:rsidRPr="00E016D6">
              <w:rPr>
                <w:rStyle w:val="ab"/>
                <w:noProof/>
              </w:rPr>
              <w:fldChar w:fldCharType="separate"/>
            </w:r>
            <w:r w:rsidRPr="00E016D6">
              <w:rPr>
                <w:rStyle w:val="ab"/>
                <w:noProof/>
              </w:rPr>
              <w:t xml:space="preserve">3.3 </w:t>
            </w:r>
            <w:r w:rsidRPr="00E016D6">
              <w:rPr>
                <w:rStyle w:val="ab"/>
                <w:rFonts w:hint="eastAsia"/>
                <w:noProof/>
              </w:rPr>
              <w:t>中间件系统优化需求分析</w:t>
            </w:r>
            <w:r>
              <w:rPr>
                <w:noProof/>
                <w:webHidden/>
              </w:rPr>
              <w:tab/>
            </w:r>
            <w:r>
              <w:rPr>
                <w:noProof/>
                <w:webHidden/>
              </w:rPr>
              <w:fldChar w:fldCharType="begin"/>
            </w:r>
            <w:r>
              <w:rPr>
                <w:noProof/>
                <w:webHidden/>
              </w:rPr>
              <w:instrText xml:space="preserve"> PAGEREF _Toc490860677 \h </w:instrText>
            </w:r>
          </w:ins>
          <w:r>
            <w:rPr>
              <w:noProof/>
              <w:webHidden/>
            </w:rPr>
          </w:r>
          <w:r>
            <w:rPr>
              <w:noProof/>
              <w:webHidden/>
            </w:rPr>
            <w:fldChar w:fldCharType="separate"/>
          </w:r>
          <w:ins w:id="50" w:author="微软用户" w:date="2017-08-18T23:02:00Z">
            <w:r>
              <w:rPr>
                <w:noProof/>
                <w:webHidden/>
              </w:rPr>
              <w:t>14</w:t>
            </w:r>
            <w:r>
              <w:rPr>
                <w:noProof/>
                <w:webHidden/>
              </w:rPr>
              <w:fldChar w:fldCharType="end"/>
            </w:r>
            <w:r w:rsidRPr="00E016D6">
              <w:rPr>
                <w:rStyle w:val="ab"/>
                <w:noProof/>
              </w:rPr>
              <w:fldChar w:fldCharType="end"/>
            </w:r>
          </w:ins>
        </w:p>
        <w:p w14:paraId="084ACE8D" w14:textId="77777777" w:rsidR="00FA637B" w:rsidRDefault="00FA637B">
          <w:pPr>
            <w:pStyle w:val="32"/>
            <w:tabs>
              <w:tab w:val="right" w:leader="dot" w:pos="8302"/>
            </w:tabs>
            <w:rPr>
              <w:ins w:id="51" w:author="微软用户" w:date="2017-08-18T23:02:00Z"/>
              <w:noProof/>
            </w:rPr>
          </w:pPr>
          <w:ins w:id="52" w:author="微软用户" w:date="2017-08-18T23:02:00Z">
            <w:r w:rsidRPr="00E016D6">
              <w:rPr>
                <w:rStyle w:val="ab"/>
                <w:noProof/>
              </w:rPr>
              <w:fldChar w:fldCharType="begin"/>
            </w:r>
            <w:r w:rsidRPr="00E016D6">
              <w:rPr>
                <w:rStyle w:val="ab"/>
                <w:noProof/>
              </w:rPr>
              <w:instrText xml:space="preserve"> </w:instrText>
            </w:r>
            <w:r>
              <w:rPr>
                <w:noProof/>
              </w:rPr>
              <w:instrText>HYPERLINK \l "_Toc490860678"</w:instrText>
            </w:r>
            <w:r w:rsidRPr="00E016D6">
              <w:rPr>
                <w:rStyle w:val="ab"/>
                <w:noProof/>
              </w:rPr>
              <w:instrText xml:space="preserve"> </w:instrText>
            </w:r>
            <w:r w:rsidRPr="00E016D6">
              <w:rPr>
                <w:rStyle w:val="ab"/>
                <w:noProof/>
              </w:rPr>
              <w:fldChar w:fldCharType="separate"/>
            </w:r>
            <w:r w:rsidRPr="00E016D6">
              <w:rPr>
                <w:rStyle w:val="ab"/>
                <w:noProof/>
              </w:rPr>
              <w:t xml:space="preserve">3.3.1 </w:t>
            </w:r>
            <w:r w:rsidRPr="00E016D6">
              <w:rPr>
                <w:rStyle w:val="ab"/>
                <w:rFonts w:hint="eastAsia"/>
                <w:noProof/>
              </w:rPr>
              <w:t>持久会话管理</w:t>
            </w:r>
            <w:r>
              <w:rPr>
                <w:noProof/>
                <w:webHidden/>
              </w:rPr>
              <w:tab/>
            </w:r>
            <w:r>
              <w:rPr>
                <w:noProof/>
                <w:webHidden/>
              </w:rPr>
              <w:fldChar w:fldCharType="begin"/>
            </w:r>
            <w:r>
              <w:rPr>
                <w:noProof/>
                <w:webHidden/>
              </w:rPr>
              <w:instrText xml:space="preserve"> PAGEREF _Toc490860678 \h </w:instrText>
            </w:r>
          </w:ins>
          <w:r>
            <w:rPr>
              <w:noProof/>
              <w:webHidden/>
            </w:rPr>
          </w:r>
          <w:r>
            <w:rPr>
              <w:noProof/>
              <w:webHidden/>
            </w:rPr>
            <w:fldChar w:fldCharType="separate"/>
          </w:r>
          <w:ins w:id="53" w:author="微软用户" w:date="2017-08-18T23:02:00Z">
            <w:r>
              <w:rPr>
                <w:noProof/>
                <w:webHidden/>
              </w:rPr>
              <w:t>14</w:t>
            </w:r>
            <w:r>
              <w:rPr>
                <w:noProof/>
                <w:webHidden/>
              </w:rPr>
              <w:fldChar w:fldCharType="end"/>
            </w:r>
            <w:r w:rsidRPr="00E016D6">
              <w:rPr>
                <w:rStyle w:val="ab"/>
                <w:noProof/>
              </w:rPr>
              <w:fldChar w:fldCharType="end"/>
            </w:r>
          </w:ins>
        </w:p>
        <w:p w14:paraId="38E2B6B0" w14:textId="77777777" w:rsidR="00FA637B" w:rsidRDefault="00FA637B">
          <w:pPr>
            <w:pStyle w:val="32"/>
            <w:tabs>
              <w:tab w:val="right" w:leader="dot" w:pos="8302"/>
            </w:tabs>
            <w:rPr>
              <w:ins w:id="54" w:author="微软用户" w:date="2017-08-18T23:02:00Z"/>
              <w:noProof/>
            </w:rPr>
          </w:pPr>
          <w:ins w:id="55" w:author="微软用户" w:date="2017-08-18T23:02:00Z">
            <w:r w:rsidRPr="00E016D6">
              <w:rPr>
                <w:rStyle w:val="ab"/>
                <w:noProof/>
              </w:rPr>
              <w:fldChar w:fldCharType="begin"/>
            </w:r>
            <w:r w:rsidRPr="00E016D6">
              <w:rPr>
                <w:rStyle w:val="ab"/>
                <w:noProof/>
              </w:rPr>
              <w:instrText xml:space="preserve"> </w:instrText>
            </w:r>
            <w:r>
              <w:rPr>
                <w:noProof/>
              </w:rPr>
              <w:instrText>HYPERLINK \l "_Toc490860679"</w:instrText>
            </w:r>
            <w:r w:rsidRPr="00E016D6">
              <w:rPr>
                <w:rStyle w:val="ab"/>
                <w:noProof/>
              </w:rPr>
              <w:instrText xml:space="preserve"> </w:instrText>
            </w:r>
            <w:r w:rsidRPr="00E016D6">
              <w:rPr>
                <w:rStyle w:val="ab"/>
                <w:noProof/>
              </w:rPr>
              <w:fldChar w:fldCharType="separate"/>
            </w:r>
            <w:r w:rsidRPr="00E016D6">
              <w:rPr>
                <w:rStyle w:val="ab"/>
                <w:noProof/>
              </w:rPr>
              <w:t xml:space="preserve">3.3.2 </w:t>
            </w:r>
            <w:r w:rsidRPr="00E016D6">
              <w:rPr>
                <w:rStyle w:val="ab"/>
                <w:rFonts w:hint="eastAsia"/>
                <w:noProof/>
              </w:rPr>
              <w:t>大文件上传</w:t>
            </w:r>
            <w:r>
              <w:rPr>
                <w:noProof/>
                <w:webHidden/>
              </w:rPr>
              <w:tab/>
            </w:r>
            <w:r>
              <w:rPr>
                <w:noProof/>
                <w:webHidden/>
              </w:rPr>
              <w:fldChar w:fldCharType="begin"/>
            </w:r>
            <w:r>
              <w:rPr>
                <w:noProof/>
                <w:webHidden/>
              </w:rPr>
              <w:instrText xml:space="preserve"> PAGEREF _Toc490860679 \h </w:instrText>
            </w:r>
          </w:ins>
          <w:r>
            <w:rPr>
              <w:noProof/>
              <w:webHidden/>
            </w:rPr>
          </w:r>
          <w:r>
            <w:rPr>
              <w:noProof/>
              <w:webHidden/>
            </w:rPr>
            <w:fldChar w:fldCharType="separate"/>
          </w:r>
          <w:ins w:id="56" w:author="微软用户" w:date="2017-08-18T23:02:00Z">
            <w:r>
              <w:rPr>
                <w:noProof/>
                <w:webHidden/>
              </w:rPr>
              <w:t>15</w:t>
            </w:r>
            <w:r>
              <w:rPr>
                <w:noProof/>
                <w:webHidden/>
              </w:rPr>
              <w:fldChar w:fldCharType="end"/>
            </w:r>
            <w:r w:rsidRPr="00E016D6">
              <w:rPr>
                <w:rStyle w:val="ab"/>
                <w:noProof/>
              </w:rPr>
              <w:fldChar w:fldCharType="end"/>
            </w:r>
          </w:ins>
        </w:p>
        <w:p w14:paraId="6C875201" w14:textId="77777777" w:rsidR="00FA637B" w:rsidRDefault="00FA637B">
          <w:pPr>
            <w:pStyle w:val="32"/>
            <w:tabs>
              <w:tab w:val="right" w:leader="dot" w:pos="8302"/>
            </w:tabs>
            <w:rPr>
              <w:ins w:id="57" w:author="微软用户" w:date="2017-08-18T23:02:00Z"/>
              <w:noProof/>
            </w:rPr>
          </w:pPr>
          <w:ins w:id="58" w:author="微软用户" w:date="2017-08-18T23:02:00Z">
            <w:r w:rsidRPr="00E016D6">
              <w:rPr>
                <w:rStyle w:val="ab"/>
                <w:noProof/>
              </w:rPr>
              <w:fldChar w:fldCharType="begin"/>
            </w:r>
            <w:r w:rsidRPr="00E016D6">
              <w:rPr>
                <w:rStyle w:val="ab"/>
                <w:noProof/>
              </w:rPr>
              <w:instrText xml:space="preserve"> </w:instrText>
            </w:r>
            <w:r>
              <w:rPr>
                <w:noProof/>
              </w:rPr>
              <w:instrText>HYPERLINK \l "_Toc490860680"</w:instrText>
            </w:r>
            <w:r w:rsidRPr="00E016D6">
              <w:rPr>
                <w:rStyle w:val="ab"/>
                <w:noProof/>
              </w:rPr>
              <w:instrText xml:space="preserve"> </w:instrText>
            </w:r>
            <w:r w:rsidRPr="00E016D6">
              <w:rPr>
                <w:rStyle w:val="ab"/>
                <w:noProof/>
              </w:rPr>
              <w:fldChar w:fldCharType="separate"/>
            </w:r>
            <w:r w:rsidRPr="00E016D6">
              <w:rPr>
                <w:rStyle w:val="ab"/>
                <w:noProof/>
              </w:rPr>
              <w:t xml:space="preserve">3.3.3 </w:t>
            </w:r>
            <w:r w:rsidRPr="00E016D6">
              <w:rPr>
                <w:rStyle w:val="ab"/>
                <w:rFonts w:hint="eastAsia"/>
                <w:noProof/>
              </w:rPr>
              <w:t>本地缓存</w:t>
            </w:r>
            <w:r>
              <w:rPr>
                <w:noProof/>
                <w:webHidden/>
              </w:rPr>
              <w:tab/>
            </w:r>
            <w:r>
              <w:rPr>
                <w:noProof/>
                <w:webHidden/>
              </w:rPr>
              <w:fldChar w:fldCharType="begin"/>
            </w:r>
            <w:r>
              <w:rPr>
                <w:noProof/>
                <w:webHidden/>
              </w:rPr>
              <w:instrText xml:space="preserve"> PAGEREF _Toc490860680 \h </w:instrText>
            </w:r>
          </w:ins>
          <w:r>
            <w:rPr>
              <w:noProof/>
              <w:webHidden/>
            </w:rPr>
          </w:r>
          <w:r>
            <w:rPr>
              <w:noProof/>
              <w:webHidden/>
            </w:rPr>
            <w:fldChar w:fldCharType="separate"/>
          </w:r>
          <w:ins w:id="59" w:author="微软用户" w:date="2017-08-18T23:02:00Z">
            <w:r>
              <w:rPr>
                <w:noProof/>
                <w:webHidden/>
              </w:rPr>
              <w:t>16</w:t>
            </w:r>
            <w:r>
              <w:rPr>
                <w:noProof/>
                <w:webHidden/>
              </w:rPr>
              <w:fldChar w:fldCharType="end"/>
            </w:r>
            <w:r w:rsidRPr="00E016D6">
              <w:rPr>
                <w:rStyle w:val="ab"/>
                <w:noProof/>
              </w:rPr>
              <w:fldChar w:fldCharType="end"/>
            </w:r>
          </w:ins>
        </w:p>
        <w:p w14:paraId="1E61E8ED" w14:textId="77777777" w:rsidR="00FA637B" w:rsidRDefault="00FA637B">
          <w:pPr>
            <w:pStyle w:val="32"/>
            <w:tabs>
              <w:tab w:val="right" w:leader="dot" w:pos="8302"/>
            </w:tabs>
            <w:rPr>
              <w:ins w:id="60" w:author="微软用户" w:date="2017-08-18T23:02:00Z"/>
              <w:noProof/>
            </w:rPr>
          </w:pPr>
          <w:ins w:id="61" w:author="微软用户" w:date="2017-08-18T23:02:00Z">
            <w:r w:rsidRPr="00E016D6">
              <w:rPr>
                <w:rStyle w:val="ab"/>
                <w:noProof/>
              </w:rPr>
              <w:fldChar w:fldCharType="begin"/>
            </w:r>
            <w:r w:rsidRPr="00E016D6">
              <w:rPr>
                <w:rStyle w:val="ab"/>
                <w:noProof/>
              </w:rPr>
              <w:instrText xml:space="preserve"> </w:instrText>
            </w:r>
            <w:r>
              <w:rPr>
                <w:noProof/>
              </w:rPr>
              <w:instrText>HYPERLINK \l "_Toc490860681"</w:instrText>
            </w:r>
            <w:r w:rsidRPr="00E016D6">
              <w:rPr>
                <w:rStyle w:val="ab"/>
                <w:noProof/>
              </w:rPr>
              <w:instrText xml:space="preserve"> </w:instrText>
            </w:r>
            <w:r w:rsidRPr="00E016D6">
              <w:rPr>
                <w:rStyle w:val="ab"/>
                <w:noProof/>
              </w:rPr>
              <w:fldChar w:fldCharType="separate"/>
            </w:r>
            <w:r w:rsidRPr="00E016D6">
              <w:rPr>
                <w:rStyle w:val="ab"/>
                <w:noProof/>
              </w:rPr>
              <w:t xml:space="preserve">3.3.4 </w:t>
            </w:r>
            <w:r w:rsidRPr="00E016D6">
              <w:rPr>
                <w:rStyle w:val="ab"/>
                <w:rFonts w:hint="eastAsia"/>
                <w:noProof/>
              </w:rPr>
              <w:t>多应用适配</w:t>
            </w:r>
            <w:r>
              <w:rPr>
                <w:noProof/>
                <w:webHidden/>
              </w:rPr>
              <w:tab/>
            </w:r>
            <w:r>
              <w:rPr>
                <w:noProof/>
                <w:webHidden/>
              </w:rPr>
              <w:fldChar w:fldCharType="begin"/>
            </w:r>
            <w:r>
              <w:rPr>
                <w:noProof/>
                <w:webHidden/>
              </w:rPr>
              <w:instrText xml:space="preserve"> PAGEREF _Toc490860681 \h </w:instrText>
            </w:r>
          </w:ins>
          <w:r>
            <w:rPr>
              <w:noProof/>
              <w:webHidden/>
            </w:rPr>
          </w:r>
          <w:r>
            <w:rPr>
              <w:noProof/>
              <w:webHidden/>
            </w:rPr>
            <w:fldChar w:fldCharType="separate"/>
          </w:r>
          <w:ins w:id="62" w:author="微软用户" w:date="2017-08-18T23:02:00Z">
            <w:r>
              <w:rPr>
                <w:noProof/>
                <w:webHidden/>
              </w:rPr>
              <w:t>17</w:t>
            </w:r>
            <w:r>
              <w:rPr>
                <w:noProof/>
                <w:webHidden/>
              </w:rPr>
              <w:fldChar w:fldCharType="end"/>
            </w:r>
            <w:r w:rsidRPr="00E016D6">
              <w:rPr>
                <w:rStyle w:val="ab"/>
                <w:noProof/>
              </w:rPr>
              <w:fldChar w:fldCharType="end"/>
            </w:r>
          </w:ins>
        </w:p>
        <w:p w14:paraId="2D31899E" w14:textId="77777777" w:rsidR="00FA637B" w:rsidRDefault="00FA637B">
          <w:pPr>
            <w:pStyle w:val="10"/>
            <w:rPr>
              <w:ins w:id="63" w:author="微软用户" w:date="2017-08-18T23:02:00Z"/>
              <w:noProof/>
            </w:rPr>
          </w:pPr>
          <w:ins w:id="64" w:author="微软用户" w:date="2017-08-18T23:02:00Z">
            <w:r w:rsidRPr="00E016D6">
              <w:rPr>
                <w:rStyle w:val="ab"/>
                <w:noProof/>
              </w:rPr>
              <w:fldChar w:fldCharType="begin"/>
            </w:r>
            <w:r w:rsidRPr="00E016D6">
              <w:rPr>
                <w:rStyle w:val="ab"/>
                <w:noProof/>
              </w:rPr>
              <w:instrText xml:space="preserve"> </w:instrText>
            </w:r>
            <w:r>
              <w:rPr>
                <w:noProof/>
              </w:rPr>
              <w:instrText>HYPERLINK \l "_Toc490860682"</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第四章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_Toc490860682 \h </w:instrText>
            </w:r>
          </w:ins>
          <w:r>
            <w:rPr>
              <w:noProof/>
              <w:webHidden/>
            </w:rPr>
          </w:r>
          <w:r>
            <w:rPr>
              <w:noProof/>
              <w:webHidden/>
            </w:rPr>
            <w:fldChar w:fldCharType="separate"/>
          </w:r>
          <w:ins w:id="65" w:author="微软用户" w:date="2017-08-18T23:02:00Z">
            <w:r>
              <w:rPr>
                <w:noProof/>
                <w:webHidden/>
              </w:rPr>
              <w:t>19</w:t>
            </w:r>
            <w:r>
              <w:rPr>
                <w:noProof/>
                <w:webHidden/>
              </w:rPr>
              <w:fldChar w:fldCharType="end"/>
            </w:r>
            <w:r w:rsidRPr="00E016D6">
              <w:rPr>
                <w:rStyle w:val="ab"/>
                <w:noProof/>
              </w:rPr>
              <w:fldChar w:fldCharType="end"/>
            </w:r>
          </w:ins>
        </w:p>
        <w:p w14:paraId="60792ABE" w14:textId="77777777" w:rsidR="00FA637B" w:rsidRDefault="00FA637B">
          <w:pPr>
            <w:pStyle w:val="23"/>
            <w:tabs>
              <w:tab w:val="right" w:leader="dot" w:pos="8302"/>
            </w:tabs>
            <w:rPr>
              <w:ins w:id="66" w:author="微软用户" w:date="2017-08-18T23:02:00Z"/>
              <w:noProof/>
            </w:rPr>
          </w:pPr>
          <w:ins w:id="67" w:author="微软用户" w:date="2017-08-18T23:02:00Z">
            <w:r w:rsidRPr="00E016D6">
              <w:rPr>
                <w:rStyle w:val="ab"/>
                <w:noProof/>
              </w:rPr>
              <w:fldChar w:fldCharType="begin"/>
            </w:r>
            <w:r w:rsidRPr="00E016D6">
              <w:rPr>
                <w:rStyle w:val="ab"/>
                <w:noProof/>
              </w:rPr>
              <w:instrText xml:space="preserve"> </w:instrText>
            </w:r>
            <w:r>
              <w:rPr>
                <w:noProof/>
              </w:rPr>
              <w:instrText>HYPERLINK \l "_Toc490860683"</w:instrText>
            </w:r>
            <w:r w:rsidRPr="00E016D6">
              <w:rPr>
                <w:rStyle w:val="ab"/>
                <w:noProof/>
              </w:rPr>
              <w:instrText xml:space="preserve"> </w:instrText>
            </w:r>
            <w:r w:rsidRPr="00E016D6">
              <w:rPr>
                <w:rStyle w:val="ab"/>
                <w:noProof/>
              </w:rPr>
              <w:fldChar w:fldCharType="separate"/>
            </w:r>
            <w:r w:rsidRPr="00E016D6">
              <w:rPr>
                <w:rStyle w:val="ab"/>
                <w:noProof/>
              </w:rPr>
              <w:t xml:space="preserve">4.1 </w:t>
            </w:r>
            <w:r w:rsidRPr="00E016D6">
              <w:rPr>
                <w:rStyle w:val="ab"/>
                <w:rFonts w:hint="eastAsia"/>
                <w:noProof/>
              </w:rPr>
              <w:t>中间件优化系统框架设计</w:t>
            </w:r>
            <w:r>
              <w:rPr>
                <w:noProof/>
                <w:webHidden/>
              </w:rPr>
              <w:tab/>
            </w:r>
            <w:r>
              <w:rPr>
                <w:noProof/>
                <w:webHidden/>
              </w:rPr>
              <w:fldChar w:fldCharType="begin"/>
            </w:r>
            <w:r>
              <w:rPr>
                <w:noProof/>
                <w:webHidden/>
              </w:rPr>
              <w:instrText xml:space="preserve"> PAGEREF _Toc490860683 \h </w:instrText>
            </w:r>
          </w:ins>
          <w:r>
            <w:rPr>
              <w:noProof/>
              <w:webHidden/>
            </w:rPr>
          </w:r>
          <w:r>
            <w:rPr>
              <w:noProof/>
              <w:webHidden/>
            </w:rPr>
            <w:fldChar w:fldCharType="separate"/>
          </w:r>
          <w:ins w:id="68" w:author="微软用户" w:date="2017-08-18T23:02:00Z">
            <w:r>
              <w:rPr>
                <w:noProof/>
                <w:webHidden/>
              </w:rPr>
              <w:t>19</w:t>
            </w:r>
            <w:r>
              <w:rPr>
                <w:noProof/>
                <w:webHidden/>
              </w:rPr>
              <w:fldChar w:fldCharType="end"/>
            </w:r>
            <w:r w:rsidRPr="00E016D6">
              <w:rPr>
                <w:rStyle w:val="ab"/>
                <w:noProof/>
              </w:rPr>
              <w:fldChar w:fldCharType="end"/>
            </w:r>
          </w:ins>
        </w:p>
        <w:p w14:paraId="2369ABA5" w14:textId="77777777" w:rsidR="00FA637B" w:rsidRDefault="00FA637B">
          <w:pPr>
            <w:pStyle w:val="23"/>
            <w:tabs>
              <w:tab w:val="right" w:leader="dot" w:pos="8302"/>
            </w:tabs>
            <w:rPr>
              <w:ins w:id="69" w:author="微软用户" w:date="2017-08-18T23:02:00Z"/>
              <w:noProof/>
            </w:rPr>
          </w:pPr>
          <w:ins w:id="70" w:author="微软用户" w:date="2017-08-18T23:02:00Z">
            <w:r w:rsidRPr="00E016D6">
              <w:rPr>
                <w:rStyle w:val="ab"/>
                <w:noProof/>
              </w:rPr>
              <w:fldChar w:fldCharType="begin"/>
            </w:r>
            <w:r w:rsidRPr="00E016D6">
              <w:rPr>
                <w:rStyle w:val="ab"/>
                <w:noProof/>
              </w:rPr>
              <w:instrText xml:space="preserve"> </w:instrText>
            </w:r>
            <w:r>
              <w:rPr>
                <w:noProof/>
              </w:rPr>
              <w:instrText>HYPERLINK \l "_Toc490860684"</w:instrText>
            </w:r>
            <w:r w:rsidRPr="00E016D6">
              <w:rPr>
                <w:rStyle w:val="ab"/>
                <w:noProof/>
              </w:rPr>
              <w:instrText xml:space="preserve"> </w:instrText>
            </w:r>
            <w:r w:rsidRPr="00E016D6">
              <w:rPr>
                <w:rStyle w:val="ab"/>
                <w:noProof/>
              </w:rPr>
              <w:fldChar w:fldCharType="separate"/>
            </w:r>
            <w:r w:rsidRPr="00E016D6">
              <w:rPr>
                <w:rStyle w:val="ab"/>
                <w:noProof/>
              </w:rPr>
              <w:t xml:space="preserve">4.2 </w:t>
            </w:r>
            <w:r w:rsidRPr="00E016D6">
              <w:rPr>
                <w:rStyle w:val="ab"/>
                <w:rFonts w:hint="eastAsia"/>
                <w:noProof/>
              </w:rPr>
              <w:t>类图设计</w:t>
            </w:r>
            <w:r>
              <w:rPr>
                <w:noProof/>
                <w:webHidden/>
              </w:rPr>
              <w:tab/>
            </w:r>
            <w:r>
              <w:rPr>
                <w:noProof/>
                <w:webHidden/>
              </w:rPr>
              <w:fldChar w:fldCharType="begin"/>
            </w:r>
            <w:r>
              <w:rPr>
                <w:noProof/>
                <w:webHidden/>
              </w:rPr>
              <w:instrText xml:space="preserve"> PAGEREF _Toc490860684 \h </w:instrText>
            </w:r>
          </w:ins>
          <w:r>
            <w:rPr>
              <w:noProof/>
              <w:webHidden/>
            </w:rPr>
          </w:r>
          <w:r>
            <w:rPr>
              <w:noProof/>
              <w:webHidden/>
            </w:rPr>
            <w:fldChar w:fldCharType="separate"/>
          </w:r>
          <w:ins w:id="71" w:author="微软用户" w:date="2017-08-18T23:02:00Z">
            <w:r>
              <w:rPr>
                <w:noProof/>
                <w:webHidden/>
              </w:rPr>
              <w:t>19</w:t>
            </w:r>
            <w:r>
              <w:rPr>
                <w:noProof/>
                <w:webHidden/>
              </w:rPr>
              <w:fldChar w:fldCharType="end"/>
            </w:r>
            <w:r w:rsidRPr="00E016D6">
              <w:rPr>
                <w:rStyle w:val="ab"/>
                <w:noProof/>
              </w:rPr>
              <w:fldChar w:fldCharType="end"/>
            </w:r>
          </w:ins>
        </w:p>
        <w:p w14:paraId="27EA8CA5" w14:textId="77777777" w:rsidR="00FA637B" w:rsidRDefault="00FA637B">
          <w:pPr>
            <w:pStyle w:val="23"/>
            <w:tabs>
              <w:tab w:val="right" w:leader="dot" w:pos="8302"/>
            </w:tabs>
            <w:rPr>
              <w:ins w:id="72" w:author="微软用户" w:date="2017-08-18T23:02:00Z"/>
              <w:noProof/>
            </w:rPr>
          </w:pPr>
          <w:ins w:id="73" w:author="微软用户" w:date="2017-08-18T23:02:00Z">
            <w:r w:rsidRPr="00E016D6">
              <w:rPr>
                <w:rStyle w:val="ab"/>
                <w:noProof/>
              </w:rPr>
              <w:fldChar w:fldCharType="begin"/>
            </w:r>
            <w:r w:rsidRPr="00E016D6">
              <w:rPr>
                <w:rStyle w:val="ab"/>
                <w:noProof/>
              </w:rPr>
              <w:instrText xml:space="preserve"> </w:instrText>
            </w:r>
            <w:r>
              <w:rPr>
                <w:noProof/>
              </w:rPr>
              <w:instrText>HYPERLINK \l "_Toc490860685"</w:instrText>
            </w:r>
            <w:r w:rsidRPr="00E016D6">
              <w:rPr>
                <w:rStyle w:val="ab"/>
                <w:noProof/>
              </w:rPr>
              <w:instrText xml:space="preserve"> </w:instrText>
            </w:r>
            <w:r w:rsidRPr="00E016D6">
              <w:rPr>
                <w:rStyle w:val="ab"/>
                <w:noProof/>
              </w:rPr>
              <w:fldChar w:fldCharType="separate"/>
            </w:r>
            <w:r w:rsidRPr="00E016D6">
              <w:rPr>
                <w:rStyle w:val="ab"/>
                <w:noProof/>
              </w:rPr>
              <w:t xml:space="preserve">4.3 </w:t>
            </w:r>
            <w:r w:rsidRPr="00E016D6">
              <w:rPr>
                <w:rStyle w:val="ab"/>
                <w:rFonts w:hint="eastAsia"/>
                <w:noProof/>
              </w:rPr>
              <w:t>关键流程设计</w:t>
            </w:r>
            <w:r>
              <w:rPr>
                <w:noProof/>
                <w:webHidden/>
              </w:rPr>
              <w:tab/>
            </w:r>
            <w:r>
              <w:rPr>
                <w:noProof/>
                <w:webHidden/>
              </w:rPr>
              <w:fldChar w:fldCharType="begin"/>
            </w:r>
            <w:r>
              <w:rPr>
                <w:noProof/>
                <w:webHidden/>
              </w:rPr>
              <w:instrText xml:space="preserve"> PAGEREF _Toc490860685 \h </w:instrText>
            </w:r>
          </w:ins>
          <w:r>
            <w:rPr>
              <w:noProof/>
              <w:webHidden/>
            </w:rPr>
          </w:r>
          <w:r>
            <w:rPr>
              <w:noProof/>
              <w:webHidden/>
            </w:rPr>
            <w:fldChar w:fldCharType="separate"/>
          </w:r>
          <w:ins w:id="74" w:author="微软用户" w:date="2017-08-18T23:02:00Z">
            <w:r>
              <w:rPr>
                <w:noProof/>
                <w:webHidden/>
              </w:rPr>
              <w:t>21</w:t>
            </w:r>
            <w:r>
              <w:rPr>
                <w:noProof/>
                <w:webHidden/>
              </w:rPr>
              <w:fldChar w:fldCharType="end"/>
            </w:r>
            <w:r w:rsidRPr="00E016D6">
              <w:rPr>
                <w:rStyle w:val="ab"/>
                <w:noProof/>
              </w:rPr>
              <w:fldChar w:fldCharType="end"/>
            </w:r>
          </w:ins>
        </w:p>
        <w:p w14:paraId="6C225627" w14:textId="77777777" w:rsidR="00FA637B" w:rsidRDefault="00FA637B">
          <w:pPr>
            <w:pStyle w:val="32"/>
            <w:tabs>
              <w:tab w:val="right" w:leader="dot" w:pos="8302"/>
            </w:tabs>
            <w:rPr>
              <w:ins w:id="75" w:author="微软用户" w:date="2017-08-18T23:02:00Z"/>
              <w:noProof/>
            </w:rPr>
          </w:pPr>
          <w:ins w:id="76" w:author="微软用户" w:date="2017-08-18T23:02:00Z">
            <w:r w:rsidRPr="00E016D6">
              <w:rPr>
                <w:rStyle w:val="ab"/>
                <w:noProof/>
              </w:rPr>
              <w:fldChar w:fldCharType="begin"/>
            </w:r>
            <w:r w:rsidRPr="00E016D6">
              <w:rPr>
                <w:rStyle w:val="ab"/>
                <w:noProof/>
              </w:rPr>
              <w:instrText xml:space="preserve"> </w:instrText>
            </w:r>
            <w:r>
              <w:rPr>
                <w:noProof/>
              </w:rPr>
              <w:instrText>HYPERLINK \l "_Toc490860686"</w:instrText>
            </w:r>
            <w:r w:rsidRPr="00E016D6">
              <w:rPr>
                <w:rStyle w:val="ab"/>
                <w:noProof/>
              </w:rPr>
              <w:instrText xml:space="preserve"> </w:instrText>
            </w:r>
            <w:r w:rsidRPr="00E016D6">
              <w:rPr>
                <w:rStyle w:val="ab"/>
                <w:noProof/>
              </w:rPr>
              <w:fldChar w:fldCharType="separate"/>
            </w:r>
            <w:r w:rsidRPr="00E016D6">
              <w:rPr>
                <w:rStyle w:val="ab"/>
                <w:noProof/>
              </w:rPr>
              <w:t xml:space="preserve">4.3.1 </w:t>
            </w:r>
            <w:r w:rsidRPr="00E016D6">
              <w:rPr>
                <w:rStyle w:val="ab"/>
                <w:rFonts w:hint="eastAsia"/>
                <w:noProof/>
              </w:rPr>
              <w:t>系统总流程设计</w:t>
            </w:r>
            <w:r>
              <w:rPr>
                <w:noProof/>
                <w:webHidden/>
              </w:rPr>
              <w:tab/>
            </w:r>
            <w:r>
              <w:rPr>
                <w:noProof/>
                <w:webHidden/>
              </w:rPr>
              <w:fldChar w:fldCharType="begin"/>
            </w:r>
            <w:r>
              <w:rPr>
                <w:noProof/>
                <w:webHidden/>
              </w:rPr>
              <w:instrText xml:space="preserve"> PAGEREF _Toc490860686 \h </w:instrText>
            </w:r>
          </w:ins>
          <w:r>
            <w:rPr>
              <w:noProof/>
              <w:webHidden/>
            </w:rPr>
          </w:r>
          <w:r>
            <w:rPr>
              <w:noProof/>
              <w:webHidden/>
            </w:rPr>
            <w:fldChar w:fldCharType="separate"/>
          </w:r>
          <w:ins w:id="77" w:author="微软用户" w:date="2017-08-18T23:02:00Z">
            <w:r>
              <w:rPr>
                <w:noProof/>
                <w:webHidden/>
              </w:rPr>
              <w:t>23</w:t>
            </w:r>
            <w:r>
              <w:rPr>
                <w:noProof/>
                <w:webHidden/>
              </w:rPr>
              <w:fldChar w:fldCharType="end"/>
            </w:r>
            <w:r w:rsidRPr="00E016D6">
              <w:rPr>
                <w:rStyle w:val="ab"/>
                <w:noProof/>
              </w:rPr>
              <w:fldChar w:fldCharType="end"/>
            </w:r>
          </w:ins>
        </w:p>
        <w:p w14:paraId="7C50098E" w14:textId="77777777" w:rsidR="00FA637B" w:rsidRDefault="00FA637B">
          <w:pPr>
            <w:pStyle w:val="32"/>
            <w:tabs>
              <w:tab w:val="right" w:leader="dot" w:pos="8302"/>
            </w:tabs>
            <w:rPr>
              <w:ins w:id="78" w:author="微软用户" w:date="2017-08-18T23:02:00Z"/>
              <w:noProof/>
            </w:rPr>
          </w:pPr>
          <w:ins w:id="79" w:author="微软用户" w:date="2017-08-18T23:02:00Z">
            <w:r w:rsidRPr="00E016D6">
              <w:rPr>
                <w:rStyle w:val="ab"/>
                <w:noProof/>
              </w:rPr>
              <w:fldChar w:fldCharType="begin"/>
            </w:r>
            <w:r w:rsidRPr="00E016D6">
              <w:rPr>
                <w:rStyle w:val="ab"/>
                <w:noProof/>
              </w:rPr>
              <w:instrText xml:space="preserve"> </w:instrText>
            </w:r>
            <w:r>
              <w:rPr>
                <w:noProof/>
              </w:rPr>
              <w:instrText>HYPERLINK \l "_Toc490860687"</w:instrText>
            </w:r>
            <w:r w:rsidRPr="00E016D6">
              <w:rPr>
                <w:rStyle w:val="ab"/>
                <w:noProof/>
              </w:rPr>
              <w:instrText xml:space="preserve"> </w:instrText>
            </w:r>
            <w:r w:rsidRPr="00E016D6">
              <w:rPr>
                <w:rStyle w:val="ab"/>
                <w:noProof/>
              </w:rPr>
              <w:fldChar w:fldCharType="separate"/>
            </w:r>
            <w:r w:rsidRPr="00E016D6">
              <w:rPr>
                <w:rStyle w:val="ab"/>
                <w:noProof/>
              </w:rPr>
              <w:t xml:space="preserve">4.3.2 </w:t>
            </w:r>
            <w:r w:rsidRPr="00E016D6">
              <w:rPr>
                <w:rStyle w:val="ab"/>
                <w:rFonts w:hint="eastAsia"/>
                <w:noProof/>
              </w:rPr>
              <w:t>持久会话管理流程设计</w:t>
            </w:r>
            <w:r>
              <w:rPr>
                <w:noProof/>
                <w:webHidden/>
              </w:rPr>
              <w:tab/>
            </w:r>
            <w:r>
              <w:rPr>
                <w:noProof/>
                <w:webHidden/>
              </w:rPr>
              <w:fldChar w:fldCharType="begin"/>
            </w:r>
            <w:r>
              <w:rPr>
                <w:noProof/>
                <w:webHidden/>
              </w:rPr>
              <w:instrText xml:space="preserve"> PAGEREF _Toc490860687 \h </w:instrText>
            </w:r>
          </w:ins>
          <w:r>
            <w:rPr>
              <w:noProof/>
              <w:webHidden/>
            </w:rPr>
          </w:r>
          <w:r>
            <w:rPr>
              <w:noProof/>
              <w:webHidden/>
            </w:rPr>
            <w:fldChar w:fldCharType="separate"/>
          </w:r>
          <w:ins w:id="80" w:author="微软用户" w:date="2017-08-18T23:02:00Z">
            <w:r>
              <w:rPr>
                <w:noProof/>
                <w:webHidden/>
              </w:rPr>
              <w:t>24</w:t>
            </w:r>
            <w:r>
              <w:rPr>
                <w:noProof/>
                <w:webHidden/>
              </w:rPr>
              <w:fldChar w:fldCharType="end"/>
            </w:r>
            <w:r w:rsidRPr="00E016D6">
              <w:rPr>
                <w:rStyle w:val="ab"/>
                <w:noProof/>
              </w:rPr>
              <w:fldChar w:fldCharType="end"/>
            </w:r>
          </w:ins>
        </w:p>
        <w:p w14:paraId="258B824D" w14:textId="77777777" w:rsidR="00FA637B" w:rsidRDefault="00FA637B">
          <w:pPr>
            <w:pStyle w:val="32"/>
            <w:tabs>
              <w:tab w:val="right" w:leader="dot" w:pos="8302"/>
            </w:tabs>
            <w:rPr>
              <w:ins w:id="81" w:author="微软用户" w:date="2017-08-18T23:02:00Z"/>
              <w:noProof/>
            </w:rPr>
          </w:pPr>
          <w:ins w:id="82" w:author="微软用户" w:date="2017-08-18T23:02:00Z">
            <w:r w:rsidRPr="00E016D6">
              <w:rPr>
                <w:rStyle w:val="ab"/>
                <w:noProof/>
              </w:rPr>
              <w:fldChar w:fldCharType="begin"/>
            </w:r>
            <w:r w:rsidRPr="00E016D6">
              <w:rPr>
                <w:rStyle w:val="ab"/>
                <w:noProof/>
              </w:rPr>
              <w:instrText xml:space="preserve"> </w:instrText>
            </w:r>
            <w:r>
              <w:rPr>
                <w:noProof/>
              </w:rPr>
              <w:instrText>HYPERLINK \l "_Toc490860688"</w:instrText>
            </w:r>
            <w:r w:rsidRPr="00E016D6">
              <w:rPr>
                <w:rStyle w:val="ab"/>
                <w:noProof/>
              </w:rPr>
              <w:instrText xml:space="preserve"> </w:instrText>
            </w:r>
            <w:r w:rsidRPr="00E016D6">
              <w:rPr>
                <w:rStyle w:val="ab"/>
                <w:noProof/>
              </w:rPr>
              <w:fldChar w:fldCharType="separate"/>
            </w:r>
            <w:r w:rsidRPr="00E016D6">
              <w:rPr>
                <w:rStyle w:val="ab"/>
                <w:noProof/>
              </w:rPr>
              <w:t xml:space="preserve">4.3.3 </w:t>
            </w:r>
            <w:r w:rsidRPr="00E016D6">
              <w:rPr>
                <w:rStyle w:val="ab"/>
                <w:rFonts w:hint="eastAsia"/>
                <w:noProof/>
              </w:rPr>
              <w:t>大文件传输流程设计</w:t>
            </w:r>
            <w:r>
              <w:rPr>
                <w:noProof/>
                <w:webHidden/>
              </w:rPr>
              <w:tab/>
            </w:r>
            <w:r>
              <w:rPr>
                <w:noProof/>
                <w:webHidden/>
              </w:rPr>
              <w:fldChar w:fldCharType="begin"/>
            </w:r>
            <w:r>
              <w:rPr>
                <w:noProof/>
                <w:webHidden/>
              </w:rPr>
              <w:instrText xml:space="preserve"> PAGEREF _Toc490860688 \h </w:instrText>
            </w:r>
          </w:ins>
          <w:r>
            <w:rPr>
              <w:noProof/>
              <w:webHidden/>
            </w:rPr>
          </w:r>
          <w:r>
            <w:rPr>
              <w:noProof/>
              <w:webHidden/>
            </w:rPr>
            <w:fldChar w:fldCharType="separate"/>
          </w:r>
          <w:ins w:id="83" w:author="微软用户" w:date="2017-08-18T23:02:00Z">
            <w:r>
              <w:rPr>
                <w:noProof/>
                <w:webHidden/>
              </w:rPr>
              <w:t>25</w:t>
            </w:r>
            <w:r>
              <w:rPr>
                <w:noProof/>
                <w:webHidden/>
              </w:rPr>
              <w:fldChar w:fldCharType="end"/>
            </w:r>
            <w:r w:rsidRPr="00E016D6">
              <w:rPr>
                <w:rStyle w:val="ab"/>
                <w:noProof/>
              </w:rPr>
              <w:fldChar w:fldCharType="end"/>
            </w:r>
          </w:ins>
        </w:p>
        <w:p w14:paraId="7412853B" w14:textId="77777777" w:rsidR="00FA637B" w:rsidRDefault="00FA637B">
          <w:pPr>
            <w:pStyle w:val="32"/>
            <w:tabs>
              <w:tab w:val="right" w:leader="dot" w:pos="8302"/>
            </w:tabs>
            <w:rPr>
              <w:ins w:id="84" w:author="微软用户" w:date="2017-08-18T23:02:00Z"/>
              <w:noProof/>
            </w:rPr>
          </w:pPr>
          <w:ins w:id="85" w:author="微软用户" w:date="2017-08-18T23:02:00Z">
            <w:r w:rsidRPr="00E016D6">
              <w:rPr>
                <w:rStyle w:val="ab"/>
                <w:noProof/>
              </w:rPr>
              <w:fldChar w:fldCharType="begin"/>
            </w:r>
            <w:r w:rsidRPr="00E016D6">
              <w:rPr>
                <w:rStyle w:val="ab"/>
                <w:noProof/>
              </w:rPr>
              <w:instrText xml:space="preserve"> </w:instrText>
            </w:r>
            <w:r>
              <w:rPr>
                <w:noProof/>
              </w:rPr>
              <w:instrText>HYPERLINK \l "_Toc490860689"</w:instrText>
            </w:r>
            <w:r w:rsidRPr="00E016D6">
              <w:rPr>
                <w:rStyle w:val="ab"/>
                <w:noProof/>
              </w:rPr>
              <w:instrText xml:space="preserve"> </w:instrText>
            </w:r>
            <w:r w:rsidRPr="00E016D6">
              <w:rPr>
                <w:rStyle w:val="ab"/>
                <w:noProof/>
              </w:rPr>
              <w:fldChar w:fldCharType="separate"/>
            </w:r>
            <w:r w:rsidRPr="00E016D6">
              <w:rPr>
                <w:rStyle w:val="ab"/>
                <w:noProof/>
              </w:rPr>
              <w:t xml:space="preserve">4.3.4 </w:t>
            </w:r>
            <w:r w:rsidRPr="00E016D6">
              <w:rPr>
                <w:rStyle w:val="ab"/>
                <w:rFonts w:hint="eastAsia"/>
                <w:noProof/>
              </w:rPr>
              <w:t>本地缓存流程设计</w:t>
            </w:r>
            <w:r>
              <w:rPr>
                <w:noProof/>
                <w:webHidden/>
              </w:rPr>
              <w:tab/>
            </w:r>
            <w:r>
              <w:rPr>
                <w:noProof/>
                <w:webHidden/>
              </w:rPr>
              <w:fldChar w:fldCharType="begin"/>
            </w:r>
            <w:r>
              <w:rPr>
                <w:noProof/>
                <w:webHidden/>
              </w:rPr>
              <w:instrText xml:space="preserve"> PAGEREF _Toc490860689 \h </w:instrText>
            </w:r>
          </w:ins>
          <w:r>
            <w:rPr>
              <w:noProof/>
              <w:webHidden/>
            </w:rPr>
          </w:r>
          <w:r>
            <w:rPr>
              <w:noProof/>
              <w:webHidden/>
            </w:rPr>
            <w:fldChar w:fldCharType="separate"/>
          </w:r>
          <w:ins w:id="86" w:author="微软用户" w:date="2017-08-18T23:02:00Z">
            <w:r>
              <w:rPr>
                <w:noProof/>
                <w:webHidden/>
              </w:rPr>
              <w:t>26</w:t>
            </w:r>
            <w:r>
              <w:rPr>
                <w:noProof/>
                <w:webHidden/>
              </w:rPr>
              <w:fldChar w:fldCharType="end"/>
            </w:r>
            <w:r w:rsidRPr="00E016D6">
              <w:rPr>
                <w:rStyle w:val="ab"/>
                <w:noProof/>
              </w:rPr>
              <w:fldChar w:fldCharType="end"/>
            </w:r>
          </w:ins>
        </w:p>
        <w:p w14:paraId="058E30A8" w14:textId="77777777" w:rsidR="00FA637B" w:rsidRDefault="00FA637B">
          <w:pPr>
            <w:pStyle w:val="32"/>
            <w:tabs>
              <w:tab w:val="right" w:leader="dot" w:pos="8302"/>
            </w:tabs>
            <w:rPr>
              <w:ins w:id="87" w:author="微软用户" w:date="2017-08-18T23:02:00Z"/>
              <w:noProof/>
            </w:rPr>
          </w:pPr>
          <w:ins w:id="88" w:author="微软用户" w:date="2017-08-18T23:02:00Z">
            <w:r w:rsidRPr="00E016D6">
              <w:rPr>
                <w:rStyle w:val="ab"/>
                <w:noProof/>
              </w:rPr>
              <w:fldChar w:fldCharType="begin"/>
            </w:r>
            <w:r w:rsidRPr="00E016D6">
              <w:rPr>
                <w:rStyle w:val="ab"/>
                <w:noProof/>
              </w:rPr>
              <w:instrText xml:space="preserve"> </w:instrText>
            </w:r>
            <w:r>
              <w:rPr>
                <w:noProof/>
              </w:rPr>
              <w:instrText>HYPERLINK \l "_Toc490860690"</w:instrText>
            </w:r>
            <w:r w:rsidRPr="00E016D6">
              <w:rPr>
                <w:rStyle w:val="ab"/>
                <w:noProof/>
              </w:rPr>
              <w:instrText xml:space="preserve"> </w:instrText>
            </w:r>
            <w:r w:rsidRPr="00E016D6">
              <w:rPr>
                <w:rStyle w:val="ab"/>
                <w:noProof/>
              </w:rPr>
              <w:fldChar w:fldCharType="separate"/>
            </w:r>
            <w:r w:rsidRPr="00E016D6">
              <w:rPr>
                <w:rStyle w:val="ab"/>
                <w:noProof/>
              </w:rPr>
              <w:t xml:space="preserve">4.3.5 </w:t>
            </w:r>
            <w:r w:rsidRPr="00E016D6">
              <w:rPr>
                <w:rStyle w:val="ab"/>
                <w:rFonts w:hint="eastAsia"/>
                <w:noProof/>
              </w:rPr>
              <w:t>多应用适配流程设计</w:t>
            </w:r>
            <w:r>
              <w:rPr>
                <w:noProof/>
                <w:webHidden/>
              </w:rPr>
              <w:tab/>
            </w:r>
            <w:r>
              <w:rPr>
                <w:noProof/>
                <w:webHidden/>
              </w:rPr>
              <w:fldChar w:fldCharType="begin"/>
            </w:r>
            <w:r>
              <w:rPr>
                <w:noProof/>
                <w:webHidden/>
              </w:rPr>
              <w:instrText xml:space="preserve"> PAGEREF _Toc490860690 \h </w:instrText>
            </w:r>
          </w:ins>
          <w:r>
            <w:rPr>
              <w:noProof/>
              <w:webHidden/>
            </w:rPr>
          </w:r>
          <w:r>
            <w:rPr>
              <w:noProof/>
              <w:webHidden/>
            </w:rPr>
            <w:fldChar w:fldCharType="separate"/>
          </w:r>
          <w:ins w:id="89" w:author="微软用户" w:date="2017-08-18T23:02:00Z">
            <w:r>
              <w:rPr>
                <w:noProof/>
                <w:webHidden/>
              </w:rPr>
              <w:t>28</w:t>
            </w:r>
            <w:r>
              <w:rPr>
                <w:noProof/>
                <w:webHidden/>
              </w:rPr>
              <w:fldChar w:fldCharType="end"/>
            </w:r>
            <w:r w:rsidRPr="00E016D6">
              <w:rPr>
                <w:rStyle w:val="ab"/>
                <w:noProof/>
              </w:rPr>
              <w:fldChar w:fldCharType="end"/>
            </w:r>
          </w:ins>
        </w:p>
        <w:p w14:paraId="3AED5933" w14:textId="77777777" w:rsidR="00FA637B" w:rsidRDefault="00FA637B">
          <w:pPr>
            <w:pStyle w:val="23"/>
            <w:tabs>
              <w:tab w:val="right" w:leader="dot" w:pos="8302"/>
            </w:tabs>
            <w:rPr>
              <w:ins w:id="90" w:author="微软用户" w:date="2017-08-18T23:02:00Z"/>
              <w:noProof/>
            </w:rPr>
          </w:pPr>
          <w:ins w:id="91" w:author="微软用户" w:date="2017-08-18T23:02:00Z">
            <w:r w:rsidRPr="00E016D6">
              <w:rPr>
                <w:rStyle w:val="ab"/>
                <w:noProof/>
              </w:rPr>
              <w:fldChar w:fldCharType="begin"/>
            </w:r>
            <w:r w:rsidRPr="00E016D6">
              <w:rPr>
                <w:rStyle w:val="ab"/>
                <w:noProof/>
              </w:rPr>
              <w:instrText xml:space="preserve"> </w:instrText>
            </w:r>
            <w:r>
              <w:rPr>
                <w:noProof/>
              </w:rPr>
              <w:instrText>HYPERLINK \l "_Toc490860698"</w:instrText>
            </w:r>
            <w:r w:rsidRPr="00E016D6">
              <w:rPr>
                <w:rStyle w:val="ab"/>
                <w:noProof/>
              </w:rPr>
              <w:instrText xml:space="preserve"> </w:instrText>
            </w:r>
            <w:r w:rsidRPr="00E016D6">
              <w:rPr>
                <w:rStyle w:val="ab"/>
                <w:noProof/>
              </w:rPr>
              <w:fldChar w:fldCharType="separate"/>
            </w:r>
            <w:r w:rsidRPr="00E016D6">
              <w:rPr>
                <w:rStyle w:val="ab"/>
                <w:noProof/>
              </w:rPr>
              <w:t>4.4</w:t>
            </w:r>
            <w:r w:rsidRPr="00E016D6">
              <w:rPr>
                <w:rStyle w:val="ab"/>
                <w:rFonts w:hint="eastAsia"/>
                <w:noProof/>
              </w:rPr>
              <w:t>数据库设计</w:t>
            </w:r>
            <w:r>
              <w:rPr>
                <w:noProof/>
                <w:webHidden/>
              </w:rPr>
              <w:tab/>
            </w:r>
            <w:r>
              <w:rPr>
                <w:noProof/>
                <w:webHidden/>
              </w:rPr>
              <w:fldChar w:fldCharType="begin"/>
            </w:r>
            <w:r>
              <w:rPr>
                <w:noProof/>
                <w:webHidden/>
              </w:rPr>
              <w:instrText xml:space="preserve"> PAGEREF _Toc490860698 \h </w:instrText>
            </w:r>
          </w:ins>
          <w:r>
            <w:rPr>
              <w:noProof/>
              <w:webHidden/>
            </w:rPr>
          </w:r>
          <w:r>
            <w:rPr>
              <w:noProof/>
              <w:webHidden/>
            </w:rPr>
            <w:fldChar w:fldCharType="separate"/>
          </w:r>
          <w:ins w:id="92" w:author="微软用户" w:date="2017-08-18T23:02:00Z">
            <w:r>
              <w:rPr>
                <w:noProof/>
                <w:webHidden/>
              </w:rPr>
              <w:t>28</w:t>
            </w:r>
            <w:r>
              <w:rPr>
                <w:noProof/>
                <w:webHidden/>
              </w:rPr>
              <w:fldChar w:fldCharType="end"/>
            </w:r>
            <w:r w:rsidRPr="00E016D6">
              <w:rPr>
                <w:rStyle w:val="ab"/>
                <w:noProof/>
              </w:rPr>
              <w:fldChar w:fldCharType="end"/>
            </w:r>
          </w:ins>
        </w:p>
        <w:p w14:paraId="3E83CDE6" w14:textId="77777777" w:rsidR="00FA637B" w:rsidRDefault="00FA637B">
          <w:pPr>
            <w:pStyle w:val="23"/>
            <w:tabs>
              <w:tab w:val="right" w:leader="dot" w:pos="8302"/>
            </w:tabs>
            <w:rPr>
              <w:ins w:id="93" w:author="微软用户" w:date="2017-08-18T23:02:00Z"/>
              <w:noProof/>
            </w:rPr>
          </w:pPr>
          <w:ins w:id="94" w:author="微软用户" w:date="2017-08-18T23:02:00Z">
            <w:r w:rsidRPr="00E016D6">
              <w:rPr>
                <w:rStyle w:val="ab"/>
                <w:noProof/>
              </w:rPr>
              <w:fldChar w:fldCharType="begin"/>
            </w:r>
            <w:r w:rsidRPr="00E016D6">
              <w:rPr>
                <w:rStyle w:val="ab"/>
                <w:noProof/>
              </w:rPr>
              <w:instrText xml:space="preserve"> </w:instrText>
            </w:r>
            <w:r>
              <w:rPr>
                <w:noProof/>
              </w:rPr>
              <w:instrText>HYPERLINK \l "_Toc490860699"</w:instrText>
            </w:r>
            <w:r w:rsidRPr="00E016D6">
              <w:rPr>
                <w:rStyle w:val="ab"/>
                <w:noProof/>
              </w:rPr>
              <w:instrText xml:space="preserve"> </w:instrText>
            </w:r>
            <w:r w:rsidRPr="00E016D6">
              <w:rPr>
                <w:rStyle w:val="ab"/>
                <w:noProof/>
              </w:rPr>
              <w:fldChar w:fldCharType="separate"/>
            </w:r>
            <w:r w:rsidRPr="00E016D6">
              <w:rPr>
                <w:rStyle w:val="ab"/>
                <w:noProof/>
              </w:rPr>
              <w:t>4.5</w:t>
            </w:r>
            <w:r w:rsidRPr="00E016D6">
              <w:rPr>
                <w:rStyle w:val="ab"/>
                <w:rFonts w:hint="eastAsia"/>
                <w:noProof/>
              </w:rPr>
              <w:t>系统优化接口设计</w:t>
            </w:r>
            <w:r>
              <w:rPr>
                <w:noProof/>
                <w:webHidden/>
              </w:rPr>
              <w:tab/>
            </w:r>
            <w:r>
              <w:rPr>
                <w:noProof/>
                <w:webHidden/>
              </w:rPr>
              <w:fldChar w:fldCharType="begin"/>
            </w:r>
            <w:r>
              <w:rPr>
                <w:noProof/>
                <w:webHidden/>
              </w:rPr>
              <w:instrText xml:space="preserve"> PAGEREF _Toc490860699 \h </w:instrText>
            </w:r>
          </w:ins>
          <w:r>
            <w:rPr>
              <w:noProof/>
              <w:webHidden/>
            </w:rPr>
          </w:r>
          <w:r>
            <w:rPr>
              <w:noProof/>
              <w:webHidden/>
            </w:rPr>
            <w:fldChar w:fldCharType="separate"/>
          </w:r>
          <w:ins w:id="95" w:author="微软用户" w:date="2017-08-18T23:02:00Z">
            <w:r>
              <w:rPr>
                <w:noProof/>
                <w:webHidden/>
              </w:rPr>
              <w:t>29</w:t>
            </w:r>
            <w:r>
              <w:rPr>
                <w:noProof/>
                <w:webHidden/>
              </w:rPr>
              <w:fldChar w:fldCharType="end"/>
            </w:r>
            <w:r w:rsidRPr="00E016D6">
              <w:rPr>
                <w:rStyle w:val="ab"/>
                <w:noProof/>
              </w:rPr>
              <w:fldChar w:fldCharType="end"/>
            </w:r>
          </w:ins>
        </w:p>
        <w:p w14:paraId="617EB842" w14:textId="77777777" w:rsidR="00FA637B" w:rsidRDefault="00FA637B">
          <w:pPr>
            <w:pStyle w:val="32"/>
            <w:tabs>
              <w:tab w:val="right" w:leader="dot" w:pos="8302"/>
            </w:tabs>
            <w:rPr>
              <w:ins w:id="96" w:author="微软用户" w:date="2017-08-18T23:02:00Z"/>
              <w:noProof/>
            </w:rPr>
          </w:pPr>
          <w:ins w:id="97" w:author="微软用户" w:date="2017-08-18T23:02:00Z">
            <w:r w:rsidRPr="00E016D6">
              <w:rPr>
                <w:rStyle w:val="ab"/>
                <w:noProof/>
              </w:rPr>
              <w:fldChar w:fldCharType="begin"/>
            </w:r>
            <w:r w:rsidRPr="00E016D6">
              <w:rPr>
                <w:rStyle w:val="ab"/>
                <w:noProof/>
              </w:rPr>
              <w:instrText xml:space="preserve"> </w:instrText>
            </w:r>
            <w:r>
              <w:rPr>
                <w:noProof/>
              </w:rPr>
              <w:instrText>HYPERLINK \l "_Toc490860700"</w:instrText>
            </w:r>
            <w:r w:rsidRPr="00E016D6">
              <w:rPr>
                <w:rStyle w:val="ab"/>
                <w:noProof/>
              </w:rPr>
              <w:instrText xml:space="preserve"> </w:instrText>
            </w:r>
            <w:r w:rsidRPr="00E016D6">
              <w:rPr>
                <w:rStyle w:val="ab"/>
                <w:noProof/>
              </w:rPr>
              <w:fldChar w:fldCharType="separate"/>
            </w:r>
            <w:r w:rsidRPr="00E016D6">
              <w:rPr>
                <w:rStyle w:val="ab"/>
                <w:noProof/>
              </w:rPr>
              <w:t xml:space="preserve">4.5.1 </w:t>
            </w:r>
            <w:r w:rsidRPr="00E016D6">
              <w:rPr>
                <w:rStyle w:val="ab"/>
                <w:rFonts w:hint="eastAsia"/>
                <w:noProof/>
              </w:rPr>
              <w:t>持久会话管理接口设计</w:t>
            </w:r>
            <w:r>
              <w:rPr>
                <w:noProof/>
                <w:webHidden/>
              </w:rPr>
              <w:tab/>
            </w:r>
            <w:r>
              <w:rPr>
                <w:noProof/>
                <w:webHidden/>
              </w:rPr>
              <w:fldChar w:fldCharType="begin"/>
            </w:r>
            <w:r>
              <w:rPr>
                <w:noProof/>
                <w:webHidden/>
              </w:rPr>
              <w:instrText xml:space="preserve"> PAGEREF _Toc490860700 \h </w:instrText>
            </w:r>
          </w:ins>
          <w:r>
            <w:rPr>
              <w:noProof/>
              <w:webHidden/>
            </w:rPr>
          </w:r>
          <w:r>
            <w:rPr>
              <w:noProof/>
              <w:webHidden/>
            </w:rPr>
            <w:fldChar w:fldCharType="separate"/>
          </w:r>
          <w:ins w:id="98" w:author="微软用户" w:date="2017-08-18T23:02:00Z">
            <w:r>
              <w:rPr>
                <w:noProof/>
                <w:webHidden/>
              </w:rPr>
              <w:t>30</w:t>
            </w:r>
            <w:r>
              <w:rPr>
                <w:noProof/>
                <w:webHidden/>
              </w:rPr>
              <w:fldChar w:fldCharType="end"/>
            </w:r>
            <w:r w:rsidRPr="00E016D6">
              <w:rPr>
                <w:rStyle w:val="ab"/>
                <w:noProof/>
              </w:rPr>
              <w:fldChar w:fldCharType="end"/>
            </w:r>
          </w:ins>
        </w:p>
        <w:p w14:paraId="556FB5A9" w14:textId="77777777" w:rsidR="00FA637B" w:rsidRDefault="00FA637B">
          <w:pPr>
            <w:pStyle w:val="32"/>
            <w:tabs>
              <w:tab w:val="right" w:leader="dot" w:pos="8302"/>
            </w:tabs>
            <w:rPr>
              <w:ins w:id="99" w:author="微软用户" w:date="2017-08-18T23:02:00Z"/>
              <w:noProof/>
            </w:rPr>
          </w:pPr>
          <w:ins w:id="100" w:author="微软用户" w:date="2017-08-18T23:02:00Z">
            <w:r w:rsidRPr="00E016D6">
              <w:rPr>
                <w:rStyle w:val="ab"/>
                <w:noProof/>
              </w:rPr>
              <w:fldChar w:fldCharType="begin"/>
            </w:r>
            <w:r w:rsidRPr="00E016D6">
              <w:rPr>
                <w:rStyle w:val="ab"/>
                <w:noProof/>
              </w:rPr>
              <w:instrText xml:space="preserve"> </w:instrText>
            </w:r>
            <w:r>
              <w:rPr>
                <w:noProof/>
              </w:rPr>
              <w:instrText>HYPERLINK \l "_Toc490860701"</w:instrText>
            </w:r>
            <w:r w:rsidRPr="00E016D6">
              <w:rPr>
                <w:rStyle w:val="ab"/>
                <w:noProof/>
              </w:rPr>
              <w:instrText xml:space="preserve"> </w:instrText>
            </w:r>
            <w:r w:rsidRPr="00E016D6">
              <w:rPr>
                <w:rStyle w:val="ab"/>
                <w:noProof/>
              </w:rPr>
              <w:fldChar w:fldCharType="separate"/>
            </w:r>
            <w:r w:rsidRPr="00E016D6">
              <w:rPr>
                <w:rStyle w:val="ab"/>
                <w:noProof/>
              </w:rPr>
              <w:t xml:space="preserve">4.5.2 </w:t>
            </w:r>
            <w:r w:rsidRPr="00E016D6">
              <w:rPr>
                <w:rStyle w:val="ab"/>
                <w:rFonts w:hint="eastAsia"/>
                <w:noProof/>
              </w:rPr>
              <w:t>大文件上传接口设计</w:t>
            </w:r>
            <w:r>
              <w:rPr>
                <w:noProof/>
                <w:webHidden/>
              </w:rPr>
              <w:tab/>
            </w:r>
            <w:r>
              <w:rPr>
                <w:noProof/>
                <w:webHidden/>
              </w:rPr>
              <w:fldChar w:fldCharType="begin"/>
            </w:r>
            <w:r>
              <w:rPr>
                <w:noProof/>
                <w:webHidden/>
              </w:rPr>
              <w:instrText xml:space="preserve"> PAGEREF _Toc490860701 \h </w:instrText>
            </w:r>
          </w:ins>
          <w:r>
            <w:rPr>
              <w:noProof/>
              <w:webHidden/>
            </w:rPr>
          </w:r>
          <w:r>
            <w:rPr>
              <w:noProof/>
              <w:webHidden/>
            </w:rPr>
            <w:fldChar w:fldCharType="separate"/>
          </w:r>
          <w:ins w:id="101" w:author="微软用户" w:date="2017-08-18T23:02:00Z">
            <w:r>
              <w:rPr>
                <w:noProof/>
                <w:webHidden/>
              </w:rPr>
              <w:t>31</w:t>
            </w:r>
            <w:r>
              <w:rPr>
                <w:noProof/>
                <w:webHidden/>
              </w:rPr>
              <w:fldChar w:fldCharType="end"/>
            </w:r>
            <w:r w:rsidRPr="00E016D6">
              <w:rPr>
                <w:rStyle w:val="ab"/>
                <w:noProof/>
              </w:rPr>
              <w:fldChar w:fldCharType="end"/>
            </w:r>
          </w:ins>
        </w:p>
        <w:p w14:paraId="3998EDA3" w14:textId="77777777" w:rsidR="00FA637B" w:rsidRDefault="00FA637B">
          <w:pPr>
            <w:pStyle w:val="32"/>
            <w:tabs>
              <w:tab w:val="right" w:leader="dot" w:pos="8302"/>
            </w:tabs>
            <w:rPr>
              <w:ins w:id="102" w:author="微软用户" w:date="2017-08-18T23:02:00Z"/>
              <w:noProof/>
            </w:rPr>
          </w:pPr>
          <w:ins w:id="103" w:author="微软用户" w:date="2017-08-18T23:02:00Z">
            <w:r w:rsidRPr="00E016D6">
              <w:rPr>
                <w:rStyle w:val="ab"/>
                <w:noProof/>
              </w:rPr>
              <w:fldChar w:fldCharType="begin"/>
            </w:r>
            <w:r w:rsidRPr="00E016D6">
              <w:rPr>
                <w:rStyle w:val="ab"/>
                <w:noProof/>
              </w:rPr>
              <w:instrText xml:space="preserve"> </w:instrText>
            </w:r>
            <w:r>
              <w:rPr>
                <w:noProof/>
              </w:rPr>
              <w:instrText>HYPERLINK \l "_Toc490860702"</w:instrText>
            </w:r>
            <w:r w:rsidRPr="00E016D6">
              <w:rPr>
                <w:rStyle w:val="ab"/>
                <w:noProof/>
              </w:rPr>
              <w:instrText xml:space="preserve"> </w:instrText>
            </w:r>
            <w:r w:rsidRPr="00E016D6">
              <w:rPr>
                <w:rStyle w:val="ab"/>
                <w:noProof/>
              </w:rPr>
              <w:fldChar w:fldCharType="separate"/>
            </w:r>
            <w:r w:rsidRPr="00E016D6">
              <w:rPr>
                <w:rStyle w:val="ab"/>
                <w:noProof/>
              </w:rPr>
              <w:t xml:space="preserve">4.5.3 </w:t>
            </w:r>
            <w:r w:rsidRPr="00E016D6">
              <w:rPr>
                <w:rStyle w:val="ab"/>
                <w:rFonts w:hint="eastAsia"/>
                <w:noProof/>
              </w:rPr>
              <w:t>本地缓存接口设计</w:t>
            </w:r>
            <w:r>
              <w:rPr>
                <w:noProof/>
                <w:webHidden/>
              </w:rPr>
              <w:tab/>
            </w:r>
            <w:r>
              <w:rPr>
                <w:noProof/>
                <w:webHidden/>
              </w:rPr>
              <w:fldChar w:fldCharType="begin"/>
            </w:r>
            <w:r>
              <w:rPr>
                <w:noProof/>
                <w:webHidden/>
              </w:rPr>
              <w:instrText xml:space="preserve"> PAGEREF _Toc490860702 \h </w:instrText>
            </w:r>
          </w:ins>
          <w:r>
            <w:rPr>
              <w:noProof/>
              <w:webHidden/>
            </w:rPr>
          </w:r>
          <w:r>
            <w:rPr>
              <w:noProof/>
              <w:webHidden/>
            </w:rPr>
            <w:fldChar w:fldCharType="separate"/>
          </w:r>
          <w:ins w:id="104" w:author="微软用户" w:date="2017-08-18T23:02:00Z">
            <w:r>
              <w:rPr>
                <w:noProof/>
                <w:webHidden/>
              </w:rPr>
              <w:t>33</w:t>
            </w:r>
            <w:r>
              <w:rPr>
                <w:noProof/>
                <w:webHidden/>
              </w:rPr>
              <w:fldChar w:fldCharType="end"/>
            </w:r>
            <w:r w:rsidRPr="00E016D6">
              <w:rPr>
                <w:rStyle w:val="ab"/>
                <w:noProof/>
              </w:rPr>
              <w:fldChar w:fldCharType="end"/>
            </w:r>
          </w:ins>
        </w:p>
        <w:p w14:paraId="3AE14681" w14:textId="77777777" w:rsidR="00FA637B" w:rsidRDefault="00FA637B">
          <w:pPr>
            <w:pStyle w:val="32"/>
            <w:tabs>
              <w:tab w:val="right" w:leader="dot" w:pos="8302"/>
            </w:tabs>
            <w:rPr>
              <w:ins w:id="105" w:author="微软用户" w:date="2017-08-18T23:02:00Z"/>
              <w:noProof/>
            </w:rPr>
          </w:pPr>
          <w:ins w:id="106" w:author="微软用户" w:date="2017-08-18T23:02:00Z">
            <w:r w:rsidRPr="00E016D6">
              <w:rPr>
                <w:rStyle w:val="ab"/>
                <w:noProof/>
              </w:rPr>
              <w:fldChar w:fldCharType="begin"/>
            </w:r>
            <w:r w:rsidRPr="00E016D6">
              <w:rPr>
                <w:rStyle w:val="ab"/>
                <w:noProof/>
              </w:rPr>
              <w:instrText xml:space="preserve"> </w:instrText>
            </w:r>
            <w:r>
              <w:rPr>
                <w:noProof/>
              </w:rPr>
              <w:instrText>HYPERLINK \l "_Toc490860703"</w:instrText>
            </w:r>
            <w:r w:rsidRPr="00E016D6">
              <w:rPr>
                <w:rStyle w:val="ab"/>
                <w:noProof/>
              </w:rPr>
              <w:instrText xml:space="preserve"> </w:instrText>
            </w:r>
            <w:r w:rsidRPr="00E016D6">
              <w:rPr>
                <w:rStyle w:val="ab"/>
                <w:noProof/>
              </w:rPr>
              <w:fldChar w:fldCharType="separate"/>
            </w:r>
            <w:r w:rsidRPr="00E016D6">
              <w:rPr>
                <w:rStyle w:val="ab"/>
                <w:noProof/>
              </w:rPr>
              <w:t xml:space="preserve">4.5.4 </w:t>
            </w:r>
            <w:r w:rsidRPr="00E016D6">
              <w:rPr>
                <w:rStyle w:val="ab"/>
                <w:rFonts w:hint="eastAsia"/>
                <w:noProof/>
              </w:rPr>
              <w:t>多应用适配接口设计</w:t>
            </w:r>
            <w:r>
              <w:rPr>
                <w:noProof/>
                <w:webHidden/>
              </w:rPr>
              <w:tab/>
            </w:r>
            <w:r>
              <w:rPr>
                <w:noProof/>
                <w:webHidden/>
              </w:rPr>
              <w:fldChar w:fldCharType="begin"/>
            </w:r>
            <w:r>
              <w:rPr>
                <w:noProof/>
                <w:webHidden/>
              </w:rPr>
              <w:instrText xml:space="preserve"> PAGEREF _Toc490860703 \h </w:instrText>
            </w:r>
          </w:ins>
          <w:r>
            <w:rPr>
              <w:noProof/>
              <w:webHidden/>
            </w:rPr>
          </w:r>
          <w:r>
            <w:rPr>
              <w:noProof/>
              <w:webHidden/>
            </w:rPr>
            <w:fldChar w:fldCharType="separate"/>
          </w:r>
          <w:ins w:id="107" w:author="微软用户" w:date="2017-08-18T23:02:00Z">
            <w:r>
              <w:rPr>
                <w:noProof/>
                <w:webHidden/>
              </w:rPr>
              <w:t>34</w:t>
            </w:r>
            <w:r>
              <w:rPr>
                <w:noProof/>
                <w:webHidden/>
              </w:rPr>
              <w:fldChar w:fldCharType="end"/>
            </w:r>
            <w:r w:rsidRPr="00E016D6">
              <w:rPr>
                <w:rStyle w:val="ab"/>
                <w:noProof/>
              </w:rPr>
              <w:fldChar w:fldCharType="end"/>
            </w:r>
          </w:ins>
        </w:p>
        <w:p w14:paraId="6F5A96DB" w14:textId="77777777" w:rsidR="00FA637B" w:rsidRDefault="00FA637B">
          <w:pPr>
            <w:pStyle w:val="10"/>
            <w:rPr>
              <w:ins w:id="108" w:author="微软用户" w:date="2017-08-18T23:02:00Z"/>
              <w:noProof/>
            </w:rPr>
          </w:pPr>
          <w:ins w:id="109" w:author="微软用户" w:date="2017-08-18T23:02:00Z">
            <w:r w:rsidRPr="00E016D6">
              <w:rPr>
                <w:rStyle w:val="ab"/>
                <w:noProof/>
              </w:rPr>
              <w:fldChar w:fldCharType="begin"/>
            </w:r>
            <w:r w:rsidRPr="00E016D6">
              <w:rPr>
                <w:rStyle w:val="ab"/>
                <w:noProof/>
              </w:rPr>
              <w:instrText xml:space="preserve"> </w:instrText>
            </w:r>
            <w:r>
              <w:rPr>
                <w:noProof/>
              </w:rPr>
              <w:instrText>HYPERLINK \l "_Toc490860704"</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第五章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_Toc490860704 \h </w:instrText>
            </w:r>
          </w:ins>
          <w:r>
            <w:rPr>
              <w:noProof/>
              <w:webHidden/>
            </w:rPr>
          </w:r>
          <w:r>
            <w:rPr>
              <w:noProof/>
              <w:webHidden/>
            </w:rPr>
            <w:fldChar w:fldCharType="separate"/>
          </w:r>
          <w:ins w:id="110" w:author="微软用户" w:date="2017-08-18T23:02:00Z">
            <w:r>
              <w:rPr>
                <w:noProof/>
                <w:webHidden/>
              </w:rPr>
              <w:t>35</w:t>
            </w:r>
            <w:r>
              <w:rPr>
                <w:noProof/>
                <w:webHidden/>
              </w:rPr>
              <w:fldChar w:fldCharType="end"/>
            </w:r>
            <w:r w:rsidRPr="00E016D6">
              <w:rPr>
                <w:rStyle w:val="ab"/>
                <w:noProof/>
              </w:rPr>
              <w:fldChar w:fldCharType="end"/>
            </w:r>
          </w:ins>
        </w:p>
        <w:p w14:paraId="015A4127" w14:textId="77777777" w:rsidR="00FA637B" w:rsidRDefault="00FA637B">
          <w:pPr>
            <w:pStyle w:val="23"/>
            <w:tabs>
              <w:tab w:val="right" w:leader="dot" w:pos="8302"/>
            </w:tabs>
            <w:rPr>
              <w:ins w:id="111" w:author="微软用户" w:date="2017-08-18T23:02:00Z"/>
              <w:noProof/>
            </w:rPr>
          </w:pPr>
          <w:ins w:id="112" w:author="微软用户" w:date="2017-08-18T23:02:00Z">
            <w:r w:rsidRPr="00E016D6">
              <w:rPr>
                <w:rStyle w:val="ab"/>
                <w:noProof/>
              </w:rPr>
              <w:lastRenderedPageBreak/>
              <w:fldChar w:fldCharType="begin"/>
            </w:r>
            <w:r w:rsidRPr="00E016D6">
              <w:rPr>
                <w:rStyle w:val="ab"/>
                <w:noProof/>
              </w:rPr>
              <w:instrText xml:space="preserve"> </w:instrText>
            </w:r>
            <w:r>
              <w:rPr>
                <w:noProof/>
              </w:rPr>
              <w:instrText>HYPERLINK \l "_Toc490860705"</w:instrText>
            </w:r>
            <w:r w:rsidRPr="00E016D6">
              <w:rPr>
                <w:rStyle w:val="ab"/>
                <w:noProof/>
              </w:rPr>
              <w:instrText xml:space="preserve"> </w:instrText>
            </w:r>
            <w:r w:rsidRPr="00E016D6">
              <w:rPr>
                <w:rStyle w:val="ab"/>
                <w:noProof/>
              </w:rPr>
              <w:fldChar w:fldCharType="separate"/>
            </w:r>
            <w:r w:rsidRPr="00E016D6">
              <w:rPr>
                <w:rStyle w:val="ab"/>
                <w:noProof/>
              </w:rPr>
              <w:t xml:space="preserve">5.1 </w:t>
            </w:r>
            <w:r w:rsidRPr="00E016D6">
              <w:rPr>
                <w:rStyle w:val="ab"/>
                <w:rFonts w:hint="eastAsia"/>
                <w:noProof/>
              </w:rPr>
              <w:t>开发环境</w:t>
            </w:r>
            <w:r>
              <w:rPr>
                <w:noProof/>
                <w:webHidden/>
              </w:rPr>
              <w:tab/>
            </w:r>
            <w:r>
              <w:rPr>
                <w:noProof/>
                <w:webHidden/>
              </w:rPr>
              <w:fldChar w:fldCharType="begin"/>
            </w:r>
            <w:r>
              <w:rPr>
                <w:noProof/>
                <w:webHidden/>
              </w:rPr>
              <w:instrText xml:space="preserve"> PAGEREF _Toc490860705 \h </w:instrText>
            </w:r>
          </w:ins>
          <w:r>
            <w:rPr>
              <w:noProof/>
              <w:webHidden/>
            </w:rPr>
          </w:r>
          <w:r>
            <w:rPr>
              <w:noProof/>
              <w:webHidden/>
            </w:rPr>
            <w:fldChar w:fldCharType="separate"/>
          </w:r>
          <w:ins w:id="113" w:author="微软用户" w:date="2017-08-18T23:02:00Z">
            <w:r>
              <w:rPr>
                <w:noProof/>
                <w:webHidden/>
              </w:rPr>
              <w:t>35</w:t>
            </w:r>
            <w:r>
              <w:rPr>
                <w:noProof/>
                <w:webHidden/>
              </w:rPr>
              <w:fldChar w:fldCharType="end"/>
            </w:r>
            <w:r w:rsidRPr="00E016D6">
              <w:rPr>
                <w:rStyle w:val="ab"/>
                <w:noProof/>
              </w:rPr>
              <w:fldChar w:fldCharType="end"/>
            </w:r>
          </w:ins>
        </w:p>
        <w:p w14:paraId="7E8236BA" w14:textId="77777777" w:rsidR="00FA637B" w:rsidRDefault="00FA637B">
          <w:pPr>
            <w:pStyle w:val="23"/>
            <w:tabs>
              <w:tab w:val="right" w:leader="dot" w:pos="8302"/>
            </w:tabs>
            <w:rPr>
              <w:ins w:id="114" w:author="微软用户" w:date="2017-08-18T23:02:00Z"/>
              <w:noProof/>
            </w:rPr>
          </w:pPr>
          <w:ins w:id="115" w:author="微软用户" w:date="2017-08-18T23:02:00Z">
            <w:r w:rsidRPr="00E016D6">
              <w:rPr>
                <w:rStyle w:val="ab"/>
                <w:noProof/>
              </w:rPr>
              <w:fldChar w:fldCharType="begin"/>
            </w:r>
            <w:r w:rsidRPr="00E016D6">
              <w:rPr>
                <w:rStyle w:val="ab"/>
                <w:noProof/>
              </w:rPr>
              <w:instrText xml:space="preserve"> </w:instrText>
            </w:r>
            <w:r>
              <w:rPr>
                <w:noProof/>
              </w:rPr>
              <w:instrText>HYPERLINK \l "_Toc490860706"</w:instrText>
            </w:r>
            <w:r w:rsidRPr="00E016D6">
              <w:rPr>
                <w:rStyle w:val="ab"/>
                <w:noProof/>
              </w:rPr>
              <w:instrText xml:space="preserve"> </w:instrText>
            </w:r>
            <w:r w:rsidRPr="00E016D6">
              <w:rPr>
                <w:rStyle w:val="ab"/>
                <w:noProof/>
              </w:rPr>
              <w:fldChar w:fldCharType="separate"/>
            </w:r>
            <w:r w:rsidRPr="00E016D6">
              <w:rPr>
                <w:rStyle w:val="ab"/>
                <w:noProof/>
              </w:rPr>
              <w:t xml:space="preserve">5.2 </w:t>
            </w:r>
            <w:r w:rsidRPr="00E016D6">
              <w:rPr>
                <w:rStyle w:val="ab"/>
                <w:rFonts w:hint="eastAsia"/>
                <w:noProof/>
              </w:rPr>
              <w:t>关键实现</w:t>
            </w:r>
            <w:r>
              <w:rPr>
                <w:noProof/>
                <w:webHidden/>
              </w:rPr>
              <w:tab/>
            </w:r>
            <w:r>
              <w:rPr>
                <w:noProof/>
                <w:webHidden/>
              </w:rPr>
              <w:fldChar w:fldCharType="begin"/>
            </w:r>
            <w:r>
              <w:rPr>
                <w:noProof/>
                <w:webHidden/>
              </w:rPr>
              <w:instrText xml:space="preserve"> PAGEREF _Toc490860706 \h </w:instrText>
            </w:r>
          </w:ins>
          <w:r>
            <w:rPr>
              <w:noProof/>
              <w:webHidden/>
            </w:rPr>
          </w:r>
          <w:r>
            <w:rPr>
              <w:noProof/>
              <w:webHidden/>
            </w:rPr>
            <w:fldChar w:fldCharType="separate"/>
          </w:r>
          <w:ins w:id="116" w:author="微软用户" w:date="2017-08-18T23:02:00Z">
            <w:r>
              <w:rPr>
                <w:noProof/>
                <w:webHidden/>
              </w:rPr>
              <w:t>35</w:t>
            </w:r>
            <w:r>
              <w:rPr>
                <w:noProof/>
                <w:webHidden/>
              </w:rPr>
              <w:fldChar w:fldCharType="end"/>
            </w:r>
            <w:r w:rsidRPr="00E016D6">
              <w:rPr>
                <w:rStyle w:val="ab"/>
                <w:noProof/>
              </w:rPr>
              <w:fldChar w:fldCharType="end"/>
            </w:r>
          </w:ins>
        </w:p>
        <w:p w14:paraId="647A7B4D" w14:textId="77777777" w:rsidR="00FA637B" w:rsidRDefault="00FA637B">
          <w:pPr>
            <w:pStyle w:val="32"/>
            <w:tabs>
              <w:tab w:val="right" w:leader="dot" w:pos="8302"/>
            </w:tabs>
            <w:rPr>
              <w:ins w:id="117" w:author="微软用户" w:date="2017-08-18T23:02:00Z"/>
              <w:noProof/>
            </w:rPr>
          </w:pPr>
          <w:ins w:id="118" w:author="微软用户" w:date="2017-08-18T23:02:00Z">
            <w:r w:rsidRPr="00E016D6">
              <w:rPr>
                <w:rStyle w:val="ab"/>
                <w:noProof/>
              </w:rPr>
              <w:fldChar w:fldCharType="begin"/>
            </w:r>
            <w:r w:rsidRPr="00E016D6">
              <w:rPr>
                <w:rStyle w:val="ab"/>
                <w:noProof/>
              </w:rPr>
              <w:instrText xml:space="preserve"> </w:instrText>
            </w:r>
            <w:r>
              <w:rPr>
                <w:noProof/>
              </w:rPr>
              <w:instrText>HYPERLINK \l "_Toc490860707"</w:instrText>
            </w:r>
            <w:r w:rsidRPr="00E016D6">
              <w:rPr>
                <w:rStyle w:val="ab"/>
                <w:noProof/>
              </w:rPr>
              <w:instrText xml:space="preserve"> </w:instrText>
            </w:r>
            <w:r w:rsidRPr="00E016D6">
              <w:rPr>
                <w:rStyle w:val="ab"/>
                <w:noProof/>
              </w:rPr>
              <w:fldChar w:fldCharType="separate"/>
            </w:r>
            <w:r w:rsidRPr="00E016D6">
              <w:rPr>
                <w:rStyle w:val="ab"/>
                <w:noProof/>
              </w:rPr>
              <w:t>5.2.1</w:t>
            </w:r>
            <w:r w:rsidRPr="00E016D6">
              <w:rPr>
                <w:rStyle w:val="ab"/>
                <w:rFonts w:hint="eastAsia"/>
                <w:noProof/>
              </w:rPr>
              <w:t>加密方式</w:t>
            </w:r>
            <w:r>
              <w:rPr>
                <w:noProof/>
                <w:webHidden/>
              </w:rPr>
              <w:tab/>
            </w:r>
            <w:r>
              <w:rPr>
                <w:noProof/>
                <w:webHidden/>
              </w:rPr>
              <w:fldChar w:fldCharType="begin"/>
            </w:r>
            <w:r>
              <w:rPr>
                <w:noProof/>
                <w:webHidden/>
              </w:rPr>
              <w:instrText xml:space="preserve"> PAGEREF _Toc490860707 \h </w:instrText>
            </w:r>
          </w:ins>
          <w:r>
            <w:rPr>
              <w:noProof/>
              <w:webHidden/>
            </w:rPr>
          </w:r>
          <w:r>
            <w:rPr>
              <w:noProof/>
              <w:webHidden/>
            </w:rPr>
            <w:fldChar w:fldCharType="separate"/>
          </w:r>
          <w:ins w:id="119" w:author="微软用户" w:date="2017-08-18T23:02:00Z">
            <w:r>
              <w:rPr>
                <w:noProof/>
                <w:webHidden/>
              </w:rPr>
              <w:t>35</w:t>
            </w:r>
            <w:r>
              <w:rPr>
                <w:noProof/>
                <w:webHidden/>
              </w:rPr>
              <w:fldChar w:fldCharType="end"/>
            </w:r>
            <w:r w:rsidRPr="00E016D6">
              <w:rPr>
                <w:rStyle w:val="ab"/>
                <w:noProof/>
              </w:rPr>
              <w:fldChar w:fldCharType="end"/>
            </w:r>
          </w:ins>
        </w:p>
        <w:p w14:paraId="49D91668" w14:textId="77777777" w:rsidR="00FA637B" w:rsidRDefault="00FA637B">
          <w:pPr>
            <w:pStyle w:val="32"/>
            <w:tabs>
              <w:tab w:val="right" w:leader="dot" w:pos="8302"/>
            </w:tabs>
            <w:rPr>
              <w:ins w:id="120" w:author="微软用户" w:date="2017-08-18T23:02:00Z"/>
              <w:noProof/>
            </w:rPr>
          </w:pPr>
          <w:ins w:id="121" w:author="微软用户" w:date="2017-08-18T23:02:00Z">
            <w:r w:rsidRPr="00E016D6">
              <w:rPr>
                <w:rStyle w:val="ab"/>
                <w:noProof/>
              </w:rPr>
              <w:fldChar w:fldCharType="begin"/>
            </w:r>
            <w:r w:rsidRPr="00E016D6">
              <w:rPr>
                <w:rStyle w:val="ab"/>
                <w:noProof/>
              </w:rPr>
              <w:instrText xml:space="preserve"> </w:instrText>
            </w:r>
            <w:r>
              <w:rPr>
                <w:noProof/>
              </w:rPr>
              <w:instrText>HYPERLINK \l "_Toc490860708"</w:instrText>
            </w:r>
            <w:r w:rsidRPr="00E016D6">
              <w:rPr>
                <w:rStyle w:val="ab"/>
                <w:noProof/>
              </w:rPr>
              <w:instrText xml:space="preserve"> </w:instrText>
            </w:r>
            <w:r w:rsidRPr="00E016D6">
              <w:rPr>
                <w:rStyle w:val="ab"/>
                <w:noProof/>
              </w:rPr>
              <w:fldChar w:fldCharType="separate"/>
            </w:r>
            <w:r w:rsidRPr="00E016D6">
              <w:rPr>
                <w:rStyle w:val="ab"/>
                <w:noProof/>
              </w:rPr>
              <w:t>5.2.2</w:t>
            </w:r>
            <w:r w:rsidRPr="00E016D6">
              <w:rPr>
                <w:rStyle w:val="ab"/>
                <w:rFonts w:hint="eastAsia"/>
                <w:noProof/>
              </w:rPr>
              <w:t>中间件授权代理</w:t>
            </w:r>
            <w:r>
              <w:rPr>
                <w:noProof/>
                <w:webHidden/>
              </w:rPr>
              <w:tab/>
            </w:r>
            <w:r>
              <w:rPr>
                <w:noProof/>
                <w:webHidden/>
              </w:rPr>
              <w:fldChar w:fldCharType="begin"/>
            </w:r>
            <w:r>
              <w:rPr>
                <w:noProof/>
                <w:webHidden/>
              </w:rPr>
              <w:instrText xml:space="preserve"> PAGEREF _Toc490860708 \h </w:instrText>
            </w:r>
          </w:ins>
          <w:r>
            <w:rPr>
              <w:noProof/>
              <w:webHidden/>
            </w:rPr>
          </w:r>
          <w:r>
            <w:rPr>
              <w:noProof/>
              <w:webHidden/>
            </w:rPr>
            <w:fldChar w:fldCharType="separate"/>
          </w:r>
          <w:ins w:id="122" w:author="微软用户" w:date="2017-08-18T23:02:00Z">
            <w:r>
              <w:rPr>
                <w:noProof/>
                <w:webHidden/>
              </w:rPr>
              <w:t>36</w:t>
            </w:r>
            <w:r>
              <w:rPr>
                <w:noProof/>
                <w:webHidden/>
              </w:rPr>
              <w:fldChar w:fldCharType="end"/>
            </w:r>
            <w:r w:rsidRPr="00E016D6">
              <w:rPr>
                <w:rStyle w:val="ab"/>
                <w:noProof/>
              </w:rPr>
              <w:fldChar w:fldCharType="end"/>
            </w:r>
          </w:ins>
        </w:p>
        <w:p w14:paraId="283D8107" w14:textId="77777777" w:rsidR="00FA637B" w:rsidRDefault="00FA637B">
          <w:pPr>
            <w:pStyle w:val="32"/>
            <w:tabs>
              <w:tab w:val="right" w:leader="dot" w:pos="8302"/>
            </w:tabs>
            <w:rPr>
              <w:ins w:id="123" w:author="微软用户" w:date="2017-08-18T23:02:00Z"/>
              <w:noProof/>
            </w:rPr>
          </w:pPr>
          <w:ins w:id="124" w:author="微软用户" w:date="2017-08-18T23:02:00Z">
            <w:r w:rsidRPr="00E016D6">
              <w:rPr>
                <w:rStyle w:val="ab"/>
                <w:noProof/>
              </w:rPr>
              <w:fldChar w:fldCharType="begin"/>
            </w:r>
            <w:r w:rsidRPr="00E016D6">
              <w:rPr>
                <w:rStyle w:val="ab"/>
                <w:noProof/>
              </w:rPr>
              <w:instrText xml:space="preserve"> </w:instrText>
            </w:r>
            <w:r>
              <w:rPr>
                <w:noProof/>
              </w:rPr>
              <w:instrText>HYPERLINK \l "_Toc490860709"</w:instrText>
            </w:r>
            <w:r w:rsidRPr="00E016D6">
              <w:rPr>
                <w:rStyle w:val="ab"/>
                <w:noProof/>
              </w:rPr>
              <w:instrText xml:space="preserve"> </w:instrText>
            </w:r>
            <w:r w:rsidRPr="00E016D6">
              <w:rPr>
                <w:rStyle w:val="ab"/>
                <w:noProof/>
              </w:rPr>
              <w:fldChar w:fldCharType="separate"/>
            </w:r>
            <w:r w:rsidRPr="00E016D6">
              <w:rPr>
                <w:rStyle w:val="ab"/>
                <w:noProof/>
              </w:rPr>
              <w:t>5.2.3</w:t>
            </w:r>
            <w:r w:rsidRPr="00E016D6">
              <w:rPr>
                <w:rStyle w:val="ab"/>
                <w:rFonts w:hint="eastAsia"/>
                <w:noProof/>
              </w:rPr>
              <w:t>大文件上传</w:t>
            </w:r>
            <w:r>
              <w:rPr>
                <w:noProof/>
                <w:webHidden/>
              </w:rPr>
              <w:tab/>
            </w:r>
            <w:r>
              <w:rPr>
                <w:noProof/>
                <w:webHidden/>
              </w:rPr>
              <w:fldChar w:fldCharType="begin"/>
            </w:r>
            <w:r>
              <w:rPr>
                <w:noProof/>
                <w:webHidden/>
              </w:rPr>
              <w:instrText xml:space="preserve"> PAGEREF _Toc490860709 \h </w:instrText>
            </w:r>
          </w:ins>
          <w:r>
            <w:rPr>
              <w:noProof/>
              <w:webHidden/>
            </w:rPr>
          </w:r>
          <w:r>
            <w:rPr>
              <w:noProof/>
              <w:webHidden/>
            </w:rPr>
            <w:fldChar w:fldCharType="separate"/>
          </w:r>
          <w:ins w:id="125" w:author="微软用户" w:date="2017-08-18T23:02:00Z">
            <w:r>
              <w:rPr>
                <w:noProof/>
                <w:webHidden/>
              </w:rPr>
              <w:t>37</w:t>
            </w:r>
            <w:r>
              <w:rPr>
                <w:noProof/>
                <w:webHidden/>
              </w:rPr>
              <w:fldChar w:fldCharType="end"/>
            </w:r>
            <w:r w:rsidRPr="00E016D6">
              <w:rPr>
                <w:rStyle w:val="ab"/>
                <w:noProof/>
              </w:rPr>
              <w:fldChar w:fldCharType="end"/>
            </w:r>
          </w:ins>
        </w:p>
        <w:p w14:paraId="5A8BBCF0" w14:textId="77777777" w:rsidR="00FA637B" w:rsidRDefault="00FA637B">
          <w:pPr>
            <w:pStyle w:val="32"/>
            <w:tabs>
              <w:tab w:val="right" w:leader="dot" w:pos="8302"/>
            </w:tabs>
            <w:rPr>
              <w:ins w:id="126" w:author="微软用户" w:date="2017-08-18T23:02:00Z"/>
              <w:noProof/>
            </w:rPr>
          </w:pPr>
          <w:ins w:id="127" w:author="微软用户" w:date="2017-08-18T23:02:00Z">
            <w:r w:rsidRPr="00E016D6">
              <w:rPr>
                <w:rStyle w:val="ab"/>
                <w:noProof/>
              </w:rPr>
              <w:fldChar w:fldCharType="begin"/>
            </w:r>
            <w:r w:rsidRPr="00E016D6">
              <w:rPr>
                <w:rStyle w:val="ab"/>
                <w:noProof/>
              </w:rPr>
              <w:instrText xml:space="preserve"> </w:instrText>
            </w:r>
            <w:r>
              <w:rPr>
                <w:noProof/>
              </w:rPr>
              <w:instrText>HYPERLINK \l "_Toc490860710"</w:instrText>
            </w:r>
            <w:r w:rsidRPr="00E016D6">
              <w:rPr>
                <w:rStyle w:val="ab"/>
                <w:noProof/>
              </w:rPr>
              <w:instrText xml:space="preserve"> </w:instrText>
            </w:r>
            <w:r w:rsidRPr="00E016D6">
              <w:rPr>
                <w:rStyle w:val="ab"/>
                <w:noProof/>
              </w:rPr>
              <w:fldChar w:fldCharType="separate"/>
            </w:r>
            <w:r w:rsidRPr="00E016D6">
              <w:rPr>
                <w:rStyle w:val="ab"/>
                <w:noProof/>
              </w:rPr>
              <w:t>5.2.4</w:t>
            </w:r>
            <w:r w:rsidRPr="00E016D6">
              <w:rPr>
                <w:rStyle w:val="ab"/>
                <w:rFonts w:hint="eastAsia"/>
                <w:noProof/>
              </w:rPr>
              <w:t>本地缓存</w:t>
            </w:r>
            <w:r>
              <w:rPr>
                <w:noProof/>
                <w:webHidden/>
              </w:rPr>
              <w:tab/>
            </w:r>
            <w:r>
              <w:rPr>
                <w:noProof/>
                <w:webHidden/>
              </w:rPr>
              <w:fldChar w:fldCharType="begin"/>
            </w:r>
            <w:r>
              <w:rPr>
                <w:noProof/>
                <w:webHidden/>
              </w:rPr>
              <w:instrText xml:space="preserve"> PAGEREF _Toc490860710 \h </w:instrText>
            </w:r>
          </w:ins>
          <w:r>
            <w:rPr>
              <w:noProof/>
              <w:webHidden/>
            </w:rPr>
          </w:r>
          <w:r>
            <w:rPr>
              <w:noProof/>
              <w:webHidden/>
            </w:rPr>
            <w:fldChar w:fldCharType="separate"/>
          </w:r>
          <w:ins w:id="128" w:author="微软用户" w:date="2017-08-18T23:02:00Z">
            <w:r>
              <w:rPr>
                <w:noProof/>
                <w:webHidden/>
              </w:rPr>
              <w:t>38</w:t>
            </w:r>
            <w:r>
              <w:rPr>
                <w:noProof/>
                <w:webHidden/>
              </w:rPr>
              <w:fldChar w:fldCharType="end"/>
            </w:r>
            <w:r w:rsidRPr="00E016D6">
              <w:rPr>
                <w:rStyle w:val="ab"/>
                <w:noProof/>
              </w:rPr>
              <w:fldChar w:fldCharType="end"/>
            </w:r>
          </w:ins>
        </w:p>
        <w:p w14:paraId="3DDC2365" w14:textId="77777777" w:rsidR="00FA637B" w:rsidRDefault="00FA637B">
          <w:pPr>
            <w:pStyle w:val="32"/>
            <w:tabs>
              <w:tab w:val="right" w:leader="dot" w:pos="8302"/>
            </w:tabs>
            <w:rPr>
              <w:ins w:id="129" w:author="微软用户" w:date="2017-08-18T23:02:00Z"/>
              <w:noProof/>
            </w:rPr>
          </w:pPr>
          <w:ins w:id="130" w:author="微软用户" w:date="2017-08-18T23:02:00Z">
            <w:r w:rsidRPr="00E016D6">
              <w:rPr>
                <w:rStyle w:val="ab"/>
                <w:noProof/>
              </w:rPr>
              <w:fldChar w:fldCharType="begin"/>
            </w:r>
            <w:r w:rsidRPr="00E016D6">
              <w:rPr>
                <w:rStyle w:val="ab"/>
                <w:noProof/>
              </w:rPr>
              <w:instrText xml:space="preserve"> </w:instrText>
            </w:r>
            <w:r>
              <w:rPr>
                <w:noProof/>
              </w:rPr>
              <w:instrText>HYPERLINK \l "_Toc490860711"</w:instrText>
            </w:r>
            <w:r w:rsidRPr="00E016D6">
              <w:rPr>
                <w:rStyle w:val="ab"/>
                <w:noProof/>
              </w:rPr>
              <w:instrText xml:space="preserve"> </w:instrText>
            </w:r>
            <w:r w:rsidRPr="00E016D6">
              <w:rPr>
                <w:rStyle w:val="ab"/>
                <w:noProof/>
              </w:rPr>
              <w:fldChar w:fldCharType="separate"/>
            </w:r>
            <w:r w:rsidRPr="00E016D6">
              <w:rPr>
                <w:rStyle w:val="ab"/>
                <w:noProof/>
              </w:rPr>
              <w:t>5.2.5 LRU</w:t>
            </w:r>
            <w:r w:rsidRPr="00E016D6">
              <w:rPr>
                <w:rStyle w:val="ab"/>
                <w:rFonts w:hint="eastAsia"/>
                <w:noProof/>
              </w:rPr>
              <w:t>替换策略</w:t>
            </w:r>
            <w:r>
              <w:rPr>
                <w:noProof/>
                <w:webHidden/>
              </w:rPr>
              <w:tab/>
            </w:r>
            <w:r>
              <w:rPr>
                <w:noProof/>
                <w:webHidden/>
              </w:rPr>
              <w:fldChar w:fldCharType="begin"/>
            </w:r>
            <w:r>
              <w:rPr>
                <w:noProof/>
                <w:webHidden/>
              </w:rPr>
              <w:instrText xml:space="preserve"> PAGEREF _Toc490860711 \h </w:instrText>
            </w:r>
          </w:ins>
          <w:r>
            <w:rPr>
              <w:noProof/>
              <w:webHidden/>
            </w:rPr>
          </w:r>
          <w:r>
            <w:rPr>
              <w:noProof/>
              <w:webHidden/>
            </w:rPr>
            <w:fldChar w:fldCharType="separate"/>
          </w:r>
          <w:ins w:id="131" w:author="微软用户" w:date="2017-08-18T23:02:00Z">
            <w:r>
              <w:rPr>
                <w:noProof/>
                <w:webHidden/>
              </w:rPr>
              <w:t>39</w:t>
            </w:r>
            <w:r>
              <w:rPr>
                <w:noProof/>
                <w:webHidden/>
              </w:rPr>
              <w:fldChar w:fldCharType="end"/>
            </w:r>
            <w:r w:rsidRPr="00E016D6">
              <w:rPr>
                <w:rStyle w:val="ab"/>
                <w:noProof/>
              </w:rPr>
              <w:fldChar w:fldCharType="end"/>
            </w:r>
          </w:ins>
        </w:p>
        <w:p w14:paraId="4146BC39" w14:textId="77777777" w:rsidR="00FA637B" w:rsidRDefault="00FA637B">
          <w:pPr>
            <w:pStyle w:val="32"/>
            <w:tabs>
              <w:tab w:val="right" w:leader="dot" w:pos="8302"/>
            </w:tabs>
            <w:rPr>
              <w:ins w:id="132" w:author="微软用户" w:date="2017-08-18T23:02:00Z"/>
              <w:noProof/>
            </w:rPr>
          </w:pPr>
          <w:ins w:id="133" w:author="微软用户" w:date="2017-08-18T23:02:00Z">
            <w:r w:rsidRPr="00E016D6">
              <w:rPr>
                <w:rStyle w:val="ab"/>
                <w:noProof/>
              </w:rPr>
              <w:fldChar w:fldCharType="begin"/>
            </w:r>
            <w:r w:rsidRPr="00E016D6">
              <w:rPr>
                <w:rStyle w:val="ab"/>
                <w:noProof/>
              </w:rPr>
              <w:instrText xml:space="preserve"> </w:instrText>
            </w:r>
            <w:r>
              <w:rPr>
                <w:noProof/>
              </w:rPr>
              <w:instrText>HYPERLINK \l "_Toc490860712"</w:instrText>
            </w:r>
            <w:r w:rsidRPr="00E016D6">
              <w:rPr>
                <w:rStyle w:val="ab"/>
                <w:noProof/>
              </w:rPr>
              <w:instrText xml:space="preserve"> </w:instrText>
            </w:r>
            <w:r w:rsidRPr="00E016D6">
              <w:rPr>
                <w:rStyle w:val="ab"/>
                <w:noProof/>
              </w:rPr>
              <w:fldChar w:fldCharType="separate"/>
            </w:r>
            <w:r w:rsidRPr="00E016D6">
              <w:rPr>
                <w:rStyle w:val="ab"/>
                <w:noProof/>
              </w:rPr>
              <w:t>5.2.6 Firefox</w:t>
            </w:r>
            <w:r w:rsidRPr="00E016D6">
              <w:rPr>
                <w:rStyle w:val="ab"/>
                <w:rFonts w:hint="eastAsia"/>
                <w:noProof/>
              </w:rPr>
              <w:t>扩展</w:t>
            </w:r>
            <w:r>
              <w:rPr>
                <w:noProof/>
                <w:webHidden/>
              </w:rPr>
              <w:tab/>
            </w:r>
            <w:r>
              <w:rPr>
                <w:noProof/>
                <w:webHidden/>
              </w:rPr>
              <w:fldChar w:fldCharType="begin"/>
            </w:r>
            <w:r>
              <w:rPr>
                <w:noProof/>
                <w:webHidden/>
              </w:rPr>
              <w:instrText xml:space="preserve"> PAGEREF _Toc490860712 \h </w:instrText>
            </w:r>
          </w:ins>
          <w:r>
            <w:rPr>
              <w:noProof/>
              <w:webHidden/>
            </w:rPr>
          </w:r>
          <w:r>
            <w:rPr>
              <w:noProof/>
              <w:webHidden/>
            </w:rPr>
            <w:fldChar w:fldCharType="separate"/>
          </w:r>
          <w:ins w:id="134" w:author="微软用户" w:date="2017-08-18T23:02:00Z">
            <w:r>
              <w:rPr>
                <w:noProof/>
                <w:webHidden/>
              </w:rPr>
              <w:t>40</w:t>
            </w:r>
            <w:r>
              <w:rPr>
                <w:noProof/>
                <w:webHidden/>
              </w:rPr>
              <w:fldChar w:fldCharType="end"/>
            </w:r>
            <w:r w:rsidRPr="00E016D6">
              <w:rPr>
                <w:rStyle w:val="ab"/>
                <w:noProof/>
              </w:rPr>
              <w:fldChar w:fldCharType="end"/>
            </w:r>
          </w:ins>
        </w:p>
        <w:p w14:paraId="51AFAB13" w14:textId="77777777" w:rsidR="00FA637B" w:rsidRDefault="00FA637B">
          <w:pPr>
            <w:pStyle w:val="32"/>
            <w:tabs>
              <w:tab w:val="right" w:leader="dot" w:pos="8302"/>
            </w:tabs>
            <w:rPr>
              <w:ins w:id="135" w:author="微软用户" w:date="2017-08-18T23:02:00Z"/>
              <w:noProof/>
            </w:rPr>
          </w:pPr>
          <w:ins w:id="136" w:author="微软用户" w:date="2017-08-18T23:02:00Z">
            <w:r w:rsidRPr="00E016D6">
              <w:rPr>
                <w:rStyle w:val="ab"/>
                <w:noProof/>
              </w:rPr>
              <w:fldChar w:fldCharType="begin"/>
            </w:r>
            <w:r w:rsidRPr="00E016D6">
              <w:rPr>
                <w:rStyle w:val="ab"/>
                <w:noProof/>
              </w:rPr>
              <w:instrText xml:space="preserve"> </w:instrText>
            </w:r>
            <w:r>
              <w:rPr>
                <w:noProof/>
              </w:rPr>
              <w:instrText>HYPERLINK \l "_Toc490860713"</w:instrText>
            </w:r>
            <w:r w:rsidRPr="00E016D6">
              <w:rPr>
                <w:rStyle w:val="ab"/>
                <w:noProof/>
              </w:rPr>
              <w:instrText xml:space="preserve"> </w:instrText>
            </w:r>
            <w:r w:rsidRPr="00E016D6">
              <w:rPr>
                <w:rStyle w:val="ab"/>
                <w:noProof/>
              </w:rPr>
              <w:fldChar w:fldCharType="separate"/>
            </w:r>
            <w:r w:rsidRPr="00E016D6">
              <w:rPr>
                <w:rStyle w:val="ab"/>
                <w:noProof/>
              </w:rPr>
              <w:t>5.2.7 Java SDK</w:t>
            </w:r>
            <w:r>
              <w:rPr>
                <w:noProof/>
                <w:webHidden/>
              </w:rPr>
              <w:tab/>
            </w:r>
            <w:r>
              <w:rPr>
                <w:noProof/>
                <w:webHidden/>
              </w:rPr>
              <w:fldChar w:fldCharType="begin"/>
            </w:r>
            <w:r>
              <w:rPr>
                <w:noProof/>
                <w:webHidden/>
              </w:rPr>
              <w:instrText xml:space="preserve"> PAGEREF _Toc490860713 \h </w:instrText>
            </w:r>
          </w:ins>
          <w:r>
            <w:rPr>
              <w:noProof/>
              <w:webHidden/>
            </w:rPr>
          </w:r>
          <w:r>
            <w:rPr>
              <w:noProof/>
              <w:webHidden/>
            </w:rPr>
            <w:fldChar w:fldCharType="separate"/>
          </w:r>
          <w:ins w:id="137" w:author="微软用户" w:date="2017-08-18T23:02:00Z">
            <w:r>
              <w:rPr>
                <w:noProof/>
                <w:webHidden/>
              </w:rPr>
              <w:t>43</w:t>
            </w:r>
            <w:r>
              <w:rPr>
                <w:noProof/>
                <w:webHidden/>
              </w:rPr>
              <w:fldChar w:fldCharType="end"/>
            </w:r>
            <w:r w:rsidRPr="00E016D6">
              <w:rPr>
                <w:rStyle w:val="ab"/>
                <w:noProof/>
              </w:rPr>
              <w:fldChar w:fldCharType="end"/>
            </w:r>
          </w:ins>
        </w:p>
        <w:p w14:paraId="5B42E5F8" w14:textId="77777777" w:rsidR="00FA637B" w:rsidRDefault="00FA637B">
          <w:pPr>
            <w:pStyle w:val="10"/>
            <w:rPr>
              <w:ins w:id="138" w:author="微软用户" w:date="2017-08-18T23:02:00Z"/>
              <w:noProof/>
            </w:rPr>
          </w:pPr>
          <w:ins w:id="139" w:author="微软用户" w:date="2017-08-18T23:02:00Z">
            <w:r w:rsidRPr="00E016D6">
              <w:rPr>
                <w:rStyle w:val="ab"/>
                <w:noProof/>
              </w:rPr>
              <w:fldChar w:fldCharType="begin"/>
            </w:r>
            <w:r w:rsidRPr="00E016D6">
              <w:rPr>
                <w:rStyle w:val="ab"/>
                <w:noProof/>
              </w:rPr>
              <w:instrText xml:space="preserve"> </w:instrText>
            </w:r>
            <w:r>
              <w:rPr>
                <w:noProof/>
              </w:rPr>
              <w:instrText>HYPERLINK \l "_Toc490860714"</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第六章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_Toc490860714 \h </w:instrText>
            </w:r>
          </w:ins>
          <w:r>
            <w:rPr>
              <w:noProof/>
              <w:webHidden/>
            </w:rPr>
          </w:r>
          <w:r>
            <w:rPr>
              <w:noProof/>
              <w:webHidden/>
            </w:rPr>
            <w:fldChar w:fldCharType="separate"/>
          </w:r>
          <w:ins w:id="140" w:author="微软用户" w:date="2017-08-18T23:02:00Z">
            <w:r>
              <w:rPr>
                <w:noProof/>
                <w:webHidden/>
              </w:rPr>
              <w:t>46</w:t>
            </w:r>
            <w:r>
              <w:rPr>
                <w:noProof/>
                <w:webHidden/>
              </w:rPr>
              <w:fldChar w:fldCharType="end"/>
            </w:r>
            <w:r w:rsidRPr="00E016D6">
              <w:rPr>
                <w:rStyle w:val="ab"/>
                <w:noProof/>
              </w:rPr>
              <w:fldChar w:fldCharType="end"/>
            </w:r>
          </w:ins>
        </w:p>
        <w:p w14:paraId="307D54C7" w14:textId="77777777" w:rsidR="00FA637B" w:rsidRDefault="00FA637B">
          <w:pPr>
            <w:pStyle w:val="23"/>
            <w:tabs>
              <w:tab w:val="right" w:leader="dot" w:pos="8302"/>
            </w:tabs>
            <w:rPr>
              <w:ins w:id="141" w:author="微软用户" w:date="2017-08-18T23:02:00Z"/>
              <w:noProof/>
            </w:rPr>
          </w:pPr>
          <w:ins w:id="142" w:author="微软用户" w:date="2017-08-18T23:02:00Z">
            <w:r w:rsidRPr="00E016D6">
              <w:rPr>
                <w:rStyle w:val="ab"/>
                <w:noProof/>
              </w:rPr>
              <w:fldChar w:fldCharType="begin"/>
            </w:r>
            <w:r w:rsidRPr="00E016D6">
              <w:rPr>
                <w:rStyle w:val="ab"/>
                <w:noProof/>
              </w:rPr>
              <w:instrText xml:space="preserve"> </w:instrText>
            </w:r>
            <w:r>
              <w:rPr>
                <w:noProof/>
              </w:rPr>
              <w:instrText>HYPERLINK \l "_Toc490860715"</w:instrText>
            </w:r>
            <w:r w:rsidRPr="00E016D6">
              <w:rPr>
                <w:rStyle w:val="ab"/>
                <w:noProof/>
              </w:rPr>
              <w:instrText xml:space="preserve"> </w:instrText>
            </w:r>
            <w:r w:rsidRPr="00E016D6">
              <w:rPr>
                <w:rStyle w:val="ab"/>
                <w:noProof/>
              </w:rPr>
              <w:fldChar w:fldCharType="separate"/>
            </w:r>
            <w:r w:rsidRPr="00E016D6">
              <w:rPr>
                <w:rStyle w:val="ab"/>
                <w:noProof/>
              </w:rPr>
              <w:t xml:space="preserve">6.1 </w:t>
            </w:r>
            <w:r w:rsidRPr="00E016D6">
              <w:rPr>
                <w:rStyle w:val="ab"/>
                <w:rFonts w:hint="eastAsia"/>
                <w:noProof/>
              </w:rPr>
              <w:t>测试环境部署</w:t>
            </w:r>
            <w:r>
              <w:rPr>
                <w:noProof/>
                <w:webHidden/>
              </w:rPr>
              <w:tab/>
            </w:r>
            <w:r>
              <w:rPr>
                <w:noProof/>
                <w:webHidden/>
              </w:rPr>
              <w:fldChar w:fldCharType="begin"/>
            </w:r>
            <w:r>
              <w:rPr>
                <w:noProof/>
                <w:webHidden/>
              </w:rPr>
              <w:instrText xml:space="preserve"> PAGEREF _Toc490860715 \h </w:instrText>
            </w:r>
          </w:ins>
          <w:r>
            <w:rPr>
              <w:noProof/>
              <w:webHidden/>
            </w:rPr>
          </w:r>
          <w:r>
            <w:rPr>
              <w:noProof/>
              <w:webHidden/>
            </w:rPr>
            <w:fldChar w:fldCharType="separate"/>
          </w:r>
          <w:ins w:id="143" w:author="微软用户" w:date="2017-08-18T23:02:00Z">
            <w:r>
              <w:rPr>
                <w:noProof/>
                <w:webHidden/>
              </w:rPr>
              <w:t>46</w:t>
            </w:r>
            <w:r>
              <w:rPr>
                <w:noProof/>
                <w:webHidden/>
              </w:rPr>
              <w:fldChar w:fldCharType="end"/>
            </w:r>
            <w:r w:rsidRPr="00E016D6">
              <w:rPr>
                <w:rStyle w:val="ab"/>
                <w:noProof/>
              </w:rPr>
              <w:fldChar w:fldCharType="end"/>
            </w:r>
          </w:ins>
        </w:p>
        <w:p w14:paraId="532A2F88" w14:textId="77777777" w:rsidR="00FA637B" w:rsidRDefault="00FA637B">
          <w:pPr>
            <w:pStyle w:val="23"/>
            <w:tabs>
              <w:tab w:val="right" w:leader="dot" w:pos="8302"/>
            </w:tabs>
            <w:rPr>
              <w:ins w:id="144" w:author="微软用户" w:date="2017-08-18T23:02:00Z"/>
              <w:noProof/>
            </w:rPr>
          </w:pPr>
          <w:ins w:id="145" w:author="微软用户" w:date="2017-08-18T23:02:00Z">
            <w:r w:rsidRPr="00E016D6">
              <w:rPr>
                <w:rStyle w:val="ab"/>
                <w:noProof/>
              </w:rPr>
              <w:fldChar w:fldCharType="begin"/>
            </w:r>
            <w:r w:rsidRPr="00E016D6">
              <w:rPr>
                <w:rStyle w:val="ab"/>
                <w:noProof/>
              </w:rPr>
              <w:instrText xml:space="preserve"> </w:instrText>
            </w:r>
            <w:r>
              <w:rPr>
                <w:noProof/>
              </w:rPr>
              <w:instrText>HYPERLINK \l "_Toc490860716"</w:instrText>
            </w:r>
            <w:r w:rsidRPr="00E016D6">
              <w:rPr>
                <w:rStyle w:val="ab"/>
                <w:noProof/>
              </w:rPr>
              <w:instrText xml:space="preserve"> </w:instrText>
            </w:r>
            <w:r w:rsidRPr="00E016D6">
              <w:rPr>
                <w:rStyle w:val="ab"/>
                <w:noProof/>
              </w:rPr>
              <w:fldChar w:fldCharType="separate"/>
            </w:r>
            <w:r w:rsidRPr="00E016D6">
              <w:rPr>
                <w:rStyle w:val="ab"/>
                <w:noProof/>
              </w:rPr>
              <w:t xml:space="preserve">6.2 </w:t>
            </w:r>
            <w:r w:rsidRPr="00E016D6">
              <w:rPr>
                <w:rStyle w:val="ab"/>
                <w:rFonts w:hint="eastAsia"/>
                <w:noProof/>
              </w:rPr>
              <w:t>测试目标</w:t>
            </w:r>
            <w:r>
              <w:rPr>
                <w:noProof/>
                <w:webHidden/>
              </w:rPr>
              <w:tab/>
            </w:r>
            <w:r>
              <w:rPr>
                <w:noProof/>
                <w:webHidden/>
              </w:rPr>
              <w:fldChar w:fldCharType="begin"/>
            </w:r>
            <w:r>
              <w:rPr>
                <w:noProof/>
                <w:webHidden/>
              </w:rPr>
              <w:instrText xml:space="preserve"> PAGEREF _Toc490860716 \h </w:instrText>
            </w:r>
          </w:ins>
          <w:r>
            <w:rPr>
              <w:noProof/>
              <w:webHidden/>
            </w:rPr>
          </w:r>
          <w:r>
            <w:rPr>
              <w:noProof/>
              <w:webHidden/>
            </w:rPr>
            <w:fldChar w:fldCharType="separate"/>
          </w:r>
          <w:ins w:id="146" w:author="微软用户" w:date="2017-08-18T23:02:00Z">
            <w:r>
              <w:rPr>
                <w:noProof/>
                <w:webHidden/>
              </w:rPr>
              <w:t>46</w:t>
            </w:r>
            <w:r>
              <w:rPr>
                <w:noProof/>
                <w:webHidden/>
              </w:rPr>
              <w:fldChar w:fldCharType="end"/>
            </w:r>
            <w:r w:rsidRPr="00E016D6">
              <w:rPr>
                <w:rStyle w:val="ab"/>
                <w:noProof/>
              </w:rPr>
              <w:fldChar w:fldCharType="end"/>
            </w:r>
          </w:ins>
        </w:p>
        <w:p w14:paraId="146E5B10" w14:textId="77777777" w:rsidR="00FA637B" w:rsidRDefault="00FA637B">
          <w:pPr>
            <w:pStyle w:val="23"/>
            <w:tabs>
              <w:tab w:val="right" w:leader="dot" w:pos="8302"/>
            </w:tabs>
            <w:rPr>
              <w:ins w:id="147" w:author="微软用户" w:date="2017-08-18T23:02:00Z"/>
              <w:noProof/>
            </w:rPr>
          </w:pPr>
          <w:ins w:id="148" w:author="微软用户" w:date="2017-08-18T23:02:00Z">
            <w:r w:rsidRPr="00E016D6">
              <w:rPr>
                <w:rStyle w:val="ab"/>
                <w:noProof/>
              </w:rPr>
              <w:fldChar w:fldCharType="begin"/>
            </w:r>
            <w:r w:rsidRPr="00E016D6">
              <w:rPr>
                <w:rStyle w:val="ab"/>
                <w:noProof/>
              </w:rPr>
              <w:instrText xml:space="preserve"> </w:instrText>
            </w:r>
            <w:r>
              <w:rPr>
                <w:noProof/>
              </w:rPr>
              <w:instrText>HYPERLINK \l "_Toc490860717"</w:instrText>
            </w:r>
            <w:r w:rsidRPr="00E016D6">
              <w:rPr>
                <w:rStyle w:val="ab"/>
                <w:noProof/>
              </w:rPr>
              <w:instrText xml:space="preserve"> </w:instrText>
            </w:r>
            <w:r w:rsidRPr="00E016D6">
              <w:rPr>
                <w:rStyle w:val="ab"/>
                <w:noProof/>
              </w:rPr>
              <w:fldChar w:fldCharType="separate"/>
            </w:r>
            <w:r w:rsidRPr="00E016D6">
              <w:rPr>
                <w:rStyle w:val="ab"/>
                <w:noProof/>
              </w:rPr>
              <w:t xml:space="preserve">6.3 </w:t>
            </w:r>
            <w:r w:rsidRPr="00E016D6">
              <w:rPr>
                <w:rStyle w:val="ab"/>
                <w:rFonts w:hint="eastAsia"/>
                <w:noProof/>
              </w:rPr>
              <w:t>功能测试</w:t>
            </w:r>
            <w:r>
              <w:rPr>
                <w:noProof/>
                <w:webHidden/>
              </w:rPr>
              <w:tab/>
            </w:r>
            <w:r>
              <w:rPr>
                <w:noProof/>
                <w:webHidden/>
              </w:rPr>
              <w:fldChar w:fldCharType="begin"/>
            </w:r>
            <w:r>
              <w:rPr>
                <w:noProof/>
                <w:webHidden/>
              </w:rPr>
              <w:instrText xml:space="preserve"> PAGEREF _Toc490860717 \h </w:instrText>
            </w:r>
          </w:ins>
          <w:r>
            <w:rPr>
              <w:noProof/>
              <w:webHidden/>
            </w:rPr>
          </w:r>
          <w:r>
            <w:rPr>
              <w:noProof/>
              <w:webHidden/>
            </w:rPr>
            <w:fldChar w:fldCharType="separate"/>
          </w:r>
          <w:ins w:id="149" w:author="微软用户" w:date="2017-08-18T23:02:00Z">
            <w:r>
              <w:rPr>
                <w:noProof/>
                <w:webHidden/>
              </w:rPr>
              <w:t>47</w:t>
            </w:r>
            <w:r>
              <w:rPr>
                <w:noProof/>
                <w:webHidden/>
              </w:rPr>
              <w:fldChar w:fldCharType="end"/>
            </w:r>
            <w:r w:rsidRPr="00E016D6">
              <w:rPr>
                <w:rStyle w:val="ab"/>
                <w:noProof/>
              </w:rPr>
              <w:fldChar w:fldCharType="end"/>
            </w:r>
          </w:ins>
        </w:p>
        <w:p w14:paraId="68A82271" w14:textId="77777777" w:rsidR="00FA637B" w:rsidRDefault="00FA637B">
          <w:pPr>
            <w:pStyle w:val="32"/>
            <w:tabs>
              <w:tab w:val="right" w:leader="dot" w:pos="8302"/>
            </w:tabs>
            <w:rPr>
              <w:ins w:id="150" w:author="微软用户" w:date="2017-08-18T23:02:00Z"/>
              <w:noProof/>
            </w:rPr>
          </w:pPr>
          <w:ins w:id="151" w:author="微软用户" w:date="2017-08-18T23:02:00Z">
            <w:r w:rsidRPr="00E016D6">
              <w:rPr>
                <w:rStyle w:val="ab"/>
                <w:noProof/>
              </w:rPr>
              <w:fldChar w:fldCharType="begin"/>
            </w:r>
            <w:r w:rsidRPr="00E016D6">
              <w:rPr>
                <w:rStyle w:val="ab"/>
                <w:noProof/>
              </w:rPr>
              <w:instrText xml:space="preserve"> </w:instrText>
            </w:r>
            <w:r>
              <w:rPr>
                <w:noProof/>
              </w:rPr>
              <w:instrText>HYPERLINK \l "_Toc490860718"</w:instrText>
            </w:r>
            <w:r w:rsidRPr="00E016D6">
              <w:rPr>
                <w:rStyle w:val="ab"/>
                <w:noProof/>
              </w:rPr>
              <w:instrText xml:space="preserve"> </w:instrText>
            </w:r>
            <w:r w:rsidRPr="00E016D6">
              <w:rPr>
                <w:rStyle w:val="ab"/>
                <w:noProof/>
              </w:rPr>
              <w:fldChar w:fldCharType="separate"/>
            </w:r>
            <w:r w:rsidRPr="00E016D6">
              <w:rPr>
                <w:rStyle w:val="ab"/>
                <w:noProof/>
              </w:rPr>
              <w:t xml:space="preserve">6.3.1 </w:t>
            </w:r>
            <w:r w:rsidRPr="00E016D6">
              <w:rPr>
                <w:rStyle w:val="ab"/>
                <w:rFonts w:hint="eastAsia"/>
                <w:noProof/>
              </w:rPr>
              <w:t>持久会话管理功能测试</w:t>
            </w:r>
            <w:r>
              <w:rPr>
                <w:noProof/>
                <w:webHidden/>
              </w:rPr>
              <w:tab/>
            </w:r>
            <w:r>
              <w:rPr>
                <w:noProof/>
                <w:webHidden/>
              </w:rPr>
              <w:fldChar w:fldCharType="begin"/>
            </w:r>
            <w:r>
              <w:rPr>
                <w:noProof/>
                <w:webHidden/>
              </w:rPr>
              <w:instrText xml:space="preserve"> PAGEREF _Toc490860718 \h </w:instrText>
            </w:r>
          </w:ins>
          <w:r>
            <w:rPr>
              <w:noProof/>
              <w:webHidden/>
            </w:rPr>
          </w:r>
          <w:r>
            <w:rPr>
              <w:noProof/>
              <w:webHidden/>
            </w:rPr>
            <w:fldChar w:fldCharType="separate"/>
          </w:r>
          <w:ins w:id="152" w:author="微软用户" w:date="2017-08-18T23:02:00Z">
            <w:r>
              <w:rPr>
                <w:noProof/>
                <w:webHidden/>
              </w:rPr>
              <w:t>47</w:t>
            </w:r>
            <w:r>
              <w:rPr>
                <w:noProof/>
                <w:webHidden/>
              </w:rPr>
              <w:fldChar w:fldCharType="end"/>
            </w:r>
            <w:r w:rsidRPr="00E016D6">
              <w:rPr>
                <w:rStyle w:val="ab"/>
                <w:noProof/>
              </w:rPr>
              <w:fldChar w:fldCharType="end"/>
            </w:r>
          </w:ins>
        </w:p>
        <w:p w14:paraId="153E3AA5" w14:textId="77777777" w:rsidR="00FA637B" w:rsidRDefault="00FA637B">
          <w:pPr>
            <w:pStyle w:val="32"/>
            <w:tabs>
              <w:tab w:val="right" w:leader="dot" w:pos="8302"/>
            </w:tabs>
            <w:rPr>
              <w:ins w:id="153" w:author="微软用户" w:date="2017-08-18T23:02:00Z"/>
              <w:noProof/>
            </w:rPr>
          </w:pPr>
          <w:ins w:id="154" w:author="微软用户" w:date="2017-08-18T23:02:00Z">
            <w:r w:rsidRPr="00E016D6">
              <w:rPr>
                <w:rStyle w:val="ab"/>
                <w:noProof/>
              </w:rPr>
              <w:fldChar w:fldCharType="begin"/>
            </w:r>
            <w:r w:rsidRPr="00E016D6">
              <w:rPr>
                <w:rStyle w:val="ab"/>
                <w:noProof/>
              </w:rPr>
              <w:instrText xml:space="preserve"> </w:instrText>
            </w:r>
            <w:r>
              <w:rPr>
                <w:noProof/>
              </w:rPr>
              <w:instrText>HYPERLINK \l "_Toc490860719"</w:instrText>
            </w:r>
            <w:r w:rsidRPr="00E016D6">
              <w:rPr>
                <w:rStyle w:val="ab"/>
                <w:noProof/>
              </w:rPr>
              <w:instrText xml:space="preserve"> </w:instrText>
            </w:r>
            <w:r w:rsidRPr="00E016D6">
              <w:rPr>
                <w:rStyle w:val="ab"/>
                <w:noProof/>
              </w:rPr>
              <w:fldChar w:fldCharType="separate"/>
            </w:r>
            <w:r w:rsidRPr="00E016D6">
              <w:rPr>
                <w:rStyle w:val="ab"/>
                <w:noProof/>
              </w:rPr>
              <w:t xml:space="preserve">6.3.2 </w:t>
            </w:r>
            <w:r w:rsidRPr="00E016D6">
              <w:rPr>
                <w:rStyle w:val="ab"/>
                <w:rFonts w:hint="eastAsia"/>
                <w:noProof/>
              </w:rPr>
              <w:t>大文件上传功能测试</w:t>
            </w:r>
            <w:r>
              <w:rPr>
                <w:noProof/>
                <w:webHidden/>
              </w:rPr>
              <w:tab/>
            </w:r>
            <w:r>
              <w:rPr>
                <w:noProof/>
                <w:webHidden/>
              </w:rPr>
              <w:fldChar w:fldCharType="begin"/>
            </w:r>
            <w:r>
              <w:rPr>
                <w:noProof/>
                <w:webHidden/>
              </w:rPr>
              <w:instrText xml:space="preserve"> PAGEREF _Toc490860719 \h </w:instrText>
            </w:r>
          </w:ins>
          <w:r>
            <w:rPr>
              <w:noProof/>
              <w:webHidden/>
            </w:rPr>
          </w:r>
          <w:r>
            <w:rPr>
              <w:noProof/>
              <w:webHidden/>
            </w:rPr>
            <w:fldChar w:fldCharType="separate"/>
          </w:r>
          <w:ins w:id="155" w:author="微软用户" w:date="2017-08-18T23:02:00Z">
            <w:r>
              <w:rPr>
                <w:noProof/>
                <w:webHidden/>
              </w:rPr>
              <w:t>47</w:t>
            </w:r>
            <w:r>
              <w:rPr>
                <w:noProof/>
                <w:webHidden/>
              </w:rPr>
              <w:fldChar w:fldCharType="end"/>
            </w:r>
            <w:r w:rsidRPr="00E016D6">
              <w:rPr>
                <w:rStyle w:val="ab"/>
                <w:noProof/>
              </w:rPr>
              <w:fldChar w:fldCharType="end"/>
            </w:r>
          </w:ins>
        </w:p>
        <w:p w14:paraId="0F5C8D82" w14:textId="77777777" w:rsidR="00FA637B" w:rsidRDefault="00FA637B">
          <w:pPr>
            <w:pStyle w:val="32"/>
            <w:tabs>
              <w:tab w:val="right" w:leader="dot" w:pos="8302"/>
            </w:tabs>
            <w:rPr>
              <w:ins w:id="156" w:author="微软用户" w:date="2017-08-18T23:02:00Z"/>
              <w:noProof/>
            </w:rPr>
          </w:pPr>
          <w:ins w:id="157" w:author="微软用户" w:date="2017-08-18T23:02:00Z">
            <w:r w:rsidRPr="00E016D6">
              <w:rPr>
                <w:rStyle w:val="ab"/>
                <w:noProof/>
              </w:rPr>
              <w:fldChar w:fldCharType="begin"/>
            </w:r>
            <w:r w:rsidRPr="00E016D6">
              <w:rPr>
                <w:rStyle w:val="ab"/>
                <w:noProof/>
              </w:rPr>
              <w:instrText xml:space="preserve"> </w:instrText>
            </w:r>
            <w:r>
              <w:rPr>
                <w:noProof/>
              </w:rPr>
              <w:instrText>HYPERLINK \l "_Toc490860720"</w:instrText>
            </w:r>
            <w:r w:rsidRPr="00E016D6">
              <w:rPr>
                <w:rStyle w:val="ab"/>
                <w:noProof/>
              </w:rPr>
              <w:instrText xml:space="preserve"> </w:instrText>
            </w:r>
            <w:r w:rsidRPr="00E016D6">
              <w:rPr>
                <w:rStyle w:val="ab"/>
                <w:noProof/>
              </w:rPr>
              <w:fldChar w:fldCharType="separate"/>
            </w:r>
            <w:r w:rsidRPr="00E016D6">
              <w:rPr>
                <w:rStyle w:val="ab"/>
                <w:noProof/>
              </w:rPr>
              <w:t xml:space="preserve">6.3.3 </w:t>
            </w:r>
            <w:r w:rsidRPr="00E016D6">
              <w:rPr>
                <w:rStyle w:val="ab"/>
                <w:rFonts w:hint="eastAsia"/>
                <w:noProof/>
              </w:rPr>
              <w:t>本地缓存功能测试</w:t>
            </w:r>
            <w:r>
              <w:rPr>
                <w:noProof/>
                <w:webHidden/>
              </w:rPr>
              <w:tab/>
            </w:r>
            <w:r>
              <w:rPr>
                <w:noProof/>
                <w:webHidden/>
              </w:rPr>
              <w:fldChar w:fldCharType="begin"/>
            </w:r>
            <w:r>
              <w:rPr>
                <w:noProof/>
                <w:webHidden/>
              </w:rPr>
              <w:instrText xml:space="preserve"> PAGEREF _Toc490860720 \h </w:instrText>
            </w:r>
          </w:ins>
          <w:r>
            <w:rPr>
              <w:noProof/>
              <w:webHidden/>
            </w:rPr>
          </w:r>
          <w:r>
            <w:rPr>
              <w:noProof/>
              <w:webHidden/>
            </w:rPr>
            <w:fldChar w:fldCharType="separate"/>
          </w:r>
          <w:ins w:id="158" w:author="微软用户" w:date="2017-08-18T23:02:00Z">
            <w:r>
              <w:rPr>
                <w:noProof/>
                <w:webHidden/>
              </w:rPr>
              <w:t>48</w:t>
            </w:r>
            <w:r>
              <w:rPr>
                <w:noProof/>
                <w:webHidden/>
              </w:rPr>
              <w:fldChar w:fldCharType="end"/>
            </w:r>
            <w:r w:rsidRPr="00E016D6">
              <w:rPr>
                <w:rStyle w:val="ab"/>
                <w:noProof/>
              </w:rPr>
              <w:fldChar w:fldCharType="end"/>
            </w:r>
          </w:ins>
        </w:p>
        <w:p w14:paraId="6CAD653A" w14:textId="77777777" w:rsidR="00FA637B" w:rsidRDefault="00FA637B">
          <w:pPr>
            <w:pStyle w:val="32"/>
            <w:tabs>
              <w:tab w:val="right" w:leader="dot" w:pos="8302"/>
            </w:tabs>
            <w:rPr>
              <w:ins w:id="159" w:author="微软用户" w:date="2017-08-18T23:02:00Z"/>
              <w:noProof/>
            </w:rPr>
          </w:pPr>
          <w:ins w:id="160" w:author="微软用户" w:date="2017-08-18T23:02:00Z">
            <w:r w:rsidRPr="00E016D6">
              <w:rPr>
                <w:rStyle w:val="ab"/>
                <w:noProof/>
              </w:rPr>
              <w:fldChar w:fldCharType="begin"/>
            </w:r>
            <w:r w:rsidRPr="00E016D6">
              <w:rPr>
                <w:rStyle w:val="ab"/>
                <w:noProof/>
              </w:rPr>
              <w:instrText xml:space="preserve"> </w:instrText>
            </w:r>
            <w:r>
              <w:rPr>
                <w:noProof/>
              </w:rPr>
              <w:instrText>HYPERLINK \l "_Toc490860721"</w:instrText>
            </w:r>
            <w:r w:rsidRPr="00E016D6">
              <w:rPr>
                <w:rStyle w:val="ab"/>
                <w:noProof/>
              </w:rPr>
              <w:instrText xml:space="preserve"> </w:instrText>
            </w:r>
            <w:r w:rsidRPr="00E016D6">
              <w:rPr>
                <w:rStyle w:val="ab"/>
                <w:noProof/>
              </w:rPr>
              <w:fldChar w:fldCharType="separate"/>
            </w:r>
            <w:r w:rsidRPr="00E016D6">
              <w:rPr>
                <w:rStyle w:val="ab"/>
                <w:noProof/>
              </w:rPr>
              <w:t xml:space="preserve">6.3.4 </w:t>
            </w:r>
            <w:r w:rsidRPr="00E016D6">
              <w:rPr>
                <w:rStyle w:val="ab"/>
                <w:rFonts w:hint="eastAsia"/>
                <w:noProof/>
              </w:rPr>
              <w:t>多应用适配功能测试</w:t>
            </w:r>
            <w:r>
              <w:rPr>
                <w:noProof/>
                <w:webHidden/>
              </w:rPr>
              <w:tab/>
            </w:r>
            <w:r>
              <w:rPr>
                <w:noProof/>
                <w:webHidden/>
              </w:rPr>
              <w:fldChar w:fldCharType="begin"/>
            </w:r>
            <w:r>
              <w:rPr>
                <w:noProof/>
                <w:webHidden/>
              </w:rPr>
              <w:instrText xml:space="preserve"> PAGEREF _Toc490860721 \h </w:instrText>
            </w:r>
          </w:ins>
          <w:r>
            <w:rPr>
              <w:noProof/>
              <w:webHidden/>
            </w:rPr>
          </w:r>
          <w:r>
            <w:rPr>
              <w:noProof/>
              <w:webHidden/>
            </w:rPr>
            <w:fldChar w:fldCharType="separate"/>
          </w:r>
          <w:ins w:id="161" w:author="微软用户" w:date="2017-08-18T23:02:00Z">
            <w:r>
              <w:rPr>
                <w:noProof/>
                <w:webHidden/>
              </w:rPr>
              <w:t>50</w:t>
            </w:r>
            <w:r>
              <w:rPr>
                <w:noProof/>
                <w:webHidden/>
              </w:rPr>
              <w:fldChar w:fldCharType="end"/>
            </w:r>
            <w:r w:rsidRPr="00E016D6">
              <w:rPr>
                <w:rStyle w:val="ab"/>
                <w:noProof/>
              </w:rPr>
              <w:fldChar w:fldCharType="end"/>
            </w:r>
          </w:ins>
        </w:p>
        <w:p w14:paraId="53115A54" w14:textId="77777777" w:rsidR="00FA637B" w:rsidRDefault="00FA637B">
          <w:pPr>
            <w:pStyle w:val="23"/>
            <w:tabs>
              <w:tab w:val="right" w:leader="dot" w:pos="8302"/>
            </w:tabs>
            <w:rPr>
              <w:ins w:id="162" w:author="微软用户" w:date="2017-08-18T23:02:00Z"/>
              <w:noProof/>
            </w:rPr>
          </w:pPr>
          <w:ins w:id="163" w:author="微软用户" w:date="2017-08-18T23:02:00Z">
            <w:r w:rsidRPr="00E016D6">
              <w:rPr>
                <w:rStyle w:val="ab"/>
                <w:noProof/>
              </w:rPr>
              <w:fldChar w:fldCharType="begin"/>
            </w:r>
            <w:r w:rsidRPr="00E016D6">
              <w:rPr>
                <w:rStyle w:val="ab"/>
                <w:noProof/>
              </w:rPr>
              <w:instrText xml:space="preserve"> </w:instrText>
            </w:r>
            <w:r>
              <w:rPr>
                <w:noProof/>
              </w:rPr>
              <w:instrText>HYPERLINK \l "_Toc490860722"</w:instrText>
            </w:r>
            <w:r w:rsidRPr="00E016D6">
              <w:rPr>
                <w:rStyle w:val="ab"/>
                <w:noProof/>
              </w:rPr>
              <w:instrText xml:space="preserve"> </w:instrText>
            </w:r>
            <w:r w:rsidRPr="00E016D6">
              <w:rPr>
                <w:rStyle w:val="ab"/>
                <w:noProof/>
              </w:rPr>
              <w:fldChar w:fldCharType="separate"/>
            </w:r>
            <w:r w:rsidRPr="00E016D6">
              <w:rPr>
                <w:rStyle w:val="ab"/>
                <w:noProof/>
              </w:rPr>
              <w:t xml:space="preserve">6.4 </w:t>
            </w:r>
            <w:r w:rsidRPr="00E016D6">
              <w:rPr>
                <w:rStyle w:val="ab"/>
                <w:rFonts w:hint="eastAsia"/>
                <w:noProof/>
              </w:rPr>
              <w:t>性能分析</w:t>
            </w:r>
            <w:r>
              <w:rPr>
                <w:noProof/>
                <w:webHidden/>
              </w:rPr>
              <w:tab/>
            </w:r>
            <w:r>
              <w:rPr>
                <w:noProof/>
                <w:webHidden/>
              </w:rPr>
              <w:fldChar w:fldCharType="begin"/>
            </w:r>
            <w:r>
              <w:rPr>
                <w:noProof/>
                <w:webHidden/>
              </w:rPr>
              <w:instrText xml:space="preserve"> PAGEREF _Toc490860722 \h </w:instrText>
            </w:r>
          </w:ins>
          <w:r>
            <w:rPr>
              <w:noProof/>
              <w:webHidden/>
            </w:rPr>
          </w:r>
          <w:r>
            <w:rPr>
              <w:noProof/>
              <w:webHidden/>
            </w:rPr>
            <w:fldChar w:fldCharType="separate"/>
          </w:r>
          <w:ins w:id="164" w:author="微软用户" w:date="2017-08-18T23:02:00Z">
            <w:r>
              <w:rPr>
                <w:noProof/>
                <w:webHidden/>
              </w:rPr>
              <w:t>52</w:t>
            </w:r>
            <w:r>
              <w:rPr>
                <w:noProof/>
                <w:webHidden/>
              </w:rPr>
              <w:fldChar w:fldCharType="end"/>
            </w:r>
            <w:r w:rsidRPr="00E016D6">
              <w:rPr>
                <w:rStyle w:val="ab"/>
                <w:noProof/>
              </w:rPr>
              <w:fldChar w:fldCharType="end"/>
            </w:r>
          </w:ins>
        </w:p>
        <w:p w14:paraId="5BC336E2" w14:textId="77777777" w:rsidR="00FA637B" w:rsidRDefault="00FA637B">
          <w:pPr>
            <w:pStyle w:val="32"/>
            <w:tabs>
              <w:tab w:val="right" w:leader="dot" w:pos="8302"/>
            </w:tabs>
            <w:rPr>
              <w:ins w:id="165" w:author="微软用户" w:date="2017-08-18T23:02:00Z"/>
              <w:noProof/>
            </w:rPr>
          </w:pPr>
          <w:ins w:id="166" w:author="微软用户" w:date="2017-08-18T23:02:00Z">
            <w:r w:rsidRPr="00E016D6">
              <w:rPr>
                <w:rStyle w:val="ab"/>
                <w:noProof/>
              </w:rPr>
              <w:fldChar w:fldCharType="begin"/>
            </w:r>
            <w:r w:rsidRPr="00E016D6">
              <w:rPr>
                <w:rStyle w:val="ab"/>
                <w:noProof/>
              </w:rPr>
              <w:instrText xml:space="preserve"> </w:instrText>
            </w:r>
            <w:r>
              <w:rPr>
                <w:noProof/>
              </w:rPr>
              <w:instrText>HYPERLINK \l "_Toc490860723"</w:instrText>
            </w:r>
            <w:r w:rsidRPr="00E016D6">
              <w:rPr>
                <w:rStyle w:val="ab"/>
                <w:noProof/>
              </w:rPr>
              <w:instrText xml:space="preserve"> </w:instrText>
            </w:r>
            <w:r w:rsidRPr="00E016D6">
              <w:rPr>
                <w:rStyle w:val="ab"/>
                <w:noProof/>
              </w:rPr>
              <w:fldChar w:fldCharType="separate"/>
            </w:r>
            <w:r w:rsidRPr="00E016D6">
              <w:rPr>
                <w:rStyle w:val="ab"/>
                <w:noProof/>
              </w:rPr>
              <w:t>6.4.1</w:t>
            </w:r>
            <w:r w:rsidRPr="00E016D6">
              <w:rPr>
                <w:rStyle w:val="ab"/>
                <w:rFonts w:hint="eastAsia"/>
                <w:noProof/>
              </w:rPr>
              <w:t>安全性分析</w:t>
            </w:r>
            <w:r>
              <w:rPr>
                <w:noProof/>
                <w:webHidden/>
              </w:rPr>
              <w:tab/>
            </w:r>
            <w:r>
              <w:rPr>
                <w:noProof/>
                <w:webHidden/>
              </w:rPr>
              <w:fldChar w:fldCharType="begin"/>
            </w:r>
            <w:r>
              <w:rPr>
                <w:noProof/>
                <w:webHidden/>
              </w:rPr>
              <w:instrText xml:space="preserve"> PAGEREF _Toc490860723 \h </w:instrText>
            </w:r>
          </w:ins>
          <w:r>
            <w:rPr>
              <w:noProof/>
              <w:webHidden/>
            </w:rPr>
          </w:r>
          <w:r>
            <w:rPr>
              <w:noProof/>
              <w:webHidden/>
            </w:rPr>
            <w:fldChar w:fldCharType="separate"/>
          </w:r>
          <w:ins w:id="167" w:author="微软用户" w:date="2017-08-18T23:02:00Z">
            <w:r>
              <w:rPr>
                <w:noProof/>
                <w:webHidden/>
              </w:rPr>
              <w:t>52</w:t>
            </w:r>
            <w:r>
              <w:rPr>
                <w:noProof/>
                <w:webHidden/>
              </w:rPr>
              <w:fldChar w:fldCharType="end"/>
            </w:r>
            <w:r w:rsidRPr="00E016D6">
              <w:rPr>
                <w:rStyle w:val="ab"/>
                <w:noProof/>
              </w:rPr>
              <w:fldChar w:fldCharType="end"/>
            </w:r>
          </w:ins>
        </w:p>
        <w:p w14:paraId="6B1D6B4B" w14:textId="77777777" w:rsidR="00FA637B" w:rsidRDefault="00FA637B">
          <w:pPr>
            <w:pStyle w:val="32"/>
            <w:tabs>
              <w:tab w:val="right" w:leader="dot" w:pos="8302"/>
            </w:tabs>
            <w:rPr>
              <w:ins w:id="168" w:author="微软用户" w:date="2017-08-18T23:02:00Z"/>
              <w:noProof/>
            </w:rPr>
          </w:pPr>
          <w:ins w:id="169" w:author="微软用户" w:date="2017-08-18T23:02:00Z">
            <w:r w:rsidRPr="00E016D6">
              <w:rPr>
                <w:rStyle w:val="ab"/>
                <w:noProof/>
              </w:rPr>
              <w:fldChar w:fldCharType="begin"/>
            </w:r>
            <w:r w:rsidRPr="00E016D6">
              <w:rPr>
                <w:rStyle w:val="ab"/>
                <w:noProof/>
              </w:rPr>
              <w:instrText xml:space="preserve"> </w:instrText>
            </w:r>
            <w:r>
              <w:rPr>
                <w:noProof/>
              </w:rPr>
              <w:instrText>HYPERLINK \l "_Toc490860724"</w:instrText>
            </w:r>
            <w:r w:rsidRPr="00E016D6">
              <w:rPr>
                <w:rStyle w:val="ab"/>
                <w:noProof/>
              </w:rPr>
              <w:instrText xml:space="preserve"> </w:instrText>
            </w:r>
            <w:r w:rsidRPr="00E016D6">
              <w:rPr>
                <w:rStyle w:val="ab"/>
                <w:noProof/>
              </w:rPr>
              <w:fldChar w:fldCharType="separate"/>
            </w:r>
            <w:r w:rsidRPr="00E016D6">
              <w:rPr>
                <w:rStyle w:val="ab"/>
                <w:noProof/>
              </w:rPr>
              <w:t>6.4.2</w:t>
            </w:r>
            <w:r w:rsidRPr="00E016D6">
              <w:rPr>
                <w:rStyle w:val="ab"/>
                <w:rFonts w:hint="eastAsia"/>
                <w:noProof/>
              </w:rPr>
              <w:t>稳定性分析</w:t>
            </w:r>
            <w:r>
              <w:rPr>
                <w:noProof/>
                <w:webHidden/>
              </w:rPr>
              <w:tab/>
            </w:r>
            <w:r>
              <w:rPr>
                <w:noProof/>
                <w:webHidden/>
              </w:rPr>
              <w:fldChar w:fldCharType="begin"/>
            </w:r>
            <w:r>
              <w:rPr>
                <w:noProof/>
                <w:webHidden/>
              </w:rPr>
              <w:instrText xml:space="preserve"> PAGEREF _Toc490860724 \h </w:instrText>
            </w:r>
          </w:ins>
          <w:r>
            <w:rPr>
              <w:noProof/>
              <w:webHidden/>
            </w:rPr>
          </w:r>
          <w:r>
            <w:rPr>
              <w:noProof/>
              <w:webHidden/>
            </w:rPr>
            <w:fldChar w:fldCharType="separate"/>
          </w:r>
          <w:ins w:id="170" w:author="微软用户" w:date="2017-08-18T23:02:00Z">
            <w:r>
              <w:rPr>
                <w:noProof/>
                <w:webHidden/>
              </w:rPr>
              <w:t>53</w:t>
            </w:r>
            <w:r>
              <w:rPr>
                <w:noProof/>
                <w:webHidden/>
              </w:rPr>
              <w:fldChar w:fldCharType="end"/>
            </w:r>
            <w:r w:rsidRPr="00E016D6">
              <w:rPr>
                <w:rStyle w:val="ab"/>
                <w:noProof/>
              </w:rPr>
              <w:fldChar w:fldCharType="end"/>
            </w:r>
          </w:ins>
        </w:p>
        <w:p w14:paraId="62AA0B5D" w14:textId="77777777" w:rsidR="00FA637B" w:rsidRDefault="00FA637B">
          <w:pPr>
            <w:pStyle w:val="23"/>
            <w:tabs>
              <w:tab w:val="right" w:leader="dot" w:pos="8302"/>
            </w:tabs>
            <w:rPr>
              <w:ins w:id="171" w:author="微软用户" w:date="2017-08-18T23:02:00Z"/>
              <w:noProof/>
            </w:rPr>
          </w:pPr>
          <w:ins w:id="172" w:author="微软用户" w:date="2017-08-18T23:02:00Z">
            <w:r w:rsidRPr="00E016D6">
              <w:rPr>
                <w:rStyle w:val="ab"/>
                <w:noProof/>
              </w:rPr>
              <w:fldChar w:fldCharType="begin"/>
            </w:r>
            <w:r w:rsidRPr="00E016D6">
              <w:rPr>
                <w:rStyle w:val="ab"/>
                <w:noProof/>
              </w:rPr>
              <w:instrText xml:space="preserve"> </w:instrText>
            </w:r>
            <w:r>
              <w:rPr>
                <w:noProof/>
              </w:rPr>
              <w:instrText>HYPERLINK \l "_Toc490860725"</w:instrText>
            </w:r>
            <w:r w:rsidRPr="00E016D6">
              <w:rPr>
                <w:rStyle w:val="ab"/>
                <w:noProof/>
              </w:rPr>
              <w:instrText xml:space="preserve"> </w:instrText>
            </w:r>
            <w:r w:rsidRPr="00E016D6">
              <w:rPr>
                <w:rStyle w:val="ab"/>
                <w:noProof/>
              </w:rPr>
              <w:fldChar w:fldCharType="separate"/>
            </w:r>
            <w:r w:rsidRPr="00E016D6">
              <w:rPr>
                <w:rStyle w:val="ab"/>
                <w:noProof/>
              </w:rPr>
              <w:t xml:space="preserve">6.5 </w:t>
            </w:r>
            <w:r w:rsidRPr="00E016D6">
              <w:rPr>
                <w:rStyle w:val="ab"/>
                <w:rFonts w:hint="eastAsia"/>
                <w:noProof/>
              </w:rPr>
              <w:t>功能和性能对比测试</w:t>
            </w:r>
            <w:r>
              <w:rPr>
                <w:noProof/>
                <w:webHidden/>
              </w:rPr>
              <w:tab/>
            </w:r>
            <w:r>
              <w:rPr>
                <w:noProof/>
                <w:webHidden/>
              </w:rPr>
              <w:fldChar w:fldCharType="begin"/>
            </w:r>
            <w:r>
              <w:rPr>
                <w:noProof/>
                <w:webHidden/>
              </w:rPr>
              <w:instrText xml:space="preserve"> PAGEREF _Toc490860725 \h </w:instrText>
            </w:r>
          </w:ins>
          <w:r>
            <w:rPr>
              <w:noProof/>
              <w:webHidden/>
            </w:rPr>
          </w:r>
          <w:r>
            <w:rPr>
              <w:noProof/>
              <w:webHidden/>
            </w:rPr>
            <w:fldChar w:fldCharType="separate"/>
          </w:r>
          <w:ins w:id="173" w:author="微软用户" w:date="2017-08-18T23:02:00Z">
            <w:r>
              <w:rPr>
                <w:noProof/>
                <w:webHidden/>
              </w:rPr>
              <w:t>54</w:t>
            </w:r>
            <w:r>
              <w:rPr>
                <w:noProof/>
                <w:webHidden/>
              </w:rPr>
              <w:fldChar w:fldCharType="end"/>
            </w:r>
            <w:r w:rsidRPr="00E016D6">
              <w:rPr>
                <w:rStyle w:val="ab"/>
                <w:noProof/>
              </w:rPr>
              <w:fldChar w:fldCharType="end"/>
            </w:r>
          </w:ins>
        </w:p>
        <w:p w14:paraId="3082D703" w14:textId="77777777" w:rsidR="00FA637B" w:rsidRDefault="00FA637B">
          <w:pPr>
            <w:pStyle w:val="32"/>
            <w:tabs>
              <w:tab w:val="right" w:leader="dot" w:pos="8302"/>
            </w:tabs>
            <w:rPr>
              <w:ins w:id="174" w:author="微软用户" w:date="2017-08-18T23:02:00Z"/>
              <w:noProof/>
            </w:rPr>
          </w:pPr>
          <w:ins w:id="175" w:author="微软用户" w:date="2017-08-18T23:02:00Z">
            <w:r w:rsidRPr="00E016D6">
              <w:rPr>
                <w:rStyle w:val="ab"/>
                <w:noProof/>
              </w:rPr>
              <w:fldChar w:fldCharType="begin"/>
            </w:r>
            <w:r w:rsidRPr="00E016D6">
              <w:rPr>
                <w:rStyle w:val="ab"/>
                <w:noProof/>
              </w:rPr>
              <w:instrText xml:space="preserve"> </w:instrText>
            </w:r>
            <w:r>
              <w:rPr>
                <w:noProof/>
              </w:rPr>
              <w:instrText>HYPERLINK \l "_Toc490860726"</w:instrText>
            </w:r>
            <w:r w:rsidRPr="00E016D6">
              <w:rPr>
                <w:rStyle w:val="ab"/>
                <w:noProof/>
              </w:rPr>
              <w:instrText xml:space="preserve"> </w:instrText>
            </w:r>
            <w:r w:rsidRPr="00E016D6">
              <w:rPr>
                <w:rStyle w:val="ab"/>
                <w:noProof/>
              </w:rPr>
              <w:fldChar w:fldCharType="separate"/>
            </w:r>
            <w:r w:rsidRPr="00E016D6">
              <w:rPr>
                <w:rStyle w:val="ab"/>
                <w:noProof/>
              </w:rPr>
              <w:t>6.5.1</w:t>
            </w:r>
            <w:r w:rsidRPr="00E016D6">
              <w:rPr>
                <w:rStyle w:val="ab"/>
                <w:rFonts w:hint="eastAsia"/>
                <w:noProof/>
              </w:rPr>
              <w:t>原中间系统对比分析</w:t>
            </w:r>
            <w:r>
              <w:rPr>
                <w:noProof/>
                <w:webHidden/>
              </w:rPr>
              <w:tab/>
            </w:r>
            <w:r>
              <w:rPr>
                <w:noProof/>
                <w:webHidden/>
              </w:rPr>
              <w:fldChar w:fldCharType="begin"/>
            </w:r>
            <w:r>
              <w:rPr>
                <w:noProof/>
                <w:webHidden/>
              </w:rPr>
              <w:instrText xml:space="preserve"> PAGEREF _Toc490860726 \h </w:instrText>
            </w:r>
          </w:ins>
          <w:r>
            <w:rPr>
              <w:noProof/>
              <w:webHidden/>
            </w:rPr>
          </w:r>
          <w:r>
            <w:rPr>
              <w:noProof/>
              <w:webHidden/>
            </w:rPr>
            <w:fldChar w:fldCharType="separate"/>
          </w:r>
          <w:ins w:id="176" w:author="微软用户" w:date="2017-08-18T23:02:00Z">
            <w:r>
              <w:rPr>
                <w:noProof/>
                <w:webHidden/>
              </w:rPr>
              <w:t>54</w:t>
            </w:r>
            <w:r>
              <w:rPr>
                <w:noProof/>
                <w:webHidden/>
              </w:rPr>
              <w:fldChar w:fldCharType="end"/>
            </w:r>
            <w:r w:rsidRPr="00E016D6">
              <w:rPr>
                <w:rStyle w:val="ab"/>
                <w:noProof/>
              </w:rPr>
              <w:fldChar w:fldCharType="end"/>
            </w:r>
          </w:ins>
        </w:p>
        <w:p w14:paraId="267F5AF8" w14:textId="77777777" w:rsidR="00FA637B" w:rsidRDefault="00FA637B">
          <w:pPr>
            <w:pStyle w:val="32"/>
            <w:tabs>
              <w:tab w:val="right" w:leader="dot" w:pos="8302"/>
            </w:tabs>
            <w:rPr>
              <w:ins w:id="177" w:author="微软用户" w:date="2017-08-18T23:02:00Z"/>
              <w:noProof/>
            </w:rPr>
          </w:pPr>
          <w:ins w:id="178" w:author="微软用户" w:date="2017-08-18T23:02:00Z">
            <w:r w:rsidRPr="00E016D6">
              <w:rPr>
                <w:rStyle w:val="ab"/>
                <w:noProof/>
              </w:rPr>
              <w:fldChar w:fldCharType="begin"/>
            </w:r>
            <w:r w:rsidRPr="00E016D6">
              <w:rPr>
                <w:rStyle w:val="ab"/>
                <w:noProof/>
              </w:rPr>
              <w:instrText xml:space="preserve"> </w:instrText>
            </w:r>
            <w:r>
              <w:rPr>
                <w:noProof/>
              </w:rPr>
              <w:instrText>HYPERLINK \l "_Toc490860727"</w:instrText>
            </w:r>
            <w:r w:rsidRPr="00E016D6">
              <w:rPr>
                <w:rStyle w:val="ab"/>
                <w:noProof/>
              </w:rPr>
              <w:instrText xml:space="preserve"> </w:instrText>
            </w:r>
            <w:r w:rsidRPr="00E016D6">
              <w:rPr>
                <w:rStyle w:val="ab"/>
                <w:noProof/>
              </w:rPr>
              <w:fldChar w:fldCharType="separate"/>
            </w:r>
            <w:r w:rsidRPr="00E016D6">
              <w:rPr>
                <w:rStyle w:val="ab"/>
                <w:noProof/>
              </w:rPr>
              <w:t>6.5.2</w:t>
            </w:r>
            <w:r w:rsidRPr="00E016D6">
              <w:rPr>
                <w:rStyle w:val="ab"/>
                <w:rFonts w:hint="eastAsia"/>
                <w:noProof/>
              </w:rPr>
              <w:t>同类产品对比分析</w:t>
            </w:r>
            <w:r>
              <w:rPr>
                <w:noProof/>
                <w:webHidden/>
              </w:rPr>
              <w:tab/>
            </w:r>
            <w:r>
              <w:rPr>
                <w:noProof/>
                <w:webHidden/>
              </w:rPr>
              <w:fldChar w:fldCharType="begin"/>
            </w:r>
            <w:r>
              <w:rPr>
                <w:noProof/>
                <w:webHidden/>
              </w:rPr>
              <w:instrText xml:space="preserve"> PAGEREF _Toc490860727 \h </w:instrText>
            </w:r>
          </w:ins>
          <w:r>
            <w:rPr>
              <w:noProof/>
              <w:webHidden/>
            </w:rPr>
          </w:r>
          <w:r>
            <w:rPr>
              <w:noProof/>
              <w:webHidden/>
            </w:rPr>
            <w:fldChar w:fldCharType="separate"/>
          </w:r>
          <w:ins w:id="179" w:author="微软用户" w:date="2017-08-18T23:02:00Z">
            <w:r>
              <w:rPr>
                <w:noProof/>
                <w:webHidden/>
              </w:rPr>
              <w:t>55</w:t>
            </w:r>
            <w:r>
              <w:rPr>
                <w:noProof/>
                <w:webHidden/>
              </w:rPr>
              <w:fldChar w:fldCharType="end"/>
            </w:r>
            <w:r w:rsidRPr="00E016D6">
              <w:rPr>
                <w:rStyle w:val="ab"/>
                <w:noProof/>
              </w:rPr>
              <w:fldChar w:fldCharType="end"/>
            </w:r>
          </w:ins>
        </w:p>
        <w:p w14:paraId="7ED19D81" w14:textId="77777777" w:rsidR="00FA637B" w:rsidRDefault="00FA637B">
          <w:pPr>
            <w:pStyle w:val="10"/>
            <w:rPr>
              <w:ins w:id="180" w:author="微软用户" w:date="2017-08-18T23:02:00Z"/>
              <w:noProof/>
            </w:rPr>
          </w:pPr>
          <w:ins w:id="181" w:author="微软用户" w:date="2017-08-18T23:02:00Z">
            <w:r w:rsidRPr="00E016D6">
              <w:rPr>
                <w:rStyle w:val="ab"/>
                <w:noProof/>
              </w:rPr>
              <w:fldChar w:fldCharType="begin"/>
            </w:r>
            <w:r w:rsidRPr="00E016D6">
              <w:rPr>
                <w:rStyle w:val="ab"/>
                <w:noProof/>
              </w:rPr>
              <w:instrText xml:space="preserve"> </w:instrText>
            </w:r>
            <w:r>
              <w:rPr>
                <w:noProof/>
              </w:rPr>
              <w:instrText>HYPERLINK \l "_Toc490860728"</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第七章</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_Toc490860728 \h </w:instrText>
            </w:r>
          </w:ins>
          <w:r>
            <w:rPr>
              <w:noProof/>
              <w:webHidden/>
            </w:rPr>
          </w:r>
          <w:r>
            <w:rPr>
              <w:noProof/>
              <w:webHidden/>
            </w:rPr>
            <w:fldChar w:fldCharType="separate"/>
          </w:r>
          <w:ins w:id="182" w:author="微软用户" w:date="2017-08-18T23:02:00Z">
            <w:r>
              <w:rPr>
                <w:noProof/>
                <w:webHidden/>
              </w:rPr>
              <w:t>58</w:t>
            </w:r>
            <w:r>
              <w:rPr>
                <w:noProof/>
                <w:webHidden/>
              </w:rPr>
              <w:fldChar w:fldCharType="end"/>
            </w:r>
            <w:r w:rsidRPr="00E016D6">
              <w:rPr>
                <w:rStyle w:val="ab"/>
                <w:noProof/>
              </w:rPr>
              <w:fldChar w:fldCharType="end"/>
            </w:r>
          </w:ins>
        </w:p>
        <w:p w14:paraId="4A944DA8" w14:textId="77777777" w:rsidR="00FA637B" w:rsidRDefault="00FA637B">
          <w:pPr>
            <w:pStyle w:val="23"/>
            <w:tabs>
              <w:tab w:val="right" w:leader="dot" w:pos="8302"/>
            </w:tabs>
            <w:rPr>
              <w:ins w:id="183" w:author="微软用户" w:date="2017-08-18T23:02:00Z"/>
              <w:noProof/>
            </w:rPr>
          </w:pPr>
          <w:ins w:id="184" w:author="微软用户" w:date="2017-08-18T23:02:00Z">
            <w:r w:rsidRPr="00E016D6">
              <w:rPr>
                <w:rStyle w:val="ab"/>
                <w:noProof/>
              </w:rPr>
              <w:fldChar w:fldCharType="begin"/>
            </w:r>
            <w:r w:rsidRPr="00E016D6">
              <w:rPr>
                <w:rStyle w:val="ab"/>
                <w:noProof/>
              </w:rPr>
              <w:instrText xml:space="preserve"> </w:instrText>
            </w:r>
            <w:r>
              <w:rPr>
                <w:noProof/>
              </w:rPr>
              <w:instrText>HYPERLINK \l "_Toc490860729"</w:instrText>
            </w:r>
            <w:r w:rsidRPr="00E016D6">
              <w:rPr>
                <w:rStyle w:val="ab"/>
                <w:noProof/>
              </w:rPr>
              <w:instrText xml:space="preserve"> </w:instrText>
            </w:r>
            <w:r w:rsidRPr="00E016D6">
              <w:rPr>
                <w:rStyle w:val="ab"/>
                <w:noProof/>
              </w:rPr>
              <w:fldChar w:fldCharType="separate"/>
            </w:r>
            <w:r w:rsidRPr="00E016D6">
              <w:rPr>
                <w:rStyle w:val="ab"/>
                <w:noProof/>
              </w:rPr>
              <w:t xml:space="preserve">7.1 </w:t>
            </w:r>
            <w:r w:rsidRPr="00E016D6">
              <w:rPr>
                <w:rStyle w:val="ab"/>
                <w:rFonts w:hint="eastAsia"/>
                <w:noProof/>
              </w:rPr>
              <w:t>总结</w:t>
            </w:r>
            <w:r>
              <w:rPr>
                <w:noProof/>
                <w:webHidden/>
              </w:rPr>
              <w:tab/>
            </w:r>
            <w:r>
              <w:rPr>
                <w:noProof/>
                <w:webHidden/>
              </w:rPr>
              <w:fldChar w:fldCharType="begin"/>
            </w:r>
            <w:r>
              <w:rPr>
                <w:noProof/>
                <w:webHidden/>
              </w:rPr>
              <w:instrText xml:space="preserve"> PAGEREF _Toc490860729 \h </w:instrText>
            </w:r>
          </w:ins>
          <w:r>
            <w:rPr>
              <w:noProof/>
              <w:webHidden/>
            </w:rPr>
          </w:r>
          <w:r>
            <w:rPr>
              <w:noProof/>
              <w:webHidden/>
            </w:rPr>
            <w:fldChar w:fldCharType="separate"/>
          </w:r>
          <w:ins w:id="185" w:author="微软用户" w:date="2017-08-18T23:02:00Z">
            <w:r>
              <w:rPr>
                <w:noProof/>
                <w:webHidden/>
              </w:rPr>
              <w:t>58</w:t>
            </w:r>
            <w:r>
              <w:rPr>
                <w:noProof/>
                <w:webHidden/>
              </w:rPr>
              <w:fldChar w:fldCharType="end"/>
            </w:r>
            <w:r w:rsidRPr="00E016D6">
              <w:rPr>
                <w:rStyle w:val="ab"/>
                <w:noProof/>
              </w:rPr>
              <w:fldChar w:fldCharType="end"/>
            </w:r>
          </w:ins>
        </w:p>
        <w:p w14:paraId="3674002C" w14:textId="77777777" w:rsidR="00FA637B" w:rsidRDefault="00FA637B">
          <w:pPr>
            <w:pStyle w:val="23"/>
            <w:tabs>
              <w:tab w:val="right" w:leader="dot" w:pos="8302"/>
            </w:tabs>
            <w:rPr>
              <w:ins w:id="186" w:author="微软用户" w:date="2017-08-18T23:02:00Z"/>
              <w:noProof/>
            </w:rPr>
          </w:pPr>
          <w:ins w:id="187" w:author="微软用户" w:date="2017-08-18T23:02:00Z">
            <w:r w:rsidRPr="00E016D6">
              <w:rPr>
                <w:rStyle w:val="ab"/>
                <w:noProof/>
              </w:rPr>
              <w:fldChar w:fldCharType="begin"/>
            </w:r>
            <w:r w:rsidRPr="00E016D6">
              <w:rPr>
                <w:rStyle w:val="ab"/>
                <w:noProof/>
              </w:rPr>
              <w:instrText xml:space="preserve"> </w:instrText>
            </w:r>
            <w:r>
              <w:rPr>
                <w:noProof/>
              </w:rPr>
              <w:instrText>HYPERLINK \l "_Toc490860730"</w:instrText>
            </w:r>
            <w:r w:rsidRPr="00E016D6">
              <w:rPr>
                <w:rStyle w:val="ab"/>
                <w:noProof/>
              </w:rPr>
              <w:instrText xml:space="preserve"> </w:instrText>
            </w:r>
            <w:r w:rsidRPr="00E016D6">
              <w:rPr>
                <w:rStyle w:val="ab"/>
                <w:noProof/>
              </w:rPr>
              <w:fldChar w:fldCharType="separate"/>
            </w:r>
            <w:r w:rsidRPr="00E016D6">
              <w:rPr>
                <w:rStyle w:val="ab"/>
                <w:noProof/>
              </w:rPr>
              <w:t xml:space="preserve">7.2 </w:t>
            </w:r>
            <w:r w:rsidRPr="00E016D6">
              <w:rPr>
                <w:rStyle w:val="ab"/>
                <w:rFonts w:hint="eastAsia"/>
                <w:noProof/>
              </w:rPr>
              <w:t>展望</w:t>
            </w:r>
            <w:r>
              <w:rPr>
                <w:noProof/>
                <w:webHidden/>
              </w:rPr>
              <w:tab/>
            </w:r>
            <w:r>
              <w:rPr>
                <w:noProof/>
                <w:webHidden/>
              </w:rPr>
              <w:fldChar w:fldCharType="begin"/>
            </w:r>
            <w:r>
              <w:rPr>
                <w:noProof/>
                <w:webHidden/>
              </w:rPr>
              <w:instrText xml:space="preserve"> PAGEREF _Toc490860730 \h </w:instrText>
            </w:r>
          </w:ins>
          <w:r>
            <w:rPr>
              <w:noProof/>
              <w:webHidden/>
            </w:rPr>
          </w:r>
          <w:r>
            <w:rPr>
              <w:noProof/>
              <w:webHidden/>
            </w:rPr>
            <w:fldChar w:fldCharType="separate"/>
          </w:r>
          <w:ins w:id="188" w:author="微软用户" w:date="2017-08-18T23:02:00Z">
            <w:r>
              <w:rPr>
                <w:noProof/>
                <w:webHidden/>
              </w:rPr>
              <w:t>58</w:t>
            </w:r>
            <w:r>
              <w:rPr>
                <w:noProof/>
                <w:webHidden/>
              </w:rPr>
              <w:fldChar w:fldCharType="end"/>
            </w:r>
            <w:r w:rsidRPr="00E016D6">
              <w:rPr>
                <w:rStyle w:val="ab"/>
                <w:noProof/>
              </w:rPr>
              <w:fldChar w:fldCharType="end"/>
            </w:r>
          </w:ins>
        </w:p>
        <w:p w14:paraId="1B375F2B" w14:textId="77777777" w:rsidR="00FA637B" w:rsidRDefault="00FA637B">
          <w:pPr>
            <w:pStyle w:val="10"/>
            <w:rPr>
              <w:ins w:id="189" w:author="微软用户" w:date="2017-08-18T23:02:00Z"/>
              <w:noProof/>
            </w:rPr>
          </w:pPr>
          <w:ins w:id="190" w:author="微软用户" w:date="2017-08-18T23:02:00Z">
            <w:r w:rsidRPr="00E016D6">
              <w:rPr>
                <w:rStyle w:val="ab"/>
                <w:noProof/>
              </w:rPr>
              <w:fldChar w:fldCharType="begin"/>
            </w:r>
            <w:r w:rsidRPr="00E016D6">
              <w:rPr>
                <w:rStyle w:val="ab"/>
                <w:noProof/>
              </w:rPr>
              <w:instrText xml:space="preserve"> </w:instrText>
            </w:r>
            <w:r>
              <w:rPr>
                <w:noProof/>
              </w:rPr>
              <w:instrText>HYPERLINK \l "_Toc490860731"</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_Toc490860731 \h </w:instrText>
            </w:r>
          </w:ins>
          <w:r>
            <w:rPr>
              <w:noProof/>
              <w:webHidden/>
            </w:rPr>
          </w:r>
          <w:r>
            <w:rPr>
              <w:noProof/>
              <w:webHidden/>
            </w:rPr>
            <w:fldChar w:fldCharType="separate"/>
          </w:r>
          <w:ins w:id="191" w:author="微软用户" w:date="2017-08-18T23:02:00Z">
            <w:r>
              <w:rPr>
                <w:noProof/>
                <w:webHidden/>
              </w:rPr>
              <w:t>60</w:t>
            </w:r>
            <w:r>
              <w:rPr>
                <w:noProof/>
                <w:webHidden/>
              </w:rPr>
              <w:fldChar w:fldCharType="end"/>
            </w:r>
            <w:r w:rsidRPr="00E016D6">
              <w:rPr>
                <w:rStyle w:val="ab"/>
                <w:noProof/>
              </w:rPr>
              <w:fldChar w:fldCharType="end"/>
            </w:r>
          </w:ins>
        </w:p>
        <w:p w14:paraId="364ABD87" w14:textId="77777777" w:rsidR="00FA637B" w:rsidRDefault="00FA637B">
          <w:pPr>
            <w:pStyle w:val="10"/>
            <w:rPr>
              <w:ins w:id="192" w:author="微软用户" w:date="2017-08-18T23:02:00Z"/>
              <w:noProof/>
            </w:rPr>
          </w:pPr>
          <w:ins w:id="193" w:author="微软用户" w:date="2017-08-18T23:02:00Z">
            <w:r w:rsidRPr="00E016D6">
              <w:rPr>
                <w:rStyle w:val="ab"/>
                <w:noProof/>
              </w:rPr>
              <w:fldChar w:fldCharType="begin"/>
            </w:r>
            <w:r w:rsidRPr="00E016D6">
              <w:rPr>
                <w:rStyle w:val="ab"/>
                <w:noProof/>
              </w:rPr>
              <w:instrText xml:space="preserve"> </w:instrText>
            </w:r>
            <w:r>
              <w:rPr>
                <w:noProof/>
              </w:rPr>
              <w:instrText>HYPERLINK \l "_Toc490860732"</w:instrText>
            </w:r>
            <w:r w:rsidRPr="00E016D6">
              <w:rPr>
                <w:rStyle w:val="ab"/>
                <w:noProof/>
              </w:rPr>
              <w:instrText xml:space="preserve"> </w:instrText>
            </w:r>
            <w:r w:rsidRPr="00E016D6">
              <w:rPr>
                <w:rStyle w:val="ab"/>
                <w:noProof/>
              </w:rPr>
              <w:fldChar w:fldCharType="separate"/>
            </w:r>
            <w:r w:rsidRPr="00E016D6">
              <w:rPr>
                <w:rStyle w:val="ab"/>
                <w:rFonts w:ascii="Times New Roman" w:hAnsi="Times New Roman" w:cs="Times New Roman" w:hint="eastAsia"/>
                <w:noProof/>
              </w:rPr>
              <w:t>致</w:t>
            </w:r>
            <w:r w:rsidRPr="00E016D6">
              <w:rPr>
                <w:rStyle w:val="ab"/>
                <w:rFonts w:ascii="Times New Roman" w:hAnsi="Times New Roman" w:cs="Times New Roman"/>
                <w:noProof/>
              </w:rPr>
              <w:t xml:space="preserve">   </w:t>
            </w:r>
            <w:r w:rsidRPr="00E016D6">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_Toc490860732 \h </w:instrText>
            </w:r>
          </w:ins>
          <w:r>
            <w:rPr>
              <w:noProof/>
              <w:webHidden/>
            </w:rPr>
          </w:r>
          <w:r>
            <w:rPr>
              <w:noProof/>
              <w:webHidden/>
            </w:rPr>
            <w:fldChar w:fldCharType="separate"/>
          </w:r>
          <w:ins w:id="194" w:author="微软用户" w:date="2017-08-18T23:02:00Z">
            <w:r>
              <w:rPr>
                <w:noProof/>
                <w:webHidden/>
              </w:rPr>
              <w:t>63</w:t>
            </w:r>
            <w:r>
              <w:rPr>
                <w:noProof/>
                <w:webHidden/>
              </w:rPr>
              <w:fldChar w:fldCharType="end"/>
            </w:r>
            <w:r w:rsidRPr="00E016D6">
              <w:rPr>
                <w:rStyle w:val="ab"/>
                <w:noProof/>
              </w:rPr>
              <w:fldChar w:fldCharType="end"/>
            </w:r>
          </w:ins>
        </w:p>
        <w:p w14:paraId="1C0EBA62" w14:textId="2047D7DE" w:rsidR="00BE5E25" w:rsidDel="008A765C" w:rsidRDefault="00BE5E25">
          <w:pPr>
            <w:pStyle w:val="10"/>
            <w:rPr>
              <w:del w:id="195" w:author="微软用户" w:date="2017-08-18T22:56:00Z"/>
              <w:noProof/>
            </w:rPr>
          </w:pPr>
          <w:del w:id="196" w:author="微软用户" w:date="2017-08-18T22:56:00Z">
            <w:r w:rsidRPr="008A765C" w:rsidDel="008A765C">
              <w:rPr>
                <w:rFonts w:hint="eastAsia"/>
                <w:rPrChange w:id="197" w:author="微软用户" w:date="2017-08-18T22:56:00Z">
                  <w:rPr>
                    <w:rStyle w:val="ab"/>
                    <w:rFonts w:ascii="Times New Roman" w:hAnsi="Times New Roman" w:cs="Times New Roman" w:hint="eastAsia"/>
                    <w:noProof/>
                    <w:spacing w:val="10"/>
                  </w:rPr>
                </w:rPrChange>
              </w:rPr>
              <w:delText>摘要</w:delText>
            </w:r>
            <w:r w:rsidDel="008A765C">
              <w:rPr>
                <w:noProof/>
                <w:webHidden/>
              </w:rPr>
              <w:tab/>
              <w:delText>1</w:delText>
            </w:r>
          </w:del>
        </w:p>
        <w:p w14:paraId="7C110E8D" w14:textId="6729AC5B" w:rsidR="00BE5E25" w:rsidDel="008A765C" w:rsidRDefault="00BE5E25">
          <w:pPr>
            <w:pStyle w:val="10"/>
            <w:rPr>
              <w:del w:id="198" w:author="微软用户" w:date="2017-08-18T22:56:00Z"/>
              <w:noProof/>
            </w:rPr>
          </w:pPr>
          <w:del w:id="199" w:author="微软用户" w:date="2017-08-18T22:56:00Z">
            <w:r w:rsidRPr="008A765C" w:rsidDel="008A765C">
              <w:rPr>
                <w:rPrChange w:id="200" w:author="微软用户" w:date="2017-08-18T22:56:00Z">
                  <w:rPr>
                    <w:rStyle w:val="ab"/>
                    <w:rFonts w:ascii="Times New Roman" w:hAnsi="Times New Roman" w:cs="Times New Roman"/>
                    <w:noProof/>
                  </w:rPr>
                </w:rPrChange>
              </w:rPr>
              <w:delText>Abstract</w:delText>
            </w:r>
            <w:r w:rsidDel="008A765C">
              <w:rPr>
                <w:noProof/>
                <w:webHidden/>
              </w:rPr>
              <w:tab/>
              <w:delText>1</w:delText>
            </w:r>
          </w:del>
        </w:p>
        <w:p w14:paraId="356825F8" w14:textId="38E7D56D" w:rsidR="00BE5E25" w:rsidDel="008A765C" w:rsidRDefault="00BE5E25">
          <w:pPr>
            <w:pStyle w:val="10"/>
            <w:rPr>
              <w:del w:id="201" w:author="微软用户" w:date="2017-08-18T22:56:00Z"/>
              <w:noProof/>
            </w:rPr>
          </w:pPr>
          <w:del w:id="202" w:author="微软用户" w:date="2017-08-18T22:56:00Z">
            <w:r w:rsidRPr="008A765C" w:rsidDel="008A765C">
              <w:rPr>
                <w:rFonts w:hint="eastAsia"/>
                <w:rPrChange w:id="203" w:author="微软用户" w:date="2017-08-18T22:56:00Z">
                  <w:rPr>
                    <w:rStyle w:val="ab"/>
                    <w:rFonts w:ascii="Times New Roman" w:hAnsi="Times New Roman" w:cs="Times New Roman" w:hint="eastAsia"/>
                    <w:noProof/>
                  </w:rPr>
                </w:rPrChange>
              </w:rPr>
              <w:delText>第一章</w:delText>
            </w:r>
            <w:r w:rsidRPr="008A765C" w:rsidDel="008A765C">
              <w:rPr>
                <w:rPrChange w:id="204"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205" w:author="微软用户" w:date="2017-08-18T22:56:00Z">
                  <w:rPr>
                    <w:rStyle w:val="ab"/>
                    <w:rFonts w:ascii="Times New Roman" w:hAnsi="Times New Roman" w:cs="Times New Roman" w:hint="eastAsia"/>
                    <w:noProof/>
                  </w:rPr>
                </w:rPrChange>
              </w:rPr>
              <w:delText>引言</w:delText>
            </w:r>
            <w:r w:rsidDel="008A765C">
              <w:rPr>
                <w:noProof/>
                <w:webHidden/>
              </w:rPr>
              <w:tab/>
              <w:delText>2</w:delText>
            </w:r>
          </w:del>
        </w:p>
        <w:p w14:paraId="7785608D" w14:textId="18D37343" w:rsidR="00BE5E25" w:rsidDel="008A765C" w:rsidRDefault="00BE5E25">
          <w:pPr>
            <w:pStyle w:val="23"/>
            <w:tabs>
              <w:tab w:val="right" w:leader="dot" w:pos="8302"/>
            </w:tabs>
            <w:rPr>
              <w:del w:id="206" w:author="微软用户" w:date="2017-08-18T22:56:00Z"/>
              <w:noProof/>
            </w:rPr>
          </w:pPr>
          <w:del w:id="207" w:author="微软用户" w:date="2017-08-18T22:56:00Z">
            <w:r w:rsidRPr="008A765C" w:rsidDel="008A765C">
              <w:rPr>
                <w:rPrChange w:id="208" w:author="微软用户" w:date="2017-08-18T22:56:00Z">
                  <w:rPr>
                    <w:rStyle w:val="ab"/>
                    <w:noProof/>
                  </w:rPr>
                </w:rPrChange>
              </w:rPr>
              <w:delText xml:space="preserve">1.1 </w:delText>
            </w:r>
            <w:r w:rsidRPr="008A765C" w:rsidDel="008A765C">
              <w:rPr>
                <w:rFonts w:hint="eastAsia"/>
                <w:rPrChange w:id="209" w:author="微软用户" w:date="2017-08-18T22:56:00Z">
                  <w:rPr>
                    <w:rStyle w:val="ab"/>
                    <w:rFonts w:hint="eastAsia"/>
                    <w:noProof/>
                  </w:rPr>
                </w:rPrChange>
              </w:rPr>
              <w:delText>研究背景</w:delText>
            </w:r>
            <w:r w:rsidDel="008A765C">
              <w:rPr>
                <w:noProof/>
                <w:webHidden/>
              </w:rPr>
              <w:tab/>
              <w:delText>2</w:delText>
            </w:r>
          </w:del>
        </w:p>
        <w:p w14:paraId="52D5E9AC" w14:textId="3163AB16" w:rsidR="00BE5E25" w:rsidDel="008A765C" w:rsidRDefault="00BE5E25">
          <w:pPr>
            <w:pStyle w:val="23"/>
            <w:tabs>
              <w:tab w:val="right" w:leader="dot" w:pos="8302"/>
            </w:tabs>
            <w:rPr>
              <w:del w:id="210" w:author="微软用户" w:date="2017-08-18T22:56:00Z"/>
              <w:noProof/>
            </w:rPr>
          </w:pPr>
          <w:del w:id="211" w:author="微软用户" w:date="2017-08-18T22:56:00Z">
            <w:r w:rsidRPr="008A765C" w:rsidDel="008A765C">
              <w:rPr>
                <w:rPrChange w:id="212" w:author="微软用户" w:date="2017-08-18T22:56:00Z">
                  <w:rPr>
                    <w:rStyle w:val="ab"/>
                    <w:noProof/>
                  </w:rPr>
                </w:rPrChange>
              </w:rPr>
              <w:delText xml:space="preserve">1.2 </w:delText>
            </w:r>
            <w:r w:rsidRPr="008A765C" w:rsidDel="008A765C">
              <w:rPr>
                <w:rFonts w:hint="eastAsia"/>
                <w:rPrChange w:id="213" w:author="微软用户" w:date="2017-08-18T22:56:00Z">
                  <w:rPr>
                    <w:rStyle w:val="ab"/>
                    <w:rFonts w:hint="eastAsia"/>
                    <w:noProof/>
                  </w:rPr>
                </w:rPrChange>
              </w:rPr>
              <w:delText>研究内容及意义</w:delText>
            </w:r>
            <w:r w:rsidDel="008A765C">
              <w:rPr>
                <w:noProof/>
                <w:webHidden/>
              </w:rPr>
              <w:tab/>
              <w:delText>4</w:delText>
            </w:r>
          </w:del>
        </w:p>
        <w:p w14:paraId="73724D6A" w14:textId="193A3001" w:rsidR="00BE5E25" w:rsidDel="008A765C" w:rsidRDefault="00BE5E25">
          <w:pPr>
            <w:pStyle w:val="23"/>
            <w:tabs>
              <w:tab w:val="right" w:leader="dot" w:pos="8302"/>
            </w:tabs>
            <w:rPr>
              <w:del w:id="214" w:author="微软用户" w:date="2017-08-18T22:56:00Z"/>
              <w:noProof/>
            </w:rPr>
          </w:pPr>
          <w:del w:id="215" w:author="微软用户" w:date="2017-08-18T22:56:00Z">
            <w:r w:rsidRPr="008A765C" w:rsidDel="008A765C">
              <w:rPr>
                <w:rPrChange w:id="216" w:author="微软用户" w:date="2017-08-18T22:56:00Z">
                  <w:rPr>
                    <w:rStyle w:val="ab"/>
                    <w:noProof/>
                  </w:rPr>
                </w:rPrChange>
              </w:rPr>
              <w:delText xml:space="preserve">1.3 </w:delText>
            </w:r>
            <w:r w:rsidRPr="008A765C" w:rsidDel="008A765C">
              <w:rPr>
                <w:rFonts w:hint="eastAsia"/>
                <w:rPrChange w:id="217" w:author="微软用户" w:date="2017-08-18T22:56:00Z">
                  <w:rPr>
                    <w:rStyle w:val="ab"/>
                    <w:rFonts w:hint="eastAsia"/>
                    <w:noProof/>
                  </w:rPr>
                </w:rPrChange>
              </w:rPr>
              <w:delText>论文组织结构</w:delText>
            </w:r>
            <w:r w:rsidDel="008A765C">
              <w:rPr>
                <w:noProof/>
                <w:webHidden/>
              </w:rPr>
              <w:tab/>
              <w:delText>5</w:delText>
            </w:r>
          </w:del>
        </w:p>
        <w:p w14:paraId="0310C4DC" w14:textId="4EC1FAB3" w:rsidR="00BE5E25" w:rsidDel="008A765C" w:rsidRDefault="00BE5E25">
          <w:pPr>
            <w:pStyle w:val="10"/>
            <w:rPr>
              <w:del w:id="218" w:author="微软用户" w:date="2017-08-18T22:56:00Z"/>
              <w:noProof/>
            </w:rPr>
          </w:pPr>
          <w:del w:id="219" w:author="微软用户" w:date="2017-08-18T22:56:00Z">
            <w:r w:rsidRPr="008A765C" w:rsidDel="008A765C">
              <w:rPr>
                <w:rFonts w:hint="eastAsia"/>
                <w:rPrChange w:id="220" w:author="微软用户" w:date="2017-08-18T22:56:00Z">
                  <w:rPr>
                    <w:rStyle w:val="ab"/>
                    <w:rFonts w:ascii="Times New Roman" w:hAnsi="Times New Roman" w:cs="Times New Roman" w:hint="eastAsia"/>
                    <w:noProof/>
                  </w:rPr>
                </w:rPrChange>
              </w:rPr>
              <w:delText>第二章</w:delText>
            </w:r>
            <w:r w:rsidRPr="008A765C" w:rsidDel="008A765C">
              <w:rPr>
                <w:rPrChange w:id="221"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222" w:author="微软用户" w:date="2017-08-18T22:56:00Z">
                  <w:rPr>
                    <w:rStyle w:val="ab"/>
                    <w:rFonts w:ascii="Times New Roman" w:hAnsi="Times New Roman" w:cs="Times New Roman" w:hint="eastAsia"/>
                    <w:noProof/>
                  </w:rPr>
                </w:rPrChange>
              </w:rPr>
              <w:delText>核心技术</w:delText>
            </w:r>
            <w:r w:rsidDel="008A765C">
              <w:rPr>
                <w:noProof/>
                <w:webHidden/>
              </w:rPr>
              <w:tab/>
              <w:delText>6</w:delText>
            </w:r>
          </w:del>
        </w:p>
        <w:p w14:paraId="355CEE62" w14:textId="357F882A" w:rsidR="00BE5E25" w:rsidDel="008A765C" w:rsidRDefault="00BE5E25">
          <w:pPr>
            <w:pStyle w:val="23"/>
            <w:tabs>
              <w:tab w:val="right" w:leader="dot" w:pos="8302"/>
            </w:tabs>
            <w:rPr>
              <w:del w:id="223" w:author="微软用户" w:date="2017-08-18T22:56:00Z"/>
              <w:noProof/>
            </w:rPr>
          </w:pPr>
          <w:del w:id="224" w:author="微软用户" w:date="2017-08-18T22:56:00Z">
            <w:r w:rsidRPr="008A765C" w:rsidDel="008A765C">
              <w:rPr>
                <w:rPrChange w:id="225" w:author="微软用户" w:date="2017-08-18T22:56:00Z">
                  <w:rPr>
                    <w:rStyle w:val="ab"/>
                    <w:noProof/>
                  </w:rPr>
                </w:rPrChange>
              </w:rPr>
              <w:delText>2.1 SQLite</w:delText>
            </w:r>
            <w:r w:rsidDel="008A765C">
              <w:rPr>
                <w:noProof/>
                <w:webHidden/>
              </w:rPr>
              <w:tab/>
              <w:delText>6</w:delText>
            </w:r>
          </w:del>
        </w:p>
        <w:p w14:paraId="493203DD" w14:textId="505276A2" w:rsidR="00BE5E25" w:rsidDel="008A765C" w:rsidRDefault="00BE5E25">
          <w:pPr>
            <w:pStyle w:val="23"/>
            <w:tabs>
              <w:tab w:val="right" w:leader="dot" w:pos="8302"/>
            </w:tabs>
            <w:rPr>
              <w:del w:id="226" w:author="微软用户" w:date="2017-08-18T22:56:00Z"/>
              <w:noProof/>
            </w:rPr>
          </w:pPr>
          <w:del w:id="227" w:author="微软用户" w:date="2017-08-18T22:56:00Z">
            <w:r w:rsidRPr="008A765C" w:rsidDel="008A765C">
              <w:rPr>
                <w:rPrChange w:id="228" w:author="微软用户" w:date="2017-08-18T22:56:00Z">
                  <w:rPr>
                    <w:rStyle w:val="ab"/>
                    <w:noProof/>
                  </w:rPr>
                </w:rPrChange>
              </w:rPr>
              <w:delText xml:space="preserve">2.2 </w:delText>
            </w:r>
            <w:r w:rsidRPr="008A765C" w:rsidDel="008A765C">
              <w:rPr>
                <w:rFonts w:hint="eastAsia"/>
                <w:rPrChange w:id="229" w:author="微软用户" w:date="2017-08-18T22:56:00Z">
                  <w:rPr>
                    <w:rStyle w:val="ab"/>
                    <w:rFonts w:hint="eastAsia"/>
                    <w:noProof/>
                  </w:rPr>
                </w:rPrChange>
              </w:rPr>
              <w:delText>断点续传</w:delText>
            </w:r>
            <w:r w:rsidDel="008A765C">
              <w:rPr>
                <w:noProof/>
                <w:webHidden/>
              </w:rPr>
              <w:tab/>
              <w:delText>6</w:delText>
            </w:r>
          </w:del>
        </w:p>
        <w:p w14:paraId="1ECB1319" w14:textId="697091A2" w:rsidR="00BE5E25" w:rsidDel="008A765C" w:rsidRDefault="00BE5E25">
          <w:pPr>
            <w:pStyle w:val="23"/>
            <w:tabs>
              <w:tab w:val="right" w:leader="dot" w:pos="8302"/>
            </w:tabs>
            <w:rPr>
              <w:del w:id="230" w:author="微软用户" w:date="2017-08-18T22:56:00Z"/>
              <w:noProof/>
            </w:rPr>
          </w:pPr>
          <w:del w:id="231" w:author="微软用户" w:date="2017-08-18T22:56:00Z">
            <w:r w:rsidRPr="008A765C" w:rsidDel="008A765C">
              <w:rPr>
                <w:rPrChange w:id="232" w:author="微软用户" w:date="2017-08-18T22:56:00Z">
                  <w:rPr>
                    <w:rStyle w:val="ab"/>
                    <w:noProof/>
                  </w:rPr>
                </w:rPrChange>
              </w:rPr>
              <w:delText>2.3 WebSocket</w:delText>
            </w:r>
            <w:r w:rsidDel="008A765C">
              <w:rPr>
                <w:noProof/>
                <w:webHidden/>
              </w:rPr>
              <w:tab/>
              <w:delText>7</w:delText>
            </w:r>
          </w:del>
        </w:p>
        <w:p w14:paraId="6FA86971" w14:textId="6CDD236B" w:rsidR="00BE5E25" w:rsidDel="008A765C" w:rsidRDefault="00BE5E25">
          <w:pPr>
            <w:pStyle w:val="23"/>
            <w:tabs>
              <w:tab w:val="right" w:leader="dot" w:pos="8302"/>
            </w:tabs>
            <w:rPr>
              <w:del w:id="233" w:author="微软用户" w:date="2017-08-18T22:56:00Z"/>
              <w:noProof/>
            </w:rPr>
          </w:pPr>
          <w:del w:id="234" w:author="微软用户" w:date="2017-08-18T22:56:00Z">
            <w:r w:rsidRPr="008A765C" w:rsidDel="008A765C">
              <w:rPr>
                <w:rPrChange w:id="235" w:author="微软用户" w:date="2017-08-18T22:56:00Z">
                  <w:rPr>
                    <w:rStyle w:val="ab"/>
                    <w:noProof/>
                  </w:rPr>
                </w:rPrChange>
              </w:rPr>
              <w:delText>2.4 LRU</w:delText>
            </w:r>
            <w:r w:rsidRPr="008A765C" w:rsidDel="008A765C">
              <w:rPr>
                <w:rFonts w:hint="eastAsia"/>
                <w:rPrChange w:id="236" w:author="微软用户" w:date="2017-08-18T22:56:00Z">
                  <w:rPr>
                    <w:rStyle w:val="ab"/>
                    <w:rFonts w:hint="eastAsia"/>
                    <w:noProof/>
                  </w:rPr>
                </w:rPrChange>
              </w:rPr>
              <w:delText>替换策略</w:delText>
            </w:r>
            <w:r w:rsidDel="008A765C">
              <w:rPr>
                <w:noProof/>
                <w:webHidden/>
              </w:rPr>
              <w:tab/>
              <w:delText>8</w:delText>
            </w:r>
          </w:del>
        </w:p>
        <w:p w14:paraId="2AE1F935" w14:textId="212C491A" w:rsidR="00BE5E25" w:rsidDel="008A765C" w:rsidRDefault="00BE5E25">
          <w:pPr>
            <w:pStyle w:val="23"/>
            <w:tabs>
              <w:tab w:val="right" w:leader="dot" w:pos="8302"/>
            </w:tabs>
            <w:rPr>
              <w:del w:id="237" w:author="微软用户" w:date="2017-08-18T22:56:00Z"/>
              <w:noProof/>
            </w:rPr>
          </w:pPr>
          <w:del w:id="238" w:author="微软用户" w:date="2017-08-18T22:56:00Z">
            <w:r w:rsidRPr="008A765C" w:rsidDel="008A765C">
              <w:rPr>
                <w:rPrChange w:id="239" w:author="微软用户" w:date="2017-08-18T22:56:00Z">
                  <w:rPr>
                    <w:rStyle w:val="ab"/>
                    <w:noProof/>
                  </w:rPr>
                </w:rPrChange>
              </w:rPr>
              <w:delText>2.5 WebExtension</w:delText>
            </w:r>
            <w:r w:rsidDel="008A765C">
              <w:rPr>
                <w:noProof/>
                <w:webHidden/>
              </w:rPr>
              <w:tab/>
              <w:delText>9</w:delText>
            </w:r>
          </w:del>
        </w:p>
        <w:p w14:paraId="3A22221F" w14:textId="55043FEF" w:rsidR="00BE5E25" w:rsidDel="008A765C" w:rsidRDefault="00BE5E25">
          <w:pPr>
            <w:pStyle w:val="10"/>
            <w:rPr>
              <w:del w:id="240" w:author="微软用户" w:date="2017-08-18T22:56:00Z"/>
              <w:noProof/>
            </w:rPr>
          </w:pPr>
          <w:del w:id="241" w:author="微软用户" w:date="2017-08-18T22:56:00Z">
            <w:r w:rsidRPr="008A765C" w:rsidDel="008A765C">
              <w:rPr>
                <w:rFonts w:hint="eastAsia"/>
                <w:rPrChange w:id="242" w:author="微软用户" w:date="2017-08-18T22:56:00Z">
                  <w:rPr>
                    <w:rStyle w:val="ab"/>
                    <w:rFonts w:ascii="Times New Roman" w:hAnsi="Times New Roman" w:cs="Times New Roman" w:hint="eastAsia"/>
                    <w:noProof/>
                  </w:rPr>
                </w:rPrChange>
              </w:rPr>
              <w:delText>第三章</w:delText>
            </w:r>
            <w:r w:rsidRPr="008A765C" w:rsidDel="008A765C">
              <w:rPr>
                <w:rPrChange w:id="243"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244" w:author="微软用户" w:date="2017-08-18T22:56:00Z">
                  <w:rPr>
                    <w:rStyle w:val="ab"/>
                    <w:rFonts w:ascii="Times New Roman" w:hAnsi="Times New Roman" w:cs="Times New Roman" w:hint="eastAsia"/>
                    <w:noProof/>
                  </w:rPr>
                </w:rPrChange>
              </w:rPr>
              <w:delText>云备份中间件优化分析</w:delText>
            </w:r>
            <w:r w:rsidDel="008A765C">
              <w:rPr>
                <w:noProof/>
                <w:webHidden/>
              </w:rPr>
              <w:tab/>
              <w:delText>11</w:delText>
            </w:r>
          </w:del>
        </w:p>
        <w:p w14:paraId="4A83DE1F" w14:textId="171D07FB" w:rsidR="00BE5E25" w:rsidDel="008A765C" w:rsidRDefault="00BE5E25">
          <w:pPr>
            <w:pStyle w:val="23"/>
            <w:tabs>
              <w:tab w:val="right" w:leader="dot" w:pos="8302"/>
            </w:tabs>
            <w:rPr>
              <w:del w:id="245" w:author="微软用户" w:date="2017-08-18T22:56:00Z"/>
              <w:noProof/>
            </w:rPr>
          </w:pPr>
          <w:del w:id="246" w:author="微软用户" w:date="2017-08-18T22:56:00Z">
            <w:r w:rsidRPr="008A765C" w:rsidDel="008A765C">
              <w:rPr>
                <w:rPrChange w:id="247" w:author="微软用户" w:date="2017-08-18T22:56:00Z">
                  <w:rPr>
                    <w:rStyle w:val="ab"/>
                    <w:noProof/>
                  </w:rPr>
                </w:rPrChange>
              </w:rPr>
              <w:delText xml:space="preserve">3.1 </w:delText>
            </w:r>
            <w:r w:rsidRPr="008A765C" w:rsidDel="008A765C">
              <w:rPr>
                <w:rFonts w:hint="eastAsia"/>
                <w:rPrChange w:id="248" w:author="微软用户" w:date="2017-08-18T22:56:00Z">
                  <w:rPr>
                    <w:rStyle w:val="ab"/>
                    <w:rFonts w:hint="eastAsia"/>
                    <w:noProof/>
                  </w:rPr>
                </w:rPrChange>
              </w:rPr>
              <w:delText>现有中间件系统分析</w:delText>
            </w:r>
            <w:r w:rsidDel="008A765C">
              <w:rPr>
                <w:noProof/>
                <w:webHidden/>
              </w:rPr>
              <w:tab/>
              <w:delText>11</w:delText>
            </w:r>
          </w:del>
        </w:p>
        <w:p w14:paraId="3FED2374" w14:textId="41DD2C85" w:rsidR="00BE5E25" w:rsidDel="008A765C" w:rsidRDefault="00BE5E25">
          <w:pPr>
            <w:pStyle w:val="32"/>
            <w:tabs>
              <w:tab w:val="right" w:leader="dot" w:pos="8302"/>
            </w:tabs>
            <w:rPr>
              <w:del w:id="249" w:author="微软用户" w:date="2017-08-18T22:56:00Z"/>
              <w:noProof/>
            </w:rPr>
          </w:pPr>
          <w:del w:id="250" w:author="微软用户" w:date="2017-08-18T22:56:00Z">
            <w:r w:rsidRPr="008A765C" w:rsidDel="008A765C">
              <w:rPr>
                <w:rPrChange w:id="251" w:author="微软用户" w:date="2017-08-18T22:56:00Z">
                  <w:rPr>
                    <w:rStyle w:val="ab"/>
                    <w:noProof/>
                  </w:rPr>
                </w:rPrChange>
              </w:rPr>
              <w:delText xml:space="preserve">3.1.1 </w:delText>
            </w:r>
            <w:r w:rsidRPr="008A765C" w:rsidDel="008A765C">
              <w:rPr>
                <w:rFonts w:hint="eastAsia"/>
                <w:rPrChange w:id="252" w:author="微软用户" w:date="2017-08-18T22:56:00Z">
                  <w:rPr>
                    <w:rStyle w:val="ab"/>
                    <w:rFonts w:hint="eastAsia"/>
                    <w:noProof/>
                  </w:rPr>
                </w:rPrChange>
              </w:rPr>
              <w:delText>系统框架分析</w:delText>
            </w:r>
            <w:r w:rsidDel="008A765C">
              <w:rPr>
                <w:noProof/>
                <w:webHidden/>
              </w:rPr>
              <w:tab/>
              <w:delText>11</w:delText>
            </w:r>
          </w:del>
        </w:p>
        <w:p w14:paraId="0775EAF7" w14:textId="0C4FD4A4" w:rsidR="00BE5E25" w:rsidDel="008A765C" w:rsidRDefault="00BE5E25">
          <w:pPr>
            <w:pStyle w:val="32"/>
            <w:tabs>
              <w:tab w:val="right" w:leader="dot" w:pos="8302"/>
            </w:tabs>
            <w:rPr>
              <w:del w:id="253" w:author="微软用户" w:date="2017-08-18T22:56:00Z"/>
              <w:noProof/>
            </w:rPr>
          </w:pPr>
          <w:del w:id="254" w:author="微软用户" w:date="2017-08-18T22:56:00Z">
            <w:r w:rsidRPr="008A765C" w:rsidDel="008A765C">
              <w:rPr>
                <w:rPrChange w:id="255" w:author="微软用户" w:date="2017-08-18T22:56:00Z">
                  <w:rPr>
                    <w:rStyle w:val="ab"/>
                    <w:noProof/>
                  </w:rPr>
                </w:rPrChange>
              </w:rPr>
              <w:delText xml:space="preserve">3.1.2 </w:delText>
            </w:r>
            <w:r w:rsidRPr="008A765C" w:rsidDel="008A765C">
              <w:rPr>
                <w:rFonts w:hint="eastAsia"/>
                <w:rPrChange w:id="256" w:author="微软用户" w:date="2017-08-18T22:56:00Z">
                  <w:rPr>
                    <w:rStyle w:val="ab"/>
                    <w:rFonts w:hint="eastAsia"/>
                    <w:noProof/>
                  </w:rPr>
                </w:rPrChange>
              </w:rPr>
              <w:delText>功能分析</w:delText>
            </w:r>
            <w:r w:rsidDel="008A765C">
              <w:rPr>
                <w:noProof/>
                <w:webHidden/>
              </w:rPr>
              <w:tab/>
              <w:delText>12</w:delText>
            </w:r>
          </w:del>
        </w:p>
        <w:p w14:paraId="51C3C6B1" w14:textId="115A0737" w:rsidR="00BE5E25" w:rsidDel="008A765C" w:rsidRDefault="00BE5E25">
          <w:pPr>
            <w:pStyle w:val="32"/>
            <w:tabs>
              <w:tab w:val="right" w:leader="dot" w:pos="8302"/>
            </w:tabs>
            <w:rPr>
              <w:del w:id="257" w:author="微软用户" w:date="2017-08-18T22:56:00Z"/>
              <w:noProof/>
            </w:rPr>
          </w:pPr>
          <w:del w:id="258" w:author="微软用户" w:date="2017-08-18T22:56:00Z">
            <w:r w:rsidRPr="008A765C" w:rsidDel="008A765C">
              <w:rPr>
                <w:rPrChange w:id="259" w:author="微软用户" w:date="2017-08-18T22:56:00Z">
                  <w:rPr>
                    <w:rStyle w:val="ab"/>
                    <w:noProof/>
                  </w:rPr>
                </w:rPrChange>
              </w:rPr>
              <w:delText xml:space="preserve">3.2.3 </w:delText>
            </w:r>
            <w:r w:rsidRPr="008A765C" w:rsidDel="008A765C">
              <w:rPr>
                <w:rFonts w:hint="eastAsia"/>
                <w:rPrChange w:id="260" w:author="微软用户" w:date="2017-08-18T22:56:00Z">
                  <w:rPr>
                    <w:rStyle w:val="ab"/>
                    <w:rFonts w:hint="eastAsia"/>
                    <w:noProof/>
                  </w:rPr>
                </w:rPrChange>
              </w:rPr>
              <w:delText>现有云备份中间件的不足</w:delText>
            </w:r>
            <w:r w:rsidDel="008A765C">
              <w:rPr>
                <w:noProof/>
                <w:webHidden/>
              </w:rPr>
              <w:tab/>
              <w:delText>12</w:delText>
            </w:r>
          </w:del>
        </w:p>
        <w:p w14:paraId="5EAA60A5" w14:textId="3BBAC520" w:rsidR="00BE5E25" w:rsidDel="008A765C" w:rsidRDefault="00BE5E25">
          <w:pPr>
            <w:pStyle w:val="23"/>
            <w:tabs>
              <w:tab w:val="right" w:leader="dot" w:pos="8302"/>
            </w:tabs>
            <w:rPr>
              <w:del w:id="261" w:author="微软用户" w:date="2017-08-18T22:56:00Z"/>
              <w:noProof/>
            </w:rPr>
          </w:pPr>
          <w:del w:id="262" w:author="微软用户" w:date="2017-08-18T22:56:00Z">
            <w:r w:rsidRPr="008A765C" w:rsidDel="008A765C">
              <w:rPr>
                <w:rPrChange w:id="263" w:author="微软用户" w:date="2017-08-18T22:56:00Z">
                  <w:rPr>
                    <w:rStyle w:val="ab"/>
                    <w:noProof/>
                  </w:rPr>
                </w:rPrChange>
              </w:rPr>
              <w:delText xml:space="preserve">3.3 </w:delText>
            </w:r>
            <w:r w:rsidRPr="008A765C" w:rsidDel="008A765C">
              <w:rPr>
                <w:rFonts w:hint="eastAsia"/>
                <w:rPrChange w:id="264" w:author="微软用户" w:date="2017-08-18T22:56:00Z">
                  <w:rPr>
                    <w:rStyle w:val="ab"/>
                    <w:rFonts w:hint="eastAsia"/>
                    <w:noProof/>
                  </w:rPr>
                </w:rPrChange>
              </w:rPr>
              <w:delText>中间件系统优化需求分析</w:delText>
            </w:r>
            <w:r w:rsidDel="008A765C">
              <w:rPr>
                <w:noProof/>
                <w:webHidden/>
              </w:rPr>
              <w:tab/>
              <w:delText>13</w:delText>
            </w:r>
          </w:del>
        </w:p>
        <w:p w14:paraId="494A8CCE" w14:textId="0559B651" w:rsidR="00BE5E25" w:rsidDel="008A765C" w:rsidRDefault="00BE5E25">
          <w:pPr>
            <w:pStyle w:val="32"/>
            <w:tabs>
              <w:tab w:val="right" w:leader="dot" w:pos="8302"/>
            </w:tabs>
            <w:rPr>
              <w:del w:id="265" w:author="微软用户" w:date="2017-08-18T22:56:00Z"/>
              <w:noProof/>
            </w:rPr>
          </w:pPr>
          <w:del w:id="266" w:author="微软用户" w:date="2017-08-18T22:56:00Z">
            <w:r w:rsidRPr="008A765C" w:rsidDel="008A765C">
              <w:rPr>
                <w:rPrChange w:id="267" w:author="微软用户" w:date="2017-08-18T22:56:00Z">
                  <w:rPr>
                    <w:rStyle w:val="ab"/>
                    <w:noProof/>
                  </w:rPr>
                </w:rPrChange>
              </w:rPr>
              <w:delText xml:space="preserve">3.3.1 </w:delText>
            </w:r>
            <w:r w:rsidRPr="008A765C" w:rsidDel="008A765C">
              <w:rPr>
                <w:rFonts w:hint="eastAsia"/>
                <w:rPrChange w:id="268" w:author="微软用户" w:date="2017-08-18T22:56:00Z">
                  <w:rPr>
                    <w:rStyle w:val="ab"/>
                    <w:rFonts w:hint="eastAsia"/>
                    <w:noProof/>
                  </w:rPr>
                </w:rPrChange>
              </w:rPr>
              <w:delText>持久会话管理</w:delText>
            </w:r>
            <w:r w:rsidDel="008A765C">
              <w:rPr>
                <w:noProof/>
                <w:webHidden/>
              </w:rPr>
              <w:tab/>
              <w:delText>13</w:delText>
            </w:r>
          </w:del>
        </w:p>
        <w:p w14:paraId="4C08A622" w14:textId="09823CC1" w:rsidR="00BE5E25" w:rsidDel="008A765C" w:rsidRDefault="00BE5E25">
          <w:pPr>
            <w:pStyle w:val="32"/>
            <w:tabs>
              <w:tab w:val="right" w:leader="dot" w:pos="8302"/>
            </w:tabs>
            <w:rPr>
              <w:del w:id="269" w:author="微软用户" w:date="2017-08-18T22:56:00Z"/>
              <w:noProof/>
            </w:rPr>
          </w:pPr>
          <w:del w:id="270" w:author="微软用户" w:date="2017-08-18T22:56:00Z">
            <w:r w:rsidRPr="008A765C" w:rsidDel="008A765C">
              <w:rPr>
                <w:rPrChange w:id="271" w:author="微软用户" w:date="2017-08-18T22:56:00Z">
                  <w:rPr>
                    <w:rStyle w:val="ab"/>
                    <w:noProof/>
                  </w:rPr>
                </w:rPrChange>
              </w:rPr>
              <w:delText xml:space="preserve">3.3.2 </w:delText>
            </w:r>
            <w:r w:rsidRPr="008A765C" w:rsidDel="008A765C">
              <w:rPr>
                <w:rFonts w:hint="eastAsia"/>
                <w:rPrChange w:id="272" w:author="微软用户" w:date="2017-08-18T22:56:00Z">
                  <w:rPr>
                    <w:rStyle w:val="ab"/>
                    <w:rFonts w:hint="eastAsia"/>
                    <w:noProof/>
                  </w:rPr>
                </w:rPrChange>
              </w:rPr>
              <w:delText>大文件上传</w:delText>
            </w:r>
            <w:r w:rsidDel="008A765C">
              <w:rPr>
                <w:noProof/>
                <w:webHidden/>
              </w:rPr>
              <w:tab/>
              <w:delText>14</w:delText>
            </w:r>
          </w:del>
        </w:p>
        <w:p w14:paraId="02DA4464" w14:textId="14D12E46" w:rsidR="00BE5E25" w:rsidDel="008A765C" w:rsidRDefault="00BE5E25">
          <w:pPr>
            <w:pStyle w:val="32"/>
            <w:tabs>
              <w:tab w:val="right" w:leader="dot" w:pos="8302"/>
            </w:tabs>
            <w:rPr>
              <w:del w:id="273" w:author="微软用户" w:date="2017-08-18T22:56:00Z"/>
              <w:noProof/>
            </w:rPr>
          </w:pPr>
          <w:del w:id="274" w:author="微软用户" w:date="2017-08-18T22:56:00Z">
            <w:r w:rsidRPr="008A765C" w:rsidDel="008A765C">
              <w:rPr>
                <w:rPrChange w:id="275" w:author="微软用户" w:date="2017-08-18T22:56:00Z">
                  <w:rPr>
                    <w:rStyle w:val="ab"/>
                    <w:noProof/>
                  </w:rPr>
                </w:rPrChange>
              </w:rPr>
              <w:delText xml:space="preserve">3.3.3 </w:delText>
            </w:r>
            <w:r w:rsidRPr="008A765C" w:rsidDel="008A765C">
              <w:rPr>
                <w:rFonts w:hint="eastAsia"/>
                <w:rPrChange w:id="276" w:author="微软用户" w:date="2017-08-18T22:56:00Z">
                  <w:rPr>
                    <w:rStyle w:val="ab"/>
                    <w:rFonts w:hint="eastAsia"/>
                    <w:noProof/>
                  </w:rPr>
                </w:rPrChange>
              </w:rPr>
              <w:delText>本地缓存</w:delText>
            </w:r>
            <w:r w:rsidDel="008A765C">
              <w:rPr>
                <w:noProof/>
                <w:webHidden/>
              </w:rPr>
              <w:tab/>
              <w:delText>15</w:delText>
            </w:r>
          </w:del>
        </w:p>
        <w:p w14:paraId="0A7E623C" w14:textId="37DA0A2F" w:rsidR="00BE5E25" w:rsidDel="008A765C" w:rsidRDefault="00BE5E25">
          <w:pPr>
            <w:pStyle w:val="32"/>
            <w:tabs>
              <w:tab w:val="right" w:leader="dot" w:pos="8302"/>
            </w:tabs>
            <w:rPr>
              <w:del w:id="277" w:author="微软用户" w:date="2017-08-18T22:56:00Z"/>
              <w:noProof/>
            </w:rPr>
          </w:pPr>
          <w:del w:id="278" w:author="微软用户" w:date="2017-08-18T22:56:00Z">
            <w:r w:rsidRPr="008A765C" w:rsidDel="008A765C">
              <w:rPr>
                <w:rPrChange w:id="279" w:author="微软用户" w:date="2017-08-18T22:56:00Z">
                  <w:rPr>
                    <w:rStyle w:val="ab"/>
                    <w:noProof/>
                  </w:rPr>
                </w:rPrChange>
              </w:rPr>
              <w:delText xml:space="preserve">3.3.4 </w:delText>
            </w:r>
            <w:r w:rsidRPr="008A765C" w:rsidDel="008A765C">
              <w:rPr>
                <w:rFonts w:hint="eastAsia"/>
                <w:rPrChange w:id="280" w:author="微软用户" w:date="2017-08-18T22:56:00Z">
                  <w:rPr>
                    <w:rStyle w:val="ab"/>
                    <w:rFonts w:hint="eastAsia"/>
                    <w:noProof/>
                  </w:rPr>
                </w:rPrChange>
              </w:rPr>
              <w:delText>多应用适配</w:delText>
            </w:r>
            <w:r w:rsidDel="008A765C">
              <w:rPr>
                <w:noProof/>
                <w:webHidden/>
              </w:rPr>
              <w:tab/>
              <w:delText>16</w:delText>
            </w:r>
          </w:del>
        </w:p>
        <w:p w14:paraId="2D8B4A3A" w14:textId="37A763E8" w:rsidR="00BE5E25" w:rsidDel="008A765C" w:rsidRDefault="00BE5E25">
          <w:pPr>
            <w:pStyle w:val="10"/>
            <w:rPr>
              <w:del w:id="281" w:author="微软用户" w:date="2017-08-18T22:56:00Z"/>
              <w:noProof/>
            </w:rPr>
          </w:pPr>
          <w:del w:id="282" w:author="微软用户" w:date="2017-08-18T22:56:00Z">
            <w:r w:rsidRPr="008A765C" w:rsidDel="008A765C">
              <w:rPr>
                <w:rFonts w:hint="eastAsia"/>
                <w:rPrChange w:id="283" w:author="微软用户" w:date="2017-08-18T22:56:00Z">
                  <w:rPr>
                    <w:rStyle w:val="ab"/>
                    <w:rFonts w:ascii="Times New Roman" w:hAnsi="Times New Roman" w:cs="Times New Roman" w:hint="eastAsia"/>
                    <w:noProof/>
                  </w:rPr>
                </w:rPrChange>
              </w:rPr>
              <w:delText>第四章</w:delText>
            </w:r>
            <w:r w:rsidRPr="008A765C" w:rsidDel="008A765C">
              <w:rPr>
                <w:rPrChange w:id="284"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285" w:author="微软用户" w:date="2017-08-18T22:56:00Z">
                  <w:rPr>
                    <w:rStyle w:val="ab"/>
                    <w:rFonts w:ascii="Times New Roman" w:hAnsi="Times New Roman" w:cs="Times New Roman" w:hint="eastAsia"/>
                    <w:noProof/>
                  </w:rPr>
                </w:rPrChange>
              </w:rPr>
              <w:delText>云备份中间件系统优化设计</w:delText>
            </w:r>
            <w:r w:rsidDel="008A765C">
              <w:rPr>
                <w:noProof/>
                <w:webHidden/>
              </w:rPr>
              <w:tab/>
              <w:delText>18</w:delText>
            </w:r>
          </w:del>
        </w:p>
        <w:p w14:paraId="53AB66E8" w14:textId="2691DEC1" w:rsidR="00BE5E25" w:rsidDel="008A765C" w:rsidRDefault="00BE5E25">
          <w:pPr>
            <w:pStyle w:val="23"/>
            <w:tabs>
              <w:tab w:val="right" w:leader="dot" w:pos="8302"/>
            </w:tabs>
            <w:rPr>
              <w:del w:id="286" w:author="微软用户" w:date="2017-08-18T22:56:00Z"/>
              <w:noProof/>
            </w:rPr>
          </w:pPr>
          <w:del w:id="287" w:author="微软用户" w:date="2017-08-18T22:56:00Z">
            <w:r w:rsidRPr="008A765C" w:rsidDel="008A765C">
              <w:rPr>
                <w:rPrChange w:id="288" w:author="微软用户" w:date="2017-08-18T22:56:00Z">
                  <w:rPr>
                    <w:rStyle w:val="ab"/>
                    <w:noProof/>
                  </w:rPr>
                </w:rPrChange>
              </w:rPr>
              <w:delText xml:space="preserve">4.1 </w:delText>
            </w:r>
            <w:r w:rsidRPr="008A765C" w:rsidDel="008A765C">
              <w:rPr>
                <w:rFonts w:hint="eastAsia"/>
                <w:rPrChange w:id="289" w:author="微软用户" w:date="2017-08-18T22:56:00Z">
                  <w:rPr>
                    <w:rStyle w:val="ab"/>
                    <w:rFonts w:hint="eastAsia"/>
                    <w:noProof/>
                  </w:rPr>
                </w:rPrChange>
              </w:rPr>
              <w:delText>中间件优化系统框架设计</w:delText>
            </w:r>
            <w:r w:rsidDel="008A765C">
              <w:rPr>
                <w:noProof/>
                <w:webHidden/>
              </w:rPr>
              <w:tab/>
              <w:delText>18</w:delText>
            </w:r>
          </w:del>
        </w:p>
        <w:p w14:paraId="7197A6AF" w14:textId="41EFF5E5" w:rsidR="00BE5E25" w:rsidDel="008A765C" w:rsidRDefault="00BE5E25">
          <w:pPr>
            <w:pStyle w:val="23"/>
            <w:tabs>
              <w:tab w:val="right" w:leader="dot" w:pos="8302"/>
            </w:tabs>
            <w:rPr>
              <w:del w:id="290" w:author="微软用户" w:date="2017-08-18T22:56:00Z"/>
              <w:noProof/>
            </w:rPr>
          </w:pPr>
          <w:del w:id="291" w:author="微软用户" w:date="2017-08-18T22:56:00Z">
            <w:r w:rsidRPr="008A765C" w:rsidDel="008A765C">
              <w:rPr>
                <w:rPrChange w:id="292" w:author="微软用户" w:date="2017-08-18T22:56:00Z">
                  <w:rPr>
                    <w:rStyle w:val="ab"/>
                    <w:noProof/>
                  </w:rPr>
                </w:rPrChange>
              </w:rPr>
              <w:delText xml:space="preserve">4.2 </w:delText>
            </w:r>
            <w:r w:rsidRPr="008A765C" w:rsidDel="008A765C">
              <w:rPr>
                <w:rFonts w:hint="eastAsia"/>
                <w:rPrChange w:id="293" w:author="微软用户" w:date="2017-08-18T22:56:00Z">
                  <w:rPr>
                    <w:rStyle w:val="ab"/>
                    <w:rFonts w:hint="eastAsia"/>
                    <w:noProof/>
                  </w:rPr>
                </w:rPrChange>
              </w:rPr>
              <w:delText>类图设计</w:delText>
            </w:r>
            <w:r w:rsidDel="008A765C">
              <w:rPr>
                <w:noProof/>
                <w:webHidden/>
              </w:rPr>
              <w:tab/>
              <w:delText>18</w:delText>
            </w:r>
          </w:del>
        </w:p>
        <w:p w14:paraId="61E28C58" w14:textId="35A7A5DA" w:rsidR="00BE5E25" w:rsidDel="008A765C" w:rsidRDefault="00BE5E25">
          <w:pPr>
            <w:pStyle w:val="23"/>
            <w:tabs>
              <w:tab w:val="right" w:leader="dot" w:pos="8302"/>
            </w:tabs>
            <w:rPr>
              <w:del w:id="294" w:author="微软用户" w:date="2017-08-18T22:56:00Z"/>
              <w:noProof/>
            </w:rPr>
          </w:pPr>
          <w:del w:id="295" w:author="微软用户" w:date="2017-08-18T22:56:00Z">
            <w:r w:rsidRPr="008A765C" w:rsidDel="008A765C">
              <w:rPr>
                <w:rPrChange w:id="296" w:author="微软用户" w:date="2017-08-18T22:56:00Z">
                  <w:rPr>
                    <w:rStyle w:val="ab"/>
                    <w:noProof/>
                  </w:rPr>
                </w:rPrChange>
              </w:rPr>
              <w:delText xml:space="preserve">4.3 </w:delText>
            </w:r>
            <w:r w:rsidRPr="008A765C" w:rsidDel="008A765C">
              <w:rPr>
                <w:rFonts w:hint="eastAsia"/>
                <w:rPrChange w:id="297" w:author="微软用户" w:date="2017-08-18T22:56:00Z">
                  <w:rPr>
                    <w:rStyle w:val="ab"/>
                    <w:rFonts w:hint="eastAsia"/>
                    <w:noProof/>
                  </w:rPr>
                </w:rPrChange>
              </w:rPr>
              <w:delText>关键流程设计</w:delText>
            </w:r>
            <w:r w:rsidDel="008A765C">
              <w:rPr>
                <w:noProof/>
                <w:webHidden/>
              </w:rPr>
              <w:tab/>
              <w:delText>20</w:delText>
            </w:r>
          </w:del>
        </w:p>
        <w:p w14:paraId="4B2F0713" w14:textId="472004F7" w:rsidR="00BE5E25" w:rsidDel="008A765C" w:rsidRDefault="00BE5E25">
          <w:pPr>
            <w:pStyle w:val="32"/>
            <w:tabs>
              <w:tab w:val="right" w:leader="dot" w:pos="8302"/>
            </w:tabs>
            <w:rPr>
              <w:del w:id="298" w:author="微软用户" w:date="2017-08-18T22:56:00Z"/>
              <w:noProof/>
            </w:rPr>
          </w:pPr>
          <w:del w:id="299" w:author="微软用户" w:date="2017-08-18T22:56:00Z">
            <w:r w:rsidRPr="008A765C" w:rsidDel="008A765C">
              <w:rPr>
                <w:rPrChange w:id="300" w:author="微软用户" w:date="2017-08-18T22:56:00Z">
                  <w:rPr>
                    <w:rStyle w:val="ab"/>
                    <w:noProof/>
                  </w:rPr>
                </w:rPrChange>
              </w:rPr>
              <w:delText xml:space="preserve">4.3.1 </w:delText>
            </w:r>
            <w:r w:rsidRPr="008A765C" w:rsidDel="008A765C">
              <w:rPr>
                <w:rFonts w:hint="eastAsia"/>
                <w:rPrChange w:id="301" w:author="微软用户" w:date="2017-08-18T22:56:00Z">
                  <w:rPr>
                    <w:rStyle w:val="ab"/>
                    <w:rFonts w:hint="eastAsia"/>
                    <w:noProof/>
                  </w:rPr>
                </w:rPrChange>
              </w:rPr>
              <w:delText>系统总流程设计</w:delText>
            </w:r>
            <w:r w:rsidDel="008A765C">
              <w:rPr>
                <w:noProof/>
                <w:webHidden/>
              </w:rPr>
              <w:tab/>
              <w:delText>21</w:delText>
            </w:r>
          </w:del>
        </w:p>
        <w:p w14:paraId="662F4E73" w14:textId="78BDC95C" w:rsidR="00BE5E25" w:rsidDel="008A765C" w:rsidRDefault="00BE5E25">
          <w:pPr>
            <w:pStyle w:val="32"/>
            <w:tabs>
              <w:tab w:val="right" w:leader="dot" w:pos="8302"/>
            </w:tabs>
            <w:rPr>
              <w:del w:id="302" w:author="微软用户" w:date="2017-08-18T22:56:00Z"/>
              <w:noProof/>
            </w:rPr>
          </w:pPr>
          <w:del w:id="303" w:author="微软用户" w:date="2017-08-18T22:56:00Z">
            <w:r w:rsidRPr="008A765C" w:rsidDel="008A765C">
              <w:rPr>
                <w:rPrChange w:id="304" w:author="微软用户" w:date="2017-08-18T22:56:00Z">
                  <w:rPr>
                    <w:rStyle w:val="ab"/>
                    <w:noProof/>
                  </w:rPr>
                </w:rPrChange>
              </w:rPr>
              <w:delText xml:space="preserve">4.3.2 </w:delText>
            </w:r>
            <w:r w:rsidRPr="008A765C" w:rsidDel="008A765C">
              <w:rPr>
                <w:rFonts w:hint="eastAsia"/>
                <w:rPrChange w:id="305" w:author="微软用户" w:date="2017-08-18T22:56:00Z">
                  <w:rPr>
                    <w:rStyle w:val="ab"/>
                    <w:rFonts w:hint="eastAsia"/>
                    <w:noProof/>
                  </w:rPr>
                </w:rPrChange>
              </w:rPr>
              <w:delText>持久会话管理流程设计</w:delText>
            </w:r>
            <w:r w:rsidDel="008A765C">
              <w:rPr>
                <w:noProof/>
                <w:webHidden/>
              </w:rPr>
              <w:tab/>
              <w:delText>22</w:delText>
            </w:r>
          </w:del>
        </w:p>
        <w:p w14:paraId="3FE176DB" w14:textId="3715CAE2" w:rsidR="00BE5E25" w:rsidDel="008A765C" w:rsidRDefault="00BE5E25">
          <w:pPr>
            <w:pStyle w:val="32"/>
            <w:tabs>
              <w:tab w:val="right" w:leader="dot" w:pos="8302"/>
            </w:tabs>
            <w:rPr>
              <w:del w:id="306" w:author="微软用户" w:date="2017-08-18T22:56:00Z"/>
              <w:noProof/>
            </w:rPr>
          </w:pPr>
          <w:del w:id="307" w:author="微软用户" w:date="2017-08-18T22:56:00Z">
            <w:r w:rsidRPr="008A765C" w:rsidDel="008A765C">
              <w:rPr>
                <w:rPrChange w:id="308" w:author="微软用户" w:date="2017-08-18T22:56:00Z">
                  <w:rPr>
                    <w:rStyle w:val="ab"/>
                    <w:noProof/>
                  </w:rPr>
                </w:rPrChange>
              </w:rPr>
              <w:delText xml:space="preserve">4.3.3 </w:delText>
            </w:r>
            <w:r w:rsidRPr="008A765C" w:rsidDel="008A765C">
              <w:rPr>
                <w:rFonts w:hint="eastAsia"/>
                <w:rPrChange w:id="309" w:author="微软用户" w:date="2017-08-18T22:56:00Z">
                  <w:rPr>
                    <w:rStyle w:val="ab"/>
                    <w:rFonts w:hint="eastAsia"/>
                    <w:noProof/>
                  </w:rPr>
                </w:rPrChange>
              </w:rPr>
              <w:delText>大文件传输流程设计</w:delText>
            </w:r>
            <w:r w:rsidDel="008A765C">
              <w:rPr>
                <w:noProof/>
                <w:webHidden/>
              </w:rPr>
              <w:tab/>
              <w:delText>23</w:delText>
            </w:r>
          </w:del>
        </w:p>
        <w:p w14:paraId="47998AAC" w14:textId="54DDE5E4" w:rsidR="00BE5E25" w:rsidDel="008A765C" w:rsidRDefault="00BE5E25">
          <w:pPr>
            <w:pStyle w:val="32"/>
            <w:tabs>
              <w:tab w:val="right" w:leader="dot" w:pos="8302"/>
            </w:tabs>
            <w:rPr>
              <w:del w:id="310" w:author="微软用户" w:date="2017-08-18T22:56:00Z"/>
              <w:noProof/>
            </w:rPr>
          </w:pPr>
          <w:del w:id="311" w:author="微软用户" w:date="2017-08-18T22:56:00Z">
            <w:r w:rsidRPr="008A765C" w:rsidDel="008A765C">
              <w:rPr>
                <w:rPrChange w:id="312" w:author="微软用户" w:date="2017-08-18T22:56:00Z">
                  <w:rPr>
                    <w:rStyle w:val="ab"/>
                    <w:noProof/>
                  </w:rPr>
                </w:rPrChange>
              </w:rPr>
              <w:delText xml:space="preserve">4.3.4 </w:delText>
            </w:r>
            <w:r w:rsidRPr="008A765C" w:rsidDel="008A765C">
              <w:rPr>
                <w:rFonts w:hint="eastAsia"/>
                <w:rPrChange w:id="313" w:author="微软用户" w:date="2017-08-18T22:56:00Z">
                  <w:rPr>
                    <w:rStyle w:val="ab"/>
                    <w:rFonts w:hint="eastAsia"/>
                    <w:noProof/>
                  </w:rPr>
                </w:rPrChange>
              </w:rPr>
              <w:delText>本地缓存流程设计</w:delText>
            </w:r>
            <w:r w:rsidDel="008A765C">
              <w:rPr>
                <w:noProof/>
                <w:webHidden/>
              </w:rPr>
              <w:tab/>
              <w:delText>24</w:delText>
            </w:r>
          </w:del>
        </w:p>
        <w:p w14:paraId="6869BD87" w14:textId="7DD459BB" w:rsidR="00BE5E25" w:rsidDel="008A765C" w:rsidRDefault="00BE5E25">
          <w:pPr>
            <w:pStyle w:val="32"/>
            <w:tabs>
              <w:tab w:val="right" w:leader="dot" w:pos="8302"/>
            </w:tabs>
            <w:rPr>
              <w:del w:id="314" w:author="微软用户" w:date="2017-08-18T22:56:00Z"/>
              <w:noProof/>
            </w:rPr>
          </w:pPr>
          <w:del w:id="315" w:author="微软用户" w:date="2017-08-18T22:56:00Z">
            <w:r w:rsidRPr="008A765C" w:rsidDel="008A765C">
              <w:rPr>
                <w:rPrChange w:id="316" w:author="微软用户" w:date="2017-08-18T22:56:00Z">
                  <w:rPr>
                    <w:rStyle w:val="ab"/>
                    <w:noProof/>
                  </w:rPr>
                </w:rPrChange>
              </w:rPr>
              <w:delText xml:space="preserve">4.3.5 </w:delText>
            </w:r>
            <w:r w:rsidRPr="008A765C" w:rsidDel="008A765C">
              <w:rPr>
                <w:rFonts w:hint="eastAsia"/>
                <w:rPrChange w:id="317" w:author="微软用户" w:date="2017-08-18T22:56:00Z">
                  <w:rPr>
                    <w:rStyle w:val="ab"/>
                    <w:rFonts w:hint="eastAsia"/>
                    <w:noProof/>
                  </w:rPr>
                </w:rPrChange>
              </w:rPr>
              <w:delText>多应用适配流程设计</w:delText>
            </w:r>
            <w:r w:rsidDel="008A765C">
              <w:rPr>
                <w:noProof/>
                <w:webHidden/>
              </w:rPr>
              <w:tab/>
              <w:delText>26</w:delText>
            </w:r>
          </w:del>
        </w:p>
        <w:p w14:paraId="3B98C41A" w14:textId="7D9B2F58" w:rsidR="00BE5E25" w:rsidDel="008A765C" w:rsidRDefault="00BE5E25">
          <w:pPr>
            <w:pStyle w:val="23"/>
            <w:tabs>
              <w:tab w:val="left" w:pos="1050"/>
              <w:tab w:val="right" w:leader="dot" w:pos="8302"/>
            </w:tabs>
            <w:rPr>
              <w:del w:id="318" w:author="微软用户" w:date="2017-08-18T22:56:00Z"/>
              <w:noProof/>
            </w:rPr>
          </w:pPr>
          <w:del w:id="319" w:author="微软用户" w:date="2017-08-18T22:56:00Z">
            <w:r w:rsidRPr="008A765C" w:rsidDel="008A765C">
              <w:rPr>
                <w:rPrChange w:id="320" w:author="微软用户" w:date="2017-08-18T22:56:00Z">
                  <w:rPr>
                    <w:rStyle w:val="ab"/>
                    <w:noProof/>
                  </w:rPr>
                </w:rPrChange>
              </w:rPr>
              <w:delText>4.4</w:delText>
            </w:r>
            <w:r w:rsidDel="008A765C">
              <w:rPr>
                <w:noProof/>
              </w:rPr>
              <w:tab/>
            </w:r>
            <w:r w:rsidRPr="008A765C" w:rsidDel="008A765C">
              <w:rPr>
                <w:rFonts w:hint="eastAsia"/>
                <w:rPrChange w:id="321" w:author="微软用户" w:date="2017-08-18T22:56:00Z">
                  <w:rPr>
                    <w:rStyle w:val="ab"/>
                    <w:rFonts w:hint="eastAsia"/>
                    <w:noProof/>
                  </w:rPr>
                </w:rPrChange>
              </w:rPr>
              <w:delText>数据库设计</w:delText>
            </w:r>
            <w:r w:rsidDel="008A765C">
              <w:rPr>
                <w:noProof/>
                <w:webHidden/>
              </w:rPr>
              <w:tab/>
              <w:delText>26</w:delText>
            </w:r>
          </w:del>
        </w:p>
        <w:p w14:paraId="6EA7EE09" w14:textId="73A9B827" w:rsidR="00BE5E25" w:rsidDel="008A765C" w:rsidRDefault="00BE5E25">
          <w:pPr>
            <w:pStyle w:val="23"/>
            <w:tabs>
              <w:tab w:val="left" w:pos="1050"/>
              <w:tab w:val="right" w:leader="dot" w:pos="8302"/>
            </w:tabs>
            <w:rPr>
              <w:del w:id="322" w:author="微软用户" w:date="2017-08-18T22:56:00Z"/>
              <w:noProof/>
            </w:rPr>
          </w:pPr>
          <w:del w:id="323" w:author="微软用户" w:date="2017-08-18T22:56:00Z">
            <w:r w:rsidRPr="008A765C" w:rsidDel="008A765C">
              <w:rPr>
                <w:rPrChange w:id="324" w:author="微软用户" w:date="2017-08-18T22:56:00Z">
                  <w:rPr>
                    <w:rStyle w:val="ab"/>
                    <w:noProof/>
                  </w:rPr>
                </w:rPrChange>
              </w:rPr>
              <w:delText>4.5</w:delText>
            </w:r>
            <w:r w:rsidDel="008A765C">
              <w:rPr>
                <w:noProof/>
              </w:rPr>
              <w:tab/>
            </w:r>
            <w:r w:rsidRPr="008A765C" w:rsidDel="008A765C">
              <w:rPr>
                <w:rFonts w:hint="eastAsia"/>
                <w:rPrChange w:id="325" w:author="微软用户" w:date="2017-08-18T22:56:00Z">
                  <w:rPr>
                    <w:rStyle w:val="ab"/>
                    <w:rFonts w:hint="eastAsia"/>
                    <w:noProof/>
                  </w:rPr>
                </w:rPrChange>
              </w:rPr>
              <w:delText>系统优化接口设计</w:delText>
            </w:r>
            <w:r w:rsidDel="008A765C">
              <w:rPr>
                <w:noProof/>
                <w:webHidden/>
              </w:rPr>
              <w:tab/>
              <w:delText>27</w:delText>
            </w:r>
          </w:del>
        </w:p>
        <w:p w14:paraId="3B63D23F" w14:textId="375CD479" w:rsidR="00BE5E25" w:rsidDel="008A765C" w:rsidRDefault="00BE5E25">
          <w:pPr>
            <w:pStyle w:val="32"/>
            <w:tabs>
              <w:tab w:val="right" w:leader="dot" w:pos="8302"/>
            </w:tabs>
            <w:rPr>
              <w:del w:id="326" w:author="微软用户" w:date="2017-08-18T22:56:00Z"/>
              <w:noProof/>
            </w:rPr>
          </w:pPr>
          <w:del w:id="327" w:author="微软用户" w:date="2017-08-18T22:56:00Z">
            <w:r w:rsidRPr="008A765C" w:rsidDel="008A765C">
              <w:rPr>
                <w:rPrChange w:id="328" w:author="微软用户" w:date="2017-08-18T22:56:00Z">
                  <w:rPr>
                    <w:rStyle w:val="ab"/>
                    <w:noProof/>
                  </w:rPr>
                </w:rPrChange>
              </w:rPr>
              <w:delText xml:space="preserve">4.5.1 </w:delText>
            </w:r>
            <w:r w:rsidRPr="008A765C" w:rsidDel="008A765C">
              <w:rPr>
                <w:rFonts w:hint="eastAsia"/>
                <w:rPrChange w:id="329" w:author="微软用户" w:date="2017-08-18T22:56:00Z">
                  <w:rPr>
                    <w:rStyle w:val="ab"/>
                    <w:rFonts w:hint="eastAsia"/>
                    <w:noProof/>
                  </w:rPr>
                </w:rPrChange>
              </w:rPr>
              <w:delText>持久会话管理接口设计</w:delText>
            </w:r>
            <w:r w:rsidDel="008A765C">
              <w:rPr>
                <w:noProof/>
                <w:webHidden/>
              </w:rPr>
              <w:tab/>
              <w:delText>28</w:delText>
            </w:r>
          </w:del>
        </w:p>
        <w:p w14:paraId="7F8581D7" w14:textId="43F04CD7" w:rsidR="00BE5E25" w:rsidDel="008A765C" w:rsidRDefault="00BE5E25">
          <w:pPr>
            <w:pStyle w:val="32"/>
            <w:tabs>
              <w:tab w:val="right" w:leader="dot" w:pos="8302"/>
            </w:tabs>
            <w:rPr>
              <w:del w:id="330" w:author="微软用户" w:date="2017-08-18T22:56:00Z"/>
              <w:noProof/>
            </w:rPr>
          </w:pPr>
          <w:del w:id="331" w:author="微软用户" w:date="2017-08-18T22:56:00Z">
            <w:r w:rsidRPr="008A765C" w:rsidDel="008A765C">
              <w:rPr>
                <w:rPrChange w:id="332" w:author="微软用户" w:date="2017-08-18T22:56:00Z">
                  <w:rPr>
                    <w:rStyle w:val="ab"/>
                    <w:noProof/>
                  </w:rPr>
                </w:rPrChange>
              </w:rPr>
              <w:delText xml:space="preserve">4.5.1 </w:delText>
            </w:r>
            <w:r w:rsidRPr="008A765C" w:rsidDel="008A765C">
              <w:rPr>
                <w:rFonts w:hint="eastAsia"/>
                <w:rPrChange w:id="333" w:author="微软用户" w:date="2017-08-18T22:56:00Z">
                  <w:rPr>
                    <w:rStyle w:val="ab"/>
                    <w:rFonts w:hint="eastAsia"/>
                    <w:noProof/>
                  </w:rPr>
                </w:rPrChange>
              </w:rPr>
              <w:delText>大文件上传接口设计</w:delText>
            </w:r>
            <w:r w:rsidDel="008A765C">
              <w:rPr>
                <w:noProof/>
                <w:webHidden/>
              </w:rPr>
              <w:tab/>
              <w:delText>29</w:delText>
            </w:r>
          </w:del>
        </w:p>
        <w:p w14:paraId="3FD315D5" w14:textId="5693964D" w:rsidR="00BE5E25" w:rsidDel="008A765C" w:rsidRDefault="00BE5E25">
          <w:pPr>
            <w:pStyle w:val="32"/>
            <w:tabs>
              <w:tab w:val="right" w:leader="dot" w:pos="8302"/>
            </w:tabs>
            <w:rPr>
              <w:del w:id="334" w:author="微软用户" w:date="2017-08-18T22:56:00Z"/>
              <w:noProof/>
            </w:rPr>
          </w:pPr>
          <w:del w:id="335" w:author="微软用户" w:date="2017-08-18T22:56:00Z">
            <w:r w:rsidRPr="008A765C" w:rsidDel="008A765C">
              <w:rPr>
                <w:rPrChange w:id="336" w:author="微软用户" w:date="2017-08-18T22:56:00Z">
                  <w:rPr>
                    <w:rStyle w:val="ab"/>
                    <w:noProof/>
                  </w:rPr>
                </w:rPrChange>
              </w:rPr>
              <w:delText xml:space="preserve">4.5.1 </w:delText>
            </w:r>
            <w:r w:rsidRPr="008A765C" w:rsidDel="008A765C">
              <w:rPr>
                <w:rFonts w:hint="eastAsia"/>
                <w:rPrChange w:id="337" w:author="微软用户" w:date="2017-08-18T22:56:00Z">
                  <w:rPr>
                    <w:rStyle w:val="ab"/>
                    <w:rFonts w:hint="eastAsia"/>
                    <w:noProof/>
                  </w:rPr>
                </w:rPrChange>
              </w:rPr>
              <w:delText>本地缓存接口设计</w:delText>
            </w:r>
            <w:r w:rsidDel="008A765C">
              <w:rPr>
                <w:noProof/>
                <w:webHidden/>
              </w:rPr>
              <w:tab/>
              <w:delText>31</w:delText>
            </w:r>
          </w:del>
        </w:p>
        <w:p w14:paraId="1FF9689E" w14:textId="13906237" w:rsidR="00BE5E25" w:rsidDel="008A765C" w:rsidRDefault="00BE5E25">
          <w:pPr>
            <w:pStyle w:val="32"/>
            <w:tabs>
              <w:tab w:val="right" w:leader="dot" w:pos="8302"/>
            </w:tabs>
            <w:rPr>
              <w:del w:id="338" w:author="微软用户" w:date="2017-08-18T22:56:00Z"/>
              <w:noProof/>
            </w:rPr>
          </w:pPr>
          <w:del w:id="339" w:author="微软用户" w:date="2017-08-18T22:56:00Z">
            <w:r w:rsidRPr="008A765C" w:rsidDel="008A765C">
              <w:rPr>
                <w:rPrChange w:id="340" w:author="微软用户" w:date="2017-08-18T22:56:00Z">
                  <w:rPr>
                    <w:rStyle w:val="ab"/>
                    <w:noProof/>
                  </w:rPr>
                </w:rPrChange>
              </w:rPr>
              <w:delText xml:space="preserve">4.5.1 </w:delText>
            </w:r>
            <w:r w:rsidRPr="008A765C" w:rsidDel="008A765C">
              <w:rPr>
                <w:rFonts w:hint="eastAsia"/>
                <w:rPrChange w:id="341" w:author="微软用户" w:date="2017-08-18T22:56:00Z">
                  <w:rPr>
                    <w:rStyle w:val="ab"/>
                    <w:rFonts w:hint="eastAsia"/>
                    <w:noProof/>
                  </w:rPr>
                </w:rPrChange>
              </w:rPr>
              <w:delText>多应用适配接口设计</w:delText>
            </w:r>
            <w:r w:rsidDel="008A765C">
              <w:rPr>
                <w:noProof/>
                <w:webHidden/>
              </w:rPr>
              <w:tab/>
              <w:delText>32</w:delText>
            </w:r>
          </w:del>
        </w:p>
        <w:p w14:paraId="3E2F3FE1" w14:textId="3FD7BB16" w:rsidR="00BE5E25" w:rsidDel="008A765C" w:rsidRDefault="00BE5E25">
          <w:pPr>
            <w:pStyle w:val="10"/>
            <w:rPr>
              <w:del w:id="342" w:author="微软用户" w:date="2017-08-18T22:56:00Z"/>
              <w:noProof/>
            </w:rPr>
          </w:pPr>
          <w:del w:id="343" w:author="微软用户" w:date="2017-08-18T22:56:00Z">
            <w:r w:rsidRPr="008A765C" w:rsidDel="008A765C">
              <w:rPr>
                <w:rFonts w:hint="eastAsia"/>
                <w:rPrChange w:id="344" w:author="微软用户" w:date="2017-08-18T22:56:00Z">
                  <w:rPr>
                    <w:rStyle w:val="ab"/>
                    <w:rFonts w:ascii="Times New Roman" w:hAnsi="Times New Roman" w:cs="Times New Roman" w:hint="eastAsia"/>
                    <w:noProof/>
                  </w:rPr>
                </w:rPrChange>
              </w:rPr>
              <w:delText>第五章</w:delText>
            </w:r>
            <w:r w:rsidRPr="008A765C" w:rsidDel="008A765C">
              <w:rPr>
                <w:rPrChange w:id="345"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346" w:author="微软用户" w:date="2017-08-18T22:56:00Z">
                  <w:rPr>
                    <w:rStyle w:val="ab"/>
                    <w:rFonts w:ascii="Times New Roman" w:hAnsi="Times New Roman" w:cs="Times New Roman" w:hint="eastAsia"/>
                    <w:noProof/>
                  </w:rPr>
                </w:rPrChange>
              </w:rPr>
              <w:delText>云备份中间件系统优化实现</w:delText>
            </w:r>
            <w:r w:rsidDel="008A765C">
              <w:rPr>
                <w:noProof/>
                <w:webHidden/>
              </w:rPr>
              <w:tab/>
              <w:delText>33</w:delText>
            </w:r>
          </w:del>
        </w:p>
        <w:p w14:paraId="35B26358" w14:textId="4ED0892C" w:rsidR="00BE5E25" w:rsidDel="008A765C" w:rsidRDefault="00BE5E25">
          <w:pPr>
            <w:pStyle w:val="23"/>
            <w:tabs>
              <w:tab w:val="right" w:leader="dot" w:pos="8302"/>
            </w:tabs>
            <w:rPr>
              <w:del w:id="347" w:author="微软用户" w:date="2017-08-18T22:56:00Z"/>
              <w:noProof/>
            </w:rPr>
          </w:pPr>
          <w:del w:id="348" w:author="微软用户" w:date="2017-08-18T22:56:00Z">
            <w:r w:rsidRPr="008A765C" w:rsidDel="008A765C">
              <w:rPr>
                <w:rPrChange w:id="349" w:author="微软用户" w:date="2017-08-18T22:56:00Z">
                  <w:rPr>
                    <w:rStyle w:val="ab"/>
                    <w:noProof/>
                  </w:rPr>
                </w:rPrChange>
              </w:rPr>
              <w:delText xml:space="preserve">5.1 </w:delText>
            </w:r>
            <w:r w:rsidRPr="008A765C" w:rsidDel="008A765C">
              <w:rPr>
                <w:rFonts w:hint="eastAsia"/>
                <w:rPrChange w:id="350" w:author="微软用户" w:date="2017-08-18T22:56:00Z">
                  <w:rPr>
                    <w:rStyle w:val="ab"/>
                    <w:rFonts w:hint="eastAsia"/>
                    <w:noProof/>
                  </w:rPr>
                </w:rPrChange>
              </w:rPr>
              <w:delText>开发环境</w:delText>
            </w:r>
            <w:r w:rsidDel="008A765C">
              <w:rPr>
                <w:noProof/>
                <w:webHidden/>
              </w:rPr>
              <w:tab/>
              <w:delText>33</w:delText>
            </w:r>
          </w:del>
        </w:p>
        <w:p w14:paraId="179A012F" w14:textId="6261A4F1" w:rsidR="00BE5E25" w:rsidDel="008A765C" w:rsidRDefault="00BE5E25">
          <w:pPr>
            <w:pStyle w:val="23"/>
            <w:tabs>
              <w:tab w:val="right" w:leader="dot" w:pos="8302"/>
            </w:tabs>
            <w:rPr>
              <w:del w:id="351" w:author="微软用户" w:date="2017-08-18T22:56:00Z"/>
              <w:noProof/>
            </w:rPr>
          </w:pPr>
          <w:del w:id="352" w:author="微软用户" w:date="2017-08-18T22:56:00Z">
            <w:r w:rsidRPr="008A765C" w:rsidDel="008A765C">
              <w:rPr>
                <w:rPrChange w:id="353" w:author="微软用户" w:date="2017-08-18T22:56:00Z">
                  <w:rPr>
                    <w:rStyle w:val="ab"/>
                    <w:noProof/>
                  </w:rPr>
                </w:rPrChange>
              </w:rPr>
              <w:delText xml:space="preserve">5.2 </w:delText>
            </w:r>
            <w:r w:rsidRPr="008A765C" w:rsidDel="008A765C">
              <w:rPr>
                <w:rFonts w:hint="eastAsia"/>
                <w:rPrChange w:id="354" w:author="微软用户" w:date="2017-08-18T22:56:00Z">
                  <w:rPr>
                    <w:rStyle w:val="ab"/>
                    <w:rFonts w:hint="eastAsia"/>
                    <w:noProof/>
                  </w:rPr>
                </w:rPrChange>
              </w:rPr>
              <w:delText>关键技术</w:delText>
            </w:r>
            <w:r w:rsidDel="008A765C">
              <w:rPr>
                <w:noProof/>
                <w:webHidden/>
              </w:rPr>
              <w:tab/>
              <w:delText>33</w:delText>
            </w:r>
          </w:del>
        </w:p>
        <w:p w14:paraId="0A2C363A" w14:textId="67E82C8C" w:rsidR="00BE5E25" w:rsidDel="008A765C" w:rsidRDefault="00BE5E25">
          <w:pPr>
            <w:pStyle w:val="32"/>
            <w:tabs>
              <w:tab w:val="right" w:leader="dot" w:pos="8302"/>
            </w:tabs>
            <w:rPr>
              <w:del w:id="355" w:author="微软用户" w:date="2017-08-18T22:56:00Z"/>
              <w:noProof/>
            </w:rPr>
          </w:pPr>
          <w:del w:id="356" w:author="微软用户" w:date="2017-08-18T22:56:00Z">
            <w:r w:rsidRPr="008A765C" w:rsidDel="008A765C">
              <w:rPr>
                <w:rPrChange w:id="357" w:author="微软用户" w:date="2017-08-18T22:56:00Z">
                  <w:rPr>
                    <w:rStyle w:val="ab"/>
                    <w:noProof/>
                  </w:rPr>
                </w:rPrChange>
              </w:rPr>
              <w:delText>5.2.1</w:delText>
            </w:r>
            <w:r w:rsidRPr="008A765C" w:rsidDel="008A765C">
              <w:rPr>
                <w:rFonts w:hint="eastAsia"/>
                <w:rPrChange w:id="358" w:author="微软用户" w:date="2017-08-18T22:56:00Z">
                  <w:rPr>
                    <w:rStyle w:val="ab"/>
                    <w:rFonts w:hint="eastAsia"/>
                    <w:noProof/>
                  </w:rPr>
                </w:rPrChange>
              </w:rPr>
              <w:delText>加密方式</w:delText>
            </w:r>
            <w:r w:rsidDel="008A765C">
              <w:rPr>
                <w:noProof/>
                <w:webHidden/>
              </w:rPr>
              <w:tab/>
              <w:delText>33</w:delText>
            </w:r>
          </w:del>
        </w:p>
        <w:p w14:paraId="5D2913DA" w14:textId="3FCEE86B" w:rsidR="00BE5E25" w:rsidDel="008A765C" w:rsidRDefault="00BE5E25">
          <w:pPr>
            <w:pStyle w:val="32"/>
            <w:tabs>
              <w:tab w:val="right" w:leader="dot" w:pos="8302"/>
            </w:tabs>
            <w:rPr>
              <w:del w:id="359" w:author="微软用户" w:date="2017-08-18T22:56:00Z"/>
              <w:noProof/>
            </w:rPr>
          </w:pPr>
          <w:del w:id="360" w:author="微软用户" w:date="2017-08-18T22:56:00Z">
            <w:r w:rsidRPr="008A765C" w:rsidDel="008A765C">
              <w:rPr>
                <w:rPrChange w:id="361" w:author="微软用户" w:date="2017-08-18T22:56:00Z">
                  <w:rPr>
                    <w:rStyle w:val="ab"/>
                    <w:noProof/>
                  </w:rPr>
                </w:rPrChange>
              </w:rPr>
              <w:delText>5.2.2</w:delText>
            </w:r>
            <w:r w:rsidRPr="008A765C" w:rsidDel="008A765C">
              <w:rPr>
                <w:rFonts w:hint="eastAsia"/>
                <w:rPrChange w:id="362" w:author="微软用户" w:date="2017-08-18T22:56:00Z">
                  <w:rPr>
                    <w:rStyle w:val="ab"/>
                    <w:rFonts w:hint="eastAsia"/>
                    <w:noProof/>
                  </w:rPr>
                </w:rPrChange>
              </w:rPr>
              <w:delText>中间件授权代理</w:delText>
            </w:r>
            <w:r w:rsidDel="008A765C">
              <w:rPr>
                <w:noProof/>
                <w:webHidden/>
              </w:rPr>
              <w:tab/>
              <w:delText>34</w:delText>
            </w:r>
          </w:del>
        </w:p>
        <w:p w14:paraId="0BEB88A9" w14:textId="27A7C0ED" w:rsidR="00BE5E25" w:rsidDel="008A765C" w:rsidRDefault="00BE5E25">
          <w:pPr>
            <w:pStyle w:val="32"/>
            <w:tabs>
              <w:tab w:val="right" w:leader="dot" w:pos="8302"/>
            </w:tabs>
            <w:rPr>
              <w:del w:id="363" w:author="微软用户" w:date="2017-08-18T22:56:00Z"/>
              <w:noProof/>
            </w:rPr>
          </w:pPr>
          <w:del w:id="364" w:author="微软用户" w:date="2017-08-18T22:56:00Z">
            <w:r w:rsidRPr="008A765C" w:rsidDel="008A765C">
              <w:rPr>
                <w:rPrChange w:id="365" w:author="微软用户" w:date="2017-08-18T22:56:00Z">
                  <w:rPr>
                    <w:rStyle w:val="ab"/>
                    <w:noProof/>
                  </w:rPr>
                </w:rPrChange>
              </w:rPr>
              <w:delText>5.2.3</w:delText>
            </w:r>
            <w:r w:rsidRPr="008A765C" w:rsidDel="008A765C">
              <w:rPr>
                <w:rFonts w:hint="eastAsia"/>
                <w:rPrChange w:id="366" w:author="微软用户" w:date="2017-08-18T22:56:00Z">
                  <w:rPr>
                    <w:rStyle w:val="ab"/>
                    <w:rFonts w:hint="eastAsia"/>
                    <w:noProof/>
                  </w:rPr>
                </w:rPrChange>
              </w:rPr>
              <w:delText>大文件上传</w:delText>
            </w:r>
            <w:r w:rsidDel="008A765C">
              <w:rPr>
                <w:noProof/>
                <w:webHidden/>
              </w:rPr>
              <w:tab/>
              <w:delText>35</w:delText>
            </w:r>
          </w:del>
        </w:p>
        <w:p w14:paraId="65E67589" w14:textId="5ED7ACDD" w:rsidR="00BE5E25" w:rsidDel="008A765C" w:rsidRDefault="00BE5E25">
          <w:pPr>
            <w:pStyle w:val="32"/>
            <w:tabs>
              <w:tab w:val="right" w:leader="dot" w:pos="8302"/>
            </w:tabs>
            <w:rPr>
              <w:del w:id="367" w:author="微软用户" w:date="2017-08-18T22:56:00Z"/>
              <w:noProof/>
            </w:rPr>
          </w:pPr>
          <w:del w:id="368" w:author="微软用户" w:date="2017-08-18T22:56:00Z">
            <w:r w:rsidRPr="008A765C" w:rsidDel="008A765C">
              <w:rPr>
                <w:rPrChange w:id="369" w:author="微软用户" w:date="2017-08-18T22:56:00Z">
                  <w:rPr>
                    <w:rStyle w:val="ab"/>
                    <w:noProof/>
                  </w:rPr>
                </w:rPrChange>
              </w:rPr>
              <w:delText>5.2.4</w:delText>
            </w:r>
            <w:r w:rsidRPr="008A765C" w:rsidDel="008A765C">
              <w:rPr>
                <w:rFonts w:hint="eastAsia"/>
                <w:rPrChange w:id="370" w:author="微软用户" w:date="2017-08-18T22:56:00Z">
                  <w:rPr>
                    <w:rStyle w:val="ab"/>
                    <w:rFonts w:hint="eastAsia"/>
                    <w:noProof/>
                  </w:rPr>
                </w:rPrChange>
              </w:rPr>
              <w:delText>本地缓存</w:delText>
            </w:r>
            <w:r w:rsidDel="008A765C">
              <w:rPr>
                <w:noProof/>
                <w:webHidden/>
              </w:rPr>
              <w:tab/>
              <w:delText>36</w:delText>
            </w:r>
          </w:del>
        </w:p>
        <w:p w14:paraId="5538072C" w14:textId="553852D0" w:rsidR="00BE5E25" w:rsidDel="008A765C" w:rsidRDefault="00BE5E25">
          <w:pPr>
            <w:pStyle w:val="32"/>
            <w:tabs>
              <w:tab w:val="right" w:leader="dot" w:pos="8302"/>
            </w:tabs>
            <w:rPr>
              <w:del w:id="371" w:author="微软用户" w:date="2017-08-18T22:56:00Z"/>
              <w:noProof/>
            </w:rPr>
          </w:pPr>
          <w:del w:id="372" w:author="微软用户" w:date="2017-08-18T22:56:00Z">
            <w:r w:rsidRPr="008A765C" w:rsidDel="008A765C">
              <w:rPr>
                <w:rPrChange w:id="373" w:author="微软用户" w:date="2017-08-18T22:56:00Z">
                  <w:rPr>
                    <w:rStyle w:val="ab"/>
                    <w:noProof/>
                  </w:rPr>
                </w:rPrChange>
              </w:rPr>
              <w:delText>5.2.5 LRU</w:delText>
            </w:r>
            <w:r w:rsidRPr="008A765C" w:rsidDel="008A765C">
              <w:rPr>
                <w:rFonts w:hint="eastAsia"/>
                <w:rPrChange w:id="374" w:author="微软用户" w:date="2017-08-18T22:56:00Z">
                  <w:rPr>
                    <w:rStyle w:val="ab"/>
                    <w:rFonts w:hint="eastAsia"/>
                    <w:noProof/>
                  </w:rPr>
                </w:rPrChange>
              </w:rPr>
              <w:delText>替换策略</w:delText>
            </w:r>
            <w:r w:rsidDel="008A765C">
              <w:rPr>
                <w:noProof/>
                <w:webHidden/>
              </w:rPr>
              <w:tab/>
              <w:delText>37</w:delText>
            </w:r>
          </w:del>
        </w:p>
        <w:p w14:paraId="61780D3B" w14:textId="5581A20F" w:rsidR="00BE5E25" w:rsidDel="008A765C" w:rsidRDefault="00BE5E25">
          <w:pPr>
            <w:pStyle w:val="32"/>
            <w:tabs>
              <w:tab w:val="right" w:leader="dot" w:pos="8302"/>
            </w:tabs>
            <w:rPr>
              <w:del w:id="375" w:author="微软用户" w:date="2017-08-18T22:56:00Z"/>
              <w:noProof/>
            </w:rPr>
          </w:pPr>
          <w:del w:id="376" w:author="微软用户" w:date="2017-08-18T22:56:00Z">
            <w:r w:rsidRPr="008A765C" w:rsidDel="008A765C">
              <w:rPr>
                <w:rPrChange w:id="377" w:author="微软用户" w:date="2017-08-18T22:56:00Z">
                  <w:rPr>
                    <w:rStyle w:val="ab"/>
                    <w:noProof/>
                  </w:rPr>
                </w:rPrChange>
              </w:rPr>
              <w:delText>5.2.6 Firefox</w:delText>
            </w:r>
            <w:r w:rsidRPr="008A765C" w:rsidDel="008A765C">
              <w:rPr>
                <w:rFonts w:hint="eastAsia"/>
                <w:rPrChange w:id="378" w:author="微软用户" w:date="2017-08-18T22:56:00Z">
                  <w:rPr>
                    <w:rStyle w:val="ab"/>
                    <w:rFonts w:hint="eastAsia"/>
                    <w:noProof/>
                  </w:rPr>
                </w:rPrChange>
              </w:rPr>
              <w:delText>扩展</w:delText>
            </w:r>
            <w:r w:rsidDel="008A765C">
              <w:rPr>
                <w:noProof/>
                <w:webHidden/>
              </w:rPr>
              <w:tab/>
              <w:delText>38</w:delText>
            </w:r>
          </w:del>
        </w:p>
        <w:p w14:paraId="55A08000" w14:textId="3138C561" w:rsidR="00BE5E25" w:rsidDel="008A765C" w:rsidRDefault="00BE5E25">
          <w:pPr>
            <w:pStyle w:val="32"/>
            <w:tabs>
              <w:tab w:val="right" w:leader="dot" w:pos="8302"/>
            </w:tabs>
            <w:rPr>
              <w:del w:id="379" w:author="微软用户" w:date="2017-08-18T22:56:00Z"/>
              <w:noProof/>
            </w:rPr>
          </w:pPr>
          <w:del w:id="380" w:author="微软用户" w:date="2017-08-18T22:56:00Z">
            <w:r w:rsidRPr="008A765C" w:rsidDel="008A765C">
              <w:rPr>
                <w:rPrChange w:id="381" w:author="微软用户" w:date="2017-08-18T22:56:00Z">
                  <w:rPr>
                    <w:rStyle w:val="ab"/>
                    <w:noProof/>
                  </w:rPr>
                </w:rPrChange>
              </w:rPr>
              <w:delText>5.2.7 Java SDK</w:delText>
            </w:r>
            <w:r w:rsidDel="008A765C">
              <w:rPr>
                <w:noProof/>
                <w:webHidden/>
              </w:rPr>
              <w:tab/>
              <w:delText>41</w:delText>
            </w:r>
          </w:del>
        </w:p>
        <w:p w14:paraId="095B6B9A" w14:textId="74BB3856" w:rsidR="00BE5E25" w:rsidDel="008A765C" w:rsidRDefault="00BE5E25">
          <w:pPr>
            <w:pStyle w:val="10"/>
            <w:rPr>
              <w:del w:id="382" w:author="微软用户" w:date="2017-08-18T22:56:00Z"/>
              <w:noProof/>
            </w:rPr>
          </w:pPr>
          <w:del w:id="383" w:author="微软用户" w:date="2017-08-18T22:56:00Z">
            <w:r w:rsidRPr="008A765C" w:rsidDel="008A765C">
              <w:rPr>
                <w:rFonts w:hint="eastAsia"/>
                <w:rPrChange w:id="384" w:author="微软用户" w:date="2017-08-18T22:56:00Z">
                  <w:rPr>
                    <w:rStyle w:val="ab"/>
                    <w:rFonts w:ascii="Times New Roman" w:hAnsi="Times New Roman" w:cs="Times New Roman" w:hint="eastAsia"/>
                    <w:noProof/>
                  </w:rPr>
                </w:rPrChange>
              </w:rPr>
              <w:delText>第六章</w:delText>
            </w:r>
            <w:r w:rsidRPr="008A765C" w:rsidDel="008A765C">
              <w:rPr>
                <w:rPrChange w:id="385"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386" w:author="微软用户" w:date="2017-08-18T22:56:00Z">
                  <w:rPr>
                    <w:rStyle w:val="ab"/>
                    <w:rFonts w:ascii="Times New Roman" w:hAnsi="Times New Roman" w:cs="Times New Roman" w:hint="eastAsia"/>
                    <w:noProof/>
                  </w:rPr>
                </w:rPrChange>
              </w:rPr>
              <w:delText>云备份中间件系统优化测试分析</w:delText>
            </w:r>
            <w:r w:rsidDel="008A765C">
              <w:rPr>
                <w:noProof/>
                <w:webHidden/>
              </w:rPr>
              <w:tab/>
              <w:delText>44</w:delText>
            </w:r>
          </w:del>
        </w:p>
        <w:p w14:paraId="133BA021" w14:textId="647E410D" w:rsidR="00BE5E25" w:rsidDel="008A765C" w:rsidRDefault="00BE5E25">
          <w:pPr>
            <w:pStyle w:val="23"/>
            <w:tabs>
              <w:tab w:val="right" w:leader="dot" w:pos="8302"/>
            </w:tabs>
            <w:rPr>
              <w:del w:id="387" w:author="微软用户" w:date="2017-08-18T22:56:00Z"/>
              <w:noProof/>
            </w:rPr>
          </w:pPr>
          <w:del w:id="388" w:author="微软用户" w:date="2017-08-18T22:56:00Z">
            <w:r w:rsidRPr="008A765C" w:rsidDel="008A765C">
              <w:rPr>
                <w:rPrChange w:id="389" w:author="微软用户" w:date="2017-08-18T22:56:00Z">
                  <w:rPr>
                    <w:rStyle w:val="ab"/>
                    <w:noProof/>
                  </w:rPr>
                </w:rPrChange>
              </w:rPr>
              <w:delText xml:space="preserve">6.1 </w:delText>
            </w:r>
            <w:r w:rsidRPr="008A765C" w:rsidDel="008A765C">
              <w:rPr>
                <w:rFonts w:hint="eastAsia"/>
                <w:rPrChange w:id="390" w:author="微软用户" w:date="2017-08-18T22:56:00Z">
                  <w:rPr>
                    <w:rStyle w:val="ab"/>
                    <w:rFonts w:hint="eastAsia"/>
                    <w:noProof/>
                  </w:rPr>
                </w:rPrChange>
              </w:rPr>
              <w:delText>测试环境部署</w:delText>
            </w:r>
            <w:r w:rsidDel="008A765C">
              <w:rPr>
                <w:noProof/>
                <w:webHidden/>
              </w:rPr>
              <w:tab/>
              <w:delText>44</w:delText>
            </w:r>
          </w:del>
        </w:p>
        <w:p w14:paraId="717AD9C4" w14:textId="5CE79F98" w:rsidR="00BE5E25" w:rsidDel="008A765C" w:rsidRDefault="00BE5E25">
          <w:pPr>
            <w:pStyle w:val="23"/>
            <w:tabs>
              <w:tab w:val="right" w:leader="dot" w:pos="8302"/>
            </w:tabs>
            <w:rPr>
              <w:del w:id="391" w:author="微软用户" w:date="2017-08-18T22:56:00Z"/>
              <w:noProof/>
            </w:rPr>
          </w:pPr>
          <w:del w:id="392" w:author="微软用户" w:date="2017-08-18T22:56:00Z">
            <w:r w:rsidRPr="008A765C" w:rsidDel="008A765C">
              <w:rPr>
                <w:rPrChange w:id="393" w:author="微软用户" w:date="2017-08-18T22:56:00Z">
                  <w:rPr>
                    <w:rStyle w:val="ab"/>
                    <w:noProof/>
                  </w:rPr>
                </w:rPrChange>
              </w:rPr>
              <w:delText xml:space="preserve">6.2 </w:delText>
            </w:r>
            <w:r w:rsidRPr="008A765C" w:rsidDel="008A765C">
              <w:rPr>
                <w:rFonts w:hint="eastAsia"/>
                <w:rPrChange w:id="394" w:author="微软用户" w:date="2017-08-18T22:56:00Z">
                  <w:rPr>
                    <w:rStyle w:val="ab"/>
                    <w:rFonts w:hint="eastAsia"/>
                    <w:noProof/>
                  </w:rPr>
                </w:rPrChange>
              </w:rPr>
              <w:delText>测试目标</w:delText>
            </w:r>
            <w:r w:rsidDel="008A765C">
              <w:rPr>
                <w:noProof/>
                <w:webHidden/>
              </w:rPr>
              <w:tab/>
              <w:delText>44</w:delText>
            </w:r>
          </w:del>
        </w:p>
        <w:p w14:paraId="110134DC" w14:textId="71414E78" w:rsidR="00BE5E25" w:rsidDel="008A765C" w:rsidRDefault="00BE5E25">
          <w:pPr>
            <w:pStyle w:val="23"/>
            <w:tabs>
              <w:tab w:val="right" w:leader="dot" w:pos="8302"/>
            </w:tabs>
            <w:rPr>
              <w:del w:id="395" w:author="微软用户" w:date="2017-08-18T22:56:00Z"/>
              <w:noProof/>
            </w:rPr>
          </w:pPr>
          <w:del w:id="396" w:author="微软用户" w:date="2017-08-18T22:56:00Z">
            <w:r w:rsidRPr="008A765C" w:rsidDel="008A765C">
              <w:rPr>
                <w:rPrChange w:id="397" w:author="微软用户" w:date="2017-08-18T22:56:00Z">
                  <w:rPr>
                    <w:rStyle w:val="ab"/>
                    <w:noProof/>
                  </w:rPr>
                </w:rPrChange>
              </w:rPr>
              <w:delText xml:space="preserve">6.3 </w:delText>
            </w:r>
            <w:r w:rsidRPr="008A765C" w:rsidDel="008A765C">
              <w:rPr>
                <w:rFonts w:hint="eastAsia"/>
                <w:rPrChange w:id="398" w:author="微软用户" w:date="2017-08-18T22:56:00Z">
                  <w:rPr>
                    <w:rStyle w:val="ab"/>
                    <w:rFonts w:hint="eastAsia"/>
                    <w:noProof/>
                  </w:rPr>
                </w:rPrChange>
              </w:rPr>
              <w:delText>功能测试</w:delText>
            </w:r>
            <w:r w:rsidDel="008A765C">
              <w:rPr>
                <w:noProof/>
                <w:webHidden/>
              </w:rPr>
              <w:tab/>
              <w:delText>45</w:delText>
            </w:r>
          </w:del>
        </w:p>
        <w:p w14:paraId="76558AC0" w14:textId="44EB09CB" w:rsidR="00BE5E25" w:rsidDel="008A765C" w:rsidRDefault="00BE5E25">
          <w:pPr>
            <w:pStyle w:val="32"/>
            <w:tabs>
              <w:tab w:val="right" w:leader="dot" w:pos="8302"/>
            </w:tabs>
            <w:rPr>
              <w:del w:id="399" w:author="微软用户" w:date="2017-08-18T22:56:00Z"/>
              <w:noProof/>
            </w:rPr>
          </w:pPr>
          <w:del w:id="400" w:author="微软用户" w:date="2017-08-18T22:56:00Z">
            <w:r w:rsidRPr="008A765C" w:rsidDel="008A765C">
              <w:rPr>
                <w:rPrChange w:id="401" w:author="微软用户" w:date="2017-08-18T22:56:00Z">
                  <w:rPr>
                    <w:rStyle w:val="ab"/>
                    <w:noProof/>
                  </w:rPr>
                </w:rPrChange>
              </w:rPr>
              <w:delText xml:space="preserve">6.3.1 </w:delText>
            </w:r>
            <w:r w:rsidRPr="008A765C" w:rsidDel="008A765C">
              <w:rPr>
                <w:rFonts w:hint="eastAsia"/>
                <w:rPrChange w:id="402" w:author="微软用户" w:date="2017-08-18T22:56:00Z">
                  <w:rPr>
                    <w:rStyle w:val="ab"/>
                    <w:rFonts w:hint="eastAsia"/>
                    <w:noProof/>
                  </w:rPr>
                </w:rPrChange>
              </w:rPr>
              <w:delText>持久会话管理功能测试</w:delText>
            </w:r>
            <w:r w:rsidDel="008A765C">
              <w:rPr>
                <w:noProof/>
                <w:webHidden/>
              </w:rPr>
              <w:tab/>
              <w:delText>45</w:delText>
            </w:r>
          </w:del>
        </w:p>
        <w:p w14:paraId="4AB8D5BF" w14:textId="5F0C87DD" w:rsidR="00BE5E25" w:rsidDel="008A765C" w:rsidRDefault="00BE5E25">
          <w:pPr>
            <w:pStyle w:val="32"/>
            <w:tabs>
              <w:tab w:val="right" w:leader="dot" w:pos="8302"/>
            </w:tabs>
            <w:rPr>
              <w:del w:id="403" w:author="微软用户" w:date="2017-08-18T22:56:00Z"/>
              <w:noProof/>
            </w:rPr>
          </w:pPr>
          <w:del w:id="404" w:author="微软用户" w:date="2017-08-18T22:56:00Z">
            <w:r w:rsidRPr="008A765C" w:rsidDel="008A765C">
              <w:rPr>
                <w:rPrChange w:id="405" w:author="微软用户" w:date="2017-08-18T22:56:00Z">
                  <w:rPr>
                    <w:rStyle w:val="ab"/>
                    <w:noProof/>
                  </w:rPr>
                </w:rPrChange>
              </w:rPr>
              <w:delText xml:space="preserve">6.3.2 </w:delText>
            </w:r>
            <w:r w:rsidRPr="008A765C" w:rsidDel="008A765C">
              <w:rPr>
                <w:rFonts w:hint="eastAsia"/>
                <w:rPrChange w:id="406" w:author="微软用户" w:date="2017-08-18T22:56:00Z">
                  <w:rPr>
                    <w:rStyle w:val="ab"/>
                    <w:rFonts w:hint="eastAsia"/>
                    <w:noProof/>
                  </w:rPr>
                </w:rPrChange>
              </w:rPr>
              <w:delText>大文件上传功能测试</w:delText>
            </w:r>
            <w:r w:rsidDel="008A765C">
              <w:rPr>
                <w:noProof/>
                <w:webHidden/>
              </w:rPr>
              <w:tab/>
              <w:delText>45</w:delText>
            </w:r>
          </w:del>
        </w:p>
        <w:p w14:paraId="2FECCCBD" w14:textId="15C7F58E" w:rsidR="00BE5E25" w:rsidDel="008A765C" w:rsidRDefault="00BE5E25">
          <w:pPr>
            <w:pStyle w:val="32"/>
            <w:tabs>
              <w:tab w:val="right" w:leader="dot" w:pos="8302"/>
            </w:tabs>
            <w:rPr>
              <w:del w:id="407" w:author="微软用户" w:date="2017-08-18T22:56:00Z"/>
              <w:noProof/>
            </w:rPr>
          </w:pPr>
          <w:del w:id="408" w:author="微软用户" w:date="2017-08-18T22:56:00Z">
            <w:r w:rsidRPr="008A765C" w:rsidDel="008A765C">
              <w:rPr>
                <w:rPrChange w:id="409" w:author="微软用户" w:date="2017-08-18T22:56:00Z">
                  <w:rPr>
                    <w:rStyle w:val="ab"/>
                    <w:noProof/>
                  </w:rPr>
                </w:rPrChange>
              </w:rPr>
              <w:delText xml:space="preserve">6.3.3 </w:delText>
            </w:r>
            <w:r w:rsidRPr="008A765C" w:rsidDel="008A765C">
              <w:rPr>
                <w:rFonts w:hint="eastAsia"/>
                <w:rPrChange w:id="410" w:author="微软用户" w:date="2017-08-18T22:56:00Z">
                  <w:rPr>
                    <w:rStyle w:val="ab"/>
                    <w:rFonts w:hint="eastAsia"/>
                    <w:noProof/>
                  </w:rPr>
                </w:rPrChange>
              </w:rPr>
              <w:delText>本地缓存功能测试</w:delText>
            </w:r>
            <w:r w:rsidDel="008A765C">
              <w:rPr>
                <w:noProof/>
                <w:webHidden/>
              </w:rPr>
              <w:tab/>
              <w:delText>46</w:delText>
            </w:r>
          </w:del>
        </w:p>
        <w:p w14:paraId="2A774C06" w14:textId="28498841" w:rsidR="00BE5E25" w:rsidDel="008A765C" w:rsidRDefault="00BE5E25">
          <w:pPr>
            <w:pStyle w:val="32"/>
            <w:tabs>
              <w:tab w:val="right" w:leader="dot" w:pos="8302"/>
            </w:tabs>
            <w:rPr>
              <w:del w:id="411" w:author="微软用户" w:date="2017-08-18T22:56:00Z"/>
              <w:noProof/>
            </w:rPr>
          </w:pPr>
          <w:del w:id="412" w:author="微软用户" w:date="2017-08-18T22:56:00Z">
            <w:r w:rsidRPr="008A765C" w:rsidDel="008A765C">
              <w:rPr>
                <w:rPrChange w:id="413" w:author="微软用户" w:date="2017-08-18T22:56:00Z">
                  <w:rPr>
                    <w:rStyle w:val="ab"/>
                    <w:noProof/>
                  </w:rPr>
                </w:rPrChange>
              </w:rPr>
              <w:delText xml:space="preserve">6.3.2 </w:delText>
            </w:r>
            <w:r w:rsidRPr="008A765C" w:rsidDel="008A765C">
              <w:rPr>
                <w:rFonts w:hint="eastAsia"/>
                <w:rPrChange w:id="414" w:author="微软用户" w:date="2017-08-18T22:56:00Z">
                  <w:rPr>
                    <w:rStyle w:val="ab"/>
                    <w:rFonts w:hint="eastAsia"/>
                    <w:noProof/>
                  </w:rPr>
                </w:rPrChange>
              </w:rPr>
              <w:delText>多应用适配功能测试</w:delText>
            </w:r>
            <w:r w:rsidDel="008A765C">
              <w:rPr>
                <w:noProof/>
                <w:webHidden/>
              </w:rPr>
              <w:tab/>
              <w:delText>48</w:delText>
            </w:r>
          </w:del>
        </w:p>
        <w:p w14:paraId="3DAC4218" w14:textId="1B388C65" w:rsidR="00BE5E25" w:rsidDel="008A765C" w:rsidRDefault="00BE5E25">
          <w:pPr>
            <w:pStyle w:val="23"/>
            <w:tabs>
              <w:tab w:val="right" w:leader="dot" w:pos="8302"/>
            </w:tabs>
            <w:rPr>
              <w:del w:id="415" w:author="微软用户" w:date="2017-08-18T22:56:00Z"/>
              <w:noProof/>
            </w:rPr>
          </w:pPr>
          <w:del w:id="416" w:author="微软用户" w:date="2017-08-18T22:56:00Z">
            <w:r w:rsidRPr="008A765C" w:rsidDel="008A765C">
              <w:rPr>
                <w:rPrChange w:id="417" w:author="微软用户" w:date="2017-08-18T22:56:00Z">
                  <w:rPr>
                    <w:rStyle w:val="ab"/>
                    <w:noProof/>
                  </w:rPr>
                </w:rPrChange>
              </w:rPr>
              <w:delText xml:space="preserve">6.4 </w:delText>
            </w:r>
            <w:r w:rsidRPr="008A765C" w:rsidDel="008A765C">
              <w:rPr>
                <w:rFonts w:hint="eastAsia"/>
                <w:rPrChange w:id="418" w:author="微软用户" w:date="2017-08-18T22:56:00Z">
                  <w:rPr>
                    <w:rStyle w:val="ab"/>
                    <w:rFonts w:hint="eastAsia"/>
                    <w:noProof/>
                  </w:rPr>
                </w:rPrChange>
              </w:rPr>
              <w:delText>性能分析</w:delText>
            </w:r>
            <w:r w:rsidDel="008A765C">
              <w:rPr>
                <w:noProof/>
                <w:webHidden/>
              </w:rPr>
              <w:tab/>
              <w:delText>50</w:delText>
            </w:r>
          </w:del>
        </w:p>
        <w:p w14:paraId="14706A3D" w14:textId="27FFC349" w:rsidR="00BE5E25" w:rsidDel="008A765C" w:rsidRDefault="00BE5E25">
          <w:pPr>
            <w:pStyle w:val="32"/>
            <w:tabs>
              <w:tab w:val="right" w:leader="dot" w:pos="8302"/>
            </w:tabs>
            <w:rPr>
              <w:del w:id="419" w:author="微软用户" w:date="2017-08-18T22:56:00Z"/>
              <w:noProof/>
            </w:rPr>
          </w:pPr>
          <w:del w:id="420" w:author="微软用户" w:date="2017-08-18T22:56:00Z">
            <w:r w:rsidRPr="008A765C" w:rsidDel="008A765C">
              <w:rPr>
                <w:rPrChange w:id="421" w:author="微软用户" w:date="2017-08-18T22:56:00Z">
                  <w:rPr>
                    <w:rStyle w:val="ab"/>
                    <w:noProof/>
                  </w:rPr>
                </w:rPrChange>
              </w:rPr>
              <w:delText>6.4.1</w:delText>
            </w:r>
            <w:r w:rsidRPr="008A765C" w:rsidDel="008A765C">
              <w:rPr>
                <w:rFonts w:hint="eastAsia"/>
                <w:rPrChange w:id="422" w:author="微软用户" w:date="2017-08-18T22:56:00Z">
                  <w:rPr>
                    <w:rStyle w:val="ab"/>
                    <w:rFonts w:hint="eastAsia"/>
                    <w:noProof/>
                  </w:rPr>
                </w:rPrChange>
              </w:rPr>
              <w:delText>安全性分析</w:delText>
            </w:r>
            <w:r w:rsidDel="008A765C">
              <w:rPr>
                <w:noProof/>
                <w:webHidden/>
              </w:rPr>
              <w:tab/>
              <w:delText>50</w:delText>
            </w:r>
          </w:del>
        </w:p>
        <w:p w14:paraId="37A85FA2" w14:textId="1B5DF5A4" w:rsidR="00BE5E25" w:rsidDel="008A765C" w:rsidRDefault="00BE5E25">
          <w:pPr>
            <w:pStyle w:val="32"/>
            <w:tabs>
              <w:tab w:val="right" w:leader="dot" w:pos="8302"/>
            </w:tabs>
            <w:rPr>
              <w:del w:id="423" w:author="微软用户" w:date="2017-08-18T22:56:00Z"/>
              <w:noProof/>
            </w:rPr>
          </w:pPr>
          <w:del w:id="424" w:author="微软用户" w:date="2017-08-18T22:56:00Z">
            <w:r w:rsidRPr="008A765C" w:rsidDel="008A765C">
              <w:rPr>
                <w:rPrChange w:id="425" w:author="微软用户" w:date="2017-08-18T22:56:00Z">
                  <w:rPr>
                    <w:rStyle w:val="ab"/>
                    <w:noProof/>
                  </w:rPr>
                </w:rPrChange>
              </w:rPr>
              <w:delText>6.4.2</w:delText>
            </w:r>
            <w:r w:rsidRPr="008A765C" w:rsidDel="008A765C">
              <w:rPr>
                <w:rFonts w:hint="eastAsia"/>
                <w:rPrChange w:id="426" w:author="微软用户" w:date="2017-08-18T22:56:00Z">
                  <w:rPr>
                    <w:rStyle w:val="ab"/>
                    <w:rFonts w:hint="eastAsia"/>
                    <w:noProof/>
                  </w:rPr>
                </w:rPrChange>
              </w:rPr>
              <w:delText>稳定性分析</w:delText>
            </w:r>
            <w:r w:rsidDel="008A765C">
              <w:rPr>
                <w:noProof/>
                <w:webHidden/>
              </w:rPr>
              <w:tab/>
              <w:delText>51</w:delText>
            </w:r>
          </w:del>
        </w:p>
        <w:p w14:paraId="5169898A" w14:textId="4A43330A" w:rsidR="00BE5E25" w:rsidDel="008A765C" w:rsidRDefault="00BE5E25">
          <w:pPr>
            <w:pStyle w:val="23"/>
            <w:tabs>
              <w:tab w:val="right" w:leader="dot" w:pos="8302"/>
            </w:tabs>
            <w:rPr>
              <w:del w:id="427" w:author="微软用户" w:date="2017-08-18T22:56:00Z"/>
              <w:noProof/>
            </w:rPr>
          </w:pPr>
          <w:del w:id="428" w:author="微软用户" w:date="2017-08-18T22:56:00Z">
            <w:r w:rsidRPr="008A765C" w:rsidDel="008A765C">
              <w:rPr>
                <w:rPrChange w:id="429" w:author="微软用户" w:date="2017-08-18T22:56:00Z">
                  <w:rPr>
                    <w:rStyle w:val="ab"/>
                    <w:noProof/>
                  </w:rPr>
                </w:rPrChange>
              </w:rPr>
              <w:delText xml:space="preserve">6.5 </w:delText>
            </w:r>
            <w:r w:rsidRPr="008A765C" w:rsidDel="008A765C">
              <w:rPr>
                <w:rFonts w:hint="eastAsia"/>
                <w:rPrChange w:id="430" w:author="微软用户" w:date="2017-08-18T22:56:00Z">
                  <w:rPr>
                    <w:rStyle w:val="ab"/>
                    <w:rFonts w:hint="eastAsia"/>
                    <w:noProof/>
                  </w:rPr>
                </w:rPrChange>
              </w:rPr>
              <w:delText>对比分析</w:delText>
            </w:r>
            <w:r w:rsidDel="008A765C">
              <w:rPr>
                <w:noProof/>
                <w:webHidden/>
              </w:rPr>
              <w:tab/>
              <w:delText>52</w:delText>
            </w:r>
          </w:del>
        </w:p>
        <w:p w14:paraId="58CE5C1B" w14:textId="4C10145B" w:rsidR="00BE5E25" w:rsidDel="008A765C" w:rsidRDefault="00BE5E25">
          <w:pPr>
            <w:pStyle w:val="32"/>
            <w:tabs>
              <w:tab w:val="right" w:leader="dot" w:pos="8302"/>
            </w:tabs>
            <w:rPr>
              <w:del w:id="431" w:author="微软用户" w:date="2017-08-18T22:56:00Z"/>
              <w:noProof/>
            </w:rPr>
          </w:pPr>
          <w:del w:id="432" w:author="微软用户" w:date="2017-08-18T22:56:00Z">
            <w:r w:rsidRPr="008A765C" w:rsidDel="008A765C">
              <w:rPr>
                <w:rPrChange w:id="433" w:author="微软用户" w:date="2017-08-18T22:56:00Z">
                  <w:rPr>
                    <w:rStyle w:val="ab"/>
                    <w:noProof/>
                  </w:rPr>
                </w:rPrChange>
              </w:rPr>
              <w:delText>6.5.1</w:delText>
            </w:r>
            <w:r w:rsidRPr="008A765C" w:rsidDel="008A765C">
              <w:rPr>
                <w:rFonts w:hint="eastAsia"/>
                <w:rPrChange w:id="434" w:author="微软用户" w:date="2017-08-18T22:56:00Z">
                  <w:rPr>
                    <w:rStyle w:val="ab"/>
                    <w:rFonts w:hint="eastAsia"/>
                    <w:noProof/>
                  </w:rPr>
                </w:rPrChange>
              </w:rPr>
              <w:delText>原中间系统对比分析</w:delText>
            </w:r>
            <w:r w:rsidDel="008A765C">
              <w:rPr>
                <w:noProof/>
                <w:webHidden/>
              </w:rPr>
              <w:tab/>
              <w:delText>52</w:delText>
            </w:r>
          </w:del>
        </w:p>
        <w:p w14:paraId="7FB06400" w14:textId="4786652B" w:rsidR="00BE5E25" w:rsidDel="008A765C" w:rsidRDefault="00BE5E25">
          <w:pPr>
            <w:pStyle w:val="32"/>
            <w:tabs>
              <w:tab w:val="right" w:leader="dot" w:pos="8302"/>
            </w:tabs>
            <w:rPr>
              <w:del w:id="435" w:author="微软用户" w:date="2017-08-18T22:56:00Z"/>
              <w:noProof/>
            </w:rPr>
          </w:pPr>
          <w:del w:id="436" w:author="微软用户" w:date="2017-08-18T22:56:00Z">
            <w:r w:rsidRPr="008A765C" w:rsidDel="008A765C">
              <w:rPr>
                <w:rPrChange w:id="437" w:author="微软用户" w:date="2017-08-18T22:56:00Z">
                  <w:rPr>
                    <w:rStyle w:val="ab"/>
                    <w:noProof/>
                  </w:rPr>
                </w:rPrChange>
              </w:rPr>
              <w:delText>6.5.1</w:delText>
            </w:r>
            <w:r w:rsidRPr="008A765C" w:rsidDel="008A765C">
              <w:rPr>
                <w:rFonts w:hint="eastAsia"/>
                <w:rPrChange w:id="438" w:author="微软用户" w:date="2017-08-18T22:56:00Z">
                  <w:rPr>
                    <w:rStyle w:val="ab"/>
                    <w:rFonts w:hint="eastAsia"/>
                    <w:noProof/>
                  </w:rPr>
                </w:rPrChange>
              </w:rPr>
              <w:delText>同类产品对比分析</w:delText>
            </w:r>
            <w:r w:rsidDel="008A765C">
              <w:rPr>
                <w:noProof/>
                <w:webHidden/>
              </w:rPr>
              <w:tab/>
              <w:delText>53</w:delText>
            </w:r>
          </w:del>
        </w:p>
        <w:p w14:paraId="2CF95F4B" w14:textId="0E3156B5" w:rsidR="00BE5E25" w:rsidDel="008A765C" w:rsidRDefault="00BE5E25">
          <w:pPr>
            <w:pStyle w:val="10"/>
            <w:rPr>
              <w:del w:id="439" w:author="微软用户" w:date="2017-08-18T22:56:00Z"/>
              <w:noProof/>
            </w:rPr>
          </w:pPr>
          <w:del w:id="440" w:author="微软用户" w:date="2017-08-18T22:56:00Z">
            <w:r w:rsidRPr="008A765C" w:rsidDel="008A765C">
              <w:rPr>
                <w:rFonts w:hint="eastAsia"/>
                <w:rPrChange w:id="441" w:author="微软用户" w:date="2017-08-18T22:56:00Z">
                  <w:rPr>
                    <w:rStyle w:val="ab"/>
                    <w:rFonts w:ascii="Times New Roman" w:hAnsi="Times New Roman" w:cs="Times New Roman" w:hint="eastAsia"/>
                    <w:noProof/>
                  </w:rPr>
                </w:rPrChange>
              </w:rPr>
              <w:delText>第七章</w:delText>
            </w:r>
            <w:r w:rsidRPr="008A765C" w:rsidDel="008A765C">
              <w:rPr>
                <w:rPrChange w:id="442"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443" w:author="微软用户" w:date="2017-08-18T22:56:00Z">
                  <w:rPr>
                    <w:rStyle w:val="ab"/>
                    <w:rFonts w:ascii="Times New Roman" w:hAnsi="Times New Roman" w:cs="Times New Roman" w:hint="eastAsia"/>
                    <w:noProof/>
                  </w:rPr>
                </w:rPrChange>
              </w:rPr>
              <w:delText>总结和展望</w:delText>
            </w:r>
            <w:r w:rsidDel="008A765C">
              <w:rPr>
                <w:noProof/>
                <w:webHidden/>
              </w:rPr>
              <w:tab/>
              <w:delText>56</w:delText>
            </w:r>
          </w:del>
        </w:p>
        <w:p w14:paraId="75C98D7F" w14:textId="6BDE4D0E" w:rsidR="00BE5E25" w:rsidDel="008A765C" w:rsidRDefault="00BE5E25">
          <w:pPr>
            <w:pStyle w:val="23"/>
            <w:tabs>
              <w:tab w:val="right" w:leader="dot" w:pos="8302"/>
            </w:tabs>
            <w:rPr>
              <w:del w:id="444" w:author="微软用户" w:date="2017-08-18T22:56:00Z"/>
              <w:noProof/>
            </w:rPr>
          </w:pPr>
          <w:del w:id="445" w:author="微软用户" w:date="2017-08-18T22:56:00Z">
            <w:r w:rsidRPr="008A765C" w:rsidDel="008A765C">
              <w:rPr>
                <w:rPrChange w:id="446" w:author="微软用户" w:date="2017-08-18T22:56:00Z">
                  <w:rPr>
                    <w:rStyle w:val="ab"/>
                    <w:noProof/>
                  </w:rPr>
                </w:rPrChange>
              </w:rPr>
              <w:delText xml:space="preserve">7.1 </w:delText>
            </w:r>
            <w:r w:rsidRPr="008A765C" w:rsidDel="008A765C">
              <w:rPr>
                <w:rFonts w:hint="eastAsia"/>
                <w:rPrChange w:id="447" w:author="微软用户" w:date="2017-08-18T22:56:00Z">
                  <w:rPr>
                    <w:rStyle w:val="ab"/>
                    <w:rFonts w:hint="eastAsia"/>
                    <w:noProof/>
                  </w:rPr>
                </w:rPrChange>
              </w:rPr>
              <w:delText>总结</w:delText>
            </w:r>
            <w:r w:rsidDel="008A765C">
              <w:rPr>
                <w:noProof/>
                <w:webHidden/>
              </w:rPr>
              <w:tab/>
              <w:delText>56</w:delText>
            </w:r>
          </w:del>
        </w:p>
        <w:p w14:paraId="50462564" w14:textId="21FC9F19" w:rsidR="00BE5E25" w:rsidDel="008A765C" w:rsidRDefault="00BE5E25">
          <w:pPr>
            <w:pStyle w:val="23"/>
            <w:tabs>
              <w:tab w:val="right" w:leader="dot" w:pos="8302"/>
            </w:tabs>
            <w:rPr>
              <w:del w:id="448" w:author="微软用户" w:date="2017-08-18T22:56:00Z"/>
              <w:noProof/>
            </w:rPr>
          </w:pPr>
          <w:del w:id="449" w:author="微软用户" w:date="2017-08-18T22:56:00Z">
            <w:r w:rsidRPr="008A765C" w:rsidDel="008A765C">
              <w:rPr>
                <w:rPrChange w:id="450" w:author="微软用户" w:date="2017-08-18T22:56:00Z">
                  <w:rPr>
                    <w:rStyle w:val="ab"/>
                    <w:noProof/>
                  </w:rPr>
                </w:rPrChange>
              </w:rPr>
              <w:delText xml:space="preserve">7.2 </w:delText>
            </w:r>
            <w:r w:rsidRPr="008A765C" w:rsidDel="008A765C">
              <w:rPr>
                <w:rFonts w:hint="eastAsia"/>
                <w:rPrChange w:id="451" w:author="微软用户" w:date="2017-08-18T22:56:00Z">
                  <w:rPr>
                    <w:rStyle w:val="ab"/>
                    <w:rFonts w:hint="eastAsia"/>
                    <w:noProof/>
                  </w:rPr>
                </w:rPrChange>
              </w:rPr>
              <w:delText>展望</w:delText>
            </w:r>
            <w:r w:rsidDel="008A765C">
              <w:rPr>
                <w:noProof/>
                <w:webHidden/>
              </w:rPr>
              <w:tab/>
              <w:delText>56</w:delText>
            </w:r>
          </w:del>
        </w:p>
        <w:p w14:paraId="2E1548AB" w14:textId="17A4DB39" w:rsidR="00BE5E25" w:rsidDel="008A765C" w:rsidRDefault="00BE5E25">
          <w:pPr>
            <w:pStyle w:val="10"/>
            <w:rPr>
              <w:del w:id="452" w:author="微软用户" w:date="2017-08-18T22:56:00Z"/>
              <w:noProof/>
            </w:rPr>
          </w:pPr>
          <w:del w:id="453" w:author="微软用户" w:date="2017-08-18T22:56:00Z">
            <w:r w:rsidRPr="008A765C" w:rsidDel="008A765C">
              <w:rPr>
                <w:rFonts w:hint="eastAsia"/>
                <w:rPrChange w:id="454" w:author="微软用户" w:date="2017-08-18T22:56:00Z">
                  <w:rPr>
                    <w:rStyle w:val="ab"/>
                    <w:rFonts w:ascii="Times New Roman" w:hAnsi="Times New Roman" w:cs="Times New Roman" w:hint="eastAsia"/>
                    <w:noProof/>
                  </w:rPr>
                </w:rPrChange>
              </w:rPr>
              <w:delText>参考文献</w:delText>
            </w:r>
            <w:r w:rsidDel="008A765C">
              <w:rPr>
                <w:noProof/>
                <w:webHidden/>
              </w:rPr>
              <w:tab/>
              <w:delText>58</w:delText>
            </w:r>
          </w:del>
        </w:p>
        <w:p w14:paraId="01918BB6" w14:textId="2C31C885" w:rsidR="00BE5E25" w:rsidDel="008A765C" w:rsidRDefault="00BE5E25">
          <w:pPr>
            <w:pStyle w:val="10"/>
            <w:rPr>
              <w:del w:id="455" w:author="微软用户" w:date="2017-08-18T22:56:00Z"/>
              <w:noProof/>
            </w:rPr>
          </w:pPr>
          <w:del w:id="456" w:author="微软用户" w:date="2017-08-18T22:56:00Z">
            <w:r w:rsidRPr="008A765C" w:rsidDel="008A765C">
              <w:rPr>
                <w:rFonts w:hint="eastAsia"/>
                <w:rPrChange w:id="457" w:author="微软用户" w:date="2017-08-18T22:56:00Z">
                  <w:rPr>
                    <w:rStyle w:val="ab"/>
                    <w:rFonts w:ascii="Times New Roman" w:hAnsi="Times New Roman" w:cs="Times New Roman" w:hint="eastAsia"/>
                    <w:noProof/>
                  </w:rPr>
                </w:rPrChange>
              </w:rPr>
              <w:delText>致</w:delText>
            </w:r>
            <w:r w:rsidRPr="008A765C" w:rsidDel="008A765C">
              <w:rPr>
                <w:rPrChange w:id="458" w:author="微软用户" w:date="2017-08-18T22:56:00Z">
                  <w:rPr>
                    <w:rStyle w:val="ab"/>
                    <w:rFonts w:ascii="Times New Roman" w:hAnsi="Times New Roman" w:cs="Times New Roman"/>
                    <w:noProof/>
                  </w:rPr>
                </w:rPrChange>
              </w:rPr>
              <w:delText xml:space="preserve">   </w:delText>
            </w:r>
            <w:r w:rsidRPr="008A765C" w:rsidDel="008A765C">
              <w:rPr>
                <w:rFonts w:hint="eastAsia"/>
                <w:rPrChange w:id="459" w:author="微软用户" w:date="2017-08-18T22:56:00Z">
                  <w:rPr>
                    <w:rStyle w:val="ab"/>
                    <w:rFonts w:ascii="Times New Roman" w:hAnsi="Times New Roman" w:cs="Times New Roman" w:hint="eastAsia"/>
                    <w:noProof/>
                  </w:rPr>
                </w:rPrChange>
              </w:rPr>
              <w:delText>谢</w:delText>
            </w:r>
            <w:r w:rsidDel="008A765C">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460" w:name="_Toc490860662"/>
      <w:r w:rsidRPr="00B87EE1">
        <w:rPr>
          <w:rStyle w:val="1CharChar"/>
          <w:rFonts w:ascii="Times New Roman" w:eastAsiaTheme="minorEastAsia" w:hAnsi="Times New Roman" w:cs="Times New Roman"/>
          <w:b/>
          <w:bCs/>
          <w:sz w:val="36"/>
          <w:szCs w:val="36"/>
        </w:rPr>
        <w:lastRenderedPageBreak/>
        <w:t>摘要</w:t>
      </w:r>
      <w:bookmarkEnd w:id="460"/>
    </w:p>
    <w:p w14:paraId="31563100" w14:textId="38F33EFA"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F518C7">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461" w:name="_Toc490860663"/>
      <w:r w:rsidRPr="00B87EE1">
        <w:rPr>
          <w:rFonts w:ascii="Times New Roman" w:hAnsi="Times New Roman" w:cs="Times New Roman"/>
        </w:rPr>
        <w:lastRenderedPageBreak/>
        <w:t>Abstract</w:t>
      </w:r>
      <w:bookmarkEnd w:id="461"/>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462" w:name="_Toc490860664"/>
      <w:bookmarkStart w:id="463" w:name="_Toc73467573"/>
      <w:bookmarkStart w:id="464" w:name="_Toc73467699"/>
      <w:bookmarkStart w:id="465" w:name="_Toc73467984"/>
      <w:bookmarkStart w:id="466" w:name="_Toc73468287"/>
      <w:bookmarkStart w:id="467" w:name="_Toc73468447"/>
      <w:bookmarkStart w:id="468" w:name="_Toc73468515"/>
      <w:bookmarkStart w:id="469" w:name="_Toc73468561"/>
      <w:bookmarkStart w:id="470" w:name="_Toc73951027"/>
      <w:bookmarkStart w:id="471" w:name="_Toc74024494"/>
      <w:bookmarkStart w:id="472" w:name="_Toc74025348"/>
      <w:bookmarkStart w:id="473" w:name="_Toc74025644"/>
      <w:bookmarkStart w:id="474" w:name="_Toc74025755"/>
      <w:bookmarkStart w:id="475" w:name="_Toc74025800"/>
      <w:bookmarkStart w:id="476" w:name="_Toc74025845"/>
      <w:bookmarkStart w:id="477" w:name="_Toc74025991"/>
      <w:bookmarkStart w:id="478" w:name="_Toc74030258"/>
      <w:bookmarkStart w:id="479" w:name="_Toc420959833"/>
      <w:bookmarkStart w:id="480" w:name="_Toc421026897"/>
      <w:bookmarkStart w:id="481" w:name="_Toc421230569"/>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462"/>
    </w:p>
    <w:p w14:paraId="15F08F61" w14:textId="33F2FE36" w:rsidR="00E60563" w:rsidRPr="00E60563" w:rsidRDefault="00F74305" w:rsidP="00BE5E25">
      <w:pPr>
        <w:pStyle w:val="21"/>
        <w:spacing w:line="240" w:lineRule="auto"/>
      </w:pPr>
      <w:bookmarkStart w:id="482" w:name="_Toc490860665"/>
      <w:bookmarkStart w:id="483" w:name="_Toc420959834"/>
      <w:bookmarkStart w:id="484" w:name="_Toc421026898"/>
      <w:bookmarkStart w:id="485" w:name="_Toc421230570"/>
      <w:bookmarkStart w:id="486" w:name="_Toc73467578"/>
      <w:bookmarkStart w:id="487" w:name="_Toc73467704"/>
      <w:bookmarkStart w:id="488" w:name="_Toc73467989"/>
      <w:bookmarkStart w:id="489" w:name="_Toc73468292"/>
      <w:bookmarkStart w:id="490" w:name="_Toc73468452"/>
      <w:bookmarkStart w:id="491" w:name="_Toc73468520"/>
      <w:bookmarkStart w:id="492" w:name="_Toc73468566"/>
      <w:bookmarkStart w:id="493" w:name="_Toc73951032"/>
      <w:bookmarkStart w:id="494" w:name="_Toc74024499"/>
      <w:bookmarkStart w:id="495" w:name="_Toc74025353"/>
      <w:bookmarkStart w:id="496" w:name="_Toc74025649"/>
      <w:bookmarkStart w:id="497" w:name="_Toc74025760"/>
      <w:bookmarkStart w:id="498" w:name="_Toc74025805"/>
      <w:bookmarkStart w:id="499" w:name="_Toc74025850"/>
      <w:bookmarkStart w:id="500" w:name="_Toc74025996"/>
      <w:bookmarkStart w:id="501" w:name="_Toc74030263"/>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rsidRPr="00B87EE1">
        <w:t xml:space="preserve">1.1 </w:t>
      </w:r>
      <w:r w:rsidR="00DC073C">
        <w:rPr>
          <w:rFonts w:hint="eastAsia"/>
        </w:rPr>
        <w:t>研究</w:t>
      </w:r>
      <w:r w:rsidR="004E0177">
        <w:rPr>
          <w:rFonts w:hint="eastAsia"/>
        </w:rPr>
        <w:t>背景</w:t>
      </w:r>
      <w:bookmarkEnd w:id="482"/>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F518C7">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F518C7">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502"/>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502"/>
      <w:r w:rsidR="005F1D0B" w:rsidRPr="00D13D8D">
        <w:rPr>
          <w:rStyle w:val="ad"/>
          <w:rFonts w:ascii="Calibri" w:eastAsia="宋体" w:hAnsi="Calibri" w:cs="Times New Roman"/>
          <w:color w:val="000000" w:themeColor="text1"/>
        </w:rPr>
        <w:commentReference w:id="502"/>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503"/>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503"/>
      <w:r w:rsidR="00054FF4">
        <w:rPr>
          <w:rStyle w:val="ad"/>
          <w:rFonts w:ascii="Calibri" w:eastAsia="宋体" w:hAnsi="Calibri" w:cs="Times New Roman"/>
        </w:rPr>
        <w:commentReference w:id="503"/>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504"/>
      <w:r w:rsidR="003D7736">
        <w:rPr>
          <w:rFonts w:ascii="Times New Roman" w:hAnsi="Times New Roman" w:cs="Times New Roman" w:hint="eastAsia"/>
          <w:spacing w:val="10"/>
          <w:sz w:val="24"/>
        </w:rPr>
        <w:t>随着云端数据不断地积累</w:t>
      </w:r>
      <w:commentRangeEnd w:id="504"/>
      <w:r w:rsidR="00054FF4">
        <w:rPr>
          <w:rStyle w:val="ad"/>
          <w:rFonts w:ascii="Calibri" w:eastAsia="宋体" w:hAnsi="Calibri" w:cs="Times New Roman"/>
        </w:rPr>
        <w:commentReference w:id="504"/>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5"/>
      <w:r w:rsidR="00CC7526">
        <w:rPr>
          <w:rFonts w:ascii="Times New Roman" w:hAnsi="Times New Roman" w:cs="Times New Roman" w:hint="eastAsia"/>
          <w:spacing w:val="10"/>
          <w:sz w:val="24"/>
        </w:rPr>
        <w:t>移动互联网和智能手机</w:t>
      </w:r>
      <w:commentRangeEnd w:id="505"/>
      <w:r w:rsidR="00F758DA">
        <w:rPr>
          <w:rStyle w:val="ad"/>
          <w:rFonts w:ascii="Calibri" w:eastAsia="宋体" w:hAnsi="Calibri" w:cs="Times New Roman"/>
        </w:rPr>
        <w:commentReference w:id="505"/>
      </w:r>
      <w:r w:rsidR="00CC7526">
        <w:rPr>
          <w:rFonts w:ascii="Times New Roman" w:hAnsi="Times New Roman" w:cs="Times New Roman" w:hint="eastAsia"/>
          <w:spacing w:val="10"/>
          <w:sz w:val="24"/>
        </w:rPr>
        <w:t>的热度持续走高</w:t>
      </w:r>
      <w:r w:rsidR="003F1AFE">
        <w:rPr>
          <w:rStyle w:val="afff"/>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D784515"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F518C7">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w:t>
      </w:r>
      <w:r w:rsidR="00FA09C0">
        <w:rPr>
          <w:rFonts w:ascii="Times New Roman" w:hAnsi="Times New Roman" w:cs="Times New Roman" w:hint="eastAsia"/>
          <w:spacing w:val="10"/>
          <w:sz w:val="24"/>
        </w:rPr>
        <w:lastRenderedPageBreak/>
        <w:t>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6"/>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6"/>
      <w:r w:rsidR="000879DD" w:rsidRPr="00D13D8D">
        <w:rPr>
          <w:rStyle w:val="ad"/>
          <w:rFonts w:ascii="Calibri" w:eastAsia="宋体" w:hAnsi="Calibri" w:cs="Times New Roman"/>
          <w:color w:val="000000" w:themeColor="text1"/>
        </w:rPr>
        <w:commentReference w:id="506"/>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F518C7">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F518C7">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430A964C"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507"/>
      <w:r w:rsidRPr="00D13D8D">
        <w:rPr>
          <w:rFonts w:ascii="Times New Roman" w:hAnsi="Times New Roman" w:cs="Times New Roman" w:hint="eastAsia"/>
          <w:color w:val="000000" w:themeColor="text1"/>
          <w:spacing w:val="10"/>
          <w:sz w:val="24"/>
        </w:rPr>
        <w:t>考虑到网络的不稳定因素</w:t>
      </w:r>
      <w:commentRangeEnd w:id="507"/>
      <w:r w:rsidR="00C06733" w:rsidRPr="00D13D8D">
        <w:rPr>
          <w:rStyle w:val="ad"/>
          <w:rFonts w:ascii="Calibri" w:eastAsia="宋体" w:hAnsi="Calibri" w:cs="Times New Roman"/>
          <w:color w:val="000000" w:themeColor="text1"/>
        </w:rPr>
        <w:commentReference w:id="507"/>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F518C7">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508"/>
      <w:r w:rsidR="00B72768" w:rsidRPr="00750909">
        <w:rPr>
          <w:rFonts w:ascii="Times New Roman" w:hAnsi="Times New Roman" w:cs="Times New Roman" w:hint="eastAsia"/>
          <w:color w:val="000000" w:themeColor="text1"/>
          <w:spacing w:val="10"/>
          <w:sz w:val="24"/>
        </w:rPr>
        <w:t>冗余</w:t>
      </w:r>
      <w:commentRangeEnd w:id="508"/>
      <w:r w:rsidR="000879DD" w:rsidRPr="00750909">
        <w:rPr>
          <w:rStyle w:val="ad"/>
          <w:rFonts w:ascii="Calibri" w:eastAsia="宋体" w:hAnsi="Calibri" w:cs="Times New Roman"/>
          <w:color w:val="000000" w:themeColor="text1"/>
        </w:rPr>
        <w:commentReference w:id="508"/>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F518C7">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F518C7">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w:t>
      </w:r>
      <w:r w:rsidR="00DC2A12" w:rsidRPr="00D13D8D">
        <w:rPr>
          <w:rFonts w:ascii="Times New Roman" w:hAnsi="Times New Roman" w:cs="Times New Roman" w:hint="eastAsia"/>
          <w:color w:val="000000" w:themeColor="text1"/>
          <w:spacing w:val="10"/>
          <w:sz w:val="24"/>
        </w:rPr>
        <w:lastRenderedPageBreak/>
        <w:t>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Google 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09"/>
      <w:r w:rsidR="00090B00" w:rsidRPr="00D13D8D">
        <w:rPr>
          <w:rFonts w:ascii="Times New Roman" w:hAnsi="Times New Roman" w:cs="Times New Roman" w:hint="eastAsia"/>
          <w:color w:val="000000" w:themeColor="text1"/>
          <w:spacing w:val="10"/>
          <w:sz w:val="24"/>
        </w:rPr>
        <w:t>提供不同类型的客户端</w:t>
      </w:r>
      <w:commentRangeEnd w:id="509"/>
      <w:r w:rsidR="00C41A56" w:rsidRPr="00D13D8D">
        <w:rPr>
          <w:rStyle w:val="ad"/>
          <w:rFonts w:ascii="Calibri" w:eastAsia="宋体" w:hAnsi="Calibri" w:cs="Times New Roman"/>
          <w:color w:val="000000" w:themeColor="text1"/>
        </w:rPr>
        <w:commentReference w:id="509"/>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F518C7">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488A13B1"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w:t>
      </w:r>
      <w:ins w:id="510" w:author="JY0225" w:date="2017-08-14T12:31:00Z">
        <w:r w:rsidR="007830F2">
          <w:rPr>
            <w:rFonts w:ascii="Times New Roman" w:hAnsi="Times New Roman" w:cs="Times New Roman" w:hint="eastAsia"/>
            <w:spacing w:val="10"/>
            <w:sz w:val="24"/>
          </w:rPr>
          <w:t>同步</w:t>
        </w:r>
      </w:ins>
      <w:del w:id="511" w:author="JY0225" w:date="2017-08-14T12:31:00Z">
        <w:r w:rsidR="001C008D" w:rsidDel="007830F2">
          <w:rPr>
            <w:rFonts w:ascii="Times New Roman" w:hAnsi="Times New Roman" w:cs="Times New Roman" w:hint="eastAsia"/>
            <w:spacing w:val="10"/>
            <w:sz w:val="24"/>
          </w:rPr>
          <w:delText>随时</w:delText>
        </w:r>
      </w:del>
      <w:r w:rsidR="001C008D">
        <w:rPr>
          <w:rFonts w:ascii="Times New Roman" w:hAnsi="Times New Roman" w:cs="Times New Roman" w:hint="eastAsia"/>
          <w:spacing w:val="10"/>
          <w:sz w:val="24"/>
        </w:rPr>
        <w:t>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2443670D" w14:textId="27E7164B" w:rsidR="008A6FE3" w:rsidRPr="008A6FE3" w:rsidRDefault="002E3864" w:rsidP="00CC3C4C">
      <w:pPr>
        <w:pStyle w:val="21"/>
        <w:spacing w:line="240" w:lineRule="auto"/>
      </w:pPr>
      <w:bookmarkStart w:id="512" w:name="_Toc490860666"/>
      <w:r w:rsidRPr="00B87EE1">
        <w:t xml:space="preserve">1.2 </w:t>
      </w:r>
      <w:bookmarkEnd w:id="483"/>
      <w:bookmarkEnd w:id="484"/>
      <w:bookmarkEnd w:id="485"/>
      <w:r w:rsidR="00C06BEE">
        <w:rPr>
          <w:rFonts w:hint="eastAsia"/>
        </w:rPr>
        <w:t>研究内容及意义</w:t>
      </w:r>
      <w:bookmarkEnd w:id="512"/>
    </w:p>
    <w:p w14:paraId="73DEA187" w14:textId="73842C90"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w:t>
      </w:r>
      <w:ins w:id="513" w:author="JY0225" w:date="2017-08-14T12:31:00Z">
        <w:r w:rsidR="008621A3">
          <w:rPr>
            <w:rFonts w:ascii="Times New Roman" w:hAnsi="Times New Roman" w:cs="Times New Roman" w:hint="eastAsia"/>
            <w:spacing w:val="10"/>
            <w:sz w:val="24"/>
          </w:rPr>
          <w:t>还</w:t>
        </w:r>
      </w:ins>
      <w:del w:id="514" w:author="JY0225" w:date="2017-08-14T12:31:00Z">
        <w:r w:rsidR="00D30616" w:rsidDel="008621A3">
          <w:rPr>
            <w:rFonts w:ascii="Times New Roman" w:hAnsi="Times New Roman" w:cs="Times New Roman" w:hint="eastAsia"/>
            <w:spacing w:val="10"/>
            <w:sz w:val="24"/>
          </w:rPr>
          <w:delText>已经</w:delText>
        </w:r>
      </w:del>
      <w:r w:rsidR="00D30616">
        <w:rPr>
          <w:rFonts w:ascii="Times New Roman" w:hAnsi="Times New Roman" w:cs="Times New Roman" w:hint="eastAsia"/>
          <w:spacing w:val="10"/>
          <w:sz w:val="24"/>
        </w:rPr>
        <w:t>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3F20F8B8"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F518C7">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661E942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586372">
        <w:rPr>
          <w:rFonts w:ascii="Times New Roman" w:hAnsi="Times New Roman" w:cs="Times New Roman" w:hint="eastAsia"/>
          <w:spacing w:val="10"/>
          <w:sz w:val="24"/>
        </w:rPr>
        <w:t>该</w:t>
      </w:r>
      <w:r w:rsidR="003E267A">
        <w:rPr>
          <w:rFonts w:ascii="Times New Roman" w:hAnsi="Times New Roman" w:cs="Times New Roman" w:hint="eastAsia"/>
          <w:spacing w:val="10"/>
          <w:sz w:val="24"/>
        </w:rPr>
        <w:t>款</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1D0378BC" w:rsidR="002E3864" w:rsidRDefault="002E3864" w:rsidP="00BE5E25">
      <w:pPr>
        <w:pStyle w:val="21"/>
        <w:spacing w:line="240" w:lineRule="auto"/>
      </w:pPr>
      <w:bookmarkStart w:id="515" w:name="_Toc420959835"/>
      <w:bookmarkStart w:id="516" w:name="_Toc421026899"/>
      <w:bookmarkStart w:id="517" w:name="_Toc421230571"/>
      <w:bookmarkStart w:id="518" w:name="_Toc490860667"/>
      <w:r w:rsidRPr="00B87EE1">
        <w:t xml:space="preserve">1.3 </w:t>
      </w:r>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r w:rsidR="005779BA">
        <w:rPr>
          <w:rFonts w:hint="eastAsia"/>
        </w:rPr>
        <w:t>论文</w:t>
      </w:r>
      <w:r w:rsidR="00BE5E25">
        <w:rPr>
          <w:rFonts w:hint="eastAsia"/>
        </w:rPr>
        <w:t>的</w:t>
      </w:r>
      <w:r w:rsidRPr="00B87EE1">
        <w:t>组织</w:t>
      </w:r>
      <w:bookmarkEnd w:id="515"/>
      <w:bookmarkEnd w:id="516"/>
      <w:bookmarkEnd w:id="517"/>
      <w:bookmarkEnd w:id="51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w:t>
      </w:r>
      <w:r w:rsidR="009A000D">
        <w:rPr>
          <w:rFonts w:ascii="Times New Roman" w:hAnsi="Times New Roman" w:cs="Times New Roman" w:hint="eastAsia"/>
          <w:spacing w:val="10"/>
          <w:kern w:val="0"/>
          <w:sz w:val="24"/>
          <w:szCs w:val="20"/>
        </w:rPr>
        <w:lastRenderedPageBreak/>
        <w:t>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19" w:name="_Toc73467579"/>
      <w:bookmarkStart w:id="520" w:name="_Toc73467705"/>
      <w:bookmarkStart w:id="521" w:name="_Toc73467990"/>
      <w:bookmarkStart w:id="522" w:name="_Toc73468293"/>
      <w:bookmarkStart w:id="523" w:name="_Toc73468453"/>
      <w:bookmarkStart w:id="524" w:name="_Toc73468521"/>
      <w:bookmarkStart w:id="525" w:name="_Toc73468567"/>
      <w:bookmarkStart w:id="526" w:name="_Toc73951033"/>
      <w:bookmarkStart w:id="527" w:name="_Toc74024500"/>
      <w:bookmarkStart w:id="528" w:name="_Toc74025354"/>
      <w:bookmarkStart w:id="529" w:name="_Toc74025650"/>
      <w:bookmarkStart w:id="530" w:name="_Toc74025761"/>
      <w:bookmarkStart w:id="531" w:name="_Toc74025806"/>
      <w:bookmarkStart w:id="532" w:name="_Toc74025851"/>
      <w:bookmarkStart w:id="533" w:name="_Toc74025997"/>
      <w:bookmarkStart w:id="534" w:name="_Toc74030264"/>
      <w:bookmarkStart w:id="535" w:name="_Toc420959836"/>
      <w:bookmarkStart w:id="536" w:name="_Toc421026900"/>
      <w:bookmarkStart w:id="537"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538" w:author="微软用户" w:date="2017-08-19T19:24:00Z"/>
          <w:rStyle w:val="1CharChar"/>
          <w:rFonts w:ascii="Times New Roman" w:eastAsiaTheme="minorEastAsia" w:hAnsi="Times New Roman" w:cs="Times New Roman"/>
          <w:b/>
          <w:bCs/>
          <w:spacing w:val="0"/>
          <w:sz w:val="44"/>
          <w:szCs w:val="44"/>
        </w:rPr>
      </w:pPr>
      <w:bookmarkStart w:id="539" w:name="_Toc490860668"/>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535"/>
      <w:bookmarkEnd w:id="536"/>
      <w:bookmarkEnd w:id="537"/>
      <w:bookmarkEnd w:id="539"/>
    </w:p>
    <w:p w14:paraId="3EA9317B" w14:textId="033620CE" w:rsidR="001F51CD" w:rsidRDefault="001F51CD" w:rsidP="001F51CD">
      <w:pPr>
        <w:pStyle w:val="21"/>
        <w:spacing w:line="240" w:lineRule="auto"/>
        <w:rPr>
          <w:ins w:id="540" w:author="微软用户" w:date="2017-08-19T19:25:00Z"/>
        </w:rPr>
      </w:pPr>
      <w:ins w:id="541" w:author="微软用户" w:date="2017-08-19T19:24:00Z">
        <w:r>
          <w:t>2.1</w:t>
        </w:r>
        <w:r w:rsidRPr="00B87EE1">
          <w:t xml:space="preserve"> </w:t>
        </w:r>
        <w:r>
          <w:t>云备份</w:t>
        </w:r>
      </w:ins>
    </w:p>
    <w:p w14:paraId="197501D6" w14:textId="467DE49B" w:rsidR="000307EC" w:rsidRDefault="000307EC">
      <w:pPr>
        <w:spacing w:line="400" w:lineRule="exact"/>
        <w:rPr>
          <w:ins w:id="542" w:author="微软用户" w:date="2017-08-19T19:53:00Z"/>
          <w:spacing w:val="10"/>
          <w:sz w:val="24"/>
        </w:rPr>
        <w:pPrChange w:id="543" w:author="微软用户" w:date="2017-08-19T19:33:00Z">
          <w:pPr>
            <w:pStyle w:val="21"/>
            <w:spacing w:line="240" w:lineRule="auto"/>
          </w:pPr>
        </w:pPrChange>
      </w:pPr>
      <w:ins w:id="544" w:author="微软用户" w:date="2017-08-19T19:28:00Z">
        <w:r w:rsidRPr="000307EC">
          <w:rPr>
            <w:rFonts w:ascii="Times New Roman" w:hAnsi="Times New Roman" w:cs="Times New Roman"/>
            <w:spacing w:val="10"/>
            <w:sz w:val="24"/>
            <w:rPrChange w:id="545" w:author="微软用户" w:date="2017-08-19T19:30:00Z">
              <w:rPr/>
            </w:rPrChange>
          </w:rPr>
          <w:tab/>
        </w:r>
      </w:ins>
      <w:ins w:id="546" w:author="微软用户" w:date="2017-08-19T19:30:00Z">
        <w:r w:rsidRPr="000307EC">
          <w:rPr>
            <w:rFonts w:ascii="Times New Roman" w:hAnsi="Times New Roman" w:cs="Times New Roman" w:hint="eastAsia"/>
            <w:spacing w:val="10"/>
            <w:sz w:val="24"/>
            <w:rPrChange w:id="547" w:author="微软用户" w:date="2017-08-19T19:30:00Z">
              <w:rPr>
                <w:rFonts w:hint="eastAsia"/>
              </w:rPr>
            </w:rPrChange>
          </w:rPr>
          <w:t>云备份指的是</w:t>
        </w:r>
      </w:ins>
      <w:ins w:id="548" w:author="微软用户" w:date="2017-08-19T19:31:00Z">
        <w:r>
          <w:rPr>
            <w:rFonts w:ascii="Times New Roman" w:hAnsi="Times New Roman" w:cs="Times New Roman"/>
            <w:spacing w:val="10"/>
            <w:sz w:val="24"/>
          </w:rPr>
          <w:t>将个人</w:t>
        </w:r>
      </w:ins>
      <w:ins w:id="549" w:author="微软用户" w:date="2017-08-19T19:38:00Z">
        <w:r w:rsidR="00A31456">
          <w:rPr>
            <w:rFonts w:ascii="Times New Roman" w:hAnsi="Times New Roman" w:cs="Times New Roman"/>
            <w:spacing w:val="10"/>
            <w:sz w:val="24"/>
          </w:rPr>
          <w:t>或</w:t>
        </w:r>
      </w:ins>
      <w:ins w:id="550" w:author="微软用户" w:date="2017-08-19T19:32:00Z">
        <w:r>
          <w:rPr>
            <w:rFonts w:ascii="Times New Roman" w:hAnsi="Times New Roman" w:cs="Times New Roman"/>
            <w:spacing w:val="10"/>
            <w:sz w:val="24"/>
          </w:rPr>
          <w:t>数据通过云存储的方式</w:t>
        </w:r>
      </w:ins>
      <w:ins w:id="551" w:author="微软用户" w:date="2017-08-19T19:33:00Z">
        <w:r>
          <w:rPr>
            <w:rFonts w:ascii="Times New Roman" w:hAnsi="Times New Roman" w:cs="Times New Roman"/>
            <w:spacing w:val="10"/>
            <w:sz w:val="24"/>
          </w:rPr>
          <w:t>备份</w:t>
        </w:r>
      </w:ins>
      <w:ins w:id="552"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r>
          <w:rPr>
            <w:rFonts w:ascii="Times New Roman" w:hAnsi="Times New Roman" w:cs="Times New Roman"/>
            <w:spacing w:val="10"/>
            <w:sz w:val="24"/>
          </w:rPr>
          <w:t>相较于传统的数据本分方式</w:t>
        </w:r>
        <w:r>
          <w:rPr>
            <w:rFonts w:ascii="Times New Roman" w:hAnsi="Times New Roman" w:cs="Times New Roman" w:hint="eastAsia"/>
            <w:spacing w:val="10"/>
            <w:sz w:val="24"/>
          </w:rPr>
          <w:t>，</w:t>
        </w:r>
      </w:ins>
      <w:ins w:id="553" w:author="微软用户" w:date="2017-08-19T19:33:00Z">
        <w:r>
          <w:rPr>
            <w:rFonts w:ascii="Times New Roman" w:hAnsi="Times New Roman" w:cs="Times New Roman"/>
            <w:spacing w:val="10"/>
            <w:sz w:val="24"/>
          </w:rPr>
          <w:t>云备份</w:t>
        </w:r>
      </w:ins>
      <w:ins w:id="554" w:author="微软用户" w:date="2017-08-19T19:34:00Z">
        <w:r>
          <w:rPr>
            <w:rFonts w:ascii="Times New Roman" w:hAnsi="Times New Roman" w:cs="Times New Roman"/>
            <w:spacing w:val="10"/>
            <w:sz w:val="24"/>
          </w:rPr>
          <w:t>不受空间和设备的限制</w:t>
        </w:r>
        <w:r>
          <w:rPr>
            <w:rFonts w:ascii="Times New Roman" w:hAnsi="Times New Roman" w:cs="Times New Roman" w:hint="eastAsia"/>
            <w:spacing w:val="10"/>
            <w:sz w:val="24"/>
          </w:rPr>
          <w:t>，</w:t>
        </w:r>
        <w:r>
          <w:rPr>
            <w:rFonts w:ascii="Times New Roman" w:hAnsi="Times New Roman" w:cs="Times New Roman"/>
            <w:spacing w:val="10"/>
            <w:sz w:val="24"/>
          </w:rPr>
          <w:t>也不用通过数据线作为媒介进行数据传输</w:t>
        </w:r>
        <w:r>
          <w:rPr>
            <w:rFonts w:ascii="Times New Roman" w:hAnsi="Times New Roman" w:cs="Times New Roman" w:hint="eastAsia"/>
            <w:spacing w:val="10"/>
            <w:sz w:val="24"/>
          </w:rPr>
          <w:t>，</w:t>
        </w:r>
        <w:r>
          <w:rPr>
            <w:rFonts w:ascii="Times New Roman" w:hAnsi="Times New Roman" w:cs="Times New Roman"/>
            <w:spacing w:val="10"/>
            <w:sz w:val="24"/>
          </w:rPr>
          <w:t>同时也不需要担心存储</w:t>
        </w:r>
      </w:ins>
      <w:ins w:id="555" w:author="微软用户" w:date="2017-08-19T19:35:00Z">
        <w:r>
          <w:rPr>
            <w:rFonts w:ascii="Times New Roman" w:hAnsi="Times New Roman" w:cs="Times New Roman"/>
            <w:spacing w:val="10"/>
            <w:sz w:val="24"/>
          </w:rPr>
          <w:t>在</w:t>
        </w:r>
        <w:r w:rsidR="000E37FD">
          <w:rPr>
            <w:rFonts w:ascii="Times New Roman" w:hAnsi="Times New Roman" w:cs="Times New Roman"/>
            <w:spacing w:val="10"/>
            <w:sz w:val="24"/>
          </w:rPr>
          <w:t>存储</w:t>
        </w:r>
        <w:r>
          <w:rPr>
            <w:rFonts w:ascii="Times New Roman" w:hAnsi="Times New Roman" w:cs="Times New Roman"/>
            <w:spacing w:val="10"/>
            <w:sz w:val="24"/>
          </w:rPr>
          <w:t>卡上</w:t>
        </w:r>
        <w:r w:rsidR="000E37FD">
          <w:rPr>
            <w:rFonts w:ascii="Times New Roman" w:hAnsi="Times New Roman" w:cs="Times New Roman"/>
            <w:spacing w:val="10"/>
            <w:sz w:val="24"/>
          </w:rPr>
          <w:t>存在丢失的风险</w:t>
        </w:r>
        <w:r w:rsidR="000E37FD">
          <w:rPr>
            <w:rFonts w:ascii="Times New Roman" w:hAnsi="Times New Roman" w:cs="Times New Roman" w:hint="eastAsia"/>
            <w:spacing w:val="10"/>
            <w:sz w:val="24"/>
          </w:rPr>
          <w:t>。</w:t>
        </w:r>
        <w:r w:rsidR="006B66CB">
          <w:rPr>
            <w:rFonts w:ascii="Times New Roman" w:hAnsi="Times New Roman" w:cs="Times New Roman"/>
            <w:spacing w:val="10"/>
            <w:sz w:val="24"/>
          </w:rPr>
          <w:t>此外</w:t>
        </w:r>
        <w:r w:rsidR="006B66CB">
          <w:rPr>
            <w:rFonts w:ascii="Times New Roman" w:hAnsi="Times New Roman" w:cs="Times New Roman" w:hint="eastAsia"/>
            <w:spacing w:val="10"/>
            <w:sz w:val="24"/>
          </w:rPr>
          <w:t>，</w:t>
        </w:r>
        <w:r w:rsidR="006B66CB">
          <w:rPr>
            <w:rFonts w:ascii="Times New Roman" w:hAnsi="Times New Roman" w:cs="Times New Roman"/>
            <w:spacing w:val="10"/>
            <w:sz w:val="24"/>
          </w:rPr>
          <w:t>备份在云端的数据</w:t>
        </w:r>
      </w:ins>
      <w:ins w:id="556" w:author="微软用户" w:date="2017-08-19T19:36:00Z">
        <w:r w:rsidR="006B66CB">
          <w:rPr>
            <w:rFonts w:ascii="Times New Roman" w:hAnsi="Times New Roman" w:cs="Times New Roman"/>
            <w:spacing w:val="10"/>
            <w:sz w:val="24"/>
          </w:rPr>
          <w:t>更加安全</w:t>
        </w:r>
        <w:r w:rsidR="006B66CB">
          <w:rPr>
            <w:rFonts w:ascii="Times New Roman" w:hAnsi="Times New Roman" w:cs="Times New Roman" w:hint="eastAsia"/>
            <w:spacing w:val="10"/>
            <w:sz w:val="24"/>
          </w:rPr>
          <w:t>，</w:t>
        </w:r>
        <w:r w:rsidR="006B66CB">
          <w:rPr>
            <w:rFonts w:ascii="Times New Roman" w:hAnsi="Times New Roman" w:cs="Times New Roman"/>
            <w:spacing w:val="10"/>
            <w:sz w:val="24"/>
          </w:rPr>
          <w:t>云备份服务提供商使用的</w:t>
        </w:r>
      </w:ins>
      <w:ins w:id="557" w:author="微软用户" w:date="2017-08-19T19:37:00Z">
        <w:r w:rsidR="006B66CB">
          <w:rPr>
            <w:rFonts w:ascii="Times New Roman" w:hAnsi="Times New Roman" w:cs="Times New Roman"/>
            <w:spacing w:val="10"/>
            <w:sz w:val="24"/>
          </w:rPr>
          <w:t>安全机制能够很好的保证备份在云端的数据不会</w:t>
        </w:r>
      </w:ins>
      <w:ins w:id="558" w:author="微软用户" w:date="2017-08-19T19:48:00Z">
        <w:r w:rsidR="00A540BF">
          <w:rPr>
            <w:rFonts w:ascii="Times New Roman" w:hAnsi="Times New Roman" w:cs="Times New Roman"/>
            <w:spacing w:val="10"/>
            <w:sz w:val="24"/>
          </w:rPr>
          <w:t>被</w:t>
        </w:r>
        <w:r w:rsidR="00D068AF">
          <w:rPr>
            <w:rFonts w:ascii="Times New Roman" w:hAnsi="Times New Roman" w:cs="Times New Roman"/>
            <w:spacing w:val="10"/>
            <w:sz w:val="24"/>
          </w:rPr>
          <w:t>窃取和</w:t>
        </w:r>
        <w:r w:rsidR="00A540BF">
          <w:rPr>
            <w:rFonts w:ascii="Times New Roman" w:hAnsi="Times New Roman" w:cs="Times New Roman"/>
            <w:spacing w:val="10"/>
            <w:sz w:val="24"/>
          </w:rPr>
          <w:t>泄露</w:t>
        </w:r>
      </w:ins>
      <w:ins w:id="559" w:author="微软用户" w:date="2017-08-19T19:37:00Z">
        <w:r w:rsidR="006B66CB">
          <w:rPr>
            <w:rFonts w:ascii="Times New Roman" w:hAnsi="Times New Roman" w:cs="Times New Roman" w:hint="eastAsia"/>
            <w:spacing w:val="10"/>
            <w:sz w:val="24"/>
          </w:rPr>
          <w:t>。</w:t>
        </w:r>
        <w:r w:rsidR="00D3237F">
          <w:rPr>
            <w:rFonts w:ascii="Times New Roman" w:hAnsi="Times New Roman" w:cs="Times New Roman" w:hint="eastAsia"/>
            <w:spacing w:val="10"/>
            <w:sz w:val="24"/>
          </w:rPr>
          <w:t>同时，海量</w:t>
        </w:r>
      </w:ins>
      <w:ins w:id="560" w:author="微软用户" w:date="2017-08-19T19:38:00Z">
        <w:r w:rsidR="00D3237F">
          <w:rPr>
            <w:rFonts w:ascii="Times New Roman" w:hAnsi="Times New Roman" w:cs="Times New Roman" w:hint="eastAsia"/>
            <w:spacing w:val="10"/>
            <w:sz w:val="24"/>
          </w:rPr>
          <w:t>的云端数据存储空间能够很好的解决本地</w:t>
        </w:r>
      </w:ins>
      <w:ins w:id="561" w:author="微软用户" w:date="2017-08-19T19:48:00Z">
        <w:r w:rsidR="00185297">
          <w:rPr>
            <w:rFonts w:ascii="Times New Roman" w:hAnsi="Times New Roman" w:cs="Times New Roman" w:hint="eastAsia"/>
            <w:spacing w:val="10"/>
            <w:sz w:val="24"/>
          </w:rPr>
          <w:t>存储空间有限的问题，大多数云备份服务平台都能够提供</w:t>
        </w:r>
      </w:ins>
      <w:ins w:id="562" w:author="微软用户" w:date="2017-08-19T19:49:00Z">
        <w:r w:rsidR="00185297">
          <w:rPr>
            <w:rFonts w:ascii="Times New Roman" w:hAnsi="Times New Roman" w:cs="Times New Roman" w:hint="eastAsia"/>
            <w:spacing w:val="10"/>
            <w:sz w:val="24"/>
          </w:rPr>
          <w:t>给用户</w:t>
        </w:r>
        <w:r w:rsidR="00185297">
          <w:rPr>
            <w:rFonts w:ascii="Times New Roman" w:hAnsi="Times New Roman" w:cs="Times New Roman" w:hint="eastAsia"/>
            <w:spacing w:val="10"/>
            <w:sz w:val="24"/>
          </w:rPr>
          <w:t>TB</w:t>
        </w:r>
        <w:r w:rsidR="00185297">
          <w:rPr>
            <w:rFonts w:ascii="Times New Roman" w:hAnsi="Times New Roman" w:cs="Times New Roman" w:hint="eastAsia"/>
            <w:spacing w:val="10"/>
            <w:sz w:val="24"/>
          </w:rPr>
          <w:t>级别的存储</w:t>
        </w:r>
      </w:ins>
      <w:ins w:id="563" w:author="微软用户" w:date="2017-08-19T19:52:00Z">
        <w:r w:rsidR="00185297">
          <w:rPr>
            <w:rFonts w:ascii="Times New Roman" w:hAnsi="Times New Roman" w:cs="Times New Roman" w:hint="eastAsia"/>
            <w:spacing w:val="10"/>
            <w:sz w:val="24"/>
          </w:rPr>
          <w:t>空间。</w:t>
        </w:r>
        <w:r w:rsidR="007D0CD6">
          <w:rPr>
            <w:rFonts w:ascii="Times New Roman" w:hAnsi="Times New Roman" w:cs="Times New Roman" w:hint="eastAsia"/>
            <w:spacing w:val="10"/>
            <w:sz w:val="24"/>
          </w:rPr>
          <w:t>云备份服务的另一大特性是</w:t>
        </w:r>
      </w:ins>
      <w:ins w:id="564" w:author="微软用户" w:date="2017-08-19T19:53:00Z">
        <w:r w:rsidR="007D0CD6">
          <w:rPr>
            <w:rFonts w:ascii="Times New Roman" w:hAnsi="Times New Roman" w:cs="Times New Roman" w:hint="eastAsia"/>
            <w:spacing w:val="10"/>
            <w:sz w:val="24"/>
          </w:rPr>
          <w:t>支持多平台管理，能满足用户在多平台下实现数据共享和操作的需求。</w:t>
        </w:r>
      </w:ins>
    </w:p>
    <w:p w14:paraId="6D622842" w14:textId="69AF534D" w:rsidR="00663FB9" w:rsidRPr="000307EC" w:rsidRDefault="00663FB9">
      <w:pPr>
        <w:spacing w:line="400" w:lineRule="exact"/>
        <w:rPr>
          <w:ins w:id="565" w:author="微软用户" w:date="2017-08-19T19:24:00Z"/>
          <w:spacing w:val="10"/>
          <w:sz w:val="24"/>
          <w:rPrChange w:id="566" w:author="微软用户" w:date="2017-08-19T19:30:00Z">
            <w:rPr>
              <w:ins w:id="567" w:author="微软用户" w:date="2017-08-19T19:24:00Z"/>
            </w:rPr>
          </w:rPrChange>
        </w:rPr>
        <w:pPrChange w:id="568" w:author="微软用户" w:date="2017-08-19T19:33:00Z">
          <w:pPr>
            <w:pStyle w:val="21"/>
            <w:spacing w:line="240" w:lineRule="auto"/>
          </w:pPr>
        </w:pPrChange>
      </w:pPr>
      <w:ins w:id="569" w:author="微软用户" w:date="2017-08-19T19:53:00Z">
        <w:r>
          <w:rPr>
            <w:rFonts w:ascii="Times New Roman" w:hAnsi="Times New Roman" w:cs="Times New Roman"/>
            <w:spacing w:val="10"/>
            <w:sz w:val="24"/>
          </w:rPr>
          <w:tab/>
        </w:r>
      </w:ins>
    </w:p>
    <w:p w14:paraId="2030C299" w14:textId="77777777" w:rsidR="001F51CD" w:rsidRPr="001F51CD" w:rsidRDefault="001F51CD">
      <w:pPr>
        <w:rPr>
          <w:rPrChange w:id="570" w:author="微软用户" w:date="2017-08-19T19:24:00Z">
            <w:rPr>
              <w:rStyle w:val="1CharChar"/>
              <w:rFonts w:ascii="Times New Roman" w:eastAsiaTheme="minorEastAsia" w:hAnsi="Times New Roman" w:cs="Times New Roman"/>
              <w:b/>
              <w:bCs/>
              <w:spacing w:val="0"/>
              <w:sz w:val="44"/>
              <w:szCs w:val="44"/>
            </w:rPr>
          </w:rPrChange>
        </w:rPr>
        <w:pPrChange w:id="571" w:author="微软用户" w:date="2017-08-19T19:24:00Z">
          <w:pPr>
            <w:pStyle w:val="1"/>
          </w:pPr>
        </w:pPrChange>
      </w:pPr>
    </w:p>
    <w:p w14:paraId="593B4D5E" w14:textId="77777777" w:rsidR="006C1A48" w:rsidRPr="006C1A48" w:rsidRDefault="005C6FFF">
      <w:pPr>
        <w:pStyle w:val="21"/>
        <w:spacing w:line="240" w:lineRule="auto"/>
        <w:pPrChange w:id="572" w:author="微软用户" w:date="2017-08-18T22:48:00Z">
          <w:pPr>
            <w:pStyle w:val="21"/>
          </w:pPr>
        </w:pPrChange>
      </w:pPr>
      <w:bookmarkStart w:id="573" w:name="_Toc420959849"/>
      <w:bookmarkStart w:id="574" w:name="_Toc421026913"/>
      <w:bookmarkStart w:id="575" w:name="_Toc421230581"/>
      <w:bookmarkStart w:id="576" w:name="_Toc490860669"/>
      <w:r>
        <w:t>2</w:t>
      </w:r>
      <w:r w:rsidR="00593FA9">
        <w:t>.1</w:t>
      </w:r>
      <w:r w:rsidR="002E3864" w:rsidRPr="00B87EE1">
        <w:t xml:space="preserve"> </w:t>
      </w:r>
      <w:bookmarkEnd w:id="573"/>
      <w:bookmarkEnd w:id="574"/>
      <w:bookmarkEnd w:id="575"/>
      <w:r w:rsidR="003A2F2B">
        <w:t>SQLite</w:t>
      </w:r>
      <w:bookmarkEnd w:id="576"/>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F518C7">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w:t>
      </w:r>
      <w:r w:rsidR="00C3162C" w:rsidRPr="00C3162C">
        <w:rPr>
          <w:rFonts w:ascii="Times New Roman" w:hAnsi="Times New Roman" w:cs="Times New Roman" w:hint="eastAsia"/>
          <w:spacing w:val="10"/>
          <w:sz w:val="24"/>
        </w:rPr>
        <w:lastRenderedPageBreak/>
        <w:t>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pPr>
        <w:pStyle w:val="21"/>
        <w:spacing w:line="240" w:lineRule="auto"/>
        <w:pPrChange w:id="577" w:author="微软用户" w:date="2017-08-18T22:48:00Z">
          <w:pPr>
            <w:pStyle w:val="21"/>
          </w:pPr>
        </w:pPrChange>
      </w:pPr>
      <w:bookmarkStart w:id="578" w:name="_Toc490860670"/>
      <w:r>
        <w:t>2.2</w:t>
      </w:r>
      <w:r w:rsidR="00840C1E" w:rsidRPr="00B87EE1">
        <w:t xml:space="preserve"> </w:t>
      </w:r>
      <w:r w:rsidR="00530BF7">
        <w:t>断点续传</w:t>
      </w:r>
      <w:bookmarkEnd w:id="578"/>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6"/>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6"/>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6"/>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6"/>
              <w:spacing w:line="400" w:lineRule="exact"/>
              <w:jc w:val="both"/>
              <w:rPr>
                <w:rFonts w:eastAsiaTheme="minorEastAsia"/>
              </w:rPr>
            </w:pPr>
            <w:r>
              <w:rPr>
                <w:rFonts w:eastAsiaTheme="minorEastAsia"/>
              </w:rPr>
              <w:lastRenderedPageBreak/>
              <w:t>HTTP/1.1</w:t>
            </w:r>
            <w:r w:rsidR="00EA238B">
              <w:rPr>
                <w:rFonts w:eastAsiaTheme="minorEastAsia"/>
              </w:rPr>
              <w:t xml:space="preserve"> 200 OK</w:t>
            </w:r>
          </w:p>
          <w:p w14:paraId="1FFA0B4D" w14:textId="77777777"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pPr>
        <w:pStyle w:val="21"/>
        <w:spacing w:line="240" w:lineRule="auto"/>
        <w:pPrChange w:id="579" w:author="微软用户" w:date="2017-08-18T22:48:00Z">
          <w:pPr>
            <w:pStyle w:val="21"/>
          </w:pPr>
        </w:pPrChange>
      </w:pPr>
      <w:bookmarkStart w:id="580" w:name="_Toc490860671"/>
      <w:r>
        <w:t>2.</w:t>
      </w:r>
      <w:r w:rsidR="00F150B0">
        <w:t>3</w:t>
      </w:r>
      <w:r w:rsidRPr="00B87EE1">
        <w:t xml:space="preserve"> </w:t>
      </w:r>
      <w:r w:rsidR="00B15067">
        <w:t>WebSocket</w:t>
      </w:r>
      <w:bookmarkEnd w:id="580"/>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F518C7">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49B86D89" w:rsidR="007B5A98" w:rsidDel="008621A3" w:rsidRDefault="006D4E43">
      <w:pPr>
        <w:pStyle w:val="21"/>
        <w:spacing w:line="240" w:lineRule="auto"/>
        <w:rPr>
          <w:del w:id="581" w:author="JY0225" w:date="2017-08-14T12:33:00Z"/>
        </w:rPr>
        <w:pPrChange w:id="582" w:author="微软用户" w:date="2017-08-18T22:48:00Z">
          <w:pPr>
            <w:pStyle w:val="21"/>
          </w:pPr>
        </w:pPrChange>
      </w:pPr>
      <w:del w:id="583"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584" w:author="JY0225" w:date="2017-08-14T12:33:00Z"/>
          <w:rFonts w:ascii="Times New Roman" w:hAnsi="Times New Roman" w:cs="Times New Roman"/>
          <w:sz w:val="32"/>
          <w:rPrChange w:id="585" w:author="微软用户" w:date="2017-08-18T22:48:00Z">
            <w:rPr>
              <w:del w:id="586" w:author="JY0225" w:date="2017-08-14T12:33:00Z"/>
              <w:rFonts w:ascii="Times New Roman" w:hAnsi="Times New Roman" w:cs="Times New Roman"/>
              <w:spacing w:val="10"/>
              <w:sz w:val="24"/>
            </w:rPr>
          </w:rPrChange>
        </w:rPr>
        <w:pPrChange w:id="587" w:author="微软用户" w:date="2017-08-18T22:48:00Z">
          <w:pPr>
            <w:spacing w:line="400" w:lineRule="exact"/>
          </w:pPr>
        </w:pPrChange>
      </w:pPr>
      <w:del w:id="588" w:author="JY0225" w:date="2017-08-14T12:33:00Z">
        <w:r w:rsidDel="008621A3">
          <w:tab/>
        </w:r>
        <w:r w:rsidR="002B0E96" w:rsidRPr="0067145D" w:rsidDel="008621A3">
          <w:rPr>
            <w:rFonts w:ascii="Times New Roman" w:hAnsi="Times New Roman" w:cs="Times New Roman"/>
            <w:sz w:val="32"/>
            <w:rPrChange w:id="589"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590"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591"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592"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593"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594"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595"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596"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597"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598"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599" w:author="微软用户" w:date="2017-08-18T22:48:00Z">
              <w:rPr>
                <w:color w:val="000000" w:themeColor="text1"/>
                <w:vertAlign w:val="superscript"/>
              </w:rPr>
            </w:rPrChange>
          </w:rPr>
          <w:fldChar w:fldCharType="begin"/>
        </w:r>
        <w:r w:rsidR="00047A32" w:rsidRPr="0067145D" w:rsidDel="008621A3">
          <w:rPr>
            <w:rPrChange w:id="600" w:author="微软用户" w:date="2017-08-18T22:48:00Z">
              <w:rPr>
                <w:color w:val="000000" w:themeColor="text1"/>
                <w:vertAlign w:val="superscript"/>
              </w:rPr>
            </w:rPrChange>
          </w:rPr>
          <w:delInstrText xml:space="preserve"> REF _Ref489794348 \r \h </w:delInstrText>
        </w:r>
        <w:r w:rsidR="00047A32" w:rsidRPr="0067145D" w:rsidDel="008621A3">
          <w:rPr>
            <w:rPrChange w:id="601" w:author="微软用户" w:date="2017-08-18T22:48:00Z">
              <w:rPr/>
            </w:rPrChange>
          </w:rPr>
        </w:r>
        <w:r w:rsidR="00047A32" w:rsidRPr="0067145D" w:rsidDel="008621A3">
          <w:rPr>
            <w:rPrChange w:id="602" w:author="微软用户" w:date="2017-08-18T22:48:00Z">
              <w:rPr>
                <w:color w:val="000000" w:themeColor="text1"/>
                <w:vertAlign w:val="superscript"/>
              </w:rPr>
            </w:rPrChange>
          </w:rPr>
          <w:fldChar w:fldCharType="separate"/>
        </w:r>
        <w:r w:rsidR="00F518C7" w:rsidRPr="0067145D" w:rsidDel="008621A3">
          <w:rPr>
            <w:rPrChange w:id="603" w:author="微软用户" w:date="2017-08-18T22:48:00Z">
              <w:rPr>
                <w:color w:val="000000" w:themeColor="text1"/>
                <w:vertAlign w:val="superscript"/>
              </w:rPr>
            </w:rPrChange>
          </w:rPr>
          <w:delText>[28]</w:delText>
        </w:r>
        <w:r w:rsidR="00047A32" w:rsidRPr="0067145D" w:rsidDel="008621A3">
          <w:rPr>
            <w:rPrChange w:id="604"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605"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606"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607"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608"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609"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610"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611"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612"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613"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614"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615"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616" w:author="JY0225" w:date="2017-08-14T12:33:00Z"/>
          <w:rFonts w:ascii="Times New Roman" w:hAnsi="Times New Roman" w:cs="Times New Roman"/>
          <w:sz w:val="32"/>
          <w:rPrChange w:id="617" w:author="微软用户" w:date="2017-08-18T22:48:00Z">
            <w:rPr>
              <w:del w:id="618" w:author="JY0225" w:date="2017-08-14T12:33:00Z"/>
              <w:rFonts w:ascii="Times New Roman" w:hAnsi="Times New Roman" w:cs="Times New Roman"/>
              <w:spacing w:val="10"/>
              <w:sz w:val="24"/>
            </w:rPr>
          </w:rPrChange>
        </w:rPr>
        <w:pPrChange w:id="619" w:author="微软用户" w:date="2017-08-18T22:48:00Z">
          <w:pPr>
            <w:spacing w:line="400" w:lineRule="exact"/>
          </w:pPr>
        </w:pPrChange>
      </w:pPr>
      <w:del w:id="620" w:author="JY0225" w:date="2017-08-14T12:33:00Z">
        <w:r w:rsidRPr="0067145D" w:rsidDel="008621A3">
          <w:rPr>
            <w:rFonts w:ascii="Times New Roman" w:hAnsi="Times New Roman" w:cs="Times New Roman"/>
            <w:sz w:val="32"/>
            <w:rPrChange w:id="621"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622"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623"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624"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625"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626"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627"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628" w:author="JY0225" w:date="2017-08-14T12:33:00Z"/>
          <w:rFonts w:ascii="Times New Roman" w:hAnsi="Times New Roman" w:cs="Times New Roman"/>
          <w:sz w:val="32"/>
          <w:rPrChange w:id="629" w:author="微软用户" w:date="2017-08-18T22:48:00Z">
            <w:rPr>
              <w:del w:id="630" w:author="JY0225" w:date="2017-08-14T12:33:00Z"/>
              <w:rFonts w:ascii="Times New Roman" w:hAnsi="Times New Roman" w:cs="Times New Roman"/>
              <w:spacing w:val="10"/>
              <w:sz w:val="24"/>
            </w:rPr>
          </w:rPrChange>
        </w:rPr>
      </w:pPr>
      <w:del w:id="631"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632" w:author="JY0225" w:date="2017-08-14T12:33:00Z"/>
          <w:rFonts w:ascii="Times New Roman" w:hAnsi="Times New Roman" w:cs="Times New Roman"/>
          <w:sz w:val="32"/>
          <w:szCs w:val="32"/>
          <w:rPrChange w:id="633" w:author="微软用户" w:date="2017-08-18T22:48:00Z">
            <w:rPr>
              <w:del w:id="634" w:author="JY0225" w:date="2017-08-14T12:33:00Z"/>
              <w:rFonts w:ascii="Times New Roman" w:hAnsi="Times New Roman" w:cs="Times New Roman"/>
              <w:noProof/>
              <w:spacing w:val="10"/>
              <w:kern w:val="0"/>
              <w:sz w:val="24"/>
              <w:szCs w:val="24"/>
            </w:rPr>
          </w:rPrChange>
        </w:rPr>
        <w:pPrChange w:id="635" w:author="微软用户" w:date="2017-08-18T22:48:00Z">
          <w:pPr>
            <w:spacing w:line="400" w:lineRule="exact"/>
            <w:jc w:val="center"/>
          </w:pPr>
        </w:pPrChange>
      </w:pPr>
      <w:del w:id="636" w:author="JY0225" w:date="2017-08-14T12:33:00Z">
        <w:r w:rsidRPr="0067145D" w:rsidDel="008621A3">
          <w:rPr>
            <w:rFonts w:ascii="Times New Roman" w:hAnsi="Times New Roman" w:cs="Times New Roman"/>
            <w:sz w:val="32"/>
            <w:rPrChange w:id="637"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638"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639"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640"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641"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642"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643" w:author="JY0225" w:date="2017-08-14T12:33:00Z"/>
          <w:rFonts w:ascii="Times New Roman" w:hAnsi="Times New Roman" w:cs="Times New Roman"/>
          <w:sz w:val="32"/>
          <w:rPrChange w:id="644" w:author="微软用户" w:date="2017-08-18T22:48:00Z">
            <w:rPr>
              <w:del w:id="645" w:author="JY0225" w:date="2017-08-14T12:33:00Z"/>
              <w:rFonts w:ascii="Times New Roman" w:hAnsi="Times New Roman" w:cs="Times New Roman"/>
              <w:spacing w:val="10"/>
              <w:sz w:val="24"/>
            </w:rPr>
          </w:rPrChange>
        </w:rPr>
        <w:pPrChange w:id="646" w:author="微软用户" w:date="2017-08-18T22:48:00Z">
          <w:pPr>
            <w:spacing w:line="400" w:lineRule="exact"/>
          </w:pPr>
        </w:pPrChange>
      </w:pPr>
      <w:del w:id="647" w:author="JY0225" w:date="2017-08-14T12:33:00Z">
        <w:r w:rsidRPr="0067145D" w:rsidDel="008621A3">
          <w:rPr>
            <w:rFonts w:ascii="Times New Roman" w:hAnsi="Times New Roman" w:cs="Times New Roman"/>
            <w:sz w:val="32"/>
            <w:rPrChange w:id="648"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649"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650"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651"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652"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653"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654"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655"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656"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657"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658"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659"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660"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661"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662"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663"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67A373C5" w:rsidR="00AD0AAD" w:rsidRPr="00AD0AAD" w:rsidRDefault="00D064EF">
      <w:pPr>
        <w:pStyle w:val="21"/>
        <w:spacing w:line="240" w:lineRule="auto"/>
        <w:pPrChange w:id="664" w:author="微软用户" w:date="2017-08-18T22:48:00Z">
          <w:pPr>
            <w:pStyle w:val="21"/>
          </w:pPr>
        </w:pPrChange>
      </w:pPr>
      <w:bookmarkStart w:id="665" w:name="_Toc490860672"/>
      <w:r>
        <w:t>2</w:t>
      </w:r>
      <w:r w:rsidR="008669BC">
        <w:t>.</w:t>
      </w:r>
      <w:del w:id="666" w:author="JY0225" w:date="2017-08-14T12:33:00Z">
        <w:r w:rsidR="001262CE" w:rsidDel="008621A3">
          <w:delText>5</w:delText>
        </w:r>
        <w:r w:rsidR="00601935" w:rsidDel="008621A3">
          <w:delText xml:space="preserve"> </w:delText>
        </w:r>
      </w:del>
      <w:ins w:id="667" w:author="JY0225" w:date="2017-08-14T12:33:00Z">
        <w:r w:rsidR="008621A3">
          <w:t xml:space="preserve">4 </w:t>
        </w:r>
      </w:ins>
      <w:r w:rsidR="00637D21">
        <w:t>WebExtension</w:t>
      </w:r>
      <w:bookmarkEnd w:id="665"/>
    </w:p>
    <w:p w14:paraId="507D8F18" w14:textId="708CA722" w:rsidR="00AD0AAD" w:rsidRDefault="00AD0AAD" w:rsidP="00AD0AAD">
      <w:pPr>
        <w:rPr>
          <w:noProof/>
        </w:rPr>
      </w:pPr>
    </w:p>
    <w:p w14:paraId="6312A486" w14:textId="644CA348" w:rsidR="00837BC8" w:rsidRDefault="00837BC8" w:rsidP="0071638C">
      <w:pPr>
        <w:pStyle w:val="a6"/>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F518C7">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6"/>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C21E91">
        <w:rPr>
          <w:rStyle w:val="afff"/>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w:t>
      </w:r>
      <w:r w:rsidR="00872E3F">
        <w:rPr>
          <w:rFonts w:eastAsiaTheme="minorEastAsia" w:hint="eastAsia"/>
        </w:rPr>
        <w:lastRenderedPageBreak/>
        <w:t>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6"/>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6"/>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6"/>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6"/>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6"/>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668" w:name="_Toc490860673"/>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668"/>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669" w:author="微软用户" w:date="2017-08-18T22:50:00Z">
          <w:pPr>
            <w:pStyle w:val="21"/>
          </w:pPr>
        </w:pPrChange>
      </w:pPr>
      <w:bookmarkStart w:id="670" w:name="_Toc490860674"/>
      <w:r>
        <w:t>3</w:t>
      </w:r>
      <w:r w:rsidR="000E09CA" w:rsidRPr="00B87EE1">
        <w:t>.1</w:t>
      </w:r>
      <w:r w:rsidR="00976F64">
        <w:t xml:space="preserve"> </w:t>
      </w:r>
      <w:r w:rsidR="00976F64">
        <w:rPr>
          <w:rFonts w:hint="eastAsia"/>
        </w:rPr>
        <w:t>现有中间件系统分析</w:t>
      </w:r>
      <w:bookmarkEnd w:id="670"/>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F518C7">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671" w:name="_Toc490860675"/>
      <w:r>
        <w:t>3.1</w:t>
      </w:r>
      <w:r w:rsidRPr="006637A1">
        <w:t xml:space="preserve">.1 </w:t>
      </w:r>
      <w:r>
        <w:rPr>
          <w:rFonts w:hint="eastAsia"/>
        </w:rPr>
        <w:t>系统框架分析</w:t>
      </w:r>
      <w:bookmarkEnd w:id="671"/>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083288D0"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ins w:id="672" w:author="JY0225" w:date="2017-08-14T12:35:00Z">
        <w:r w:rsidR="00856A51" w:rsidRPr="00856A51">
          <w:rPr>
            <w:rFonts w:ascii="Times New Roman" w:hAnsi="Times New Roman" w:cs="Times New Roman"/>
            <w:spacing w:val="10"/>
            <w:sz w:val="24"/>
            <w:szCs w:val="24"/>
            <w:vertAlign w:val="superscript"/>
            <w:rPrChange w:id="673" w:author="JY0225" w:date="2017-08-14T12:35:00Z">
              <w:rPr>
                <w:rFonts w:ascii="Times New Roman" w:hAnsi="Times New Roman" w:cs="Times New Roman"/>
                <w:spacing w:val="10"/>
                <w:sz w:val="24"/>
                <w:szCs w:val="24"/>
              </w:rPr>
            </w:rPrChange>
          </w:rPr>
          <w:t>[]</w:t>
        </w:r>
      </w:ins>
    </w:p>
    <w:p w14:paraId="4337EF57" w14:textId="604E5586" w:rsidR="00781237" w:rsidRPr="00CE4167" w:rsidRDefault="00781237" w:rsidP="00CE4167">
      <w:pPr>
        <w:pStyle w:val="2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lastRenderedPageBreak/>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模块、数据传输模块、数据加密模块，以及数据压缩模块；接口层包括了为客户端提供的所有中间件服务，这些服务可以分成三大类，分别是信息处理类、文件操作类，和回收站操作类。</w:t>
      </w:r>
    </w:p>
    <w:p w14:paraId="53E5C056" w14:textId="250FD1EF" w:rsidR="00E57CB2" w:rsidDel="00856A51" w:rsidRDefault="00A40F9D" w:rsidP="00E57CB2">
      <w:pPr>
        <w:pStyle w:val="31"/>
        <w:rPr>
          <w:del w:id="674" w:author="JY0225" w:date="2017-08-14T12:36:00Z"/>
        </w:rPr>
      </w:pPr>
      <w:del w:id="675" w:author="JY0225" w:date="2017-08-14T12:36:00Z">
        <w:r w:rsidDel="00856A51">
          <w:delText>3</w:delText>
        </w:r>
        <w:r w:rsidR="00325580" w:rsidDel="00856A51">
          <w:delText>.1</w:delText>
        </w:r>
        <w:r w:rsidR="001F65D9" w:rsidDel="00856A51">
          <w:delText>.2</w:delText>
        </w:r>
        <w:r w:rsidR="00E57CB2" w:rsidRPr="006637A1" w:rsidDel="00856A51">
          <w:delText xml:space="preserve"> </w:delText>
        </w:r>
        <w:r w:rsidR="00A05CFF" w:rsidDel="00856A51">
          <w:rPr>
            <w:rFonts w:hint="eastAsia"/>
          </w:rPr>
          <w:delText>功能</w:delText>
        </w:r>
        <w:r w:rsidR="005D24E0" w:rsidDel="00856A51">
          <w:rPr>
            <w:rFonts w:hint="eastAsia"/>
          </w:rPr>
          <w:delText>分析</w:delText>
        </w:r>
      </w:del>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676" w:name="_Toc490860676"/>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676"/>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w:t>
      </w:r>
      <w:r w:rsidR="002E7835">
        <w:rPr>
          <w:rFonts w:ascii="Times New Roman" w:hAnsi="Times New Roman" w:cs="Times New Roman" w:hint="eastAsia"/>
          <w:spacing w:val="10"/>
          <w:kern w:val="0"/>
          <w:sz w:val="24"/>
          <w:szCs w:val="20"/>
        </w:rPr>
        <w:lastRenderedPageBreak/>
        <w:t>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983EB8D"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pPr>
        <w:pStyle w:val="21"/>
        <w:spacing w:line="240" w:lineRule="auto"/>
        <w:pPrChange w:id="677" w:author="微软用户" w:date="2017-08-18T22:51:00Z">
          <w:pPr>
            <w:pStyle w:val="21"/>
          </w:pPr>
        </w:pPrChange>
      </w:pPr>
      <w:bookmarkStart w:id="678" w:name="_Toc490860677"/>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678"/>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679" w:name="_Toc490860678"/>
      <w:r>
        <w:t>3</w:t>
      </w:r>
      <w:r w:rsidR="006E3397">
        <w:t>.3</w:t>
      </w:r>
      <w:r w:rsidR="001054A6" w:rsidRPr="006637A1">
        <w:t xml:space="preserve">.1 </w:t>
      </w:r>
      <w:r w:rsidR="00094907">
        <w:rPr>
          <w:rFonts w:hint="eastAsia"/>
        </w:rPr>
        <w:t>持久会话</w:t>
      </w:r>
      <w:r w:rsidR="00094907">
        <w:t>管理</w:t>
      </w:r>
      <w:bookmarkEnd w:id="679"/>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w:t>
      </w:r>
      <w:r w:rsidR="00A45171">
        <w:rPr>
          <w:rFonts w:ascii="Times New Roman" w:hAnsi="Times New Roman" w:cs="Times New Roman" w:hint="eastAsia"/>
          <w:sz w:val="24"/>
        </w:rPr>
        <w:lastRenderedPageBreak/>
        <w:t>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7AF5F74B" w:rsidR="001B2115" w:rsidRPr="001B2115" w:rsidRDefault="00313120" w:rsidP="00313120">
      <w:pPr>
        <w:jc w:val="center"/>
        <w:rPr>
          <w:rFonts w:hint="eastAsia"/>
        </w:rPr>
        <w:pPrChange w:id="680" w:author="微软用户" w:date="2017-08-19T21:27:00Z">
          <w:pPr>
            <w:jc w:val="center"/>
          </w:pPr>
        </w:pPrChange>
      </w:pPr>
      <w:ins w:id="681" w:author="微软用户" w:date="2017-08-19T21:26:00Z">
        <w:r>
          <w:object w:dxaOrig="12856" w:dyaOrig="11131" w14:anchorId="79181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4.85pt;height:332.7pt" o:ole="">
              <v:imagedata r:id="rId25" o:title=""/>
            </v:shape>
            <o:OLEObject Type="Embed" ProgID="Visio.Drawing.15" ShapeID="_x0000_i1029" DrawAspect="Content" ObjectID="_1564684516" r:id="rId26"/>
          </w:object>
        </w:r>
      </w:ins>
      <w:del w:id="682"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7">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683" w:name="_Toc490860679"/>
      <w:r>
        <w:t>3</w:t>
      </w:r>
      <w:r w:rsidR="000F7FC9">
        <w:t>.3</w:t>
      </w:r>
      <w:r w:rsidR="00530B31">
        <w:t>.2</w:t>
      </w:r>
      <w:r w:rsidR="001054A6" w:rsidRPr="006637A1">
        <w:t xml:space="preserve"> </w:t>
      </w:r>
      <w:r w:rsidR="000A52F4">
        <w:rPr>
          <w:rFonts w:hint="eastAsia"/>
        </w:rPr>
        <w:t>大文件上传</w:t>
      </w:r>
      <w:bookmarkEnd w:id="683"/>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w:t>
      </w:r>
      <w:r w:rsidRPr="001F6710">
        <w:rPr>
          <w:rFonts w:ascii="Times New Roman" w:hAnsi="Times New Roman" w:cs="Times New Roman" w:hint="eastAsia"/>
          <w:sz w:val="24"/>
        </w:rPr>
        <w:lastRenderedPageBreak/>
        <w:t>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1761061D" w14:textId="65C959CF" w:rsidR="00F87DDF" w:rsidRDefault="00BA73AE" w:rsidP="00313120">
      <w:pPr>
        <w:jc w:val="center"/>
        <w:rPr>
          <w:rFonts w:ascii="Times New Roman" w:hAnsi="Times New Roman" w:cs="Times New Roman" w:hint="eastAsia"/>
          <w:sz w:val="24"/>
        </w:rPr>
        <w:pPrChange w:id="684" w:author="微软用户" w:date="2017-08-19T21:21:00Z">
          <w:pPr>
            <w:jc w:val="center"/>
          </w:pPr>
        </w:pPrChange>
      </w:pPr>
      <w:del w:id="685" w:author="微软用户" w:date="2017-08-19T21:20:00Z">
        <w:r w:rsidDel="00F87DDF">
          <w:rPr>
            <w:rFonts w:hint="eastAsia"/>
            <w:noProof/>
          </w:rPr>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8">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686" w:author="微软用户" w:date="2017-08-19T21:20:00Z">
        <w:r w:rsidR="00313120">
          <w:rPr>
            <w:rFonts w:ascii="Times New Roman" w:hAnsi="Times New Roman" w:cs="Times New Roman"/>
            <w:sz w:val="24"/>
          </w:rPr>
          <w:object w:dxaOrig="15255" w:dyaOrig="9676" w14:anchorId="6990F177">
            <v:shape id="_x0000_i1028" type="#_x0000_t75" style="width:387.3pt;height:245.8pt" o:ole="">
              <v:imagedata r:id="rId29" o:title=""/>
            </v:shape>
            <o:OLEObject Type="Embed" ProgID="Visio.Drawing.15" ShapeID="_x0000_i1028" DrawAspect="Content" ObjectID="_1564684517" r:id="rId30"/>
          </w:object>
        </w:r>
      </w:ins>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687" w:name="_Toc490860680"/>
      <w:r>
        <w:t>3</w:t>
      </w:r>
      <w:r w:rsidR="00146877">
        <w:t>.3</w:t>
      </w:r>
      <w:r w:rsidR="0006434C">
        <w:t>.3</w:t>
      </w:r>
      <w:r w:rsidR="001054A6" w:rsidRPr="006637A1">
        <w:t xml:space="preserve"> </w:t>
      </w:r>
      <w:r w:rsidR="00B9126F">
        <w:rPr>
          <w:rFonts w:hint="eastAsia"/>
        </w:rPr>
        <w:t>本地缓存</w:t>
      </w:r>
      <w:bookmarkEnd w:id="687"/>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Del="00636DC8" w:rsidRDefault="002854D1" w:rsidP="00C8782B">
      <w:pPr>
        <w:spacing w:line="400" w:lineRule="exact"/>
        <w:ind w:firstLine="420"/>
        <w:rPr>
          <w:del w:id="688" w:author="微软用户" w:date="2017-08-19T21:11:00Z"/>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090E1D34" w:rsidR="001B2115" w:rsidRDefault="001B2115" w:rsidP="00636DC8">
      <w:pPr>
        <w:spacing w:line="400" w:lineRule="exact"/>
        <w:ind w:firstLine="420"/>
        <w:rPr>
          <w:ins w:id="689" w:author="微软用户" w:date="2017-08-19T21:10:00Z"/>
          <w:rFonts w:ascii="Times New Roman" w:hAnsi="Times New Roman" w:cs="Times New Roman"/>
          <w:sz w:val="24"/>
        </w:rPr>
        <w:pPrChange w:id="690" w:author="微软用户" w:date="2017-08-19T21:11:00Z">
          <w:pPr>
            <w:jc w:val="center"/>
          </w:pPr>
        </w:pPrChange>
      </w:pPr>
      <w:del w:id="691" w:author="微软用户" w:date="2017-08-19T21:10:00Z">
        <w:r w:rsidDel="00636DC8">
          <w:rPr>
            <w:rFonts w:hint="eastAsia"/>
            <w:noProof/>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1">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rsidP="000B2416">
      <w:pPr>
        <w:jc w:val="center"/>
        <w:rPr>
          <w:rFonts w:ascii="Times New Roman" w:hAnsi="Times New Roman" w:cs="Times New Roman" w:hint="eastAsia"/>
          <w:sz w:val="24"/>
        </w:rPr>
        <w:pPrChange w:id="692" w:author="微软用户" w:date="2017-08-19T21:11:00Z">
          <w:pPr>
            <w:jc w:val="center"/>
          </w:pPr>
        </w:pPrChange>
      </w:pPr>
      <w:ins w:id="693" w:author="微软用户" w:date="2017-08-19T21:10:00Z">
        <w:r>
          <w:rPr>
            <w:rFonts w:ascii="Times New Roman" w:hAnsi="Times New Roman" w:cs="Times New Roman"/>
            <w:sz w:val="24"/>
          </w:rPr>
          <w:object w:dxaOrig="12150" w:dyaOrig="10875" w14:anchorId="22C8B680">
            <v:shape id="_x0000_i1027" type="#_x0000_t75" style="width:5in;height:322.75pt" o:ole="">
              <v:imagedata r:id="rId32" o:title=""/>
            </v:shape>
            <o:OLEObject Type="Embed" ProgID="Visio.Drawing.15" ShapeID="_x0000_i1027" DrawAspect="Content" ObjectID="_1564684518" r:id="rId33"/>
          </w:object>
        </w:r>
      </w:ins>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694" w:name="_Toc490860681"/>
      <w:r>
        <w:t>3</w:t>
      </w:r>
      <w:r w:rsidR="00CB54DF">
        <w:t>.3</w:t>
      </w:r>
      <w:r w:rsidR="00ED20E3">
        <w:t>.4</w:t>
      </w:r>
      <w:r w:rsidR="00194BD3" w:rsidRPr="006637A1">
        <w:t xml:space="preserve"> </w:t>
      </w:r>
      <w:r w:rsidR="00194BD3">
        <w:rPr>
          <w:rFonts w:hint="eastAsia"/>
        </w:rPr>
        <w:t>多应用适配</w:t>
      </w:r>
      <w:bookmarkEnd w:id="694"/>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w:t>
      </w:r>
      <w:r w:rsidR="003F7731">
        <w:rPr>
          <w:rFonts w:ascii="Times New Roman" w:hAnsi="Times New Roman" w:cs="Times New Roman" w:hint="eastAsia"/>
          <w:sz w:val="24"/>
        </w:rPr>
        <w:lastRenderedPageBreak/>
        <w:t>多应用适配的方案。</w:t>
      </w:r>
    </w:p>
    <w:p w14:paraId="23A834C3" w14:textId="1820B802" w:rsidR="0047763E" w:rsidDel="00CC774B" w:rsidRDefault="0047763E" w:rsidP="000C4D66">
      <w:pPr>
        <w:spacing w:line="400" w:lineRule="exact"/>
        <w:ind w:firstLine="420"/>
        <w:rPr>
          <w:del w:id="695" w:author="微软用户" w:date="2017-08-19T21:01:00Z"/>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3C0FDBB6" w:rsidR="008C223A" w:rsidRDefault="008C223A" w:rsidP="00CC774B">
      <w:pPr>
        <w:spacing w:line="400" w:lineRule="exact"/>
        <w:ind w:firstLine="420"/>
        <w:rPr>
          <w:ins w:id="696" w:author="微软用户" w:date="2017-08-19T21:00:00Z"/>
          <w:rFonts w:hint="eastAsia"/>
        </w:rPr>
        <w:pPrChange w:id="697" w:author="微软用户" w:date="2017-08-19T21:01:00Z">
          <w:pPr>
            <w:jc w:val="center"/>
          </w:pPr>
        </w:pPrChange>
      </w:pPr>
      <w:del w:id="698" w:author="微软用户" w:date="2017-08-19T21:01:00Z">
        <w:r w:rsidDel="00CC774B">
          <w:rPr>
            <w:rFonts w:hint="eastAsia"/>
            <w:noProof/>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34">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1BDBA23F" w:rsidR="00CC774B" w:rsidRPr="001F6710" w:rsidRDefault="00CC774B" w:rsidP="00CC774B">
      <w:pPr>
        <w:jc w:val="center"/>
        <w:rPr>
          <w:rFonts w:hint="eastAsia"/>
        </w:rPr>
        <w:pPrChange w:id="699" w:author="微软用户" w:date="2017-08-19T21:02:00Z">
          <w:pPr>
            <w:jc w:val="center"/>
          </w:pPr>
        </w:pPrChange>
      </w:pPr>
      <w:ins w:id="700" w:author="微软用户" w:date="2017-08-19T21:01:00Z">
        <w:r>
          <w:object w:dxaOrig="14445" w:dyaOrig="8806" w14:anchorId="1AE9F152">
            <v:shape id="_x0000_i1025" type="#_x0000_t75" style="width:393.5pt;height:239.6pt" o:ole="">
              <v:imagedata r:id="rId35" o:title=""/>
            </v:shape>
            <o:OLEObject Type="Embed" ProgID="Visio.Drawing.15" ShapeID="_x0000_i1025" DrawAspect="Content" ObjectID="_1564684519" r:id="rId36"/>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701" w:name="_Toc49086068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701"/>
    </w:p>
    <w:p w14:paraId="2D58B80A" w14:textId="77777777" w:rsidR="00492CC0" w:rsidDel="00184EB1" w:rsidRDefault="00566028">
      <w:pPr>
        <w:pStyle w:val="21"/>
        <w:spacing w:line="240" w:lineRule="auto"/>
        <w:rPr>
          <w:del w:id="702" w:author="微软用户" w:date="2017-08-19T20:42:00Z"/>
        </w:rPr>
        <w:pPrChange w:id="703" w:author="微软用户" w:date="2017-08-18T22:51:00Z">
          <w:pPr>
            <w:pStyle w:val="21"/>
          </w:pPr>
        </w:pPrChange>
      </w:pPr>
      <w:bookmarkStart w:id="704" w:name="_Toc490860683"/>
      <w:r>
        <w:t>4</w:t>
      </w:r>
      <w:r w:rsidR="00311D33">
        <w:t>.1</w:t>
      </w:r>
      <w:r w:rsidR="00492CC0" w:rsidRPr="00B87EE1">
        <w:t xml:space="preserve"> </w:t>
      </w:r>
      <w:r w:rsidR="004D6A4B">
        <w:t>中间件优化</w:t>
      </w:r>
      <w:r w:rsidR="00492CC0">
        <w:t>系统</w:t>
      </w:r>
      <w:r w:rsidR="0075350E">
        <w:t>框架设计</w:t>
      </w:r>
      <w:bookmarkEnd w:id="704"/>
    </w:p>
    <w:p w14:paraId="3F993525" w14:textId="410FE9F1" w:rsidR="00F94F19" w:rsidRDefault="00E4327E" w:rsidP="00184EB1">
      <w:pPr>
        <w:pStyle w:val="21"/>
        <w:spacing w:line="240" w:lineRule="auto"/>
        <w:rPr>
          <w:ins w:id="705" w:author="微软用户" w:date="2017-08-19T20:41:00Z"/>
          <w:rFonts w:hint="eastAsia"/>
        </w:rPr>
        <w:pPrChange w:id="706" w:author="微软用户" w:date="2017-08-19T20:42:00Z">
          <w:pPr/>
        </w:pPrChange>
      </w:pPr>
      <w:del w:id="707"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rsidP="00184EB1">
      <w:pPr>
        <w:jc w:val="center"/>
        <w:rPr>
          <w:rFonts w:hint="eastAsia"/>
        </w:rPr>
        <w:pPrChange w:id="708" w:author="微软用户" w:date="2017-08-19T20:42:00Z">
          <w:pPr/>
        </w:pPrChange>
      </w:pPr>
      <w:ins w:id="709" w:author="微软用户" w:date="2017-08-19T20:42:00Z">
        <w:r>
          <w:object w:dxaOrig="18555" w:dyaOrig="12270" w14:anchorId="1822507E">
            <v:shape id="_x0000_i1026" type="#_x0000_t75" style="width:361.25pt;height:238.35pt" o:ole="">
              <v:imagedata r:id="rId38" o:title=""/>
            </v:shape>
            <o:OLEObject Type="Embed" ProgID="Visio.Drawing.15" ShapeID="_x0000_i1026" DrawAspect="Content" ObjectID="_1564684520" r:id="rId39"/>
          </w:object>
        </w:r>
      </w:ins>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del w:id="710" w:author="JY0225" w:date="2017-08-14T12:38:00Z">
        <w:r w:rsidDel="00856A51">
          <w:tab/>
        </w:r>
      </w:del>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711"/>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711"/>
      <w:r w:rsidR="00B72601" w:rsidRPr="00C6037E">
        <w:rPr>
          <w:rFonts w:ascii="Times New Roman" w:hAnsi="Times New Roman"/>
          <w:sz w:val="24"/>
        </w:rPr>
        <w:commentReference w:id="711"/>
      </w:r>
    </w:p>
    <w:p w14:paraId="5728150C" w14:textId="77777777" w:rsidR="00142390" w:rsidRDefault="00CD5A7F">
      <w:pPr>
        <w:pStyle w:val="21"/>
        <w:spacing w:line="240" w:lineRule="auto"/>
        <w:pPrChange w:id="712" w:author="微软用户" w:date="2017-08-18T22:51:00Z">
          <w:pPr>
            <w:pStyle w:val="21"/>
          </w:pPr>
        </w:pPrChange>
      </w:pPr>
      <w:bookmarkStart w:id="713" w:name="_Toc490860684"/>
      <w:r>
        <w:t>4</w:t>
      </w:r>
      <w:r w:rsidR="00B0430C">
        <w:t>.2</w:t>
      </w:r>
      <w:r w:rsidR="00142390" w:rsidRPr="00B87EE1">
        <w:t xml:space="preserve"> </w:t>
      </w:r>
      <w:commentRangeStart w:id="714"/>
      <w:r w:rsidR="006C56E9">
        <w:t>类图设计</w:t>
      </w:r>
      <w:commentRangeEnd w:id="714"/>
      <w:r w:rsidR="00172D61" w:rsidRPr="0067145D">
        <w:rPr>
          <w:rPrChange w:id="715" w:author="微软用户" w:date="2017-08-18T22:51:00Z">
            <w:rPr>
              <w:rStyle w:val="ad"/>
              <w:rFonts w:ascii="Calibri" w:eastAsia="宋体" w:hAnsi="Calibri"/>
              <w:b w:val="0"/>
              <w:bCs w:val="0"/>
            </w:rPr>
          </w:rPrChange>
        </w:rPr>
        <w:commentReference w:id="714"/>
      </w:r>
      <w:bookmarkEnd w:id="713"/>
    </w:p>
    <w:p w14:paraId="37BC5A4E" w14:textId="59FBB3D0" w:rsidR="007A5014" w:rsidRDefault="00D65A03" w:rsidP="00157A94">
      <w:pPr>
        <w:spacing w:line="400" w:lineRule="exact"/>
        <w:rPr>
          <w:rFonts w:ascii="Times New Roman" w:hAnsi="Times New Roman" w:cs="Times New Roman"/>
          <w:sz w:val="24"/>
        </w:rPr>
        <w:pPrChange w:id="716" w:author="微软用户" w:date="2017-08-19T20:44:00Z">
          <w:pPr>
            <w:spacing w:line="400" w:lineRule="exact"/>
          </w:pPr>
        </w:pPrChange>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56BF73B2" w:rsidR="00B33DB4" w:rsidDel="000A287A" w:rsidRDefault="00B04760" w:rsidP="00157A94">
      <w:pPr>
        <w:spacing w:line="400" w:lineRule="exact"/>
        <w:jc w:val="left"/>
        <w:rPr>
          <w:del w:id="717" w:author="微软用户" w:date="2017-08-19T20:00:00Z"/>
          <w:rFonts w:ascii="Times New Roman" w:hAnsi="Times New Roman" w:cs="Times New Roman"/>
          <w:spacing w:val="10"/>
          <w:kern w:val="0"/>
          <w:sz w:val="24"/>
          <w:szCs w:val="24"/>
        </w:rPr>
        <w:pPrChange w:id="718" w:author="微软用户" w:date="2017-08-19T20:44:00Z">
          <w:pPr>
            <w:spacing w:line="400" w:lineRule="exact"/>
          </w:pPr>
        </w:pPrChange>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F46630">
        <w:rPr>
          <w:color w:val="000000" w:themeColor="text1"/>
          <w:vertAlign w:val="superscript"/>
        </w:rPr>
        <w:instrText xml:space="preserve"> \* MERGEFORMAT </w:instrText>
      </w:r>
      <w:r w:rsidR="00A120D0">
        <w:rPr>
          <w:color w:val="000000" w:themeColor="text1"/>
          <w:vertAlign w:val="superscript"/>
        </w:rPr>
      </w:r>
      <w:r w:rsidR="00A120D0">
        <w:rPr>
          <w:color w:val="000000" w:themeColor="text1"/>
          <w:vertAlign w:val="superscript"/>
        </w:rPr>
        <w:fldChar w:fldCharType="separate"/>
      </w:r>
      <w:r w:rsidR="00F518C7">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37F1EADB" w:rsidR="00912023" w:rsidRPr="00912023" w:rsidDel="000A287A" w:rsidRDefault="00912023" w:rsidP="00157A94">
      <w:pPr>
        <w:spacing w:line="400" w:lineRule="exact"/>
        <w:jc w:val="left"/>
        <w:rPr>
          <w:del w:id="719" w:author="微软用户" w:date="2017-08-19T20:00:00Z"/>
        </w:rPr>
        <w:pPrChange w:id="720" w:author="微软用户" w:date="2017-08-19T20:44:00Z">
          <w:pPr/>
        </w:pPrChange>
      </w:pPr>
      <w:del w:id="721" w:author="微软用户" w:date="2017-08-19T20:00:00Z">
        <w:r w:rsidDel="000A287A">
          <w:rPr>
            <w:rFonts w:hint="eastAsia"/>
            <w:noProof/>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Del="000A287A" w:rsidRDefault="007A49BE" w:rsidP="00157A94">
      <w:pPr>
        <w:spacing w:line="400" w:lineRule="exact"/>
        <w:jc w:val="left"/>
        <w:rPr>
          <w:del w:id="722" w:author="微软用户" w:date="2017-08-19T20:00:00Z"/>
          <w:rFonts w:ascii="Times New Roman" w:hAnsi="Times New Roman" w:cs="Times New Roman"/>
          <w:spacing w:val="10"/>
          <w:kern w:val="0"/>
          <w:sz w:val="24"/>
          <w:szCs w:val="24"/>
        </w:rPr>
        <w:pPrChange w:id="723" w:author="微软用户" w:date="2017-08-19T20:44:00Z">
          <w:pPr>
            <w:spacing w:line="400" w:lineRule="exact"/>
            <w:jc w:val="center"/>
          </w:pPr>
        </w:pPrChange>
      </w:pPr>
      <w:del w:id="724" w:author="微软用户" w:date="2017-08-19T20:00:00Z">
        <w:r w:rsidRPr="00481762" w:rsidDel="000A287A">
          <w:rPr>
            <w:rFonts w:ascii="Times New Roman" w:hAnsi="Times New Roman" w:cs="Times New Roman" w:hint="eastAsia"/>
            <w:spacing w:val="10"/>
            <w:kern w:val="0"/>
            <w:sz w:val="24"/>
            <w:szCs w:val="24"/>
          </w:rPr>
          <w:delText>图</w:delText>
        </w:r>
        <w:r w:rsidDel="000A287A">
          <w:rPr>
            <w:rFonts w:ascii="Times New Roman" w:hAnsi="Times New Roman" w:cs="Times New Roman"/>
            <w:spacing w:val="10"/>
            <w:kern w:val="0"/>
            <w:sz w:val="24"/>
            <w:szCs w:val="24"/>
          </w:rPr>
          <w:delText>4-2</w:delText>
        </w:r>
        <w:r w:rsidDel="000A287A">
          <w:rPr>
            <w:rFonts w:ascii="Times New Roman" w:hAnsi="Times New Roman" w:cs="Times New Roman" w:hint="eastAsia"/>
            <w:spacing w:val="10"/>
            <w:kern w:val="0"/>
            <w:sz w:val="24"/>
            <w:szCs w:val="24"/>
          </w:rPr>
          <w:delText xml:space="preserve"> </w:delText>
        </w:r>
        <w:r w:rsidRPr="00481762" w:rsidDel="000A287A">
          <w:rPr>
            <w:rFonts w:ascii="Times New Roman" w:hAnsi="Times New Roman" w:cs="Times New Roman"/>
            <w:spacing w:val="10"/>
            <w:kern w:val="0"/>
            <w:sz w:val="24"/>
            <w:szCs w:val="24"/>
          </w:rPr>
          <w:delText>云</w:delText>
        </w:r>
        <w:r w:rsidR="00476838" w:rsidDel="000A287A">
          <w:rPr>
            <w:rFonts w:ascii="Times New Roman" w:hAnsi="Times New Roman" w:cs="Times New Roman"/>
            <w:spacing w:val="10"/>
            <w:kern w:val="0"/>
            <w:sz w:val="24"/>
            <w:szCs w:val="24"/>
          </w:rPr>
          <w:delText>备份</w:delText>
        </w:r>
        <w:r w:rsidRPr="00481762" w:rsidDel="000A287A">
          <w:rPr>
            <w:rFonts w:ascii="Times New Roman" w:hAnsi="Times New Roman" w:cs="Times New Roman"/>
            <w:spacing w:val="10"/>
            <w:kern w:val="0"/>
            <w:sz w:val="24"/>
            <w:szCs w:val="24"/>
          </w:rPr>
          <w:delText>中间件</w:delText>
        </w:r>
        <w:r w:rsidR="000D77C5" w:rsidDel="000A287A">
          <w:rPr>
            <w:rFonts w:ascii="Times New Roman" w:hAnsi="Times New Roman" w:cs="Times New Roman" w:hint="eastAsia"/>
            <w:spacing w:val="10"/>
            <w:kern w:val="0"/>
            <w:sz w:val="24"/>
            <w:szCs w:val="24"/>
          </w:rPr>
          <w:delText>优化</w:delText>
        </w:r>
        <w:r w:rsidDel="000A287A">
          <w:rPr>
            <w:rFonts w:ascii="Times New Roman" w:hAnsi="Times New Roman" w:cs="Times New Roman" w:hint="eastAsia"/>
            <w:spacing w:val="10"/>
            <w:kern w:val="0"/>
            <w:sz w:val="24"/>
            <w:szCs w:val="24"/>
          </w:rPr>
          <w:delText>系统</w:delText>
        </w:r>
        <w:r w:rsidRPr="00481762" w:rsidDel="000A287A">
          <w:rPr>
            <w:rFonts w:ascii="Times New Roman" w:hAnsi="Times New Roman" w:cs="Times New Roman" w:hint="eastAsia"/>
            <w:spacing w:val="10"/>
            <w:kern w:val="0"/>
            <w:sz w:val="24"/>
            <w:szCs w:val="24"/>
          </w:rPr>
          <w:delText>UML</w:delText>
        </w:r>
        <w:r w:rsidRPr="00481762" w:rsidDel="000A287A">
          <w:rPr>
            <w:rFonts w:ascii="Times New Roman" w:hAnsi="Times New Roman" w:cs="Times New Roman" w:hint="eastAsia"/>
            <w:spacing w:val="10"/>
            <w:kern w:val="0"/>
            <w:sz w:val="24"/>
            <w:szCs w:val="24"/>
          </w:rPr>
          <w:delText>类图</w:delText>
        </w:r>
      </w:del>
    </w:p>
    <w:p w14:paraId="1C0A6B34" w14:textId="77777777" w:rsidR="00F46630" w:rsidRDefault="00F46630" w:rsidP="00157A94">
      <w:pPr>
        <w:spacing w:line="400" w:lineRule="exact"/>
        <w:jc w:val="left"/>
        <w:rPr>
          <w:ins w:id="725" w:author="微软用户" w:date="2017-08-19T20:08:00Z"/>
        </w:rPr>
        <w:pPrChange w:id="726" w:author="微软用户" w:date="2017-08-19T20:44:00Z">
          <w:pPr>
            <w:spacing w:line="400" w:lineRule="exact"/>
            <w:ind w:firstLine="420"/>
          </w:pPr>
        </w:pPrChange>
      </w:pPr>
    </w:p>
    <w:p w14:paraId="12ECCF07" w14:textId="77777777" w:rsidR="00274705" w:rsidRDefault="00274705">
      <w:pPr>
        <w:jc w:val="center"/>
        <w:rPr>
          <w:ins w:id="727" w:author="微软用户" w:date="2017-08-19T20:25:00Z"/>
        </w:rPr>
        <w:pPrChange w:id="728" w:author="微软用户" w:date="2017-08-19T20:01:00Z">
          <w:pPr>
            <w:spacing w:line="400" w:lineRule="exact"/>
            <w:ind w:firstLine="420"/>
          </w:pPr>
        </w:pPrChange>
      </w:pPr>
    </w:p>
    <w:p w14:paraId="697EC787" w14:textId="6F1DBCFC" w:rsidR="00453251" w:rsidRDefault="00D67358" w:rsidP="00184EB1">
      <w:pPr>
        <w:jc w:val="center"/>
        <w:rPr>
          <w:ins w:id="729" w:author="微软用户" w:date="2017-08-19T20:39:00Z"/>
          <w:rFonts w:ascii="Times New Roman" w:hAnsi="Times New Roman" w:cs="Times New Roman"/>
          <w:spacing w:val="10"/>
          <w:kern w:val="0"/>
          <w:sz w:val="24"/>
          <w:szCs w:val="24"/>
        </w:rPr>
        <w:pPrChange w:id="730" w:author="微软用户" w:date="2017-08-19T20:43:00Z">
          <w:pPr>
            <w:spacing w:line="400" w:lineRule="exact"/>
            <w:ind w:firstLine="420"/>
          </w:pPr>
        </w:pPrChange>
      </w:pPr>
      <w:ins w:id="731" w:author="微软用户" w:date="2017-08-19T20:39:00Z">
        <w:r>
          <w:rPr>
            <w:rFonts w:ascii="Times New Roman" w:hAnsi="Times New Roman" w:cs="Times New Roman"/>
            <w:spacing w:val="10"/>
            <w:kern w:val="0"/>
            <w:sz w:val="24"/>
            <w:szCs w:val="24"/>
          </w:rPr>
          <w:object w:dxaOrig="15180" w:dyaOrig="10950" w14:anchorId="3FB98353">
            <v:shape id="_x0000_i1030" type="#_x0000_t75" style="width:389.8pt;height:279.3pt" o:ole="">
              <v:imagedata r:id="rId41" o:title=""/>
            </v:shape>
            <o:OLEObject Type="Embed" ProgID="Visio.Drawing.15" ShapeID="_x0000_i1030" DrawAspect="Content" ObjectID="_1564684521" r:id="rId42"/>
          </w:object>
        </w:r>
      </w:ins>
    </w:p>
    <w:p w14:paraId="21CEFB30" w14:textId="564328BD" w:rsidR="00274705" w:rsidRPr="00562A88" w:rsidRDefault="00562A88" w:rsidP="00F86A9B">
      <w:pPr>
        <w:ind w:firstLine="420"/>
        <w:jc w:val="center"/>
        <w:rPr>
          <w:ins w:id="732" w:author="微软用户" w:date="2017-08-19T20:25:00Z"/>
          <w:rFonts w:ascii="Times New Roman" w:hAnsi="Times New Roman" w:cs="Times New Roman" w:hint="eastAsia"/>
          <w:spacing w:val="10"/>
          <w:kern w:val="0"/>
          <w:sz w:val="24"/>
          <w:szCs w:val="24"/>
          <w:rPrChange w:id="733" w:author="微软用户" w:date="2017-08-19T20:32:00Z">
            <w:rPr>
              <w:ins w:id="734" w:author="微软用户" w:date="2017-08-19T20:25:00Z"/>
            </w:rPr>
          </w:rPrChange>
        </w:rPr>
        <w:pPrChange w:id="735" w:author="微软用户" w:date="2017-08-19T20:41:00Z">
          <w:pPr>
            <w:spacing w:line="400" w:lineRule="exact"/>
            <w:ind w:firstLine="420"/>
          </w:pPr>
        </w:pPrChange>
      </w:pPr>
      <w:ins w:id="736"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F46630" w:rsidRDefault="000A287A" w:rsidP="000A287A">
      <w:pPr>
        <w:spacing w:line="400" w:lineRule="exact"/>
        <w:ind w:firstLine="420"/>
        <w:rPr>
          <w:rFonts w:ascii="Times New Roman" w:hAnsi="Times New Roman" w:cs="Times New Roman"/>
          <w:spacing w:val="10"/>
          <w:kern w:val="0"/>
          <w:sz w:val="24"/>
          <w:szCs w:val="24"/>
          <w:rPrChange w:id="737" w:author="微软用户" w:date="2017-08-19T20:08:00Z">
            <w:rPr/>
          </w:rPrChange>
        </w:rPr>
      </w:pPr>
      <w:del w:id="738" w:author="微软用户" w:date="2017-08-19T20:08:00Z">
        <w:r w:rsidDel="00F46630">
          <w:fldChar w:fldCharType="begin"/>
        </w:r>
        <w:r w:rsidDel="00F46630">
          <w:fldChar w:fldCharType="end"/>
        </w:r>
      </w:del>
      <w:r w:rsidR="004A50FA" w:rsidRPr="00F46630">
        <w:rPr>
          <w:rFonts w:ascii="Times New Roman" w:hAnsi="Times New Roman" w:cs="Times New Roman" w:hint="eastAsia"/>
          <w:spacing w:val="10"/>
          <w:kern w:val="0"/>
          <w:sz w:val="24"/>
          <w:szCs w:val="24"/>
          <w:rPrChange w:id="739" w:author="微软用户" w:date="2017-08-19T20:08:00Z">
            <w:rPr>
              <w:rFonts w:hint="eastAsia"/>
            </w:rPr>
          </w:rPrChange>
        </w:rPr>
        <w:t>优化后的中间件模块类的设计主要分为四大模块，</w:t>
      </w:r>
      <w:r w:rsidR="00B91E7C" w:rsidRPr="00F46630">
        <w:rPr>
          <w:rFonts w:ascii="Times New Roman" w:hAnsi="Times New Roman" w:cs="Times New Roman"/>
          <w:spacing w:val="10"/>
          <w:kern w:val="0"/>
          <w:sz w:val="24"/>
          <w:szCs w:val="24"/>
          <w:rPrChange w:id="740" w:author="微软用户" w:date="2017-08-19T20:08:00Z">
            <w:rPr/>
          </w:rPrChange>
        </w:rPr>
        <w:t>Core</w:t>
      </w:r>
      <w:r w:rsidR="00B91E7C" w:rsidRPr="00F46630">
        <w:rPr>
          <w:rFonts w:ascii="Times New Roman" w:hAnsi="Times New Roman" w:cs="Times New Roman" w:hint="eastAsia"/>
          <w:spacing w:val="10"/>
          <w:kern w:val="0"/>
          <w:sz w:val="24"/>
          <w:szCs w:val="24"/>
          <w:rPrChange w:id="741" w:author="微软用户" w:date="2017-08-19T20:08:00Z">
            <w:rPr>
              <w:rFonts w:hint="eastAsia"/>
            </w:rPr>
          </w:rPrChange>
        </w:rPr>
        <w:t>模块</w:t>
      </w:r>
      <w:r w:rsidR="00F22076" w:rsidRPr="00F46630">
        <w:rPr>
          <w:rFonts w:ascii="Times New Roman" w:hAnsi="Times New Roman" w:cs="Times New Roman" w:hint="eastAsia"/>
          <w:spacing w:val="10"/>
          <w:kern w:val="0"/>
          <w:sz w:val="24"/>
          <w:szCs w:val="24"/>
          <w:rPrChange w:id="742" w:author="微软用户" w:date="2017-08-19T20:08:00Z">
            <w:rPr>
              <w:rFonts w:hint="eastAsia"/>
            </w:rPr>
          </w:rPrChange>
        </w:rPr>
        <w:t>的类</w:t>
      </w:r>
      <w:r w:rsidR="00B91E7C" w:rsidRPr="00F46630">
        <w:rPr>
          <w:rFonts w:ascii="Times New Roman" w:hAnsi="Times New Roman" w:cs="Times New Roman" w:hint="eastAsia"/>
          <w:spacing w:val="10"/>
          <w:kern w:val="0"/>
          <w:sz w:val="24"/>
          <w:szCs w:val="24"/>
          <w:rPrChange w:id="743" w:author="微软用户" w:date="2017-08-19T20:08:00Z">
            <w:rPr>
              <w:rFonts w:hint="eastAsia"/>
            </w:rPr>
          </w:rPrChange>
        </w:rPr>
        <w:t>是中间件系统的核心</w:t>
      </w:r>
      <w:r w:rsidR="00721989" w:rsidRPr="00F46630">
        <w:rPr>
          <w:rFonts w:ascii="Times New Roman" w:hAnsi="Times New Roman" w:cs="Times New Roman" w:hint="eastAsia"/>
          <w:spacing w:val="10"/>
          <w:kern w:val="0"/>
          <w:sz w:val="24"/>
          <w:szCs w:val="24"/>
          <w:rPrChange w:id="744" w:author="微软用户" w:date="2017-08-19T20:08:00Z">
            <w:rPr>
              <w:rFonts w:hint="eastAsia"/>
            </w:rPr>
          </w:rPrChange>
        </w:rPr>
        <w:t>，负责接收和处理用户的请求。通过调用其他模块的类方法，</w:t>
      </w:r>
      <w:r w:rsidR="00BC1DCF" w:rsidRPr="00F46630">
        <w:rPr>
          <w:rFonts w:ascii="Times New Roman" w:hAnsi="Times New Roman" w:cs="Times New Roman" w:hint="eastAsia"/>
          <w:spacing w:val="10"/>
          <w:kern w:val="0"/>
          <w:sz w:val="24"/>
          <w:szCs w:val="24"/>
          <w:rPrChange w:id="745" w:author="微软用户" w:date="2017-08-19T20:08:00Z">
            <w:rPr>
              <w:rFonts w:hint="eastAsia"/>
            </w:rPr>
          </w:rPrChange>
        </w:rPr>
        <w:t>将用户的请求做格式化处理，并将预处理后的数据传输至服务器</w:t>
      </w:r>
      <w:r w:rsidR="0052309B" w:rsidRPr="00F46630">
        <w:rPr>
          <w:rFonts w:ascii="Times New Roman" w:hAnsi="Times New Roman" w:cs="Times New Roman" w:hint="eastAsia"/>
          <w:spacing w:val="10"/>
          <w:kern w:val="0"/>
          <w:sz w:val="24"/>
          <w:szCs w:val="24"/>
          <w:rPrChange w:id="746" w:author="微软用户" w:date="2017-08-19T20:08:00Z">
            <w:rPr>
              <w:rFonts w:hint="eastAsia"/>
            </w:rPr>
          </w:rPrChange>
        </w:rPr>
        <w:t>；</w:t>
      </w:r>
      <w:r w:rsidR="004A50FA" w:rsidRPr="00F46630">
        <w:rPr>
          <w:rFonts w:ascii="Times New Roman" w:hAnsi="Times New Roman" w:cs="Times New Roman"/>
          <w:spacing w:val="10"/>
          <w:kern w:val="0"/>
          <w:sz w:val="24"/>
          <w:szCs w:val="24"/>
          <w:rPrChange w:id="747" w:author="微软用户" w:date="2017-08-19T20:08:00Z">
            <w:rPr/>
          </w:rPrChange>
        </w:rPr>
        <w:t>Features</w:t>
      </w:r>
      <w:r w:rsidR="004A50FA" w:rsidRPr="00F46630">
        <w:rPr>
          <w:rFonts w:ascii="Times New Roman" w:hAnsi="Times New Roman" w:cs="Times New Roman" w:hint="eastAsia"/>
          <w:spacing w:val="10"/>
          <w:kern w:val="0"/>
          <w:sz w:val="24"/>
          <w:szCs w:val="24"/>
          <w:rPrChange w:id="748" w:author="微软用户" w:date="2017-08-19T20:08:00Z">
            <w:rPr>
              <w:rFonts w:hint="eastAsia"/>
            </w:rPr>
          </w:rPrChange>
        </w:rPr>
        <w:t>模块</w:t>
      </w:r>
      <w:r w:rsidR="009B1E44" w:rsidRPr="00F46630">
        <w:rPr>
          <w:rFonts w:ascii="Times New Roman" w:hAnsi="Times New Roman" w:cs="Times New Roman" w:hint="eastAsia"/>
          <w:spacing w:val="10"/>
          <w:kern w:val="0"/>
          <w:sz w:val="24"/>
          <w:szCs w:val="24"/>
          <w:rPrChange w:id="749" w:author="微软用户" w:date="2017-08-19T20:08:00Z">
            <w:rPr>
              <w:rFonts w:hint="eastAsia"/>
            </w:rPr>
          </w:rPrChange>
        </w:rPr>
        <w:t>的类</w:t>
      </w:r>
      <w:r w:rsidR="004A50FA" w:rsidRPr="00F46630">
        <w:rPr>
          <w:rFonts w:ascii="Times New Roman" w:hAnsi="Times New Roman" w:cs="Times New Roman" w:hint="eastAsia"/>
          <w:spacing w:val="10"/>
          <w:kern w:val="0"/>
          <w:sz w:val="24"/>
          <w:szCs w:val="24"/>
          <w:rPrChange w:id="750" w:author="微软用户" w:date="2017-08-19T20:08:00Z">
            <w:rPr>
              <w:rFonts w:hint="eastAsia"/>
            </w:rPr>
          </w:rPrChange>
        </w:rPr>
        <w:t>负责主要优化功能的实现；</w:t>
      </w:r>
      <w:r w:rsidR="00D10CF2" w:rsidRPr="00F46630">
        <w:rPr>
          <w:rFonts w:ascii="Times New Roman" w:hAnsi="Times New Roman" w:cs="Times New Roman"/>
          <w:spacing w:val="10"/>
          <w:kern w:val="0"/>
          <w:sz w:val="24"/>
          <w:szCs w:val="24"/>
          <w:rPrChange w:id="751" w:author="微软用户" w:date="2017-08-19T20:08:00Z">
            <w:rPr/>
          </w:rPrChange>
        </w:rPr>
        <w:t>Utils</w:t>
      </w:r>
      <w:r w:rsidR="00D10CF2" w:rsidRPr="00F46630">
        <w:rPr>
          <w:rFonts w:ascii="Times New Roman" w:hAnsi="Times New Roman" w:cs="Times New Roman" w:hint="eastAsia"/>
          <w:spacing w:val="10"/>
          <w:kern w:val="0"/>
          <w:sz w:val="24"/>
          <w:szCs w:val="24"/>
          <w:rPrChange w:id="752" w:author="微软用户" w:date="2017-08-19T20:08:00Z">
            <w:rPr>
              <w:rFonts w:hint="eastAsia"/>
            </w:rPr>
          </w:rPrChange>
        </w:rPr>
        <w:t>模块</w:t>
      </w:r>
      <w:r w:rsidR="00427E73" w:rsidRPr="00F46630">
        <w:rPr>
          <w:rFonts w:ascii="Times New Roman" w:hAnsi="Times New Roman" w:cs="Times New Roman" w:hint="eastAsia"/>
          <w:spacing w:val="10"/>
          <w:kern w:val="0"/>
          <w:sz w:val="24"/>
          <w:szCs w:val="24"/>
          <w:rPrChange w:id="753" w:author="微软用户" w:date="2017-08-19T20:08:00Z">
            <w:rPr>
              <w:rFonts w:hint="eastAsia"/>
            </w:rPr>
          </w:rPrChange>
        </w:rPr>
        <w:t>的类</w:t>
      </w:r>
      <w:r w:rsidR="00D10CF2" w:rsidRPr="00F46630">
        <w:rPr>
          <w:rFonts w:ascii="Times New Roman" w:hAnsi="Times New Roman" w:cs="Times New Roman" w:hint="eastAsia"/>
          <w:spacing w:val="10"/>
          <w:kern w:val="0"/>
          <w:sz w:val="24"/>
          <w:szCs w:val="24"/>
          <w:rPrChange w:id="754" w:author="微软用户" w:date="2017-08-19T20:08:00Z">
            <w:rPr>
              <w:rFonts w:hint="eastAsia"/>
            </w:rPr>
          </w:rPrChange>
        </w:rPr>
        <w:t>提供开发所需的常用工具和信息</w:t>
      </w:r>
      <w:r w:rsidR="001C46F3" w:rsidRPr="00F46630">
        <w:rPr>
          <w:rFonts w:ascii="Times New Roman" w:hAnsi="Times New Roman" w:cs="Times New Roman" w:hint="eastAsia"/>
          <w:spacing w:val="10"/>
          <w:kern w:val="0"/>
          <w:sz w:val="24"/>
          <w:szCs w:val="24"/>
          <w:rPrChange w:id="755" w:author="微软用户" w:date="2017-08-19T20:08:00Z">
            <w:rPr>
              <w:rFonts w:hint="eastAsia"/>
            </w:rPr>
          </w:rPrChange>
        </w:rPr>
        <w:t>；</w:t>
      </w:r>
      <w:r w:rsidR="00EC1525" w:rsidRPr="00F46630">
        <w:rPr>
          <w:rFonts w:ascii="Times New Roman" w:hAnsi="Times New Roman" w:cs="Times New Roman"/>
          <w:spacing w:val="10"/>
          <w:kern w:val="0"/>
          <w:sz w:val="24"/>
          <w:szCs w:val="24"/>
          <w:rPrChange w:id="756" w:author="微软用户" w:date="2017-08-19T20:08:00Z">
            <w:rPr/>
          </w:rPrChange>
        </w:rPr>
        <w:t>Database</w:t>
      </w:r>
      <w:r w:rsidR="00D6162D" w:rsidRPr="00F46630">
        <w:rPr>
          <w:rFonts w:ascii="Times New Roman" w:hAnsi="Times New Roman" w:cs="Times New Roman" w:hint="eastAsia"/>
          <w:spacing w:val="10"/>
          <w:kern w:val="0"/>
          <w:sz w:val="24"/>
          <w:szCs w:val="24"/>
          <w:rPrChange w:id="757" w:author="微软用户" w:date="2017-08-19T20:08:00Z">
            <w:rPr>
              <w:rFonts w:hint="eastAsia"/>
            </w:rPr>
          </w:rPrChange>
        </w:rPr>
        <w:t>模块</w:t>
      </w:r>
      <w:r w:rsidR="00677ECE" w:rsidRPr="00F46630">
        <w:rPr>
          <w:rFonts w:ascii="Times New Roman" w:hAnsi="Times New Roman" w:cs="Times New Roman" w:hint="eastAsia"/>
          <w:spacing w:val="10"/>
          <w:kern w:val="0"/>
          <w:sz w:val="24"/>
          <w:szCs w:val="24"/>
          <w:rPrChange w:id="758" w:author="微软用户" w:date="2017-08-19T20:08:00Z">
            <w:rPr>
              <w:rFonts w:hint="eastAsia"/>
            </w:rPr>
          </w:rPrChange>
        </w:rPr>
        <w:t>的类</w:t>
      </w:r>
      <w:r w:rsidR="00EC1525" w:rsidRPr="00F46630">
        <w:rPr>
          <w:rFonts w:ascii="Times New Roman" w:hAnsi="Times New Roman" w:cs="Times New Roman" w:hint="eastAsia"/>
          <w:spacing w:val="10"/>
          <w:kern w:val="0"/>
          <w:sz w:val="24"/>
          <w:szCs w:val="24"/>
          <w:rPrChange w:id="759" w:author="微软用户" w:date="2017-08-19T20:08:00Z">
            <w:rPr>
              <w:rFonts w:hint="eastAsia"/>
            </w:rPr>
          </w:rPrChange>
        </w:rPr>
        <w:t>负责与数据库的交互。</w:t>
      </w:r>
      <w:r w:rsidR="00177489" w:rsidRPr="00F46630">
        <w:rPr>
          <w:rFonts w:ascii="Times New Roman" w:hAnsi="Times New Roman" w:cs="Times New Roman" w:hint="eastAsia"/>
          <w:spacing w:val="10"/>
          <w:kern w:val="0"/>
          <w:sz w:val="24"/>
          <w:szCs w:val="24"/>
          <w:rPrChange w:id="760" w:author="微软用户" w:date="2017-08-19T20:08:00Z">
            <w:rPr>
              <w:rFonts w:hint="eastAsia"/>
            </w:rPr>
          </w:rPrChange>
        </w:rPr>
        <w:t>具体</w:t>
      </w:r>
      <w:r w:rsidR="00D84061" w:rsidRPr="00F46630">
        <w:rPr>
          <w:rFonts w:ascii="Times New Roman" w:hAnsi="Times New Roman" w:cs="Times New Roman" w:hint="eastAsia"/>
          <w:spacing w:val="10"/>
          <w:kern w:val="0"/>
          <w:sz w:val="24"/>
          <w:szCs w:val="24"/>
          <w:rPrChange w:id="761" w:author="微软用户" w:date="2017-08-19T20:08:00Z">
            <w:rPr>
              <w:rFonts w:hint="eastAsia"/>
            </w:rPr>
          </w:rPrChange>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得对数据库的操作十分混乱，并且难于管理，因此在优化的过程中，本文</w:t>
      </w:r>
      <w:r w:rsidR="000C0A09">
        <w:rPr>
          <w:rFonts w:ascii="Times New Roman" w:hAnsi="Times New Roman" w:cs="Times New Roman" w:hint="eastAsia"/>
          <w:spacing w:val="10"/>
          <w:kern w:val="0"/>
          <w:sz w:val="24"/>
          <w:szCs w:val="24"/>
        </w:rPr>
        <w:t>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lastRenderedPageBreak/>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pPr>
        <w:pStyle w:val="21"/>
        <w:spacing w:line="240" w:lineRule="auto"/>
        <w:pPrChange w:id="762" w:author="微软用户" w:date="2017-08-18T22:51:00Z">
          <w:pPr>
            <w:pStyle w:val="21"/>
          </w:pPr>
        </w:pPrChange>
      </w:pPr>
      <w:bookmarkStart w:id="763" w:name="_Toc490860685"/>
      <w:r>
        <w:t>4</w:t>
      </w:r>
      <w:r w:rsidR="00C07592">
        <w:t>.3</w:t>
      </w:r>
      <w:r w:rsidR="004D07A7" w:rsidRPr="00B87EE1">
        <w:t xml:space="preserve"> </w:t>
      </w:r>
      <w:r w:rsidR="00C3103D">
        <w:t>关键</w:t>
      </w:r>
      <w:r w:rsidR="00D34183">
        <w:t>流程</w:t>
      </w:r>
      <w:r w:rsidR="004D07A7">
        <w:t>设计</w:t>
      </w:r>
      <w:bookmarkEnd w:id="763"/>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764" w:name="_Toc490860686"/>
      <w:r>
        <w:lastRenderedPageBreak/>
        <w:t>4</w:t>
      </w:r>
      <w:r w:rsidR="006647F0">
        <w:t>.3</w:t>
      </w:r>
      <w:r w:rsidR="00BA41EC" w:rsidRPr="006637A1">
        <w:t xml:space="preserve">.1 </w:t>
      </w:r>
      <w:r w:rsidR="00DD747A">
        <w:t>系统总流程设计</w:t>
      </w:r>
      <w:bookmarkEnd w:id="764"/>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765" w:name="_Toc490860687"/>
      <w:r>
        <w:lastRenderedPageBreak/>
        <w:t>4</w:t>
      </w:r>
      <w:r w:rsidR="0089266B">
        <w:t>.3</w:t>
      </w:r>
      <w:r w:rsidR="007E4F1D">
        <w:t>.2</w:t>
      </w:r>
      <w:r w:rsidR="008B2918" w:rsidRPr="006637A1">
        <w:t xml:space="preserve"> </w:t>
      </w:r>
      <w:r w:rsidR="004D334F">
        <w:t>持久会话管理流程设计</w:t>
      </w:r>
      <w:bookmarkEnd w:id="765"/>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0CCFD6C5" w:rsidR="005F03AE" w:rsidRPr="00894938" w:rsidRDefault="003A7F99" w:rsidP="006A274B">
      <w:pPr>
        <w:jc w:val="center"/>
        <w:rPr>
          <w:rFonts w:hint="eastAsia"/>
          <w:sz w:val="24"/>
        </w:rPr>
      </w:pPr>
      <w:r>
        <w:rPr>
          <w:noProof/>
          <w:sz w:val="24"/>
        </w:rPr>
        <w:drawing>
          <wp:inline distT="0" distB="0" distL="0" distR="0" wp14:anchorId="3FB8C6D1" wp14:editId="1C6F02CF">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44">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45">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766" w:name="_Toc488351941"/>
      <w:bookmarkStart w:id="767" w:name="_Toc488412527"/>
      <w:bookmarkStart w:id="768" w:name="_Toc488421364"/>
      <w:bookmarkStart w:id="769" w:name="_Toc488422521"/>
      <w:bookmarkStart w:id="770" w:name="_Toc488477592"/>
      <w:bookmarkStart w:id="771" w:name="_Toc488485825"/>
      <w:bookmarkStart w:id="772" w:name="_Toc488493970"/>
      <w:bookmarkStart w:id="773" w:name="_Toc488502785"/>
      <w:bookmarkStart w:id="774" w:name="_Toc488503363"/>
      <w:bookmarkStart w:id="775" w:name="_Toc488566475"/>
      <w:bookmarkStart w:id="776" w:name="_Toc488567298"/>
      <w:bookmarkStart w:id="777" w:name="_Toc488664336"/>
      <w:bookmarkStart w:id="778" w:name="_Toc488744776"/>
      <w:bookmarkStart w:id="779" w:name="_Toc490860688"/>
      <w:bookmarkEnd w:id="766"/>
      <w:bookmarkEnd w:id="767"/>
      <w:bookmarkEnd w:id="768"/>
      <w:bookmarkEnd w:id="769"/>
      <w:bookmarkEnd w:id="770"/>
      <w:bookmarkEnd w:id="771"/>
      <w:bookmarkEnd w:id="772"/>
      <w:bookmarkEnd w:id="773"/>
      <w:bookmarkEnd w:id="774"/>
      <w:bookmarkEnd w:id="775"/>
      <w:bookmarkEnd w:id="776"/>
      <w:bookmarkEnd w:id="777"/>
      <w:bookmarkEnd w:id="778"/>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779"/>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46">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47">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780" w:name="_Toc490860689"/>
      <w:r>
        <w:t>4</w:t>
      </w:r>
      <w:r w:rsidR="00200FEA">
        <w:t>.3</w:t>
      </w:r>
      <w:r w:rsidR="0099077E">
        <w:t>.4</w:t>
      </w:r>
      <w:r w:rsidR="008B2918" w:rsidRPr="006637A1">
        <w:t xml:space="preserve"> </w:t>
      </w:r>
      <w:r w:rsidR="00B12EAC">
        <w:t>本地缓存</w:t>
      </w:r>
      <w:r w:rsidR="008B2918">
        <w:t>流程设计</w:t>
      </w:r>
      <w:bookmarkEnd w:id="780"/>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48">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49">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781" w:name="_Toc490860690"/>
      <w:r>
        <w:lastRenderedPageBreak/>
        <w:t>4.3</w:t>
      </w:r>
      <w:r w:rsidR="002126C0">
        <w:t>.5</w:t>
      </w:r>
      <w:r w:rsidR="007E4F1D" w:rsidRPr="006637A1">
        <w:t xml:space="preserve"> </w:t>
      </w:r>
      <w:r w:rsidR="009776FB">
        <w:rPr>
          <w:rFonts w:hint="eastAsia"/>
        </w:rPr>
        <w:t>多应用适配</w:t>
      </w:r>
      <w:r w:rsidR="007E4F1D">
        <w:t>流程设计</w:t>
      </w:r>
      <w:bookmarkEnd w:id="781"/>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50">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782" w:name="_Toc488833235"/>
      <w:bookmarkStart w:id="783" w:name="_Toc488850472"/>
      <w:bookmarkStart w:id="784" w:name="_Toc488874489"/>
      <w:bookmarkStart w:id="785" w:name="_Toc488874568"/>
      <w:bookmarkStart w:id="786" w:name="_Toc488874647"/>
      <w:bookmarkStart w:id="787" w:name="_Toc488874726"/>
      <w:bookmarkStart w:id="788" w:name="_Toc488875097"/>
      <w:bookmarkStart w:id="789" w:name="_Toc488916856"/>
      <w:bookmarkStart w:id="790" w:name="_Toc488916934"/>
      <w:bookmarkStart w:id="791" w:name="_Toc488926354"/>
      <w:bookmarkStart w:id="792" w:name="_Toc488926433"/>
      <w:bookmarkStart w:id="793" w:name="_Toc488926837"/>
      <w:bookmarkStart w:id="794" w:name="_Toc488927671"/>
      <w:bookmarkStart w:id="795" w:name="_Toc488927752"/>
      <w:bookmarkStart w:id="796" w:name="_Toc488948487"/>
      <w:bookmarkStart w:id="797" w:name="_Toc488956598"/>
      <w:bookmarkStart w:id="798" w:name="_Toc489026190"/>
      <w:bookmarkStart w:id="799" w:name="_Toc489032618"/>
      <w:bookmarkStart w:id="800" w:name="_Toc489103411"/>
      <w:bookmarkStart w:id="801" w:name="_Toc489195678"/>
      <w:bookmarkStart w:id="802" w:name="_Toc489215666"/>
      <w:bookmarkStart w:id="803" w:name="_Toc489217200"/>
      <w:bookmarkStart w:id="804" w:name="_Toc489298473"/>
      <w:bookmarkStart w:id="805" w:name="_Toc489446979"/>
      <w:bookmarkStart w:id="806" w:name="_Toc489518444"/>
      <w:bookmarkStart w:id="807" w:name="_Toc489543835"/>
      <w:bookmarkStart w:id="808" w:name="_Toc489689108"/>
      <w:bookmarkStart w:id="809" w:name="_Toc489707607"/>
      <w:bookmarkStart w:id="810" w:name="_Toc489712134"/>
      <w:bookmarkStart w:id="811" w:name="_Toc489780756"/>
      <w:bookmarkStart w:id="812" w:name="_Toc489795677"/>
      <w:bookmarkStart w:id="813" w:name="_Toc489820427"/>
      <w:bookmarkStart w:id="814" w:name="_Toc489899098"/>
      <w:bookmarkStart w:id="815" w:name="_Toc489907809"/>
      <w:bookmarkStart w:id="816" w:name="_Toc489991404"/>
      <w:bookmarkStart w:id="817" w:name="_Toc490056577"/>
      <w:bookmarkStart w:id="818" w:name="_Toc490467097"/>
      <w:bookmarkStart w:id="819" w:name="_Toc490470951"/>
      <w:bookmarkStart w:id="820" w:name="_Toc490474162"/>
      <w:bookmarkStart w:id="821" w:name="_Toc490477151"/>
      <w:bookmarkStart w:id="822" w:name="_Toc490860353"/>
      <w:bookmarkStart w:id="823" w:name="_Toc49086069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824" w:name="_Toc488833236"/>
      <w:bookmarkStart w:id="825" w:name="_Toc488850473"/>
      <w:bookmarkStart w:id="826" w:name="_Toc488874490"/>
      <w:bookmarkStart w:id="827" w:name="_Toc488874569"/>
      <w:bookmarkStart w:id="828" w:name="_Toc488874648"/>
      <w:bookmarkStart w:id="829" w:name="_Toc488874727"/>
      <w:bookmarkStart w:id="830" w:name="_Toc488875098"/>
      <w:bookmarkStart w:id="831" w:name="_Toc488916857"/>
      <w:bookmarkStart w:id="832" w:name="_Toc488916935"/>
      <w:bookmarkStart w:id="833" w:name="_Toc488926355"/>
      <w:bookmarkStart w:id="834" w:name="_Toc488926434"/>
      <w:bookmarkStart w:id="835" w:name="_Toc488926838"/>
      <w:bookmarkStart w:id="836" w:name="_Toc488927672"/>
      <w:bookmarkStart w:id="837" w:name="_Toc488927753"/>
      <w:bookmarkStart w:id="838" w:name="_Toc488948488"/>
      <w:bookmarkStart w:id="839" w:name="_Toc488956599"/>
      <w:bookmarkStart w:id="840" w:name="_Toc489026191"/>
      <w:bookmarkStart w:id="841" w:name="_Toc489032619"/>
      <w:bookmarkStart w:id="842" w:name="_Toc489103412"/>
      <w:bookmarkStart w:id="843" w:name="_Toc489195679"/>
      <w:bookmarkStart w:id="844" w:name="_Toc489215667"/>
      <w:bookmarkStart w:id="845" w:name="_Toc489217201"/>
      <w:bookmarkStart w:id="846" w:name="_Toc489298474"/>
      <w:bookmarkStart w:id="847" w:name="_Toc489446980"/>
      <w:bookmarkStart w:id="848" w:name="_Toc489518445"/>
      <w:bookmarkStart w:id="849" w:name="_Toc489543836"/>
      <w:bookmarkStart w:id="850" w:name="_Toc489689109"/>
      <w:bookmarkStart w:id="851" w:name="_Toc489707608"/>
      <w:bookmarkStart w:id="852" w:name="_Toc489712135"/>
      <w:bookmarkStart w:id="853" w:name="_Toc489780757"/>
      <w:bookmarkStart w:id="854" w:name="_Toc489795678"/>
      <w:bookmarkStart w:id="855" w:name="_Toc489820428"/>
      <w:bookmarkStart w:id="856" w:name="_Toc489899099"/>
      <w:bookmarkStart w:id="857" w:name="_Toc489907810"/>
      <w:bookmarkStart w:id="858" w:name="_Toc489991405"/>
      <w:bookmarkStart w:id="859" w:name="_Toc490056578"/>
      <w:bookmarkStart w:id="860" w:name="_Toc490467098"/>
      <w:bookmarkStart w:id="861" w:name="_Toc490470952"/>
      <w:bookmarkStart w:id="862" w:name="_Toc490474163"/>
      <w:bookmarkStart w:id="863" w:name="_Toc490477152"/>
      <w:bookmarkStart w:id="864" w:name="_Toc490860354"/>
      <w:bookmarkStart w:id="865" w:name="_Toc490860692"/>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866" w:name="_Toc488833237"/>
      <w:bookmarkStart w:id="867" w:name="_Toc488850474"/>
      <w:bookmarkStart w:id="868" w:name="_Toc488874491"/>
      <w:bookmarkStart w:id="869" w:name="_Toc488874570"/>
      <w:bookmarkStart w:id="870" w:name="_Toc488874649"/>
      <w:bookmarkStart w:id="871" w:name="_Toc488874728"/>
      <w:bookmarkStart w:id="872" w:name="_Toc488875099"/>
      <w:bookmarkStart w:id="873" w:name="_Toc488916858"/>
      <w:bookmarkStart w:id="874" w:name="_Toc488916936"/>
      <w:bookmarkStart w:id="875" w:name="_Toc488926356"/>
      <w:bookmarkStart w:id="876" w:name="_Toc488926435"/>
      <w:bookmarkStart w:id="877" w:name="_Toc488926839"/>
      <w:bookmarkStart w:id="878" w:name="_Toc488927673"/>
      <w:bookmarkStart w:id="879" w:name="_Toc488927754"/>
      <w:bookmarkStart w:id="880" w:name="_Toc488948489"/>
      <w:bookmarkStart w:id="881" w:name="_Toc488956600"/>
      <w:bookmarkStart w:id="882" w:name="_Toc489026192"/>
      <w:bookmarkStart w:id="883" w:name="_Toc489032620"/>
      <w:bookmarkStart w:id="884" w:name="_Toc489103413"/>
      <w:bookmarkStart w:id="885" w:name="_Toc489195680"/>
      <w:bookmarkStart w:id="886" w:name="_Toc489215668"/>
      <w:bookmarkStart w:id="887" w:name="_Toc489217202"/>
      <w:bookmarkStart w:id="888" w:name="_Toc489298475"/>
      <w:bookmarkStart w:id="889" w:name="_Toc489446981"/>
      <w:bookmarkStart w:id="890" w:name="_Toc489518446"/>
      <w:bookmarkStart w:id="891" w:name="_Toc489543837"/>
      <w:bookmarkStart w:id="892" w:name="_Toc489689110"/>
      <w:bookmarkStart w:id="893" w:name="_Toc489707609"/>
      <w:bookmarkStart w:id="894" w:name="_Toc489712136"/>
      <w:bookmarkStart w:id="895" w:name="_Toc489780758"/>
      <w:bookmarkStart w:id="896" w:name="_Toc489795679"/>
      <w:bookmarkStart w:id="897" w:name="_Toc489820429"/>
      <w:bookmarkStart w:id="898" w:name="_Toc489899100"/>
      <w:bookmarkStart w:id="899" w:name="_Toc489907811"/>
      <w:bookmarkStart w:id="900" w:name="_Toc489991406"/>
      <w:bookmarkStart w:id="901" w:name="_Toc490056579"/>
      <w:bookmarkStart w:id="902" w:name="_Toc490467099"/>
      <w:bookmarkStart w:id="903" w:name="_Toc490470953"/>
      <w:bookmarkStart w:id="904" w:name="_Toc490474164"/>
      <w:bookmarkStart w:id="905" w:name="_Toc490477153"/>
      <w:bookmarkStart w:id="906" w:name="_Toc490860355"/>
      <w:bookmarkStart w:id="907" w:name="_Toc490860693"/>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908" w:name="_Toc488833238"/>
      <w:bookmarkStart w:id="909" w:name="_Toc488850475"/>
      <w:bookmarkStart w:id="910" w:name="_Toc488874492"/>
      <w:bookmarkStart w:id="911" w:name="_Toc488874571"/>
      <w:bookmarkStart w:id="912" w:name="_Toc488874650"/>
      <w:bookmarkStart w:id="913" w:name="_Toc488874729"/>
      <w:bookmarkStart w:id="914" w:name="_Toc488875100"/>
      <w:bookmarkStart w:id="915" w:name="_Toc488916859"/>
      <w:bookmarkStart w:id="916" w:name="_Toc488916937"/>
      <w:bookmarkStart w:id="917" w:name="_Toc488926357"/>
      <w:bookmarkStart w:id="918" w:name="_Toc488926436"/>
      <w:bookmarkStart w:id="919" w:name="_Toc488926840"/>
      <w:bookmarkStart w:id="920" w:name="_Toc488927674"/>
      <w:bookmarkStart w:id="921" w:name="_Toc488927755"/>
      <w:bookmarkStart w:id="922" w:name="_Toc488948490"/>
      <w:bookmarkStart w:id="923" w:name="_Toc488956601"/>
      <w:bookmarkStart w:id="924" w:name="_Toc489026193"/>
      <w:bookmarkStart w:id="925" w:name="_Toc489032621"/>
      <w:bookmarkStart w:id="926" w:name="_Toc489103414"/>
      <w:bookmarkStart w:id="927" w:name="_Toc489195681"/>
      <w:bookmarkStart w:id="928" w:name="_Toc489215669"/>
      <w:bookmarkStart w:id="929" w:name="_Toc489217203"/>
      <w:bookmarkStart w:id="930" w:name="_Toc489298476"/>
      <w:bookmarkStart w:id="931" w:name="_Toc489446982"/>
      <w:bookmarkStart w:id="932" w:name="_Toc489518447"/>
      <w:bookmarkStart w:id="933" w:name="_Toc489543838"/>
      <w:bookmarkStart w:id="934" w:name="_Toc489689111"/>
      <w:bookmarkStart w:id="935" w:name="_Toc489707610"/>
      <w:bookmarkStart w:id="936" w:name="_Toc489712137"/>
      <w:bookmarkStart w:id="937" w:name="_Toc489780759"/>
      <w:bookmarkStart w:id="938" w:name="_Toc489795680"/>
      <w:bookmarkStart w:id="939" w:name="_Toc489820430"/>
      <w:bookmarkStart w:id="940" w:name="_Toc489899101"/>
      <w:bookmarkStart w:id="941" w:name="_Toc489907812"/>
      <w:bookmarkStart w:id="942" w:name="_Toc489991407"/>
      <w:bookmarkStart w:id="943" w:name="_Toc490056580"/>
      <w:bookmarkStart w:id="944" w:name="_Toc490467100"/>
      <w:bookmarkStart w:id="945" w:name="_Toc490470954"/>
      <w:bookmarkStart w:id="946" w:name="_Toc490474165"/>
      <w:bookmarkStart w:id="947" w:name="_Toc490477154"/>
      <w:bookmarkStart w:id="948" w:name="_Toc490860356"/>
      <w:bookmarkStart w:id="949" w:name="_Toc490860694"/>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950" w:name="_Toc488833239"/>
      <w:bookmarkStart w:id="951" w:name="_Toc488850476"/>
      <w:bookmarkStart w:id="952" w:name="_Toc488874493"/>
      <w:bookmarkStart w:id="953" w:name="_Toc488874572"/>
      <w:bookmarkStart w:id="954" w:name="_Toc488874651"/>
      <w:bookmarkStart w:id="955" w:name="_Toc488874730"/>
      <w:bookmarkStart w:id="956" w:name="_Toc488875101"/>
      <w:bookmarkStart w:id="957" w:name="_Toc488916860"/>
      <w:bookmarkStart w:id="958" w:name="_Toc488916938"/>
      <w:bookmarkStart w:id="959" w:name="_Toc488926358"/>
      <w:bookmarkStart w:id="960" w:name="_Toc488926437"/>
      <w:bookmarkStart w:id="961" w:name="_Toc488926841"/>
      <w:bookmarkStart w:id="962" w:name="_Toc488927675"/>
      <w:bookmarkStart w:id="963" w:name="_Toc488927756"/>
      <w:bookmarkStart w:id="964" w:name="_Toc488948491"/>
      <w:bookmarkStart w:id="965" w:name="_Toc488956602"/>
      <w:bookmarkStart w:id="966" w:name="_Toc489026194"/>
      <w:bookmarkStart w:id="967" w:name="_Toc489032622"/>
      <w:bookmarkStart w:id="968" w:name="_Toc489103415"/>
      <w:bookmarkStart w:id="969" w:name="_Toc489195682"/>
      <w:bookmarkStart w:id="970" w:name="_Toc489215670"/>
      <w:bookmarkStart w:id="971" w:name="_Toc489217204"/>
      <w:bookmarkStart w:id="972" w:name="_Toc489298477"/>
      <w:bookmarkStart w:id="973" w:name="_Toc489446983"/>
      <w:bookmarkStart w:id="974" w:name="_Toc489518448"/>
      <w:bookmarkStart w:id="975" w:name="_Toc489543839"/>
      <w:bookmarkStart w:id="976" w:name="_Toc489689112"/>
      <w:bookmarkStart w:id="977" w:name="_Toc489707611"/>
      <w:bookmarkStart w:id="978" w:name="_Toc489712138"/>
      <w:bookmarkStart w:id="979" w:name="_Toc489780760"/>
      <w:bookmarkStart w:id="980" w:name="_Toc489795681"/>
      <w:bookmarkStart w:id="981" w:name="_Toc489820431"/>
      <w:bookmarkStart w:id="982" w:name="_Toc489899102"/>
      <w:bookmarkStart w:id="983" w:name="_Toc489907813"/>
      <w:bookmarkStart w:id="984" w:name="_Toc489991408"/>
      <w:bookmarkStart w:id="985" w:name="_Toc490056581"/>
      <w:bookmarkStart w:id="986" w:name="_Toc490467101"/>
      <w:bookmarkStart w:id="987" w:name="_Toc490470955"/>
      <w:bookmarkStart w:id="988" w:name="_Toc490474166"/>
      <w:bookmarkStart w:id="989" w:name="_Toc490477155"/>
      <w:bookmarkStart w:id="990" w:name="_Toc490860357"/>
      <w:bookmarkStart w:id="991" w:name="_Toc490860695"/>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992" w:name="_Toc488833240"/>
      <w:bookmarkStart w:id="993" w:name="_Toc488850477"/>
      <w:bookmarkStart w:id="994" w:name="_Toc488874494"/>
      <w:bookmarkStart w:id="995" w:name="_Toc488874573"/>
      <w:bookmarkStart w:id="996" w:name="_Toc488874652"/>
      <w:bookmarkStart w:id="997" w:name="_Toc488874731"/>
      <w:bookmarkStart w:id="998" w:name="_Toc488875102"/>
      <w:bookmarkStart w:id="999" w:name="_Toc488916861"/>
      <w:bookmarkStart w:id="1000" w:name="_Toc488916939"/>
      <w:bookmarkStart w:id="1001" w:name="_Toc488926359"/>
      <w:bookmarkStart w:id="1002" w:name="_Toc488926438"/>
      <w:bookmarkStart w:id="1003" w:name="_Toc488926842"/>
      <w:bookmarkStart w:id="1004" w:name="_Toc488927676"/>
      <w:bookmarkStart w:id="1005" w:name="_Toc488927757"/>
      <w:bookmarkStart w:id="1006" w:name="_Toc488948492"/>
      <w:bookmarkStart w:id="1007" w:name="_Toc488956603"/>
      <w:bookmarkStart w:id="1008" w:name="_Toc489026195"/>
      <w:bookmarkStart w:id="1009" w:name="_Toc489032623"/>
      <w:bookmarkStart w:id="1010" w:name="_Toc489103416"/>
      <w:bookmarkStart w:id="1011" w:name="_Toc489195683"/>
      <w:bookmarkStart w:id="1012" w:name="_Toc489215671"/>
      <w:bookmarkStart w:id="1013" w:name="_Toc489217205"/>
      <w:bookmarkStart w:id="1014" w:name="_Toc489298478"/>
      <w:bookmarkStart w:id="1015" w:name="_Toc489446984"/>
      <w:bookmarkStart w:id="1016" w:name="_Toc489518449"/>
      <w:bookmarkStart w:id="1017" w:name="_Toc489543840"/>
      <w:bookmarkStart w:id="1018" w:name="_Toc489689113"/>
      <w:bookmarkStart w:id="1019" w:name="_Toc489707612"/>
      <w:bookmarkStart w:id="1020" w:name="_Toc489712139"/>
      <w:bookmarkStart w:id="1021" w:name="_Toc489780761"/>
      <w:bookmarkStart w:id="1022" w:name="_Toc489795682"/>
      <w:bookmarkStart w:id="1023" w:name="_Toc489820432"/>
      <w:bookmarkStart w:id="1024" w:name="_Toc489899103"/>
      <w:bookmarkStart w:id="1025" w:name="_Toc489907814"/>
      <w:bookmarkStart w:id="1026" w:name="_Toc489991409"/>
      <w:bookmarkStart w:id="1027" w:name="_Toc490056582"/>
      <w:bookmarkStart w:id="1028" w:name="_Toc490467102"/>
      <w:bookmarkStart w:id="1029" w:name="_Toc490470956"/>
      <w:bookmarkStart w:id="1030" w:name="_Toc490474167"/>
      <w:bookmarkStart w:id="1031" w:name="_Toc490477156"/>
      <w:bookmarkStart w:id="1032" w:name="_Toc490860358"/>
      <w:bookmarkStart w:id="1033" w:name="_Toc490860696"/>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034" w:name="_Toc488833241"/>
      <w:bookmarkStart w:id="1035" w:name="_Toc488850478"/>
      <w:bookmarkStart w:id="1036" w:name="_Toc488874495"/>
      <w:bookmarkStart w:id="1037" w:name="_Toc488874574"/>
      <w:bookmarkStart w:id="1038" w:name="_Toc488874653"/>
      <w:bookmarkStart w:id="1039" w:name="_Toc488874732"/>
      <w:bookmarkStart w:id="1040" w:name="_Toc488875103"/>
      <w:bookmarkStart w:id="1041" w:name="_Toc488916862"/>
      <w:bookmarkStart w:id="1042" w:name="_Toc488916940"/>
      <w:bookmarkStart w:id="1043" w:name="_Toc488926360"/>
      <w:bookmarkStart w:id="1044" w:name="_Toc488926439"/>
      <w:bookmarkStart w:id="1045" w:name="_Toc488926843"/>
      <w:bookmarkStart w:id="1046" w:name="_Toc488927677"/>
      <w:bookmarkStart w:id="1047" w:name="_Toc488927758"/>
      <w:bookmarkStart w:id="1048" w:name="_Toc488948493"/>
      <w:bookmarkStart w:id="1049" w:name="_Toc488956604"/>
      <w:bookmarkStart w:id="1050" w:name="_Toc489026196"/>
      <w:bookmarkStart w:id="1051" w:name="_Toc489032624"/>
      <w:bookmarkStart w:id="1052" w:name="_Toc489103417"/>
      <w:bookmarkStart w:id="1053" w:name="_Toc489195684"/>
      <w:bookmarkStart w:id="1054" w:name="_Toc489215672"/>
      <w:bookmarkStart w:id="1055" w:name="_Toc489217206"/>
      <w:bookmarkStart w:id="1056" w:name="_Toc489298479"/>
      <w:bookmarkStart w:id="1057" w:name="_Toc489446985"/>
      <w:bookmarkStart w:id="1058" w:name="_Toc489518450"/>
      <w:bookmarkStart w:id="1059" w:name="_Toc489543841"/>
      <w:bookmarkStart w:id="1060" w:name="_Toc489689114"/>
      <w:bookmarkStart w:id="1061" w:name="_Toc489707613"/>
      <w:bookmarkStart w:id="1062" w:name="_Toc489712140"/>
      <w:bookmarkStart w:id="1063" w:name="_Toc489780762"/>
      <w:bookmarkStart w:id="1064" w:name="_Toc489795683"/>
      <w:bookmarkStart w:id="1065" w:name="_Toc489820433"/>
      <w:bookmarkStart w:id="1066" w:name="_Toc489899104"/>
      <w:bookmarkStart w:id="1067" w:name="_Toc489907815"/>
      <w:bookmarkStart w:id="1068" w:name="_Toc489991410"/>
      <w:bookmarkStart w:id="1069" w:name="_Toc490056583"/>
      <w:bookmarkStart w:id="1070" w:name="_Toc490467103"/>
      <w:bookmarkStart w:id="1071" w:name="_Toc490470957"/>
      <w:bookmarkStart w:id="1072" w:name="_Toc490474168"/>
      <w:bookmarkStart w:id="1073" w:name="_Toc490477157"/>
      <w:bookmarkStart w:id="1074" w:name="_Toc490860359"/>
      <w:bookmarkStart w:id="1075" w:name="_Toc490860697"/>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p>
    <w:p w14:paraId="4BB2AC04" w14:textId="14101067" w:rsidR="00AE14CE" w:rsidRDefault="0067145D">
      <w:pPr>
        <w:pStyle w:val="21"/>
        <w:spacing w:line="240" w:lineRule="auto"/>
        <w:pPrChange w:id="1076" w:author="微软用户" w:date="2017-08-18T22:52:00Z">
          <w:pPr>
            <w:pStyle w:val="21"/>
            <w:numPr>
              <w:ilvl w:val="1"/>
              <w:numId w:val="13"/>
            </w:numPr>
            <w:ind w:left="567" w:hanging="567"/>
          </w:pPr>
        </w:pPrChange>
      </w:pPr>
      <w:bookmarkStart w:id="1077" w:name="_Toc490860698"/>
      <w:ins w:id="1078" w:author="微软用户" w:date="2017-08-18T22:52:00Z">
        <w:r>
          <w:rPr>
            <w:rFonts w:hint="eastAsia"/>
          </w:rPr>
          <w:t>4.4</w:t>
        </w:r>
      </w:ins>
      <w:r w:rsidR="0015287D">
        <w:rPr>
          <w:rFonts w:hint="eastAsia"/>
        </w:rPr>
        <w:t>数据库</w:t>
      </w:r>
      <w:r w:rsidR="00AE14CE">
        <w:t>设计</w:t>
      </w:r>
      <w:bookmarkEnd w:id="1077"/>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lastRenderedPageBreak/>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F518C7">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1C653D7D" w:rsidR="001B4D5C" w:rsidRDefault="0067145D">
      <w:pPr>
        <w:pStyle w:val="21"/>
        <w:spacing w:line="240" w:lineRule="auto"/>
        <w:pPrChange w:id="1079" w:author="微软用户" w:date="2017-08-18T22:52:00Z">
          <w:pPr>
            <w:pStyle w:val="21"/>
            <w:numPr>
              <w:ilvl w:val="1"/>
              <w:numId w:val="13"/>
            </w:numPr>
            <w:ind w:left="567" w:hanging="567"/>
          </w:pPr>
        </w:pPrChange>
      </w:pPr>
      <w:bookmarkStart w:id="1080" w:name="_Toc490860699"/>
      <w:ins w:id="1081" w:author="微软用户" w:date="2017-08-18T22:52:00Z">
        <w:r>
          <w:rPr>
            <w:rFonts w:hint="eastAsia"/>
          </w:rPr>
          <w:t>4.5</w:t>
        </w:r>
      </w:ins>
      <w:r w:rsidR="001B4D5C">
        <w:rPr>
          <w:rFonts w:hint="eastAsia"/>
        </w:rPr>
        <w:t>系统优化接口</w:t>
      </w:r>
      <w:r w:rsidR="001B4D5C">
        <w:t>设计</w:t>
      </w:r>
      <w:bookmarkEnd w:id="1080"/>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F518C7">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将从函数原型、功能、参数说明、返回值说明、使用方法这五个方面，对优化后提供的接口进行详细的阐述。</w:t>
      </w:r>
    </w:p>
    <w:p w14:paraId="78D86D3B" w14:textId="77777777" w:rsidR="00F72E11" w:rsidRDefault="00F72E11" w:rsidP="00F72E11">
      <w:pPr>
        <w:pStyle w:val="31"/>
      </w:pPr>
      <w:bookmarkStart w:id="1082" w:name="_Toc490860700"/>
      <w:r>
        <w:t xml:space="preserve">4.5.1 </w:t>
      </w:r>
      <w:r>
        <w:rPr>
          <w:rFonts w:hint="eastAsia"/>
        </w:rPr>
        <w:t>持久会话管理接口设计</w:t>
      </w:r>
      <w:bookmarkEnd w:id="1082"/>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1517BEAA" w:rsidR="00382A80" w:rsidRDefault="00382A80" w:rsidP="00382A80">
      <w:pPr>
        <w:pStyle w:val="31"/>
      </w:pPr>
      <w:bookmarkStart w:id="1083" w:name="_Toc490860701"/>
      <w:r>
        <w:t>4.5.</w:t>
      </w:r>
      <w:ins w:id="1084" w:author="微软用户" w:date="2017-08-18T22:58:00Z">
        <w:r w:rsidR="008A765C">
          <w:t>2</w:t>
        </w:r>
      </w:ins>
      <w:del w:id="1085" w:author="微软用户" w:date="2017-08-18T22:58:00Z">
        <w:r w:rsidDel="008A765C">
          <w:delText>1</w:delText>
        </w:r>
      </w:del>
      <w:r>
        <w:t xml:space="preserve"> </w:t>
      </w:r>
      <w:r w:rsidR="009F59A0">
        <w:rPr>
          <w:rFonts w:hint="eastAsia"/>
        </w:rPr>
        <w:t>大文件上传</w:t>
      </w:r>
      <w:r>
        <w:rPr>
          <w:rFonts w:hint="eastAsia"/>
        </w:rPr>
        <w:t>接口设计</w:t>
      </w:r>
      <w:bookmarkEnd w:id="1083"/>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6A69E628" w:rsidR="00A70577" w:rsidRDefault="00A70577" w:rsidP="00A70577">
      <w:pPr>
        <w:pStyle w:val="31"/>
      </w:pPr>
      <w:bookmarkStart w:id="1086" w:name="_Toc490860702"/>
      <w:r>
        <w:t>4.5.</w:t>
      </w:r>
      <w:ins w:id="1087" w:author="微软用户" w:date="2017-08-18T22:59:00Z">
        <w:r w:rsidR="00FE3AA9">
          <w:t>3</w:t>
        </w:r>
      </w:ins>
      <w:del w:id="1088" w:author="微软用户" w:date="2017-08-18T22:59:00Z">
        <w:r w:rsidDel="00FE3AA9">
          <w:delText>1</w:delText>
        </w:r>
      </w:del>
      <w:r>
        <w:t xml:space="preserve"> </w:t>
      </w:r>
      <w:r w:rsidR="00B36E10">
        <w:rPr>
          <w:rFonts w:hint="eastAsia"/>
        </w:rPr>
        <w:t>本地缓存</w:t>
      </w:r>
      <w:r>
        <w:rPr>
          <w:rFonts w:hint="eastAsia"/>
        </w:rPr>
        <w:t>接口设计</w:t>
      </w:r>
      <w:bookmarkEnd w:id="1086"/>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000EB6DD" w:rsidR="00095EE3" w:rsidRDefault="00095EE3" w:rsidP="00095EE3">
      <w:pPr>
        <w:pStyle w:val="31"/>
      </w:pPr>
      <w:bookmarkStart w:id="1089" w:name="_Toc490860703"/>
      <w:r>
        <w:t>4.5.</w:t>
      </w:r>
      <w:ins w:id="1090" w:author="微软用户" w:date="2017-08-18T22:59:00Z">
        <w:r w:rsidR="002247D4">
          <w:t>4</w:t>
        </w:r>
      </w:ins>
      <w:del w:id="1091" w:author="微软用户" w:date="2017-08-18T22:59:00Z">
        <w:r w:rsidDel="002247D4">
          <w:delText>1</w:delText>
        </w:r>
      </w:del>
      <w:r>
        <w:t xml:space="preserve"> </w:t>
      </w:r>
      <w:r w:rsidR="00B52B80">
        <w:rPr>
          <w:rFonts w:hint="eastAsia"/>
        </w:rPr>
        <w:t>多应用适配</w:t>
      </w:r>
      <w:r>
        <w:rPr>
          <w:rFonts w:hint="eastAsia"/>
        </w:rPr>
        <w:t>接口设计</w:t>
      </w:r>
      <w:bookmarkEnd w:id="1089"/>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1092" w:name="_Toc490860704"/>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1092"/>
    </w:p>
    <w:p w14:paraId="1990ADD6" w14:textId="2D1C3E44" w:rsidR="002646DB" w:rsidRDefault="00133DF1">
      <w:pPr>
        <w:pStyle w:val="21"/>
        <w:spacing w:line="240" w:lineRule="auto"/>
        <w:pPrChange w:id="1093" w:author="微软用户" w:date="2017-08-18T22:53:00Z">
          <w:pPr>
            <w:pStyle w:val="21"/>
          </w:pPr>
        </w:pPrChange>
      </w:pPr>
      <w:bookmarkStart w:id="1094" w:name="_Toc490860705"/>
      <w:r>
        <w:rPr>
          <w:rFonts w:hint="eastAsia"/>
        </w:rPr>
        <w:t xml:space="preserve">5.1 </w:t>
      </w:r>
      <w:r w:rsidR="000E1A48">
        <w:t>开发环境</w:t>
      </w:r>
      <w:bookmarkEnd w:id="1094"/>
    </w:p>
    <w:p w14:paraId="5E69A663" w14:textId="75644C39"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ins w:id="1095" w:author="JY0225" w:date="2017-08-14T12:48:00Z">
        <w:r w:rsidR="00781F19">
          <w:rPr>
            <w:rFonts w:hint="eastAsia"/>
            <w:color w:val="000000" w:themeColor="text1"/>
            <w:sz w:val="24"/>
          </w:rPr>
          <w:t>。</w:t>
        </w:r>
      </w:ins>
      <w:ins w:id="1096" w:author="JY0225" w:date="2017-08-14T12:49:00Z">
        <w:r w:rsidR="003F4529">
          <w:rPr>
            <w:color w:val="000000" w:themeColor="text1"/>
            <w:sz w:val="24"/>
          </w:rPr>
          <w:t>……</w:t>
        </w:r>
      </w:ins>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jc w:val="center"/>
        <w:tblLook w:val="04A0" w:firstRow="1" w:lastRow="0" w:firstColumn="1" w:lastColumn="0" w:noHBand="0" w:noVBand="1"/>
        <w:tblPrChange w:id="1097" w:author="JY0225" w:date="2017-08-14T12:48:00Z">
          <w:tblPr>
            <w:tblStyle w:val="aa"/>
            <w:tblW w:w="0" w:type="auto"/>
            <w:tblInd w:w="817" w:type="dxa"/>
            <w:tblLook w:val="04A0" w:firstRow="1" w:lastRow="0" w:firstColumn="1" w:lastColumn="0" w:noHBand="0" w:noVBand="1"/>
          </w:tblPr>
        </w:tblPrChange>
      </w:tblPr>
      <w:tblGrid>
        <w:gridCol w:w="1985"/>
        <w:gridCol w:w="4564"/>
        <w:tblGridChange w:id="1098">
          <w:tblGrid>
            <w:gridCol w:w="1985"/>
            <w:gridCol w:w="5386"/>
          </w:tblGrid>
        </w:tblGridChange>
      </w:tblGrid>
      <w:tr w:rsidR="002646DB" w:rsidRPr="004B0CF5" w14:paraId="1CAD62FE" w14:textId="77777777" w:rsidTr="00781F19">
        <w:trPr>
          <w:jc w:val="center"/>
        </w:trPr>
        <w:tc>
          <w:tcPr>
            <w:tcW w:w="1985" w:type="dxa"/>
            <w:tcPrChange w:id="1099" w:author="JY0225" w:date="2017-08-14T12:48:00Z">
              <w:tcPr>
                <w:tcW w:w="1985" w:type="dxa"/>
              </w:tcPr>
            </w:tcPrChange>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4564" w:type="dxa"/>
            <w:tcPrChange w:id="1100" w:author="JY0225" w:date="2017-08-14T12:48:00Z">
              <w:tcPr>
                <w:tcW w:w="5386" w:type="dxa"/>
              </w:tcPr>
            </w:tcPrChange>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781F19">
        <w:trPr>
          <w:jc w:val="center"/>
        </w:trPr>
        <w:tc>
          <w:tcPr>
            <w:tcW w:w="1985" w:type="dxa"/>
            <w:tcPrChange w:id="1101" w:author="JY0225" w:date="2017-08-14T12:48:00Z">
              <w:tcPr>
                <w:tcW w:w="1985" w:type="dxa"/>
              </w:tcPr>
            </w:tcPrChange>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4564" w:type="dxa"/>
            <w:tcPrChange w:id="1102" w:author="JY0225" w:date="2017-08-14T12:48:00Z">
              <w:tcPr>
                <w:tcW w:w="5386" w:type="dxa"/>
              </w:tcPr>
            </w:tcPrChange>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781F19">
        <w:trPr>
          <w:jc w:val="center"/>
        </w:trPr>
        <w:tc>
          <w:tcPr>
            <w:tcW w:w="1985" w:type="dxa"/>
            <w:tcPrChange w:id="1103" w:author="JY0225" w:date="2017-08-14T12:48:00Z">
              <w:tcPr>
                <w:tcW w:w="1985" w:type="dxa"/>
              </w:tcPr>
            </w:tcPrChange>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4564" w:type="dxa"/>
            <w:tcPrChange w:id="1104" w:author="JY0225" w:date="2017-08-14T12:48:00Z">
              <w:tcPr>
                <w:tcW w:w="5386" w:type="dxa"/>
              </w:tcPr>
            </w:tcPrChange>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781F19">
        <w:trPr>
          <w:jc w:val="center"/>
        </w:trPr>
        <w:tc>
          <w:tcPr>
            <w:tcW w:w="1985" w:type="dxa"/>
            <w:tcPrChange w:id="1105" w:author="JY0225" w:date="2017-08-14T12:48:00Z">
              <w:tcPr>
                <w:tcW w:w="1985" w:type="dxa"/>
              </w:tcPr>
            </w:tcPrChange>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4564" w:type="dxa"/>
            <w:tcPrChange w:id="1106" w:author="JY0225" w:date="2017-08-14T12:48:00Z">
              <w:tcPr>
                <w:tcW w:w="5386" w:type="dxa"/>
              </w:tcPr>
            </w:tcPrChange>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781F19">
        <w:trPr>
          <w:jc w:val="center"/>
        </w:trPr>
        <w:tc>
          <w:tcPr>
            <w:tcW w:w="1985" w:type="dxa"/>
            <w:tcPrChange w:id="1107" w:author="JY0225" w:date="2017-08-14T12:48:00Z">
              <w:tcPr>
                <w:tcW w:w="1985" w:type="dxa"/>
              </w:tcPr>
            </w:tcPrChange>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4564" w:type="dxa"/>
            <w:tcPrChange w:id="1108" w:author="JY0225" w:date="2017-08-14T12:48:00Z">
              <w:tcPr>
                <w:tcW w:w="5386" w:type="dxa"/>
              </w:tcPr>
            </w:tcPrChange>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6D4F1E21" w:rsidR="00D655BA" w:rsidRPr="00D655BA" w:rsidRDefault="00EE509E">
      <w:pPr>
        <w:pStyle w:val="21"/>
        <w:spacing w:line="240" w:lineRule="auto"/>
        <w:pPrChange w:id="1109" w:author="微软用户" w:date="2017-08-18T22:53:00Z">
          <w:pPr>
            <w:pStyle w:val="21"/>
          </w:pPr>
        </w:pPrChange>
      </w:pPr>
      <w:bookmarkStart w:id="1110" w:name="_Toc490860706"/>
      <w:r>
        <w:rPr>
          <w:rFonts w:hint="eastAsia"/>
        </w:rPr>
        <w:t>5.</w:t>
      </w:r>
      <w:r>
        <w:t>2</w:t>
      </w:r>
      <w:r w:rsidR="00AB4F70">
        <w:rPr>
          <w:rFonts w:hint="eastAsia"/>
        </w:rPr>
        <w:t xml:space="preserve"> </w:t>
      </w:r>
      <w:r w:rsidR="007756E4">
        <w:t>关键</w:t>
      </w:r>
      <w:ins w:id="1111" w:author="JY0225" w:date="2017-08-14T12:49:00Z">
        <w:r w:rsidR="00781F19">
          <w:rPr>
            <w:rFonts w:hint="eastAsia"/>
          </w:rPr>
          <w:t>实现</w:t>
        </w:r>
      </w:ins>
      <w:bookmarkEnd w:id="1110"/>
      <w:del w:id="1112" w:author="JY0225" w:date="2017-08-14T12:49:00Z">
        <w:r w:rsidR="00A30CF2" w:rsidDel="00781F19">
          <w:delText>技术</w:delText>
        </w:r>
      </w:del>
    </w:p>
    <w:p w14:paraId="131B2B1B" w14:textId="77777777" w:rsidR="00D655BA" w:rsidRDefault="00454843" w:rsidP="00D655BA">
      <w:pPr>
        <w:pStyle w:val="31"/>
      </w:pPr>
      <w:bookmarkStart w:id="1113" w:name="_Toc490860707"/>
      <w:r>
        <w:t>5.2.1</w:t>
      </w:r>
      <w:r w:rsidR="00214253">
        <w:rPr>
          <w:rFonts w:hint="eastAsia"/>
        </w:rPr>
        <w:t>加密方式</w:t>
      </w:r>
      <w:bookmarkEnd w:id="1113"/>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6"/>
              <w:spacing w:line="400" w:lineRule="exact"/>
              <w:rPr>
                <w:rFonts w:eastAsiaTheme="minorEastAsia"/>
              </w:rPr>
            </w:pPr>
            <w:r w:rsidRPr="00B32D90">
              <w:rPr>
                <w:rFonts w:eastAsiaTheme="minorEastAsia"/>
              </w:rPr>
              <w:t xml:space="preserve">    dll = CDLL("/usr/lib/</w:t>
            </w:r>
            <w:del w:id="1114" w:author="JY0225" w:date="2017-08-14T12:50:00Z">
              <w:r w:rsidRPr="00B32D90" w:rsidDel="003F4529">
                <w:rPr>
                  <w:rFonts w:eastAsiaTheme="minorEastAsia"/>
                </w:rPr>
                <w:delText>libsecrypto</w:delText>
              </w:r>
            </w:del>
            <w:ins w:id="1115"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6"/>
              <w:spacing w:line="400" w:lineRule="exact"/>
              <w:rPr>
                <w:rFonts w:eastAsiaTheme="minorEastAsia"/>
              </w:rPr>
            </w:pPr>
            <w:r w:rsidRPr="00B32D90">
              <w:rPr>
                <w:rFonts w:eastAsiaTheme="minorEastAsia"/>
              </w:rPr>
              <w:lastRenderedPageBreak/>
              <w:t xml:space="preserve">        else:</w:t>
            </w:r>
          </w:p>
          <w:p w14:paraId="35DFDD56"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1116" w:author="微软用户" w:date="2017-08-19T21:40:00Z"/>
          <w:moveTo w:id="1117" w:author="微软用户" w:date="2017-08-19T21:40:00Z"/>
        </w:rPr>
      </w:pPr>
      <w:moveToRangeStart w:id="1118" w:author="微软用户" w:date="2017-08-19T21:40:00Z" w:name="move490942130"/>
      <w:moveTo w:id="1119" w:author="微软用户" w:date="2017-08-19T21:40:00Z">
        <w:r>
          <w:t>5.2.2</w:t>
        </w:r>
        <w:r>
          <w:rPr>
            <w:rFonts w:hint="eastAsia"/>
          </w:rPr>
          <w:t>中间件授权代理</w:t>
        </w:r>
      </w:moveTo>
    </w:p>
    <w:moveToRangeEnd w:id="1118"/>
    <w:p w14:paraId="4FB2943B" w14:textId="77777777" w:rsidR="00F8337B" w:rsidRPr="007B695A" w:rsidRDefault="00F8337B" w:rsidP="00306E95">
      <w:pPr>
        <w:pStyle w:val="31"/>
        <w:rPr>
          <w:rFonts w:hint="eastAsia"/>
        </w:rPr>
        <w:pPrChange w:id="1120" w:author="微软用户" w:date="2017-08-19T21:40:00Z">
          <w:pPr/>
        </w:pPrChange>
      </w:pPr>
    </w:p>
    <w:p w14:paraId="10ED68EA" w14:textId="608D6C99" w:rsidR="007B695A" w:rsidDel="00306E95" w:rsidRDefault="005D2057" w:rsidP="003930AA">
      <w:pPr>
        <w:pStyle w:val="31"/>
        <w:rPr>
          <w:moveFrom w:id="1121" w:author="微软用户" w:date="2017-08-19T21:40:00Z"/>
        </w:rPr>
      </w:pPr>
      <w:bookmarkStart w:id="1122" w:name="_Toc490860708"/>
      <w:moveFromRangeStart w:id="1123" w:author="微软用户" w:date="2017-08-19T21:40:00Z" w:name="move490942130"/>
      <w:moveFrom w:id="1124" w:author="微软用户" w:date="2017-08-19T21:40:00Z">
        <w:r w:rsidDel="00306E95">
          <w:t>5.2.2</w:t>
        </w:r>
        <w:r w:rsidR="00F76785" w:rsidDel="00306E95">
          <w:rPr>
            <w:rFonts w:hint="eastAsia"/>
          </w:rPr>
          <w:t>中间件授权代理</w:t>
        </w:r>
        <w:bookmarkEnd w:id="1122"/>
      </w:moveFrom>
    </w:p>
    <w:moveFromRangeEnd w:id="1123"/>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6"/>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6"/>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6"/>
              <w:spacing w:line="400" w:lineRule="exact"/>
              <w:rPr>
                <w:rFonts w:eastAsiaTheme="minorEastAsia"/>
              </w:rPr>
            </w:pPr>
            <w:r>
              <w:rPr>
                <w:rFonts w:eastAsiaTheme="minorEastAsia"/>
              </w:rPr>
              <w:t>data = data.read()</w:t>
            </w:r>
          </w:p>
          <w:p w14:paraId="504EAAA9" w14:textId="77777777" w:rsidR="00FD311F" w:rsidRDefault="00FD311F" w:rsidP="00FD311F">
            <w:pPr>
              <w:pStyle w:val="a6"/>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1125" w:name="_Toc490860709"/>
      <w:r>
        <w:t>5</w:t>
      </w:r>
      <w:r w:rsidR="007A5013">
        <w:t>.2.3</w:t>
      </w:r>
      <w:r>
        <w:rPr>
          <w:rFonts w:hint="eastAsia"/>
        </w:rPr>
        <w:t>大文件上传</w:t>
      </w:r>
      <w:bookmarkEnd w:id="1125"/>
    </w:p>
    <w:p w14:paraId="56394CBB" w14:textId="68C336E4" w:rsidR="002D4380" w:rsidDel="00CF74C5" w:rsidRDefault="00100400" w:rsidP="00EA1E84">
      <w:pPr>
        <w:jc w:val="center"/>
        <w:rPr>
          <w:del w:id="1126" w:author="微软用户" w:date="2017-08-19T21:29:00Z"/>
        </w:rPr>
      </w:pPr>
      <w:del w:id="1127"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1128" w:author="微软用户" w:date="2017-08-19T21:29:00Z"/>
          <w:color w:val="000000" w:themeColor="text1"/>
          <w:sz w:val="24"/>
        </w:rPr>
      </w:pPr>
      <w:del w:id="1129"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7C68CC" w:rsidRDefault="00900327" w:rsidP="007C68CC">
      <w:pPr>
        <w:spacing w:line="360" w:lineRule="auto"/>
        <w:rPr>
          <w:color w:val="000000" w:themeColor="text1"/>
          <w:sz w:val="24"/>
        </w:rPr>
      </w:pPr>
      <w:r>
        <w:rPr>
          <w:color w:val="000000" w:themeColor="text1"/>
          <w:sz w:val="24"/>
        </w:rPr>
        <w:tab/>
      </w:r>
      <w:del w:id="1130" w:author="微软用户" w:date="2017-08-19T21:29:00Z">
        <w:r w:rsidR="00DC7B1B" w:rsidDel="004A372C">
          <w:rPr>
            <w:rFonts w:hint="eastAsia"/>
            <w:color w:val="000000" w:themeColor="text1"/>
            <w:sz w:val="24"/>
          </w:rPr>
          <w:delText>图</w:delText>
        </w:r>
        <w:r w:rsidR="00DC7B1B" w:rsidDel="004A372C">
          <w:rPr>
            <w:color w:val="000000" w:themeColor="text1"/>
            <w:sz w:val="24"/>
          </w:rPr>
          <w:delText>5-1</w:delText>
        </w:r>
        <w:r w:rsidR="00AF16CF" w:rsidDel="004A372C">
          <w:rPr>
            <w:rFonts w:hint="eastAsia"/>
            <w:color w:val="000000" w:themeColor="text1"/>
            <w:sz w:val="24"/>
          </w:rPr>
          <w:delText>所示的是大文件上传以及断点续传的流程图，</w:delText>
        </w:r>
      </w:del>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3A5324AF"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6"/>
              <w:spacing w:line="400" w:lineRule="exact"/>
              <w:rPr>
                <w:rFonts w:eastAsiaTheme="minorEastAsia"/>
              </w:rPr>
            </w:pPr>
            <w:r>
              <w:rPr>
                <w:rFonts w:eastAsiaTheme="minorEastAsia" w:hint="eastAsia"/>
              </w:rPr>
              <w:lastRenderedPageBreak/>
              <w:t>//</w:t>
            </w:r>
            <w:r>
              <w:rPr>
                <w:rFonts w:eastAsiaTheme="minorEastAsia" w:hint="eastAsia"/>
              </w:rPr>
              <w:t>获取断点信息</w:t>
            </w:r>
          </w:p>
          <w:p w14:paraId="36EFB5E3" w14:textId="77777777" w:rsidR="00A24A75" w:rsidRDefault="00A24A75" w:rsidP="00A24A75">
            <w:pPr>
              <w:pStyle w:val="a6"/>
              <w:spacing w:line="400" w:lineRule="exact"/>
              <w:rPr>
                <w:rFonts w:eastAsiaTheme="minorEastAsia"/>
              </w:rPr>
            </w:pPr>
            <w:r>
              <w:rPr>
                <w:rFonts w:eastAsiaTheme="minorEastAsia"/>
              </w:rPr>
              <w:t>if(breakpoint&gt;0):</w:t>
            </w:r>
          </w:p>
          <w:p w14:paraId="25219F75" w14:textId="77777777"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1131" w:author="微软用户" w:date="2017-08-19T21:39:00Z"/>
          <w:moveTo w:id="1132" w:author="微软用户" w:date="2017-08-19T21:39:00Z"/>
        </w:rPr>
      </w:pPr>
      <w:moveToRangeStart w:id="1133" w:author="微软用户" w:date="2017-08-19T21:39:00Z" w:name="move490942115"/>
      <w:moveTo w:id="1134" w:author="微软用户" w:date="2017-08-19T21:39:00Z">
        <w:r>
          <w:lastRenderedPageBreak/>
          <w:t>5.2.4</w:t>
        </w:r>
        <w:r>
          <w:rPr>
            <w:rFonts w:hint="eastAsia"/>
          </w:rPr>
          <w:t>本地缓存</w:t>
        </w:r>
      </w:moveTo>
    </w:p>
    <w:moveToRangeEnd w:id="1133"/>
    <w:p w14:paraId="04E83D21" w14:textId="77777777" w:rsidR="00C351BB" w:rsidRPr="00C351BB" w:rsidRDefault="00C351BB" w:rsidP="00356C8C">
      <w:pPr>
        <w:pStyle w:val="31"/>
        <w:rPr>
          <w:rFonts w:hint="eastAsia"/>
        </w:rPr>
        <w:pPrChange w:id="1135" w:author="微软用户" w:date="2017-08-19T21:39:00Z">
          <w:pPr/>
        </w:pPrChange>
      </w:pPr>
    </w:p>
    <w:p w14:paraId="5C7DC2D9" w14:textId="5B665A99" w:rsidR="0066403A" w:rsidDel="00356C8C" w:rsidRDefault="00DA3920" w:rsidP="0066403A">
      <w:pPr>
        <w:pStyle w:val="31"/>
        <w:rPr>
          <w:moveFrom w:id="1136" w:author="微软用户" w:date="2017-08-19T21:39:00Z"/>
        </w:rPr>
      </w:pPr>
      <w:bookmarkStart w:id="1137" w:name="_Toc490860710"/>
      <w:moveFromRangeStart w:id="1138" w:author="微软用户" w:date="2017-08-19T21:39:00Z" w:name="move490942115"/>
      <w:moveFrom w:id="1139" w:author="微软用户" w:date="2017-08-19T21:39:00Z">
        <w:r w:rsidDel="00356C8C">
          <w:t>5.2.4</w:t>
        </w:r>
        <w:r w:rsidR="0066403A" w:rsidDel="00356C8C">
          <w:rPr>
            <w:rFonts w:hint="eastAsia"/>
          </w:rPr>
          <w:t>本地缓存</w:t>
        </w:r>
        <w:bookmarkEnd w:id="1137"/>
      </w:moveFrom>
    </w:p>
    <w:moveFromRangeEnd w:id="1138"/>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6"/>
              <w:spacing w:line="400" w:lineRule="exact"/>
              <w:jc w:val="both"/>
              <w:rPr>
                <w:rFonts w:eastAsiaTheme="minorEastAsia"/>
              </w:rPr>
            </w:pPr>
            <w:r w:rsidRPr="003C3EA9">
              <w:rPr>
                <w:rFonts w:eastAsiaTheme="minorEastAsia"/>
              </w:rPr>
              <w:lastRenderedPageBreak/>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lastRenderedPageBreak/>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1140" w:name="_Toc490860711"/>
      <w:r>
        <w:t>5.2.5</w:t>
      </w:r>
      <w:r w:rsidR="003E75E4">
        <w:t xml:space="preserve"> LRU</w:t>
      </w:r>
      <w:r w:rsidR="003E75E4">
        <w:t>替换策略</w:t>
      </w:r>
      <w:bookmarkEnd w:id="1140"/>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6"/>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6"/>
              <w:spacing w:line="400" w:lineRule="exact"/>
              <w:jc w:val="both"/>
              <w:rPr>
                <w:rFonts w:eastAsiaTheme="minorEastAsia"/>
              </w:rPr>
            </w:pPr>
            <w:r w:rsidRPr="00D72861">
              <w:rPr>
                <w:rFonts w:eastAsiaTheme="minorEastAsia"/>
              </w:rPr>
              <w:lastRenderedPageBreak/>
              <w:t>fcache_result = cx.execute("select * from fileCache where use_time &lt;= %d"%use_time + " order by use_time, modified_time;")</w:t>
            </w:r>
          </w:p>
          <w:p w14:paraId="0FDB7339"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1141" w:author="微软用户" w:date="2017-08-19T21:40:00Z"/>
          <w:moveTo w:id="1142" w:author="微软用户" w:date="2017-08-19T21:40:00Z"/>
        </w:rPr>
      </w:pPr>
      <w:moveToRangeStart w:id="1143" w:author="微软用户" w:date="2017-08-19T21:40:00Z" w:name="move490942165"/>
      <w:moveTo w:id="1144" w:author="微软用户" w:date="2017-08-19T21:40:00Z">
        <w:r>
          <w:lastRenderedPageBreak/>
          <w:t>5.2.6 Firefox</w:t>
        </w:r>
        <w:r>
          <w:t>扩展</w:t>
        </w:r>
      </w:moveTo>
    </w:p>
    <w:moveToRangeEnd w:id="1143"/>
    <w:p w14:paraId="5915580B" w14:textId="77777777" w:rsidR="000E5613" w:rsidRPr="00A23EFF" w:rsidRDefault="000E5613" w:rsidP="00AF0CA2">
      <w:pPr>
        <w:pStyle w:val="31"/>
        <w:rPr>
          <w:rFonts w:hint="eastAsia"/>
        </w:rPr>
        <w:pPrChange w:id="1145" w:author="微软用户" w:date="2017-08-19T21:40:00Z">
          <w:pPr>
            <w:spacing w:line="400" w:lineRule="exact"/>
          </w:pPr>
        </w:pPrChange>
      </w:pPr>
    </w:p>
    <w:p w14:paraId="22DF7357" w14:textId="6F491EBE" w:rsidR="003D75FE" w:rsidDel="00AF0CA2" w:rsidRDefault="008160D7">
      <w:pPr>
        <w:pStyle w:val="31"/>
        <w:rPr>
          <w:moveFrom w:id="1146" w:author="微软用户" w:date="2017-08-19T21:40:00Z"/>
        </w:rPr>
      </w:pPr>
      <w:bookmarkStart w:id="1147" w:name="_Toc490860712"/>
      <w:moveFromRangeStart w:id="1148" w:author="微软用户" w:date="2017-08-19T21:40:00Z" w:name="move490942165"/>
      <w:moveFrom w:id="1149" w:author="微软用户" w:date="2017-08-19T21:40:00Z">
        <w:r w:rsidDel="00AF0CA2">
          <w:t>5.2.6</w:t>
        </w:r>
        <w:r w:rsidR="003D75FE" w:rsidDel="00AF0CA2">
          <w:t xml:space="preserve"> Firefox</w:t>
        </w:r>
        <w:r w:rsidR="002E5718" w:rsidDel="00AF0CA2">
          <w:t>扩展</w:t>
        </w:r>
        <w:bookmarkEnd w:id="1147"/>
      </w:moveFrom>
    </w:p>
    <w:moveFromRangeEnd w:id="1148"/>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a"/>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6"/>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6"/>
              <w:spacing w:line="400" w:lineRule="exact"/>
              <w:rPr>
                <w:rFonts w:eastAsiaTheme="minorEastAsia"/>
              </w:rPr>
            </w:pPr>
            <w:r w:rsidRPr="00DD7190">
              <w:rPr>
                <w:rFonts w:eastAsiaTheme="minorEastAsia"/>
              </w:rPr>
              <w:lastRenderedPageBreak/>
              <w:t xml:space="preserve">  "permissions": [</w:t>
            </w:r>
          </w:p>
          <w:p w14:paraId="12D3ED94"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6"/>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6"/>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lastRenderedPageBreak/>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6"/>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6"/>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6"/>
              <w:spacing w:line="400" w:lineRule="exact"/>
              <w:rPr>
                <w:rFonts w:eastAsiaTheme="minorEastAsia"/>
              </w:rPr>
            </w:pPr>
            <w:r w:rsidRPr="00F770E6">
              <w:rPr>
                <w:rFonts w:eastAsiaTheme="minorEastAsia"/>
              </w:rPr>
              <w:lastRenderedPageBreak/>
              <w:t>};</w:t>
            </w:r>
          </w:p>
          <w:p w14:paraId="7129F356" w14:textId="77777777"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6"/>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6"/>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6"/>
        <w:spacing w:line="400" w:lineRule="exact"/>
        <w:rPr>
          <w:rFonts w:eastAsiaTheme="minorEastAsia"/>
        </w:rPr>
      </w:pPr>
      <w:r>
        <w:rPr>
          <w:color w:val="000000" w:themeColor="text1"/>
        </w:rPr>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2BF31B23" w:rsidR="007302FB" w:rsidDel="003224A2" w:rsidRDefault="003224A2" w:rsidP="006907E2">
      <w:pPr>
        <w:spacing w:line="400" w:lineRule="exact"/>
        <w:rPr>
          <w:del w:id="1150" w:author="微软用户" w:date="2017-08-19T21:41:00Z"/>
          <w:color w:val="000000" w:themeColor="text1"/>
          <w:sz w:val="24"/>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52" o:title="加载插件"/>
            <w10:wrap type="topAndBottom"/>
          </v:shape>
        </w:pict>
      </w:r>
      <w:r w:rsidR="007302FB">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5038BE8E" w:rsidR="00253D4A" w:rsidRDefault="00253D4A" w:rsidP="006907E2">
      <w:pPr>
        <w:spacing w:line="400" w:lineRule="exact"/>
        <w:rPr>
          <w:color w:val="000000" w:themeColor="text1"/>
          <w:sz w:val="24"/>
        </w:rPr>
      </w:pPr>
      <w:del w:id="1151" w:author="微软用户" w:date="2017-08-19T21:41:00Z">
        <w:r w:rsidDel="003224A2">
          <w:rPr>
            <w:color w:val="000000" w:themeColor="text1"/>
            <w:sz w:val="24"/>
          </w:rPr>
          <w:tab/>
        </w:r>
      </w:del>
      <w:del w:id="1152" w:author="微软用户" w:date="2017-08-19T21:40:00Z">
        <w:r w:rsidR="007226B2" w:rsidDel="003224A2">
          <w:rPr>
            <w:rFonts w:hint="eastAsia"/>
            <w:color w:val="000000" w:themeColor="text1"/>
            <w:sz w:val="24"/>
          </w:rPr>
          <w:delText>在</w:delText>
        </w:r>
        <w:r w:rsidR="007226B2" w:rsidDel="003224A2">
          <w:rPr>
            <w:rFonts w:hint="eastAsia"/>
            <w:color w:val="000000" w:themeColor="text1"/>
            <w:sz w:val="24"/>
          </w:rPr>
          <w:delText>Firefox</w:delText>
        </w:r>
        <w:r w:rsidR="007226B2" w:rsidDel="003224A2">
          <w:rPr>
            <w:rFonts w:hint="eastAsia"/>
            <w:color w:val="000000" w:themeColor="text1"/>
            <w:sz w:val="24"/>
          </w:rPr>
          <w:delText>浏览器中输入“</w:delText>
        </w:r>
        <w:r w:rsidR="007226B2" w:rsidRPr="007226B2" w:rsidDel="003224A2">
          <w:rPr>
            <w:color w:val="000000" w:themeColor="text1"/>
            <w:sz w:val="24"/>
          </w:rPr>
          <w:delText>about:debugging</w:delText>
        </w:r>
        <w:r w:rsidR="007226B2" w:rsidDel="003224A2">
          <w:rPr>
            <w:rFonts w:hint="eastAsia"/>
            <w:color w:val="000000" w:themeColor="text1"/>
            <w:sz w:val="24"/>
          </w:rPr>
          <w:delText>”</w:delText>
        </w:r>
        <w:r w:rsidR="00AC25F6" w:rsidRPr="00AC25F6" w:rsidDel="003224A2">
          <w:rPr>
            <w:rFonts w:hint="eastAsia"/>
          </w:rPr>
          <w:delText xml:space="preserve"> </w:delText>
        </w:r>
        <w:r w:rsidR="00AC25F6" w:rsidRPr="00AC25F6" w:rsidDel="003224A2">
          <w:rPr>
            <w:rFonts w:hint="eastAsia"/>
            <w:color w:val="000000" w:themeColor="text1"/>
            <w:sz w:val="24"/>
          </w:rPr>
          <w:delText>页面</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点击</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临时加载附加组件按钮</w:delText>
        </w:r>
        <w:r w:rsidR="00AC25F6" w:rsidRPr="00AC25F6" w:rsidDel="003224A2">
          <w:rPr>
            <w:rFonts w:hint="eastAsia"/>
            <w:color w:val="000000" w:themeColor="text1"/>
            <w:sz w:val="24"/>
          </w:rPr>
          <w:delText xml:space="preserve">" </w:delText>
        </w:r>
        <w:r w:rsidR="00AC25F6" w:rsidDel="003224A2">
          <w:rPr>
            <w:rFonts w:hint="eastAsia"/>
            <w:color w:val="000000" w:themeColor="text1"/>
            <w:sz w:val="24"/>
          </w:rPr>
          <w:delText>并选择</w:delText>
        </w:r>
        <w:r w:rsidR="00AC25F6" w:rsidRPr="00AC25F6" w:rsidDel="003224A2">
          <w:rPr>
            <w:rFonts w:hint="eastAsia"/>
            <w:color w:val="000000" w:themeColor="text1"/>
            <w:sz w:val="24"/>
          </w:rPr>
          <w:delText>附加组件目录</w:delText>
        </w:r>
        <w:r w:rsidR="008432DE" w:rsidDel="003224A2">
          <w:rPr>
            <w:rFonts w:hint="eastAsia"/>
            <w:color w:val="000000" w:themeColor="text1"/>
            <w:sz w:val="24"/>
          </w:rPr>
          <w:delText>，即选择</w:delText>
        </w:r>
        <w:r w:rsidR="008432DE" w:rsidDel="003224A2">
          <w:rPr>
            <w:color w:val="000000" w:themeColor="text1"/>
            <w:sz w:val="24"/>
          </w:rPr>
          <w:delText>manifest.json</w:delText>
        </w:r>
        <w:r w:rsidR="008432DE" w:rsidDel="003224A2">
          <w:rPr>
            <w:rFonts w:hint="eastAsia"/>
            <w:color w:val="000000" w:themeColor="text1"/>
            <w:sz w:val="24"/>
          </w:rPr>
          <w:delText>文件</w:delText>
        </w:r>
        <w:r w:rsidR="00F63AB9" w:rsidDel="003224A2">
          <w:rPr>
            <w:rFonts w:hint="eastAsia"/>
            <w:color w:val="000000" w:themeColor="text1"/>
            <w:sz w:val="24"/>
          </w:rPr>
          <w:delText>，如下图所示：</w:delText>
        </w:r>
      </w:del>
    </w:p>
    <w:p w14:paraId="2E5B9076" w14:textId="26B34BFE" w:rsidR="00731C1A" w:rsidRDefault="00906DFB" w:rsidP="00DD7C91">
      <w:pPr>
        <w:spacing w:line="360" w:lineRule="auto"/>
        <w:ind w:left="420"/>
        <w:jc w:val="center"/>
        <w:rPr>
          <w:ins w:id="1153" w:author="微软用户" w:date="2017-08-19T21:41:00Z"/>
          <w:color w:val="000000" w:themeColor="text1"/>
          <w:sz w:val="24"/>
        </w:rPr>
      </w:pPr>
      <w:del w:id="1154" w:author="微软用户" w:date="2017-08-19T21:42:00Z">
        <w:r w:rsidDel="00FD13BC">
          <w:rPr>
            <w:noProof/>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3BCE1021" w14:textId="14F1FF28" w:rsidR="00FD13BC" w:rsidRPr="005705E7" w:rsidRDefault="005705E7" w:rsidP="005705E7">
      <w:pPr>
        <w:spacing w:line="400" w:lineRule="exact"/>
        <w:ind w:firstLine="420"/>
        <w:rPr>
          <w:rFonts w:hint="eastAsia"/>
          <w:color w:val="000000" w:themeColor="text1"/>
          <w:sz w:val="24"/>
          <w:rPrChange w:id="1155" w:author="微软用户" w:date="2017-08-19T21:42:00Z">
            <w:rPr>
              <w:rFonts w:hint="eastAsia"/>
              <w:color w:val="000000" w:themeColor="text1"/>
              <w:sz w:val="24"/>
            </w:rPr>
          </w:rPrChange>
        </w:rPr>
        <w:pPrChange w:id="1156" w:author="微软用户" w:date="2017-08-19T21:43:00Z">
          <w:pPr>
            <w:spacing w:line="360" w:lineRule="auto"/>
            <w:ind w:left="420"/>
            <w:jc w:val="center"/>
          </w:pPr>
        </w:pPrChange>
      </w:pPr>
      <w:ins w:id="1157"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1158" w:author="微软用户" w:date="2017-08-19T21:41:00Z">
        <w:r w:rsidR="003224A2">
          <w:rPr>
            <w:rFonts w:hint="eastAsia"/>
            <w:color w:val="000000" w:themeColor="text1"/>
            <w:sz w:val="24"/>
          </w:rPr>
          <w:t>在</w:t>
        </w:r>
        <w:r w:rsidR="003224A2">
          <w:rPr>
            <w:rFonts w:hint="eastAsia"/>
            <w:color w:val="000000" w:themeColor="text1"/>
            <w:sz w:val="24"/>
          </w:rPr>
          <w:t>Firefox</w:t>
        </w:r>
        <w:r w:rsidR="003224A2">
          <w:rPr>
            <w:rFonts w:hint="eastAsia"/>
            <w:color w:val="000000" w:themeColor="text1"/>
            <w:sz w:val="24"/>
          </w:rPr>
          <w:t>浏览器中输入“</w:t>
        </w:r>
        <w:r w:rsidR="003224A2" w:rsidRPr="007226B2">
          <w:rPr>
            <w:color w:val="000000" w:themeColor="text1"/>
            <w:sz w:val="24"/>
          </w:rPr>
          <w:t>about:debugging</w:t>
        </w:r>
        <w:r w:rsidR="003224A2">
          <w:rPr>
            <w:rFonts w:hint="eastAsia"/>
            <w:color w:val="000000" w:themeColor="text1"/>
            <w:sz w:val="24"/>
          </w:rPr>
          <w:t>”</w:t>
        </w:r>
        <w:r w:rsidR="003224A2" w:rsidRPr="00AC25F6">
          <w:rPr>
            <w:rFonts w:hint="eastAsia"/>
          </w:rPr>
          <w:t xml:space="preserve"> </w:t>
        </w:r>
        <w:r w:rsidR="003224A2" w:rsidRPr="00AC25F6">
          <w:rPr>
            <w:rFonts w:hint="eastAsia"/>
            <w:color w:val="000000" w:themeColor="text1"/>
            <w:sz w:val="24"/>
          </w:rPr>
          <w:t>页面</w:t>
        </w:r>
        <w:r w:rsidR="003224A2" w:rsidRPr="00AC25F6">
          <w:rPr>
            <w:rFonts w:hint="eastAsia"/>
            <w:color w:val="000000" w:themeColor="text1"/>
            <w:sz w:val="24"/>
          </w:rPr>
          <w:t xml:space="preserve">, </w:t>
        </w:r>
        <w:r w:rsidR="003224A2" w:rsidRPr="00AC25F6">
          <w:rPr>
            <w:rFonts w:hint="eastAsia"/>
            <w:color w:val="000000" w:themeColor="text1"/>
            <w:sz w:val="24"/>
          </w:rPr>
          <w:t>点击</w:t>
        </w:r>
        <w:r w:rsidR="003224A2" w:rsidRPr="00AC25F6">
          <w:rPr>
            <w:rFonts w:hint="eastAsia"/>
            <w:color w:val="000000" w:themeColor="text1"/>
            <w:sz w:val="24"/>
          </w:rPr>
          <w:t xml:space="preserve"> "</w:t>
        </w:r>
        <w:r w:rsidR="003224A2" w:rsidRPr="00AC25F6">
          <w:rPr>
            <w:rFonts w:hint="eastAsia"/>
            <w:color w:val="000000" w:themeColor="text1"/>
            <w:sz w:val="24"/>
          </w:rPr>
          <w:t>临时加载附加组件按钮</w:t>
        </w:r>
        <w:r w:rsidR="003224A2" w:rsidRPr="00AC25F6">
          <w:rPr>
            <w:rFonts w:hint="eastAsia"/>
            <w:color w:val="000000" w:themeColor="text1"/>
            <w:sz w:val="24"/>
          </w:rPr>
          <w:t xml:space="preserve">" </w:t>
        </w:r>
        <w:r w:rsidR="003224A2">
          <w:rPr>
            <w:rFonts w:hint="eastAsia"/>
            <w:color w:val="000000" w:themeColor="text1"/>
            <w:sz w:val="24"/>
          </w:rPr>
          <w:t>并选择</w:t>
        </w:r>
        <w:r w:rsidR="003224A2" w:rsidRPr="00AC25F6">
          <w:rPr>
            <w:rFonts w:hint="eastAsia"/>
            <w:color w:val="000000" w:themeColor="text1"/>
            <w:sz w:val="24"/>
          </w:rPr>
          <w:t>附加组件目录</w:t>
        </w:r>
        <w:r w:rsidR="003224A2">
          <w:rPr>
            <w:rFonts w:hint="eastAsia"/>
            <w:color w:val="000000" w:themeColor="text1"/>
            <w:sz w:val="24"/>
          </w:rPr>
          <w:t>，即选择</w:t>
        </w:r>
        <w:r w:rsidR="003224A2">
          <w:rPr>
            <w:color w:val="000000" w:themeColor="text1"/>
            <w:sz w:val="24"/>
          </w:rPr>
          <w:t>manifest.json</w:t>
        </w:r>
        <w:r w:rsidR="003224A2">
          <w:rPr>
            <w:rFonts w:hint="eastAsia"/>
            <w:color w:val="000000" w:themeColor="text1"/>
            <w:sz w:val="24"/>
          </w:rPr>
          <w:t>文件，如下图所示：</w:t>
        </w:r>
      </w:ins>
    </w:p>
    <w:p w14:paraId="09C1CA53" w14:textId="4EAEF199"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1159" w:name="_Toc490860713"/>
      <w:r>
        <w:t>5.2.7</w:t>
      </w:r>
      <w:r w:rsidR="003D75FE">
        <w:t xml:space="preserve"> </w:t>
      </w:r>
      <w:r w:rsidR="00D47CD7">
        <w:t>Java SDK</w:t>
      </w:r>
      <w:bookmarkEnd w:id="1159"/>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6"/>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6"/>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6"/>
              <w:spacing w:line="400" w:lineRule="exact"/>
              <w:rPr>
                <w:rFonts w:eastAsiaTheme="minorEastAsia"/>
              </w:rPr>
            </w:pPr>
            <w:r w:rsidRPr="00A75925">
              <w:rPr>
                <w:rFonts w:eastAsiaTheme="minorEastAsia"/>
              </w:rPr>
              <w:lastRenderedPageBreak/>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lastRenderedPageBreak/>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6"/>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6"/>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w:t>
      </w:r>
      <w:r w:rsidR="00063903">
        <w:rPr>
          <w:rFonts w:hint="eastAsia"/>
          <w:color w:val="000000" w:themeColor="text1"/>
          <w:sz w:val="24"/>
        </w:rPr>
        <w:lastRenderedPageBreak/>
        <w:t>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1160" w:name="_Toc490860714"/>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1161" w:author="JY0225" w:date="2017-08-14T12:53:00Z">
        <w:r w:rsidR="003F4529">
          <w:rPr>
            <w:rFonts w:ascii="Times New Roman" w:hAnsi="Times New Roman" w:cs="Times New Roman"/>
          </w:rPr>
          <w:t>优化</w:t>
        </w:r>
      </w:ins>
      <w:r>
        <w:rPr>
          <w:rFonts w:ascii="Times New Roman" w:hAnsi="Times New Roman" w:cs="Times New Roman"/>
        </w:rPr>
        <w:t>系统</w:t>
      </w:r>
      <w:del w:id="1162"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1160"/>
      <w:del w:id="1163"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1164" w:author="微软用户" w:date="2017-08-18T22:53:00Z">
          <w:pPr>
            <w:pStyle w:val="21"/>
          </w:pPr>
        </w:pPrChange>
      </w:pPr>
      <w:bookmarkStart w:id="1165" w:name="_Toc490860715"/>
      <w:r>
        <w:t>6.1</w:t>
      </w:r>
      <w:r w:rsidR="00D83C84" w:rsidRPr="00B87EE1">
        <w:t xml:space="preserve"> </w:t>
      </w:r>
      <w:r w:rsidR="00106816">
        <w:t>测试环境部署</w:t>
      </w:r>
      <w:bookmarkEnd w:id="1165"/>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a"/>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pPr>
        <w:pStyle w:val="21"/>
        <w:spacing w:line="240" w:lineRule="auto"/>
        <w:pPrChange w:id="1166" w:author="微软用户" w:date="2017-08-18T22:53:00Z">
          <w:pPr>
            <w:pStyle w:val="21"/>
          </w:pPr>
        </w:pPrChange>
      </w:pPr>
      <w:bookmarkStart w:id="1167" w:name="_Toc490860716"/>
      <w:r>
        <w:t>6.2</w:t>
      </w:r>
      <w:r w:rsidR="00BB18EA" w:rsidRPr="00B87EE1">
        <w:t xml:space="preserve"> </w:t>
      </w:r>
      <w:r w:rsidR="00BB18EA">
        <w:t>测试</w:t>
      </w:r>
      <w:r w:rsidR="006977AF">
        <w:rPr>
          <w:rFonts w:hint="eastAsia"/>
        </w:rPr>
        <w:t>目标</w:t>
      </w:r>
      <w:bookmarkEnd w:id="1167"/>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F518C7">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429795C8" w:rsidR="00F84057" w:rsidRDefault="00F84057">
      <w:pPr>
        <w:pStyle w:val="21"/>
        <w:spacing w:line="240" w:lineRule="auto"/>
        <w:pPrChange w:id="1168" w:author="微软用户" w:date="2017-08-18T22:53:00Z">
          <w:pPr>
            <w:pStyle w:val="21"/>
          </w:pPr>
        </w:pPrChange>
      </w:pPr>
      <w:bookmarkStart w:id="1169" w:name="_Toc490860717"/>
      <w:r>
        <w:lastRenderedPageBreak/>
        <w:t>6</w:t>
      </w:r>
      <w:r w:rsidR="0012527B">
        <w:t>.3</w:t>
      </w:r>
      <w:r w:rsidRPr="00B87EE1">
        <w:t xml:space="preserve"> </w:t>
      </w:r>
      <w:r w:rsidR="000D76F1">
        <w:t>功能测试</w:t>
      </w:r>
      <w:bookmarkEnd w:id="1169"/>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1170" w:name="_Toc490860718"/>
      <w:r>
        <w:t>6.3</w:t>
      </w:r>
      <w:r w:rsidR="00753384">
        <w:t>.1</w:t>
      </w:r>
      <w:r w:rsidR="0050572F" w:rsidRPr="006637A1">
        <w:t xml:space="preserve"> </w:t>
      </w:r>
      <w:r w:rsidR="00CE1794">
        <w:rPr>
          <w:rFonts w:hint="eastAsia"/>
        </w:rPr>
        <w:t>持久会话管理功能测试</w:t>
      </w:r>
      <w:bookmarkEnd w:id="1170"/>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a"/>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1171" w:name="_Toc490860719"/>
      <w:r>
        <w:t>6.3</w:t>
      </w:r>
      <w:r w:rsidR="00CE1794">
        <w:t>.2</w:t>
      </w:r>
      <w:r w:rsidR="00CE1794" w:rsidRPr="006637A1">
        <w:t xml:space="preserve"> </w:t>
      </w:r>
      <w:r w:rsidR="00CE1794">
        <w:rPr>
          <w:rFonts w:hint="eastAsia"/>
        </w:rPr>
        <w:t>大文件上传功能测试</w:t>
      </w:r>
      <w:bookmarkEnd w:id="1171"/>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w:t>
      </w:r>
      <w:r w:rsidR="007C7124" w:rsidRPr="007C7124">
        <w:rPr>
          <w:rFonts w:hint="eastAsia"/>
          <w:color w:val="000000" w:themeColor="text1"/>
          <w:sz w:val="24"/>
        </w:rPr>
        <w:lastRenderedPageBreak/>
        <w:t>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1172" w:name="_Toc490860720"/>
      <w:r>
        <w:t>6.</w:t>
      </w:r>
      <w:r w:rsidR="00C60938">
        <w:t>3</w:t>
      </w:r>
      <w:r w:rsidR="00220E76">
        <w:t>.3</w:t>
      </w:r>
      <w:r w:rsidRPr="006637A1">
        <w:t xml:space="preserve"> </w:t>
      </w:r>
      <w:r w:rsidR="003A3099">
        <w:rPr>
          <w:rFonts w:hint="eastAsia"/>
        </w:rPr>
        <w:t>本地缓存</w:t>
      </w:r>
      <w:r>
        <w:rPr>
          <w:rFonts w:hint="eastAsia"/>
        </w:rPr>
        <w:t>功能测试</w:t>
      </w:r>
      <w:bookmarkEnd w:id="1172"/>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276E788D" w:rsidR="00CE1794" w:rsidRDefault="0043710A" w:rsidP="00B857FC">
      <w:pPr>
        <w:pStyle w:val="31"/>
      </w:pPr>
      <w:bookmarkStart w:id="1173" w:name="_Toc490860721"/>
      <w:r>
        <w:t>6.3</w:t>
      </w:r>
      <w:r w:rsidR="00B857FC">
        <w:t>.</w:t>
      </w:r>
      <w:ins w:id="1174" w:author="微软用户" w:date="2017-08-18T23:01:00Z">
        <w:r w:rsidR="009C4718">
          <w:t>4</w:t>
        </w:r>
      </w:ins>
      <w:del w:id="1175"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1173"/>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lastRenderedPageBreak/>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F518C7">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pPr>
        <w:pStyle w:val="21"/>
        <w:spacing w:line="240" w:lineRule="auto"/>
        <w:pPrChange w:id="1176" w:author="微软用户" w:date="2017-08-18T22:54:00Z">
          <w:pPr>
            <w:pStyle w:val="21"/>
          </w:pPr>
        </w:pPrChange>
      </w:pPr>
      <w:bookmarkStart w:id="1177" w:name="_Toc490860722"/>
      <w:r>
        <w:t>6.4</w:t>
      </w:r>
      <w:r w:rsidR="0055000A" w:rsidRPr="00B87EE1">
        <w:t xml:space="preserve"> </w:t>
      </w:r>
      <w:r w:rsidR="0055000A">
        <w:t>性能</w:t>
      </w:r>
      <w:r w:rsidR="007462AC">
        <w:t>分析</w:t>
      </w:r>
      <w:bookmarkEnd w:id="1177"/>
    </w:p>
    <w:p w14:paraId="43B22CB3" w14:textId="77777777" w:rsidR="00860818" w:rsidRDefault="00860818" w:rsidP="006263CF">
      <w:pPr>
        <w:pStyle w:val="31"/>
      </w:pPr>
      <w:bookmarkStart w:id="1178" w:name="_Toc490860723"/>
      <w:r>
        <w:t>6.4.1</w:t>
      </w:r>
      <w:r>
        <w:t>安全性分析</w:t>
      </w:r>
      <w:bookmarkEnd w:id="1178"/>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6"/>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F518C7">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6"/>
              <w:spacing w:line="400" w:lineRule="exact"/>
              <w:rPr>
                <w:rFonts w:eastAsiaTheme="minorEastAsia"/>
              </w:rPr>
            </w:pPr>
            <w:r>
              <w:rPr>
                <w:rFonts w:eastAsiaTheme="minorEastAsia"/>
              </w:rPr>
              <w:lastRenderedPageBreak/>
              <w:t>//</w:t>
            </w:r>
            <w:r>
              <w:rPr>
                <w:rFonts w:eastAsiaTheme="minorEastAsia"/>
              </w:rPr>
              <w:t>根据用户名创建缓存文件夹名称</w:t>
            </w:r>
          </w:p>
          <w:p w14:paraId="14E09521" w14:textId="77777777"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6"/>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F518C7">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F518C7">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1179" w:name="_Toc490860724"/>
      <w:r>
        <w:t>6.4</w:t>
      </w:r>
      <w:r w:rsidR="004A0C1E">
        <w:t>.2</w:t>
      </w:r>
      <w:r w:rsidR="00FB279D">
        <w:t>稳定</w:t>
      </w:r>
      <w:r>
        <w:t>性分析</w:t>
      </w:r>
      <w:bookmarkEnd w:id="1179"/>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w:t>
      </w:r>
      <w:r w:rsidR="00B300C7">
        <w:rPr>
          <w:rFonts w:ascii="Times New Roman" w:hAnsi="Times New Roman" w:cs="Times New Roman" w:hint="eastAsia"/>
          <w:sz w:val="24"/>
        </w:rPr>
        <w:lastRenderedPageBreak/>
        <w:t>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1180" w:author="微软用户" w:date="2017-08-18T22:55:00Z">
          <w:pPr>
            <w:pStyle w:val="21"/>
          </w:pPr>
        </w:pPrChange>
      </w:pPr>
      <w:bookmarkStart w:id="1181" w:name="_Toc490860725"/>
      <w:r>
        <w:t>6.5</w:t>
      </w:r>
      <w:r w:rsidR="00110C35" w:rsidRPr="00B87EE1">
        <w:t xml:space="preserve"> </w:t>
      </w:r>
      <w:ins w:id="1182" w:author="JY0225" w:date="2017-08-14T12:54:00Z">
        <w:r w:rsidR="003F4529">
          <w:rPr>
            <w:rFonts w:hint="eastAsia"/>
          </w:rPr>
          <w:t>功能和性能</w:t>
        </w:r>
      </w:ins>
      <w:r w:rsidR="00AA17F8">
        <w:t>对比</w:t>
      </w:r>
      <w:ins w:id="1183" w:author="JY0225" w:date="2017-08-14T12:54:00Z">
        <w:r w:rsidR="003F4529">
          <w:rPr>
            <w:rFonts w:hint="eastAsia"/>
          </w:rPr>
          <w:t>测试</w:t>
        </w:r>
      </w:ins>
      <w:bookmarkEnd w:id="1181"/>
      <w:del w:id="1184"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1185" w:name="_Toc490860726"/>
      <w:r>
        <w:t>6.5</w:t>
      </w:r>
      <w:r w:rsidR="006707F9">
        <w:t>.1</w:t>
      </w:r>
      <w:r w:rsidR="00367089">
        <w:rPr>
          <w:rFonts w:hint="eastAsia"/>
        </w:rPr>
        <w:t>原</w:t>
      </w:r>
      <w:r w:rsidR="00367089">
        <w:t>中间系统对比</w:t>
      </w:r>
      <w:r w:rsidR="006707F9">
        <w:t>分析</w:t>
      </w:r>
      <w:bookmarkEnd w:id="1185"/>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rsidP="001A03E5">
      <w:pPr>
        <w:jc w:val="center"/>
        <w:rPr>
          <w:color w:val="000000" w:themeColor="text1"/>
          <w:sz w:val="24"/>
        </w:rPr>
        <w:pPrChange w:id="1186" w:author="微软用户" w:date="2017-08-19T21:46:00Z">
          <w:pPr/>
        </w:pPrChange>
      </w:pPr>
      <w:r>
        <w:rPr>
          <w:rFonts w:hint="eastAsia"/>
          <w:noProof/>
        </w:rPr>
        <w:drawing>
          <wp:inline distT="0" distB="0" distL="0" distR="0" wp14:anchorId="0AFA14F5" wp14:editId="3F4C59D4">
            <wp:extent cx="4774019" cy="1922780"/>
            <wp:effectExtent l="0" t="0" r="7620" b="127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EFE55C1" w14:textId="31041AF7" w:rsidR="006E3188" w:rsidRPr="00F51036" w:rsidRDefault="006E3188" w:rsidP="001A03E5">
      <w:pPr>
        <w:spacing w:line="400" w:lineRule="exact"/>
        <w:jc w:val="center"/>
        <w:rPr>
          <w:color w:val="000000" w:themeColor="text1"/>
          <w:sz w:val="24"/>
        </w:rPr>
        <w:pPrChange w:id="1187" w:author="微软用户" w:date="2017-08-19T21:46:00Z">
          <w:pPr>
            <w:jc w:val="center"/>
          </w:pPr>
        </w:pPrChange>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a"/>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1188" w:name="_Toc490860727"/>
      <w:r>
        <w:t>6.5</w:t>
      </w:r>
      <w:r w:rsidR="00A21524">
        <w:t>.</w:t>
      </w:r>
      <w:ins w:id="1189" w:author="微软用户" w:date="2017-08-18T23:01:00Z">
        <w:r w:rsidR="0054071C">
          <w:t>2</w:t>
        </w:r>
      </w:ins>
      <w:del w:id="1190" w:author="微软用户" w:date="2017-08-18T23:01:00Z">
        <w:r w:rsidR="00A21524" w:rsidDel="0054071C">
          <w:delText>1</w:delText>
        </w:r>
      </w:del>
      <w:r w:rsidR="004A3474">
        <w:rPr>
          <w:rFonts w:hint="eastAsia"/>
        </w:rPr>
        <w:t>同类产品</w:t>
      </w:r>
      <w:r w:rsidR="00A21524">
        <w:t>对比分析</w:t>
      </w:r>
      <w:bookmarkEnd w:id="1188"/>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5F1C1BE2">
            <wp:extent cx="4742121" cy="2456121"/>
            <wp:effectExtent l="0" t="0" r="1905" b="19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bookmarkStart w:id="1191" w:name="_GoBack"/>
      <w:bookmarkEnd w:id="1191"/>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lastRenderedPageBreak/>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a"/>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a"/>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w:t>
      </w:r>
      <w:r>
        <w:rPr>
          <w:color w:val="000000" w:themeColor="text1"/>
          <w:sz w:val="24"/>
        </w:rPr>
        <w:lastRenderedPageBreak/>
        <w:t>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62"/>
          <w:headerReference w:type="first" r:id="rId63"/>
          <w:footerReference w:type="first" r:id="rId64"/>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1192" w:name="_Toc490860728"/>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1192"/>
    </w:p>
    <w:p w14:paraId="04015E84" w14:textId="3074DDF0" w:rsidR="008276E8" w:rsidRPr="00581DE2" w:rsidRDefault="009B2B17">
      <w:pPr>
        <w:pStyle w:val="21"/>
        <w:spacing w:line="240" w:lineRule="auto"/>
        <w:pPrChange w:id="1193" w:author="微软用户" w:date="2017-08-18T22:56:00Z">
          <w:pPr>
            <w:pStyle w:val="21"/>
          </w:pPr>
        </w:pPrChange>
      </w:pPr>
      <w:bookmarkStart w:id="1194" w:name="_Toc490860729"/>
      <w:r>
        <w:t>7</w:t>
      </w:r>
      <w:r w:rsidR="0032102F" w:rsidRPr="00B87EE1">
        <w:t xml:space="preserve">.1 </w:t>
      </w:r>
      <w:r w:rsidR="0032102F" w:rsidRPr="00B87EE1">
        <w:t>总结</w:t>
      </w:r>
      <w:bookmarkEnd w:id="1194"/>
    </w:p>
    <w:p w14:paraId="43939FB5" w14:textId="5B7BD94E" w:rsidR="00D4036B" w:rsidRPr="00045B7F" w:rsidRDefault="00D4036B" w:rsidP="008276E8">
      <w:pPr>
        <w:spacing w:line="400" w:lineRule="exact"/>
        <w:rPr>
          <w:color w:val="FF0000"/>
          <w:sz w:val="24"/>
          <w:rPrChange w:id="1195" w:author="JY0225" w:date="2017-08-14T12:55:00Z">
            <w:rPr>
              <w:color w:val="000000" w:themeColor="text1"/>
              <w:sz w:val="24"/>
            </w:rPr>
          </w:rPrChange>
        </w:rPr>
      </w:pPr>
      <w:r w:rsidRPr="00045B7F">
        <w:rPr>
          <w:color w:val="FF0000"/>
          <w:sz w:val="24"/>
          <w:rPrChange w:id="1196" w:author="JY0225" w:date="2017-08-14T12:55:00Z">
            <w:rPr>
              <w:color w:val="000000" w:themeColor="text1"/>
              <w:sz w:val="24"/>
            </w:rPr>
          </w:rPrChange>
        </w:rPr>
        <w:tab/>
      </w:r>
      <w:r w:rsidR="00352C52" w:rsidRPr="00045B7F">
        <w:rPr>
          <w:rFonts w:hint="eastAsia"/>
          <w:color w:val="FF0000"/>
          <w:sz w:val="24"/>
          <w:rPrChange w:id="1197" w:author="JY0225" w:date="2017-08-14T12:55:00Z">
            <w:rPr>
              <w:rFonts w:hint="eastAsia"/>
              <w:color w:val="000000" w:themeColor="text1"/>
              <w:sz w:val="24"/>
            </w:rPr>
          </w:rPrChange>
        </w:rPr>
        <w:t>本文针对一款自主研发的云备份中间件系统</w:t>
      </w:r>
      <w:r w:rsidR="00F518C7" w:rsidRPr="00045B7F">
        <w:rPr>
          <w:rFonts w:hint="eastAsia"/>
          <w:color w:val="FF0000"/>
          <w:sz w:val="24"/>
          <w:rPrChange w:id="1198" w:author="JY0225" w:date="2017-08-14T12:55:00Z">
            <w:rPr>
              <w:rFonts w:hint="eastAsia"/>
              <w:color w:val="000000" w:themeColor="text1"/>
              <w:sz w:val="24"/>
            </w:rPr>
          </w:rPrChange>
        </w:rPr>
        <w:t>的关键技术</w:t>
      </w:r>
      <w:r w:rsidR="00352C52" w:rsidRPr="00045B7F">
        <w:rPr>
          <w:rFonts w:hint="eastAsia"/>
          <w:color w:val="FF0000"/>
          <w:sz w:val="24"/>
          <w:rPrChange w:id="1199" w:author="JY0225" w:date="2017-08-14T12:55:00Z">
            <w:rPr>
              <w:rFonts w:hint="eastAsia"/>
              <w:color w:val="000000" w:themeColor="text1"/>
              <w:sz w:val="24"/>
            </w:rPr>
          </w:rPrChange>
        </w:rPr>
        <w:t>进行了优化，</w:t>
      </w:r>
      <w:r w:rsidRPr="00045B7F">
        <w:rPr>
          <w:rFonts w:hint="eastAsia"/>
          <w:color w:val="FF0000"/>
          <w:sz w:val="24"/>
          <w:rPrChange w:id="1200" w:author="JY0225" w:date="2017-08-14T12:55:00Z">
            <w:rPr>
              <w:rFonts w:hint="eastAsia"/>
              <w:color w:val="000000" w:themeColor="text1"/>
              <w:sz w:val="24"/>
            </w:rPr>
          </w:rPrChange>
        </w:rPr>
        <w:t>首先对</w:t>
      </w:r>
      <w:r w:rsidR="00E4327E" w:rsidRPr="00045B7F">
        <w:rPr>
          <w:rFonts w:hint="eastAsia"/>
          <w:color w:val="FF0000"/>
          <w:sz w:val="24"/>
          <w:rPrChange w:id="1201" w:author="JY0225" w:date="2017-08-14T12:55:00Z">
            <w:rPr>
              <w:rFonts w:hint="eastAsia"/>
              <w:color w:val="000000" w:themeColor="text1"/>
              <w:sz w:val="24"/>
            </w:rPr>
          </w:rPrChange>
        </w:rPr>
        <w:t>现有</w:t>
      </w:r>
      <w:r w:rsidRPr="00045B7F">
        <w:rPr>
          <w:rFonts w:hint="eastAsia"/>
          <w:color w:val="FF0000"/>
          <w:sz w:val="24"/>
          <w:rPrChange w:id="1202" w:author="JY0225" w:date="2017-08-14T12:55:00Z">
            <w:rPr>
              <w:rFonts w:hint="eastAsia"/>
              <w:color w:val="000000" w:themeColor="text1"/>
              <w:sz w:val="24"/>
            </w:rPr>
          </w:rPrChange>
        </w:rPr>
        <w:t>的中间件系统和市场上成熟的产品进行了分析，得出了中间件优化的意义和必要性</w:t>
      </w:r>
      <w:r w:rsidR="00DF413B" w:rsidRPr="00045B7F">
        <w:rPr>
          <w:rFonts w:hint="eastAsia"/>
          <w:color w:val="FF0000"/>
          <w:sz w:val="24"/>
          <w:rPrChange w:id="1203" w:author="JY0225" w:date="2017-08-14T12:55:00Z">
            <w:rPr>
              <w:rFonts w:hint="eastAsia"/>
              <w:color w:val="000000" w:themeColor="text1"/>
              <w:sz w:val="24"/>
            </w:rPr>
          </w:rPrChange>
        </w:rPr>
        <w:t>，确立了研究的内容。</w:t>
      </w:r>
      <w:r w:rsidR="00CA2D83" w:rsidRPr="00045B7F">
        <w:rPr>
          <w:rFonts w:hint="eastAsia"/>
          <w:color w:val="FF0000"/>
          <w:sz w:val="24"/>
          <w:rPrChange w:id="1204" w:author="JY0225" w:date="2017-08-14T12:55:00Z">
            <w:rPr>
              <w:rFonts w:hint="eastAsia"/>
              <w:color w:val="000000" w:themeColor="text1"/>
              <w:sz w:val="24"/>
            </w:rPr>
          </w:rPrChange>
        </w:rPr>
        <w:t>随后，对实现过程中需要用的技术进行了详细的介绍，为后续的系统实现提供了技术支持。</w:t>
      </w:r>
      <w:r w:rsidR="009E5504" w:rsidRPr="00045B7F">
        <w:rPr>
          <w:rFonts w:hint="eastAsia"/>
          <w:color w:val="FF0000"/>
          <w:sz w:val="24"/>
          <w:rPrChange w:id="1205" w:author="JY0225" w:date="2017-08-14T12:55:00Z">
            <w:rPr>
              <w:rFonts w:hint="eastAsia"/>
              <w:color w:val="000000" w:themeColor="text1"/>
              <w:sz w:val="24"/>
            </w:rPr>
          </w:rPrChange>
        </w:rPr>
        <w:t>紧接着，详细地阐述了</w:t>
      </w:r>
      <w:r w:rsidR="00E4327E" w:rsidRPr="00045B7F">
        <w:rPr>
          <w:rFonts w:hint="eastAsia"/>
          <w:color w:val="FF0000"/>
          <w:sz w:val="24"/>
          <w:rPrChange w:id="1206" w:author="JY0225" w:date="2017-08-14T12:55:00Z">
            <w:rPr>
              <w:rFonts w:hint="eastAsia"/>
              <w:color w:val="000000" w:themeColor="text1"/>
              <w:sz w:val="24"/>
            </w:rPr>
          </w:rPrChange>
        </w:rPr>
        <w:t>现有</w:t>
      </w:r>
      <w:r w:rsidR="009E5504" w:rsidRPr="00045B7F">
        <w:rPr>
          <w:rFonts w:hint="eastAsia"/>
          <w:color w:val="FF0000"/>
          <w:sz w:val="24"/>
          <w:rPrChange w:id="1207" w:author="JY0225" w:date="2017-08-14T12:55:00Z">
            <w:rPr>
              <w:rFonts w:hint="eastAsia"/>
              <w:color w:val="000000" w:themeColor="text1"/>
              <w:sz w:val="24"/>
            </w:rPr>
          </w:rPrChange>
        </w:rPr>
        <w:t>的中间件系统的不足，并引出了需要进行优化的具体内容。</w:t>
      </w:r>
      <w:r w:rsidR="002955A9" w:rsidRPr="00045B7F">
        <w:rPr>
          <w:rFonts w:hint="eastAsia"/>
          <w:color w:val="FF0000"/>
          <w:sz w:val="24"/>
          <w:rPrChange w:id="1208" w:author="JY0225" w:date="2017-08-14T12:55:00Z">
            <w:rPr>
              <w:rFonts w:hint="eastAsia"/>
              <w:color w:val="000000" w:themeColor="text1"/>
              <w:sz w:val="24"/>
            </w:rPr>
          </w:rPrChange>
        </w:rPr>
        <w:t>接下来的工作中，本文</w:t>
      </w:r>
      <w:r w:rsidR="00B5677D" w:rsidRPr="00045B7F">
        <w:rPr>
          <w:rFonts w:hint="eastAsia"/>
          <w:color w:val="FF0000"/>
          <w:sz w:val="24"/>
          <w:rPrChange w:id="1209" w:author="JY0225" w:date="2017-08-14T12:55:00Z">
            <w:rPr>
              <w:rFonts w:hint="eastAsia"/>
              <w:color w:val="000000" w:themeColor="text1"/>
              <w:sz w:val="24"/>
            </w:rPr>
          </w:rPrChange>
        </w:rPr>
        <w:t>细致地介绍了中间件系统核心技术优化</w:t>
      </w:r>
      <w:r w:rsidR="00534E6E" w:rsidRPr="00045B7F">
        <w:rPr>
          <w:rFonts w:hint="eastAsia"/>
          <w:color w:val="FF0000"/>
          <w:sz w:val="24"/>
          <w:rPrChange w:id="1210" w:author="JY0225" w:date="2017-08-14T12:55:00Z">
            <w:rPr>
              <w:rFonts w:hint="eastAsia"/>
              <w:color w:val="000000" w:themeColor="text1"/>
              <w:sz w:val="24"/>
            </w:rPr>
          </w:rPrChange>
        </w:rPr>
        <w:t>设计</w:t>
      </w:r>
      <w:r w:rsidR="00B5677D" w:rsidRPr="00045B7F">
        <w:rPr>
          <w:rFonts w:hint="eastAsia"/>
          <w:color w:val="FF0000"/>
          <w:sz w:val="24"/>
          <w:rPrChange w:id="1211" w:author="JY0225" w:date="2017-08-14T12:55:00Z">
            <w:rPr>
              <w:rFonts w:hint="eastAsia"/>
              <w:color w:val="000000" w:themeColor="text1"/>
              <w:sz w:val="24"/>
            </w:rPr>
          </w:rPrChange>
        </w:rPr>
        <w:t>过程，包括系统设计的整体框架、流程设计和接口设计等</w:t>
      </w:r>
      <w:r w:rsidR="00534E6E" w:rsidRPr="00045B7F">
        <w:rPr>
          <w:rFonts w:hint="eastAsia"/>
          <w:color w:val="FF0000"/>
          <w:sz w:val="24"/>
          <w:rPrChange w:id="1212" w:author="JY0225" w:date="2017-08-14T12:55:00Z">
            <w:rPr>
              <w:rFonts w:hint="eastAsia"/>
              <w:color w:val="000000" w:themeColor="text1"/>
              <w:sz w:val="24"/>
            </w:rPr>
          </w:rPrChange>
        </w:rPr>
        <w:t>，并通过核心代码的分析介绍了</w:t>
      </w:r>
      <w:r w:rsidR="00DE517F" w:rsidRPr="00045B7F">
        <w:rPr>
          <w:rFonts w:hint="eastAsia"/>
          <w:color w:val="FF0000"/>
          <w:sz w:val="24"/>
          <w:rPrChange w:id="1213" w:author="JY0225" w:date="2017-08-14T12:55:00Z">
            <w:rPr>
              <w:rFonts w:hint="eastAsia"/>
              <w:color w:val="000000" w:themeColor="text1"/>
              <w:sz w:val="24"/>
            </w:rPr>
          </w:rPrChange>
        </w:rPr>
        <w:t>系统实现的细节。</w:t>
      </w:r>
      <w:r w:rsidR="00972E0F" w:rsidRPr="00045B7F">
        <w:rPr>
          <w:rFonts w:hint="eastAsia"/>
          <w:color w:val="FF0000"/>
          <w:sz w:val="24"/>
          <w:rPrChange w:id="1214" w:author="JY0225" w:date="2017-08-14T12:55:00Z">
            <w:rPr>
              <w:rFonts w:hint="eastAsia"/>
              <w:color w:val="000000" w:themeColor="text1"/>
              <w:sz w:val="24"/>
            </w:rPr>
          </w:rPrChange>
        </w:rPr>
        <w:t>最后，搭建了系统测试环境，分析了中间件系统优化后的性能。</w:t>
      </w:r>
    </w:p>
    <w:p w14:paraId="1162AD9C" w14:textId="5C20EBE8" w:rsidR="008F4561" w:rsidRPr="00045B7F" w:rsidRDefault="008F4561" w:rsidP="008276E8">
      <w:pPr>
        <w:spacing w:line="400" w:lineRule="exact"/>
        <w:rPr>
          <w:color w:val="FF0000"/>
          <w:rPrChange w:id="1215" w:author="JY0225" w:date="2017-08-14T12:55:00Z">
            <w:rPr>
              <w:color w:val="000000" w:themeColor="text1"/>
            </w:rPr>
          </w:rPrChange>
        </w:rPr>
      </w:pPr>
      <w:r w:rsidRPr="00045B7F">
        <w:rPr>
          <w:color w:val="FF0000"/>
          <w:sz w:val="24"/>
          <w:rPrChange w:id="1216" w:author="JY0225" w:date="2017-08-14T12:55:00Z">
            <w:rPr>
              <w:color w:val="000000" w:themeColor="text1"/>
              <w:sz w:val="24"/>
            </w:rPr>
          </w:rPrChange>
        </w:rPr>
        <w:tab/>
      </w:r>
      <w:r w:rsidR="002C2D27" w:rsidRPr="00045B7F">
        <w:rPr>
          <w:rFonts w:hint="eastAsia"/>
          <w:color w:val="FF0000"/>
          <w:sz w:val="24"/>
          <w:rPrChange w:id="1217" w:author="JY0225" w:date="2017-08-14T12:55:00Z">
            <w:rPr>
              <w:rFonts w:hint="eastAsia"/>
              <w:color w:val="000000" w:themeColor="text1"/>
              <w:sz w:val="24"/>
            </w:rPr>
          </w:rPrChange>
        </w:rPr>
        <w:t>云</w:t>
      </w:r>
      <w:r w:rsidR="00476838" w:rsidRPr="00045B7F">
        <w:rPr>
          <w:rFonts w:hint="eastAsia"/>
          <w:color w:val="FF0000"/>
          <w:sz w:val="24"/>
          <w:rPrChange w:id="1218" w:author="JY0225" w:date="2017-08-14T12:55:00Z">
            <w:rPr>
              <w:rFonts w:hint="eastAsia"/>
              <w:color w:val="000000" w:themeColor="text1"/>
              <w:sz w:val="24"/>
            </w:rPr>
          </w:rPrChange>
        </w:rPr>
        <w:t>备份</w:t>
      </w:r>
      <w:r w:rsidR="002C2D27" w:rsidRPr="00045B7F">
        <w:rPr>
          <w:rFonts w:hint="eastAsia"/>
          <w:color w:val="FF0000"/>
          <w:sz w:val="24"/>
          <w:rPrChange w:id="1219" w:author="JY0225" w:date="2017-08-14T12:55:00Z">
            <w:rPr>
              <w:rFonts w:hint="eastAsia"/>
              <w:color w:val="000000" w:themeColor="text1"/>
              <w:sz w:val="24"/>
            </w:rPr>
          </w:rPrChange>
        </w:rPr>
        <w:t>中间件</w:t>
      </w:r>
      <w:r w:rsidR="00661E95" w:rsidRPr="00045B7F">
        <w:rPr>
          <w:rFonts w:hint="eastAsia"/>
          <w:color w:val="FF0000"/>
          <w:sz w:val="24"/>
          <w:rPrChange w:id="1220" w:author="JY0225" w:date="2017-08-14T12:55:00Z">
            <w:rPr>
              <w:rFonts w:hint="eastAsia"/>
              <w:color w:val="000000" w:themeColor="text1"/>
              <w:sz w:val="24"/>
            </w:rPr>
          </w:rPrChange>
        </w:rPr>
        <w:t>系统</w:t>
      </w:r>
      <w:r w:rsidR="002C2D27" w:rsidRPr="00045B7F">
        <w:rPr>
          <w:rFonts w:hint="eastAsia"/>
          <w:color w:val="FF0000"/>
          <w:sz w:val="24"/>
          <w:rPrChange w:id="1221" w:author="JY0225" w:date="2017-08-14T12:55:00Z">
            <w:rPr>
              <w:rFonts w:hint="eastAsia"/>
              <w:color w:val="000000" w:themeColor="text1"/>
              <w:sz w:val="24"/>
            </w:rPr>
          </w:rPrChange>
        </w:rPr>
        <w:t>关键技术的优化</w:t>
      </w:r>
      <w:r w:rsidR="000F4170" w:rsidRPr="00045B7F">
        <w:rPr>
          <w:rFonts w:hint="eastAsia"/>
          <w:color w:val="FF0000"/>
          <w:sz w:val="24"/>
          <w:rPrChange w:id="1222" w:author="JY0225" w:date="2017-08-14T12:55:00Z">
            <w:rPr>
              <w:rFonts w:hint="eastAsia"/>
              <w:color w:val="000000" w:themeColor="text1"/>
              <w:sz w:val="24"/>
            </w:rPr>
          </w:rPrChange>
        </w:rPr>
        <w:t>的</w:t>
      </w:r>
      <w:r w:rsidR="002C2D27" w:rsidRPr="00045B7F">
        <w:rPr>
          <w:rFonts w:hint="eastAsia"/>
          <w:color w:val="FF0000"/>
          <w:sz w:val="24"/>
          <w:rPrChange w:id="1223" w:author="JY0225" w:date="2017-08-14T12:55:00Z">
            <w:rPr>
              <w:rFonts w:hint="eastAsia"/>
              <w:color w:val="000000" w:themeColor="text1"/>
              <w:sz w:val="24"/>
            </w:rPr>
          </w:rPrChange>
        </w:rPr>
        <w:t>内容包括四个方面</w:t>
      </w:r>
      <w:r w:rsidR="006818B0" w:rsidRPr="00045B7F">
        <w:rPr>
          <w:rFonts w:hint="eastAsia"/>
          <w:color w:val="FF0000"/>
          <w:sz w:val="24"/>
          <w:rPrChange w:id="1224" w:author="JY0225" w:date="2017-08-14T12:55:00Z">
            <w:rPr>
              <w:rFonts w:hint="eastAsia"/>
              <w:color w:val="000000" w:themeColor="text1"/>
              <w:sz w:val="24"/>
            </w:rPr>
          </w:rPrChange>
        </w:rPr>
        <w:t>。持久会话管理</w:t>
      </w:r>
      <w:r w:rsidR="00E95BCD" w:rsidRPr="00045B7F">
        <w:rPr>
          <w:rFonts w:hint="eastAsia"/>
          <w:color w:val="FF0000"/>
          <w:sz w:val="24"/>
          <w:rPrChange w:id="1225" w:author="JY0225" w:date="2017-08-14T12:55:00Z">
            <w:rPr>
              <w:rFonts w:hint="eastAsia"/>
              <w:color w:val="000000" w:themeColor="text1"/>
              <w:sz w:val="24"/>
            </w:rPr>
          </w:rPrChange>
        </w:rPr>
        <w:t>解决</w:t>
      </w:r>
      <w:r w:rsidR="00133C92" w:rsidRPr="00045B7F">
        <w:rPr>
          <w:rFonts w:hint="eastAsia"/>
          <w:color w:val="FF0000"/>
          <w:sz w:val="24"/>
          <w:rPrChange w:id="1226" w:author="JY0225" w:date="2017-08-14T12:55:00Z">
            <w:rPr>
              <w:rFonts w:hint="eastAsia"/>
              <w:color w:val="000000" w:themeColor="text1"/>
              <w:sz w:val="24"/>
            </w:rPr>
          </w:rPrChange>
        </w:rPr>
        <w:t>了</w:t>
      </w:r>
      <w:r w:rsidR="00010307" w:rsidRPr="00045B7F">
        <w:rPr>
          <w:rFonts w:hint="eastAsia"/>
          <w:color w:val="FF0000"/>
          <w:sz w:val="24"/>
          <w:rPrChange w:id="1227" w:author="JY0225" w:date="2017-08-14T12:55:00Z">
            <w:rPr>
              <w:rFonts w:hint="eastAsia"/>
              <w:color w:val="000000" w:themeColor="text1"/>
              <w:sz w:val="24"/>
            </w:rPr>
          </w:rPrChange>
        </w:rPr>
        <w:t>缓存</w:t>
      </w:r>
      <w:r w:rsidR="00E95BCD" w:rsidRPr="00045B7F">
        <w:rPr>
          <w:rFonts w:hint="eastAsia"/>
          <w:color w:val="FF0000"/>
          <w:sz w:val="24"/>
          <w:rPrChange w:id="1228" w:author="JY0225" w:date="2017-08-14T12:55:00Z">
            <w:rPr>
              <w:rFonts w:hint="eastAsia"/>
              <w:color w:val="000000" w:themeColor="text1"/>
              <w:sz w:val="24"/>
            </w:rPr>
          </w:rPrChange>
        </w:rPr>
        <w:t>在中间件的用户缓存信息，包括用户登录状态信息和用户个人信息，本系统使用了</w:t>
      </w:r>
      <w:r w:rsidR="00E95BCD" w:rsidRPr="00045B7F">
        <w:rPr>
          <w:color w:val="FF0000"/>
          <w:sz w:val="24"/>
          <w:rPrChange w:id="1229" w:author="JY0225" w:date="2017-08-14T12:55:00Z">
            <w:rPr>
              <w:color w:val="000000" w:themeColor="text1"/>
              <w:sz w:val="24"/>
            </w:rPr>
          </w:rPrChange>
        </w:rPr>
        <w:t>128</w:t>
      </w:r>
      <w:r w:rsidR="00E95BCD" w:rsidRPr="00045B7F">
        <w:rPr>
          <w:rFonts w:hint="eastAsia"/>
          <w:color w:val="FF0000"/>
          <w:sz w:val="24"/>
          <w:rPrChange w:id="1230" w:author="JY0225" w:date="2017-08-14T12:55:00Z">
            <w:rPr>
              <w:rFonts w:hint="eastAsia"/>
              <w:color w:val="000000" w:themeColor="text1"/>
              <w:sz w:val="24"/>
            </w:rPr>
          </w:rPrChange>
        </w:rPr>
        <w:t>位的</w:t>
      </w:r>
      <w:r w:rsidR="00E95BCD" w:rsidRPr="00045B7F">
        <w:rPr>
          <w:color w:val="FF0000"/>
          <w:sz w:val="24"/>
          <w:rPrChange w:id="1231" w:author="JY0225" w:date="2017-08-14T12:55:00Z">
            <w:rPr>
              <w:color w:val="000000" w:themeColor="text1"/>
              <w:sz w:val="24"/>
            </w:rPr>
          </w:rPrChange>
        </w:rPr>
        <w:t>AES</w:t>
      </w:r>
      <w:r w:rsidR="00E95BCD" w:rsidRPr="00045B7F">
        <w:rPr>
          <w:rFonts w:hint="eastAsia"/>
          <w:color w:val="FF0000"/>
          <w:sz w:val="24"/>
          <w:rPrChange w:id="1232" w:author="JY0225" w:date="2017-08-14T12:55:00Z">
            <w:rPr>
              <w:rFonts w:hint="eastAsia"/>
              <w:color w:val="000000" w:themeColor="text1"/>
              <w:sz w:val="24"/>
            </w:rPr>
          </w:rPrChange>
        </w:rPr>
        <w:t>加密算法对这些隐私信息进行了加密，</w:t>
      </w:r>
      <w:r w:rsidR="00AB605D" w:rsidRPr="00045B7F">
        <w:rPr>
          <w:rFonts w:hint="eastAsia"/>
          <w:color w:val="FF0000"/>
          <w:sz w:val="24"/>
          <w:rPrChange w:id="1233" w:author="JY0225" w:date="2017-08-14T12:55:00Z">
            <w:rPr>
              <w:rFonts w:hint="eastAsia"/>
              <w:color w:val="000000" w:themeColor="text1"/>
              <w:sz w:val="24"/>
            </w:rPr>
          </w:rPrChange>
        </w:rPr>
        <w:t>保证了用户的隐私安全</w:t>
      </w:r>
      <w:r w:rsidR="004723B5" w:rsidRPr="00045B7F">
        <w:rPr>
          <w:rFonts w:hint="eastAsia"/>
          <w:color w:val="FF0000"/>
          <w:sz w:val="24"/>
          <w:rPrChange w:id="1234" w:author="JY0225" w:date="2017-08-14T12:55:00Z">
            <w:rPr>
              <w:rFonts w:hint="eastAsia"/>
              <w:color w:val="000000" w:themeColor="text1"/>
              <w:sz w:val="24"/>
            </w:rPr>
          </w:rPrChange>
        </w:rPr>
        <w:t>，</w:t>
      </w:r>
      <w:r w:rsidR="00AB605D" w:rsidRPr="00045B7F">
        <w:rPr>
          <w:rFonts w:hint="eastAsia"/>
          <w:color w:val="FF0000"/>
          <w:sz w:val="24"/>
          <w:rPrChange w:id="1235" w:author="JY0225" w:date="2017-08-14T12:55:00Z">
            <w:rPr>
              <w:rFonts w:hint="eastAsia"/>
              <w:color w:val="000000" w:themeColor="text1"/>
              <w:sz w:val="24"/>
            </w:rPr>
          </w:rPrChange>
        </w:rPr>
        <w:t>同时提供给用户撤销、查询</w:t>
      </w:r>
      <w:r w:rsidR="00E95BCD" w:rsidRPr="00045B7F">
        <w:rPr>
          <w:rFonts w:hint="eastAsia"/>
          <w:color w:val="FF0000"/>
          <w:sz w:val="24"/>
          <w:rPrChange w:id="1236" w:author="JY0225" w:date="2017-08-14T12:55:00Z">
            <w:rPr>
              <w:rFonts w:hint="eastAsia"/>
              <w:color w:val="000000" w:themeColor="text1"/>
              <w:sz w:val="24"/>
            </w:rPr>
          </w:rPrChange>
        </w:rPr>
        <w:t>会话的接口</w:t>
      </w:r>
      <w:r w:rsidR="00FF159E" w:rsidRPr="00045B7F">
        <w:rPr>
          <w:rFonts w:hint="eastAsia"/>
          <w:color w:val="FF0000"/>
          <w:sz w:val="24"/>
          <w:rPrChange w:id="1237" w:author="JY0225" w:date="2017-08-14T12:55:00Z">
            <w:rPr>
              <w:rFonts w:hint="eastAsia"/>
              <w:color w:val="000000" w:themeColor="text1"/>
              <w:sz w:val="24"/>
            </w:rPr>
          </w:rPrChange>
        </w:rPr>
        <w:t>。</w:t>
      </w:r>
      <w:r w:rsidR="007F2E42" w:rsidRPr="00045B7F">
        <w:rPr>
          <w:rFonts w:hint="eastAsia"/>
          <w:color w:val="FF0000"/>
          <w:sz w:val="24"/>
          <w:rPrChange w:id="1238" w:author="JY0225" w:date="2017-08-14T12:55:00Z">
            <w:rPr>
              <w:rFonts w:hint="eastAsia"/>
              <w:color w:val="000000" w:themeColor="text1"/>
              <w:sz w:val="24"/>
            </w:rPr>
          </w:rPrChange>
        </w:rPr>
        <w:t>大文件上传</w:t>
      </w:r>
      <w:r w:rsidR="0043711D" w:rsidRPr="00045B7F">
        <w:rPr>
          <w:rFonts w:hint="eastAsia"/>
          <w:color w:val="FF0000"/>
          <w:sz w:val="24"/>
          <w:rPrChange w:id="1239" w:author="JY0225" w:date="2017-08-14T12:55:00Z">
            <w:rPr>
              <w:rFonts w:hint="eastAsia"/>
              <w:color w:val="000000" w:themeColor="text1"/>
              <w:sz w:val="24"/>
            </w:rPr>
          </w:rPrChange>
        </w:rPr>
        <w:t>关键技术的优化</w:t>
      </w:r>
      <w:r w:rsidR="007F2E42" w:rsidRPr="00045B7F">
        <w:rPr>
          <w:rFonts w:hint="eastAsia"/>
          <w:color w:val="FF0000"/>
          <w:sz w:val="24"/>
          <w:rPrChange w:id="1240" w:author="JY0225" w:date="2017-08-14T12:55:00Z">
            <w:rPr>
              <w:rFonts w:hint="eastAsia"/>
              <w:color w:val="000000" w:themeColor="text1"/>
              <w:sz w:val="24"/>
            </w:rPr>
          </w:rPrChange>
        </w:rPr>
        <w:t>解决了因网络故障而导致的频繁的重传问题，可以根据断点信息进行文件续传</w:t>
      </w:r>
      <w:r w:rsidR="00657750" w:rsidRPr="00045B7F">
        <w:rPr>
          <w:rFonts w:hint="eastAsia"/>
          <w:color w:val="FF0000"/>
          <w:sz w:val="24"/>
          <w:rPrChange w:id="1241" w:author="JY0225" w:date="2017-08-14T12:55:00Z">
            <w:rPr>
              <w:rFonts w:hint="eastAsia"/>
              <w:color w:val="000000" w:themeColor="text1"/>
              <w:sz w:val="24"/>
            </w:rPr>
          </w:rPrChange>
        </w:rPr>
        <w:t>，保证了在网络状况</w:t>
      </w:r>
      <w:r w:rsidR="00E34814" w:rsidRPr="00045B7F">
        <w:rPr>
          <w:rFonts w:hint="eastAsia"/>
          <w:color w:val="FF0000"/>
          <w:sz w:val="24"/>
          <w:rPrChange w:id="1242" w:author="JY0225" w:date="2017-08-14T12:55:00Z">
            <w:rPr>
              <w:rFonts w:hint="eastAsia"/>
              <w:color w:val="000000" w:themeColor="text1"/>
              <w:sz w:val="24"/>
            </w:rPr>
          </w:rPrChange>
        </w:rPr>
        <w:t>不佳</w:t>
      </w:r>
      <w:r w:rsidR="00657750" w:rsidRPr="00045B7F">
        <w:rPr>
          <w:rFonts w:hint="eastAsia"/>
          <w:color w:val="FF0000"/>
          <w:sz w:val="24"/>
          <w:rPrChange w:id="1243" w:author="JY0225" w:date="2017-08-14T12:55:00Z">
            <w:rPr>
              <w:rFonts w:hint="eastAsia"/>
              <w:color w:val="000000" w:themeColor="text1"/>
              <w:sz w:val="24"/>
            </w:rPr>
          </w:rPrChange>
        </w:rPr>
        <w:t>的情况下数据传输的</w:t>
      </w:r>
      <w:r w:rsidR="00E34814" w:rsidRPr="00045B7F">
        <w:rPr>
          <w:rFonts w:hint="eastAsia"/>
          <w:color w:val="FF0000"/>
          <w:sz w:val="24"/>
          <w:rPrChange w:id="1244" w:author="JY0225" w:date="2017-08-14T12:55:00Z">
            <w:rPr>
              <w:rFonts w:hint="eastAsia"/>
              <w:color w:val="000000" w:themeColor="text1"/>
              <w:sz w:val="24"/>
            </w:rPr>
          </w:rPrChange>
        </w:rPr>
        <w:t>稳定性</w:t>
      </w:r>
      <w:r w:rsidR="007F2E42" w:rsidRPr="00045B7F">
        <w:rPr>
          <w:rFonts w:hint="eastAsia"/>
          <w:color w:val="FF0000"/>
          <w:sz w:val="24"/>
          <w:rPrChange w:id="1245" w:author="JY0225" w:date="2017-08-14T12:55:00Z">
            <w:rPr>
              <w:rFonts w:hint="eastAsia"/>
              <w:color w:val="000000" w:themeColor="text1"/>
              <w:sz w:val="24"/>
            </w:rPr>
          </w:rPrChange>
        </w:rPr>
        <w:t>；</w:t>
      </w:r>
      <w:r w:rsidR="00776401" w:rsidRPr="00045B7F">
        <w:rPr>
          <w:rFonts w:hint="eastAsia"/>
          <w:color w:val="FF0000"/>
          <w:sz w:val="24"/>
          <w:rPrChange w:id="1246" w:author="JY0225" w:date="2017-08-14T12:55:00Z">
            <w:rPr>
              <w:rFonts w:hint="eastAsia"/>
              <w:color w:val="000000" w:themeColor="text1"/>
              <w:sz w:val="24"/>
            </w:rPr>
          </w:rPrChange>
        </w:rPr>
        <w:t>本地缓存主要包含两部分的内容，客户端缓存和服务器端缓存。</w:t>
      </w:r>
      <w:r w:rsidR="00CD6282" w:rsidRPr="00045B7F">
        <w:rPr>
          <w:rFonts w:hint="eastAsia"/>
          <w:color w:val="FF0000"/>
          <w:sz w:val="24"/>
          <w:rPrChange w:id="1247" w:author="JY0225" w:date="2017-08-14T12:55:00Z">
            <w:rPr>
              <w:rFonts w:hint="eastAsia"/>
              <w:color w:val="000000" w:themeColor="text1"/>
              <w:sz w:val="24"/>
            </w:rPr>
          </w:rPrChange>
        </w:rPr>
        <w:t>客户端缓存利用本地计算机的</w:t>
      </w:r>
      <w:r w:rsidR="00476838" w:rsidRPr="00045B7F">
        <w:rPr>
          <w:rFonts w:hint="eastAsia"/>
          <w:color w:val="FF0000"/>
          <w:sz w:val="24"/>
          <w:rPrChange w:id="1248" w:author="JY0225" w:date="2017-08-14T12:55:00Z">
            <w:rPr>
              <w:rFonts w:hint="eastAsia"/>
              <w:color w:val="000000" w:themeColor="text1"/>
              <w:sz w:val="24"/>
            </w:rPr>
          </w:rPrChange>
        </w:rPr>
        <w:t>备份</w:t>
      </w:r>
      <w:r w:rsidR="00CD6282" w:rsidRPr="00045B7F">
        <w:rPr>
          <w:rFonts w:hint="eastAsia"/>
          <w:color w:val="FF0000"/>
          <w:sz w:val="24"/>
          <w:rPrChange w:id="1249" w:author="JY0225" w:date="2017-08-14T12:55:00Z">
            <w:rPr>
              <w:rFonts w:hint="eastAsia"/>
              <w:color w:val="000000" w:themeColor="text1"/>
              <w:sz w:val="24"/>
            </w:rPr>
          </w:rPrChange>
        </w:rPr>
        <w:t>能力和计算能力，对下载的文件进行缓存管理，使得用户频繁地下载同一文件时，可以利用本地缓存节省网络带宽。</w:t>
      </w:r>
      <w:r w:rsidR="00A17E23" w:rsidRPr="00045B7F">
        <w:rPr>
          <w:rFonts w:hint="eastAsia"/>
          <w:color w:val="FF0000"/>
          <w:sz w:val="24"/>
          <w:rPrChange w:id="1250" w:author="JY0225" w:date="2017-08-14T12:55:00Z">
            <w:rPr>
              <w:rFonts w:hint="eastAsia"/>
              <w:color w:val="000000" w:themeColor="text1"/>
              <w:sz w:val="24"/>
            </w:rPr>
          </w:rPrChange>
        </w:rPr>
        <w:t>服务器端缓存利用服务器提供的</w:t>
      </w:r>
      <w:r w:rsidR="008229E0" w:rsidRPr="00045B7F">
        <w:rPr>
          <w:rFonts w:hint="eastAsia"/>
          <w:color w:val="FF0000"/>
          <w:sz w:val="24"/>
          <w:rPrChange w:id="1251" w:author="JY0225" w:date="2017-08-14T12:55:00Z">
            <w:rPr>
              <w:rFonts w:hint="eastAsia"/>
              <w:color w:val="000000" w:themeColor="text1"/>
              <w:sz w:val="24"/>
            </w:rPr>
          </w:rPrChange>
        </w:rPr>
        <w:t>备份在云端的</w:t>
      </w:r>
      <w:r w:rsidR="00A17E23" w:rsidRPr="00045B7F">
        <w:rPr>
          <w:rFonts w:hint="eastAsia"/>
          <w:color w:val="FF0000"/>
          <w:sz w:val="24"/>
          <w:rPrChange w:id="1252" w:author="JY0225" w:date="2017-08-14T12:55:00Z">
            <w:rPr>
              <w:rFonts w:hint="eastAsia"/>
              <w:color w:val="000000" w:themeColor="text1"/>
              <w:sz w:val="24"/>
            </w:rPr>
          </w:rPrChange>
        </w:rPr>
        <w:t>数据信息，</w:t>
      </w:r>
      <w:r w:rsidR="008229E0" w:rsidRPr="00045B7F">
        <w:rPr>
          <w:rFonts w:hint="eastAsia"/>
          <w:color w:val="FF0000"/>
          <w:sz w:val="24"/>
          <w:rPrChange w:id="1253" w:author="JY0225" w:date="2017-08-14T12:55:00Z">
            <w:rPr>
              <w:rFonts w:hint="eastAsia"/>
              <w:color w:val="000000" w:themeColor="text1"/>
              <w:sz w:val="24"/>
            </w:rPr>
          </w:rPrChange>
        </w:rPr>
        <w:t>实现了服务器端去重的特性，新增了</w:t>
      </w:r>
      <w:r w:rsidR="003A7750" w:rsidRPr="00045B7F">
        <w:rPr>
          <w:rFonts w:hint="eastAsia"/>
          <w:color w:val="FF0000"/>
          <w:sz w:val="24"/>
          <w:rPrChange w:id="1254" w:author="JY0225" w:date="2017-08-14T12:55:00Z">
            <w:rPr>
              <w:rFonts w:hint="eastAsia"/>
              <w:color w:val="000000" w:themeColor="text1"/>
              <w:sz w:val="24"/>
            </w:rPr>
          </w:rPrChange>
        </w:rPr>
        <w:t>针对单一用户的</w:t>
      </w:r>
      <w:r w:rsidR="008229E0" w:rsidRPr="00045B7F">
        <w:rPr>
          <w:rFonts w:hint="eastAsia"/>
          <w:color w:val="FF0000"/>
          <w:sz w:val="24"/>
          <w:rPrChange w:id="1255" w:author="JY0225" w:date="2017-08-14T12:55:00Z">
            <w:rPr>
              <w:rFonts w:hint="eastAsia"/>
              <w:color w:val="000000" w:themeColor="text1"/>
              <w:sz w:val="24"/>
            </w:rPr>
          </w:rPrChange>
        </w:rPr>
        <w:t>数据“秒传”功能</w:t>
      </w:r>
      <w:r w:rsidR="003A7750" w:rsidRPr="00045B7F">
        <w:rPr>
          <w:rFonts w:hint="eastAsia"/>
          <w:color w:val="FF0000"/>
          <w:sz w:val="24"/>
          <w:rPrChange w:id="1256" w:author="JY0225" w:date="2017-08-14T12:55:00Z">
            <w:rPr>
              <w:rFonts w:hint="eastAsia"/>
              <w:color w:val="000000" w:themeColor="text1"/>
              <w:sz w:val="24"/>
            </w:rPr>
          </w:rPrChange>
        </w:rPr>
        <w:t>，即用户</w:t>
      </w:r>
      <w:r w:rsidR="003922BA" w:rsidRPr="00045B7F">
        <w:rPr>
          <w:rFonts w:hint="eastAsia"/>
          <w:color w:val="FF0000"/>
          <w:sz w:val="24"/>
          <w:rPrChange w:id="1257" w:author="JY0225" w:date="2017-08-14T12:55:00Z">
            <w:rPr>
              <w:rFonts w:hint="eastAsia"/>
              <w:color w:val="000000" w:themeColor="text1"/>
              <w:sz w:val="24"/>
            </w:rPr>
          </w:rPrChange>
        </w:rPr>
        <w:t>重复上传同一文件时，可以调用服务器端提供的复制文件接口，而无需上传该文件</w:t>
      </w:r>
      <w:r w:rsidR="00A17E23" w:rsidRPr="00045B7F">
        <w:rPr>
          <w:rFonts w:hint="eastAsia"/>
          <w:color w:val="FF0000"/>
          <w:sz w:val="24"/>
          <w:rPrChange w:id="1258" w:author="JY0225" w:date="2017-08-14T12:55:00Z">
            <w:rPr>
              <w:rFonts w:hint="eastAsia"/>
              <w:color w:val="000000" w:themeColor="text1"/>
              <w:sz w:val="24"/>
            </w:rPr>
          </w:rPrChange>
        </w:rPr>
        <w:t>；</w:t>
      </w:r>
      <w:r w:rsidR="007A3B57" w:rsidRPr="00045B7F">
        <w:rPr>
          <w:rFonts w:hint="eastAsia"/>
          <w:color w:val="FF0000"/>
          <w:sz w:val="24"/>
          <w:rPrChange w:id="1259" w:author="JY0225" w:date="2017-08-14T12:55:00Z">
            <w:rPr>
              <w:rFonts w:hint="eastAsia"/>
              <w:color w:val="000000" w:themeColor="text1"/>
              <w:sz w:val="24"/>
            </w:rPr>
          </w:rPrChange>
        </w:rPr>
        <w:t>多应用适配模块解决了</w:t>
      </w:r>
      <w:r w:rsidR="00E4327E" w:rsidRPr="00045B7F">
        <w:rPr>
          <w:rFonts w:hint="eastAsia"/>
          <w:color w:val="FF0000"/>
          <w:sz w:val="24"/>
          <w:rPrChange w:id="1260" w:author="JY0225" w:date="2017-08-14T12:55:00Z">
            <w:rPr>
              <w:rFonts w:hint="eastAsia"/>
              <w:color w:val="000000" w:themeColor="text1"/>
              <w:sz w:val="24"/>
            </w:rPr>
          </w:rPrChange>
        </w:rPr>
        <w:t>现有</w:t>
      </w:r>
      <w:r w:rsidR="007A3B57" w:rsidRPr="00045B7F">
        <w:rPr>
          <w:rFonts w:hint="eastAsia"/>
          <w:color w:val="FF0000"/>
          <w:sz w:val="24"/>
          <w:rPrChange w:id="1261" w:author="JY0225" w:date="2017-08-14T12:55:00Z">
            <w:rPr>
              <w:rFonts w:hint="eastAsia"/>
              <w:color w:val="000000" w:themeColor="text1"/>
              <w:sz w:val="24"/>
            </w:rPr>
          </w:rPrChange>
        </w:rPr>
        <w:t>中间件系统缺乏可扩展性的问题，本系统同时研发了两款客户端，</w:t>
      </w:r>
      <w:r w:rsidR="007A3B57" w:rsidRPr="00045B7F">
        <w:rPr>
          <w:color w:val="FF0000"/>
          <w:sz w:val="24"/>
          <w:rPrChange w:id="1262" w:author="JY0225" w:date="2017-08-14T12:55:00Z">
            <w:rPr>
              <w:color w:val="000000" w:themeColor="text1"/>
              <w:sz w:val="24"/>
            </w:rPr>
          </w:rPrChange>
        </w:rPr>
        <w:t>Java SDK</w:t>
      </w:r>
      <w:r w:rsidR="007A3B57" w:rsidRPr="00045B7F">
        <w:rPr>
          <w:rFonts w:hint="eastAsia"/>
          <w:color w:val="FF0000"/>
          <w:sz w:val="24"/>
          <w:rPrChange w:id="1263" w:author="JY0225" w:date="2017-08-14T12:55:00Z">
            <w:rPr>
              <w:rFonts w:hint="eastAsia"/>
              <w:color w:val="000000" w:themeColor="text1"/>
              <w:sz w:val="24"/>
            </w:rPr>
          </w:rPrChange>
        </w:rPr>
        <w:t>和</w:t>
      </w:r>
      <w:r w:rsidR="007A3B57" w:rsidRPr="00045B7F">
        <w:rPr>
          <w:color w:val="FF0000"/>
          <w:sz w:val="24"/>
          <w:rPrChange w:id="1264" w:author="JY0225" w:date="2017-08-14T12:55:00Z">
            <w:rPr>
              <w:color w:val="000000" w:themeColor="text1"/>
              <w:sz w:val="24"/>
            </w:rPr>
          </w:rPrChange>
        </w:rPr>
        <w:t>Firefox</w:t>
      </w:r>
      <w:r w:rsidR="007A3B57" w:rsidRPr="00045B7F">
        <w:rPr>
          <w:rFonts w:hint="eastAsia"/>
          <w:color w:val="FF0000"/>
          <w:sz w:val="24"/>
          <w:rPrChange w:id="1265" w:author="JY0225" w:date="2017-08-14T12:55:00Z">
            <w:rPr>
              <w:rFonts w:hint="eastAsia"/>
              <w:color w:val="000000" w:themeColor="text1"/>
              <w:sz w:val="24"/>
            </w:rPr>
          </w:rPrChange>
        </w:rPr>
        <w:t>扩展，</w:t>
      </w:r>
      <w:r w:rsidR="00503C1F" w:rsidRPr="00045B7F">
        <w:rPr>
          <w:rFonts w:hint="eastAsia"/>
          <w:color w:val="FF0000"/>
          <w:sz w:val="24"/>
          <w:rPrChange w:id="1266" w:author="JY0225" w:date="2017-08-14T12:55:00Z">
            <w:rPr>
              <w:rFonts w:hint="eastAsia"/>
              <w:color w:val="000000" w:themeColor="text1"/>
              <w:sz w:val="24"/>
            </w:rPr>
          </w:rPrChange>
        </w:rPr>
        <w:t>能够</w:t>
      </w:r>
      <w:r w:rsidR="006E09BC" w:rsidRPr="00045B7F">
        <w:rPr>
          <w:rFonts w:hint="eastAsia"/>
          <w:color w:val="FF0000"/>
          <w:sz w:val="24"/>
          <w:rPrChange w:id="1267" w:author="JY0225" w:date="2017-08-14T12:55:00Z">
            <w:rPr>
              <w:rFonts w:hint="eastAsia"/>
              <w:color w:val="000000" w:themeColor="text1"/>
              <w:sz w:val="24"/>
            </w:rPr>
          </w:rPrChange>
        </w:rPr>
        <w:t>支持更多客户端类型</w:t>
      </w:r>
      <w:r w:rsidR="007A3B57" w:rsidRPr="00045B7F">
        <w:rPr>
          <w:rFonts w:hint="eastAsia"/>
          <w:color w:val="FF0000"/>
          <w:sz w:val="24"/>
          <w:rPrChange w:id="1268" w:author="JY0225" w:date="2017-08-14T12:55:00Z">
            <w:rPr>
              <w:rFonts w:hint="eastAsia"/>
              <w:color w:val="000000" w:themeColor="text1"/>
              <w:sz w:val="24"/>
            </w:rPr>
          </w:rPrChange>
        </w:rPr>
        <w:t>。</w:t>
      </w:r>
    </w:p>
    <w:p w14:paraId="11AAFEC2" w14:textId="77777777" w:rsidR="009D35A2" w:rsidRDefault="00D14E61">
      <w:pPr>
        <w:pStyle w:val="21"/>
        <w:spacing w:line="240" w:lineRule="auto"/>
        <w:pPrChange w:id="1269" w:author="微软用户" w:date="2017-08-18T22:56:00Z">
          <w:pPr>
            <w:pStyle w:val="21"/>
          </w:pPr>
        </w:pPrChange>
      </w:pPr>
      <w:bookmarkStart w:id="1270" w:name="_Toc490860730"/>
      <w:r>
        <w:t>7</w:t>
      </w:r>
      <w:r w:rsidR="0032102F" w:rsidRPr="00B87EE1">
        <w:t xml:space="preserve">.2 </w:t>
      </w:r>
      <w:r w:rsidR="0032102F" w:rsidRPr="00B87EE1">
        <w:t>展望</w:t>
      </w:r>
      <w:bookmarkEnd w:id="1270"/>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lastRenderedPageBreak/>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1271" w:name="_Toc420959894"/>
      <w:bookmarkStart w:id="1272" w:name="_Toc421026958"/>
      <w:bookmarkStart w:id="1273" w:name="_Toc421230625"/>
      <w:bookmarkStart w:id="1274" w:name="_Toc490860731"/>
      <w:r w:rsidRPr="00B87EE1">
        <w:rPr>
          <w:rFonts w:ascii="Times New Roman" w:hAnsi="Times New Roman" w:cs="Times New Roman"/>
        </w:rPr>
        <w:lastRenderedPageBreak/>
        <w:t>参考文献</w:t>
      </w:r>
      <w:bookmarkStart w:id="1275" w:name="_Toc420959893"/>
      <w:bookmarkStart w:id="1276" w:name="_Toc421026957"/>
      <w:bookmarkStart w:id="1277" w:name="_Toc421230624"/>
      <w:bookmarkEnd w:id="1271"/>
      <w:bookmarkEnd w:id="1272"/>
      <w:bookmarkEnd w:id="1273"/>
      <w:bookmarkEnd w:id="1274"/>
    </w:p>
    <w:p w14:paraId="46D2AC32" w14:textId="1F6EA278" w:rsidR="005C17C6" w:rsidRPr="003912A4" w:rsidRDefault="005C17C6" w:rsidP="003912A4">
      <w:pPr>
        <w:pStyle w:val="a6"/>
        <w:numPr>
          <w:ilvl w:val="0"/>
          <w:numId w:val="1"/>
        </w:numPr>
        <w:spacing w:line="400" w:lineRule="exact"/>
        <w:rPr>
          <w:sz w:val="21"/>
          <w:szCs w:val="21"/>
        </w:rPr>
      </w:pPr>
      <w:bookmarkStart w:id="1278" w:name="_Ref489689998"/>
      <w:bookmarkStart w:id="1279" w:name="_Ref489705969"/>
      <w:bookmarkStart w:id="1280"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1278"/>
      <w:r>
        <w:rPr>
          <w:sz w:val="21"/>
          <w:szCs w:val="21"/>
        </w:rPr>
        <w:t>.</w:t>
      </w:r>
      <w:bookmarkEnd w:id="1279"/>
    </w:p>
    <w:p w14:paraId="60AF671E" w14:textId="47667F8B" w:rsidR="00505F6F" w:rsidRDefault="00505F6F" w:rsidP="00505F6F">
      <w:pPr>
        <w:pStyle w:val="a6"/>
        <w:numPr>
          <w:ilvl w:val="0"/>
          <w:numId w:val="1"/>
        </w:numPr>
        <w:spacing w:line="400" w:lineRule="exact"/>
        <w:rPr>
          <w:sz w:val="21"/>
          <w:szCs w:val="21"/>
        </w:rPr>
      </w:pPr>
      <w:bookmarkStart w:id="1281" w:name="_Ref489705884"/>
      <w:bookmarkEnd w:id="1280"/>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1281"/>
    </w:p>
    <w:p w14:paraId="3C4B1A6F" w14:textId="44A51133" w:rsidR="00793B98" w:rsidRDefault="005A3D87" w:rsidP="00F0367C">
      <w:pPr>
        <w:pStyle w:val="a6"/>
        <w:numPr>
          <w:ilvl w:val="0"/>
          <w:numId w:val="1"/>
        </w:numPr>
        <w:spacing w:line="400" w:lineRule="exact"/>
        <w:rPr>
          <w:sz w:val="21"/>
          <w:szCs w:val="21"/>
        </w:rPr>
      </w:pPr>
      <w:bookmarkStart w:id="1282" w:name="_Ref489820088"/>
      <w:r w:rsidRPr="005A3D87">
        <w:rPr>
          <w:sz w:val="21"/>
          <w:szCs w:val="21"/>
        </w:rPr>
        <w:t>Zhong Lin He,Yu Hua He,Li Yu Chen. A Study on the Key Issues of Cloud Storage Technology[J]. Applied Mechanics and Materials,</w:t>
      </w:r>
      <w:ins w:id="1283" w:author="JY0225" w:date="2017-08-14T13:00:00Z">
        <w:r w:rsidR="00B46969">
          <w:rPr>
            <w:sz w:val="21"/>
            <w:szCs w:val="21"/>
          </w:rPr>
          <w:t xml:space="preserve"> </w:t>
        </w:r>
      </w:ins>
      <w:r w:rsidRPr="005A3D87">
        <w:rPr>
          <w:sz w:val="21"/>
          <w:szCs w:val="21"/>
        </w:rPr>
        <w:t>2010,</w:t>
      </w:r>
      <w:ins w:id="1284" w:author="JY0225" w:date="2017-08-14T13:00:00Z">
        <w:r w:rsidR="00B46969">
          <w:rPr>
            <w:sz w:val="21"/>
            <w:szCs w:val="21"/>
          </w:rPr>
          <w:t xml:space="preserve"> </w:t>
        </w:r>
      </w:ins>
      <w:r w:rsidRPr="005A3D87">
        <w:rPr>
          <w:sz w:val="21"/>
          <w:szCs w:val="21"/>
        </w:rPr>
        <w:t>979(29):.</w:t>
      </w:r>
      <w:bookmarkEnd w:id="1282"/>
    </w:p>
    <w:p w14:paraId="358ECECE" w14:textId="30594186" w:rsidR="00F60053" w:rsidRPr="00F60053" w:rsidRDefault="00F60053" w:rsidP="00F60053">
      <w:pPr>
        <w:pStyle w:val="a6"/>
        <w:numPr>
          <w:ilvl w:val="0"/>
          <w:numId w:val="1"/>
        </w:numPr>
        <w:spacing w:line="400" w:lineRule="exact"/>
        <w:rPr>
          <w:sz w:val="21"/>
          <w:szCs w:val="21"/>
        </w:rPr>
      </w:pPr>
      <w:bookmarkStart w:id="1285" w:name="_Ref489791737"/>
      <w:r w:rsidRPr="003970CA">
        <w:rPr>
          <w:sz w:val="21"/>
          <w:szCs w:val="21"/>
        </w:rPr>
        <w:t>Amirhossein Farahzadi,Pooyan Shams,Javad Rezazadeh,Reza Farahbakhsh. Middleware technologies for cloud of things-a survey[J]. Digital Communications and Networks,2017,:.</w:t>
      </w:r>
      <w:bookmarkEnd w:id="1285"/>
    </w:p>
    <w:p w14:paraId="1EC53769" w14:textId="1A6F7D8E" w:rsidR="00196979" w:rsidRDefault="00196979" w:rsidP="00196979">
      <w:pPr>
        <w:pStyle w:val="a6"/>
        <w:numPr>
          <w:ilvl w:val="0"/>
          <w:numId w:val="1"/>
        </w:numPr>
        <w:spacing w:line="400" w:lineRule="exact"/>
        <w:rPr>
          <w:sz w:val="21"/>
          <w:szCs w:val="21"/>
        </w:rPr>
      </w:pPr>
      <w:bookmarkStart w:id="1286" w:name="_Ref489691828"/>
      <w:bookmarkStart w:id="1287"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1286"/>
      <w:r w:rsidR="00EC26E4">
        <w:rPr>
          <w:sz w:val="21"/>
          <w:szCs w:val="21"/>
        </w:rPr>
        <w:t>.</w:t>
      </w:r>
      <w:bookmarkEnd w:id="1287"/>
    </w:p>
    <w:p w14:paraId="4D1728AD" w14:textId="2116A7D5" w:rsidR="003175C3" w:rsidRDefault="003175C3" w:rsidP="003175C3">
      <w:pPr>
        <w:pStyle w:val="a6"/>
        <w:numPr>
          <w:ilvl w:val="0"/>
          <w:numId w:val="1"/>
        </w:numPr>
        <w:spacing w:line="400" w:lineRule="exact"/>
        <w:rPr>
          <w:sz w:val="21"/>
          <w:szCs w:val="21"/>
        </w:rPr>
      </w:pPr>
      <w:bookmarkStart w:id="1288"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1288"/>
    </w:p>
    <w:p w14:paraId="1D6D7730" w14:textId="12F1D23E" w:rsidR="00793B98" w:rsidRDefault="006A1E35" w:rsidP="006A1E35">
      <w:pPr>
        <w:pStyle w:val="a6"/>
        <w:numPr>
          <w:ilvl w:val="0"/>
          <w:numId w:val="1"/>
        </w:numPr>
        <w:spacing w:line="400" w:lineRule="exact"/>
        <w:rPr>
          <w:sz w:val="21"/>
          <w:szCs w:val="21"/>
        </w:rPr>
      </w:pPr>
      <w:bookmarkStart w:id="1289"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1289"/>
    </w:p>
    <w:p w14:paraId="0F51B847" w14:textId="469A4A7A" w:rsidR="003175C3" w:rsidRDefault="009E3509" w:rsidP="009E3509">
      <w:pPr>
        <w:pStyle w:val="a6"/>
        <w:numPr>
          <w:ilvl w:val="0"/>
          <w:numId w:val="1"/>
        </w:numPr>
        <w:spacing w:line="400" w:lineRule="exact"/>
        <w:rPr>
          <w:sz w:val="21"/>
          <w:szCs w:val="21"/>
        </w:rPr>
      </w:pPr>
      <w:bookmarkStart w:id="1290"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1290"/>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1291"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1291"/>
    </w:p>
    <w:p w14:paraId="2171E046" w14:textId="48301FE6" w:rsidR="00550F66" w:rsidRDefault="00550F66" w:rsidP="00550F66">
      <w:pPr>
        <w:pStyle w:val="a6"/>
        <w:numPr>
          <w:ilvl w:val="0"/>
          <w:numId w:val="1"/>
        </w:numPr>
        <w:spacing w:line="400" w:lineRule="exact"/>
        <w:rPr>
          <w:sz w:val="21"/>
          <w:szCs w:val="21"/>
        </w:rPr>
      </w:pPr>
      <w:bookmarkStart w:id="1292" w:name="_Ref489792117"/>
      <w:r w:rsidRPr="00153B28">
        <w:rPr>
          <w:sz w:val="21"/>
          <w:szCs w:val="21"/>
        </w:rPr>
        <w:t>Anonymous. Research and Markets; Implementing SSL/TLS Using Cryptography and PKI - Guide to Implementing Protocols for Internet Security[J]. Computers, Networks &amp; Communications,</w:t>
      </w:r>
      <w:ins w:id="1293"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1292"/>
    </w:p>
    <w:p w14:paraId="33C1613F" w14:textId="0BE1184D" w:rsidR="008A1737" w:rsidRPr="008A1737" w:rsidRDefault="008A1737" w:rsidP="008A1737">
      <w:pPr>
        <w:pStyle w:val="a6"/>
        <w:numPr>
          <w:ilvl w:val="0"/>
          <w:numId w:val="1"/>
        </w:numPr>
        <w:spacing w:line="400" w:lineRule="exact"/>
        <w:rPr>
          <w:sz w:val="21"/>
          <w:szCs w:val="21"/>
        </w:rPr>
      </w:pPr>
      <w:bookmarkStart w:id="1294"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1294"/>
    </w:p>
    <w:p w14:paraId="1AA60336" w14:textId="058B2BC9" w:rsidR="00544D71" w:rsidRDefault="00544D71" w:rsidP="00544D71">
      <w:pPr>
        <w:pStyle w:val="a6"/>
        <w:numPr>
          <w:ilvl w:val="0"/>
          <w:numId w:val="1"/>
        </w:numPr>
        <w:spacing w:line="400" w:lineRule="exact"/>
        <w:rPr>
          <w:sz w:val="21"/>
          <w:szCs w:val="21"/>
        </w:rPr>
      </w:pPr>
      <w:bookmarkStart w:id="1295"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1295"/>
    </w:p>
    <w:p w14:paraId="0981D947" w14:textId="1690D857" w:rsidR="002551D9" w:rsidRDefault="002551D9" w:rsidP="002551D9">
      <w:pPr>
        <w:pStyle w:val="a6"/>
        <w:numPr>
          <w:ilvl w:val="0"/>
          <w:numId w:val="1"/>
        </w:numPr>
        <w:spacing w:line="400" w:lineRule="exact"/>
        <w:rPr>
          <w:sz w:val="21"/>
          <w:szCs w:val="21"/>
        </w:rPr>
      </w:pPr>
      <w:bookmarkStart w:id="1296"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1296"/>
    </w:p>
    <w:p w14:paraId="62DA0067" w14:textId="47C454E1" w:rsidR="002551D9" w:rsidRPr="00BA56A7" w:rsidRDefault="002551D9" w:rsidP="00BA56A7">
      <w:pPr>
        <w:pStyle w:val="a6"/>
        <w:numPr>
          <w:ilvl w:val="0"/>
          <w:numId w:val="1"/>
        </w:numPr>
        <w:spacing w:line="400" w:lineRule="exact"/>
        <w:rPr>
          <w:sz w:val="21"/>
          <w:szCs w:val="21"/>
        </w:rPr>
      </w:pPr>
      <w:bookmarkStart w:id="1297"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1297"/>
    </w:p>
    <w:p w14:paraId="19848E4C" w14:textId="7E12AAAE" w:rsidR="0067344D" w:rsidRDefault="0067344D" w:rsidP="0067344D">
      <w:pPr>
        <w:pStyle w:val="a6"/>
        <w:numPr>
          <w:ilvl w:val="0"/>
          <w:numId w:val="1"/>
        </w:numPr>
        <w:spacing w:line="400" w:lineRule="exact"/>
        <w:rPr>
          <w:sz w:val="21"/>
          <w:szCs w:val="21"/>
        </w:rPr>
      </w:pPr>
      <w:bookmarkStart w:id="1298" w:name="_Ref489793121"/>
      <w:r w:rsidRPr="00F34669">
        <w:rPr>
          <w:sz w:val="21"/>
          <w:szCs w:val="21"/>
        </w:rPr>
        <w:t>K. Akhila,Amal Ganesh,C. Sunitha. A Study on Deduplication Techniques over Encrypted Data[J]. Procedia Computer Science,2016,87:.</w:t>
      </w:r>
      <w:bookmarkEnd w:id="1298"/>
    </w:p>
    <w:p w14:paraId="5C1C7C2B" w14:textId="77777777" w:rsidR="00BA56A7" w:rsidRDefault="00BA56A7" w:rsidP="00BA56A7">
      <w:pPr>
        <w:pStyle w:val="a6"/>
        <w:numPr>
          <w:ilvl w:val="0"/>
          <w:numId w:val="1"/>
        </w:numPr>
        <w:spacing w:line="400" w:lineRule="exact"/>
        <w:rPr>
          <w:sz w:val="21"/>
          <w:szCs w:val="21"/>
        </w:rPr>
      </w:pPr>
      <w:bookmarkStart w:id="1299"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1299"/>
    </w:p>
    <w:p w14:paraId="51F9180D" w14:textId="77777777" w:rsidR="00BA56A7" w:rsidRPr="0067344D" w:rsidRDefault="00BA56A7" w:rsidP="00BA56A7">
      <w:pPr>
        <w:pStyle w:val="a6"/>
        <w:spacing w:line="400" w:lineRule="exact"/>
        <w:rPr>
          <w:sz w:val="21"/>
          <w:szCs w:val="21"/>
        </w:rPr>
      </w:pPr>
    </w:p>
    <w:p w14:paraId="502B746E" w14:textId="718754EF" w:rsidR="00001744" w:rsidRPr="00A16D7F" w:rsidRDefault="00DB7AF6" w:rsidP="00A16D7F">
      <w:pPr>
        <w:pStyle w:val="a6"/>
        <w:numPr>
          <w:ilvl w:val="0"/>
          <w:numId w:val="1"/>
        </w:numPr>
        <w:spacing w:line="400" w:lineRule="exact"/>
        <w:rPr>
          <w:sz w:val="21"/>
          <w:szCs w:val="21"/>
        </w:rPr>
      </w:pPr>
      <w:bookmarkStart w:id="1300"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1300"/>
    </w:p>
    <w:p w14:paraId="38592D4B" w14:textId="69B6AEE3" w:rsidR="00001744" w:rsidRPr="00001744" w:rsidRDefault="00001744" w:rsidP="00001744">
      <w:pPr>
        <w:pStyle w:val="a6"/>
        <w:numPr>
          <w:ilvl w:val="0"/>
          <w:numId w:val="1"/>
        </w:numPr>
        <w:spacing w:line="400" w:lineRule="exact"/>
        <w:ind w:left="418" w:hanging="418"/>
        <w:rPr>
          <w:sz w:val="21"/>
          <w:szCs w:val="21"/>
        </w:rPr>
      </w:pPr>
      <w:bookmarkStart w:id="1301" w:name="_Ref489793205"/>
      <w:r w:rsidRPr="009D4C79">
        <w:rPr>
          <w:sz w:val="21"/>
          <w:szCs w:val="21"/>
        </w:rPr>
        <w:t>Lei Wang,Yan Yan Yu,Qian Huang,Jun Yang,Zheng Peng Zhao. The Design and Implementation of the MD5 Algorithm Based on FPGA[J]. Applied Mechanics and Materials,2013,2748(427):.</w:t>
      </w:r>
      <w:bookmarkEnd w:id="1301"/>
    </w:p>
    <w:p w14:paraId="585BF0A8" w14:textId="0772921C" w:rsidR="00010CC0" w:rsidRDefault="00010CC0" w:rsidP="00010CC0">
      <w:pPr>
        <w:pStyle w:val="a6"/>
        <w:numPr>
          <w:ilvl w:val="0"/>
          <w:numId w:val="1"/>
        </w:numPr>
        <w:spacing w:line="400" w:lineRule="exact"/>
        <w:rPr>
          <w:sz w:val="21"/>
          <w:szCs w:val="21"/>
        </w:rPr>
      </w:pPr>
      <w:bookmarkStart w:id="1302"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1302"/>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03"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1303"/>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1304"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1304"/>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1305"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1305"/>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06"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1306"/>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1307" w:name="_Ref489793856"/>
      <w:r w:rsidRPr="000E3ED0">
        <w:rPr>
          <w:rFonts w:ascii="Times New Roman" w:eastAsia="宋体" w:hAnsi="Times New Roman" w:cs="Times New Roman"/>
          <w:spacing w:val="10"/>
          <w:kern w:val="0"/>
          <w:szCs w:val="21"/>
        </w:rPr>
        <w:t>Grant Allen,Mike Owens. iOS Development with SQLite[M].Apress:2010.</w:t>
      </w:r>
      <w:bookmarkEnd w:id="1307"/>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08"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1308"/>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09"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1309"/>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10"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1310"/>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11"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1311"/>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1312"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1312"/>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13"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1313"/>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1314"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1314"/>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1315"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1315"/>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1316"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1316"/>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1317"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1317"/>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1318"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1318"/>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1319"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1319"/>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1320"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1320"/>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1321"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1321"/>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322"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1322"/>
    </w:p>
    <w:p w14:paraId="66D9CDF0" w14:textId="489DC90A" w:rsidR="00EB4F1C" w:rsidRPr="00BF3B83" w:rsidDel="002125D1" w:rsidRDefault="00EB4F1C" w:rsidP="00BF3B83">
      <w:pPr>
        <w:pStyle w:val="a5"/>
        <w:numPr>
          <w:ilvl w:val="0"/>
          <w:numId w:val="1"/>
        </w:numPr>
        <w:spacing w:line="400" w:lineRule="exact"/>
        <w:ind w:firstLineChars="0"/>
        <w:rPr>
          <w:del w:id="1323" w:author="JY0225" w:date="2017-08-14T13:03:00Z"/>
          <w:rFonts w:ascii="Times New Roman" w:eastAsia="宋体" w:hAnsi="Times New Roman" w:cs="Times New Roman"/>
          <w:spacing w:val="10"/>
          <w:kern w:val="0"/>
          <w:szCs w:val="21"/>
        </w:rPr>
      </w:pPr>
      <w:bookmarkStart w:id="1324"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1324"/>
    </w:p>
    <w:p w14:paraId="6EEC265E" w14:textId="77777777" w:rsidR="00DB6C01" w:rsidRPr="002125D1" w:rsidRDefault="00DB6C01">
      <w:pPr>
        <w:pStyle w:val="a5"/>
        <w:numPr>
          <w:ilvl w:val="0"/>
          <w:numId w:val="1"/>
        </w:numPr>
        <w:spacing w:line="400" w:lineRule="exact"/>
        <w:ind w:firstLineChars="0"/>
        <w:rPr>
          <w:rFonts w:ascii="Times New Roman" w:eastAsia="宋体" w:hAnsi="Times New Roman" w:cs="Times New Roman"/>
          <w:spacing w:val="10"/>
          <w:kern w:val="0"/>
          <w:szCs w:val="21"/>
          <w:rPrChange w:id="1325" w:author="JY0225" w:date="2017-08-14T13:03:00Z">
            <w:rPr/>
          </w:rPrChange>
        </w:rPr>
        <w:pPrChange w:id="1326" w:author="JY0225" w:date="2017-08-14T13:03:00Z">
          <w:pPr>
            <w:pStyle w:val="a5"/>
            <w:spacing w:line="400" w:lineRule="exact"/>
            <w:ind w:left="418" w:firstLineChars="0" w:firstLine="0"/>
          </w:pPr>
        </w:pPrChange>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1327" w:name="_Toc490860732"/>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1275"/>
      <w:bookmarkEnd w:id="1276"/>
      <w:bookmarkEnd w:id="1277"/>
      <w:bookmarkEnd w:id="1327"/>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65"/>
      <w:footerReference w:type="first" r:id="rId66"/>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2" w:author="JY0225" w:date="2017-07-19T10:27:00Z" w:initials="J">
    <w:p w14:paraId="26D51116" w14:textId="77777777" w:rsidR="00157A94" w:rsidRDefault="00157A94">
      <w:pPr>
        <w:pStyle w:val="ac"/>
      </w:pPr>
      <w:r>
        <w:rPr>
          <w:rStyle w:val="ad"/>
        </w:rPr>
        <w:annotationRef/>
      </w:r>
      <w:r>
        <w:rPr>
          <w:rFonts w:hint="eastAsia"/>
        </w:rPr>
        <w:t>安全性</w:t>
      </w:r>
    </w:p>
  </w:comment>
  <w:comment w:id="503" w:author="JY0225" w:date="2017-07-19T10:27:00Z" w:initials="J">
    <w:p w14:paraId="56FD4591" w14:textId="77777777" w:rsidR="00157A94" w:rsidRDefault="00157A94">
      <w:pPr>
        <w:pStyle w:val="ac"/>
      </w:pPr>
      <w:r>
        <w:rPr>
          <w:rStyle w:val="ad"/>
        </w:rPr>
        <w:annotationRef/>
      </w:r>
      <w:r>
        <w:rPr>
          <w:rFonts w:hint="eastAsia"/>
        </w:rPr>
        <w:t>网络稳定性</w:t>
      </w:r>
    </w:p>
  </w:comment>
  <w:comment w:id="504" w:author="JY0225" w:date="2017-07-19T10:27:00Z" w:initials="J">
    <w:p w14:paraId="4D62BDF1" w14:textId="77777777" w:rsidR="00157A94" w:rsidRDefault="00157A94">
      <w:pPr>
        <w:pStyle w:val="ac"/>
      </w:pPr>
      <w:r>
        <w:rPr>
          <w:rStyle w:val="ad"/>
        </w:rPr>
        <w:annotationRef/>
      </w:r>
      <w:r>
        <w:rPr>
          <w:rFonts w:hint="eastAsia"/>
        </w:rPr>
        <w:t>数据冗余性和本地缓存</w:t>
      </w:r>
    </w:p>
  </w:comment>
  <w:comment w:id="505" w:author="JY0225" w:date="2017-07-19T10:39:00Z" w:initials="J">
    <w:p w14:paraId="601DA077" w14:textId="77777777" w:rsidR="00157A94" w:rsidRDefault="00157A94">
      <w:pPr>
        <w:pStyle w:val="ac"/>
      </w:pPr>
      <w:r>
        <w:rPr>
          <w:rStyle w:val="ad"/>
        </w:rPr>
        <w:annotationRef/>
      </w:r>
      <w:r>
        <w:rPr>
          <w:rFonts w:hint="eastAsia"/>
        </w:rPr>
        <w:t>多平台性</w:t>
      </w:r>
    </w:p>
  </w:comment>
  <w:comment w:id="506" w:author="JY0225" w:date="2017-07-19T21:39:00Z" w:initials="J">
    <w:p w14:paraId="6BA1CDDE" w14:textId="77777777" w:rsidR="00157A94" w:rsidRDefault="00157A94">
      <w:pPr>
        <w:pStyle w:val="ac"/>
      </w:pPr>
      <w:r>
        <w:rPr>
          <w:rStyle w:val="ad"/>
        </w:rPr>
        <w:annotationRef/>
      </w:r>
      <w:r>
        <w:rPr>
          <w:rFonts w:hint="eastAsia"/>
        </w:rPr>
        <w:t>安全性</w:t>
      </w:r>
    </w:p>
  </w:comment>
  <w:comment w:id="507" w:author="JY0225" w:date="2017-07-20T13:30:00Z" w:initials="J">
    <w:p w14:paraId="3963B948" w14:textId="77777777" w:rsidR="00157A94" w:rsidRDefault="00157A94">
      <w:pPr>
        <w:pStyle w:val="ac"/>
      </w:pPr>
      <w:r>
        <w:rPr>
          <w:rStyle w:val="ad"/>
        </w:rPr>
        <w:annotationRef/>
      </w:r>
      <w:r>
        <w:rPr>
          <w:rFonts w:hint="eastAsia"/>
        </w:rPr>
        <w:t>大文件上传与断点续传</w:t>
      </w:r>
    </w:p>
  </w:comment>
  <w:comment w:id="508" w:author="JY0225" w:date="2017-07-19T21:39:00Z" w:initials="J">
    <w:p w14:paraId="41C7CDE8" w14:textId="77777777" w:rsidR="00157A94" w:rsidRDefault="00157A94">
      <w:pPr>
        <w:pStyle w:val="ac"/>
      </w:pPr>
      <w:r>
        <w:rPr>
          <w:rStyle w:val="ad"/>
        </w:rPr>
        <w:annotationRef/>
      </w:r>
      <w:r>
        <w:rPr>
          <w:rFonts w:hint="eastAsia"/>
        </w:rPr>
        <w:t>数据冗余处理</w:t>
      </w:r>
    </w:p>
  </w:comment>
  <w:comment w:id="509" w:author="JY0225" w:date="2017-07-20T13:55:00Z" w:initials="J">
    <w:p w14:paraId="29331373" w14:textId="77777777" w:rsidR="00157A94" w:rsidRDefault="00157A94">
      <w:pPr>
        <w:pStyle w:val="ac"/>
      </w:pPr>
      <w:r>
        <w:rPr>
          <w:rStyle w:val="ad"/>
        </w:rPr>
        <w:annotationRef/>
      </w:r>
      <w:r>
        <w:rPr>
          <w:rFonts w:hint="eastAsia"/>
        </w:rPr>
        <w:t>多平台支持</w:t>
      </w:r>
    </w:p>
  </w:comment>
  <w:comment w:id="711" w:author="Liu, Wu" w:date="2017-07-25T15:25:00Z" w:initials="LW">
    <w:p w14:paraId="277DF846" w14:textId="77777777" w:rsidR="00157A94" w:rsidRDefault="00157A94">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714" w:author="Liu, Wu" w:date="2017-07-25T16:29:00Z" w:initials="LW">
    <w:p w14:paraId="26AA5293" w14:textId="77777777" w:rsidR="00157A94" w:rsidRDefault="00157A94">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5B02D" w14:textId="77777777" w:rsidR="00706B21" w:rsidRDefault="00706B21" w:rsidP="0041428B">
      <w:r>
        <w:separator/>
      </w:r>
    </w:p>
  </w:endnote>
  <w:endnote w:type="continuationSeparator" w:id="0">
    <w:p w14:paraId="7FC65C93" w14:textId="77777777" w:rsidR="00706B21" w:rsidRDefault="00706B2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0FDBD75C" w14:textId="77777777" w:rsidR="00157A94" w:rsidRDefault="00157A94">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157A94" w:rsidRDefault="00157A9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Content>
      <w:p w14:paraId="7FF4CB05" w14:textId="2DA74DB9" w:rsidR="00157A94" w:rsidRDefault="00157A94">
        <w:pPr>
          <w:pStyle w:val="a8"/>
          <w:ind w:firstLine="480"/>
          <w:jc w:val="center"/>
        </w:pPr>
        <w:r>
          <w:fldChar w:fldCharType="begin"/>
        </w:r>
        <w:r>
          <w:instrText>PAGE   \* MERGEFORMAT</w:instrText>
        </w:r>
        <w:r>
          <w:fldChar w:fldCharType="separate"/>
        </w:r>
        <w:r w:rsidR="00371BE0" w:rsidRPr="00371BE0">
          <w:rPr>
            <w:noProof/>
            <w:lang w:val="zh-CN"/>
          </w:rPr>
          <w:t>56</w:t>
        </w:r>
        <w:r>
          <w:fldChar w:fldCharType="end"/>
        </w:r>
      </w:p>
    </w:sdtContent>
  </w:sdt>
  <w:p w14:paraId="6D1D6B9C" w14:textId="77777777" w:rsidR="00157A94" w:rsidRDefault="00157A9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Content>
      <w:p w14:paraId="4523EF19" w14:textId="51462B7F" w:rsidR="00157A94" w:rsidRDefault="00157A94">
        <w:pPr>
          <w:pStyle w:val="a8"/>
          <w:ind w:firstLine="480"/>
          <w:jc w:val="center"/>
        </w:pPr>
        <w:r>
          <w:fldChar w:fldCharType="begin"/>
        </w:r>
        <w:r>
          <w:instrText>PAGE   \* MERGEFORMAT</w:instrText>
        </w:r>
        <w:r>
          <w:fldChar w:fldCharType="separate"/>
        </w:r>
        <w:r w:rsidR="007172DA" w:rsidRPr="007172DA">
          <w:rPr>
            <w:noProof/>
            <w:lang w:val="zh-CN"/>
          </w:rPr>
          <w:t>1</w:t>
        </w:r>
        <w:r>
          <w:fldChar w:fldCharType="end"/>
        </w:r>
      </w:p>
    </w:sdtContent>
  </w:sdt>
  <w:p w14:paraId="0E9873A4" w14:textId="77777777" w:rsidR="00157A94" w:rsidRDefault="00157A9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Content>
      <w:p w14:paraId="1C670561" w14:textId="77777777" w:rsidR="00157A94" w:rsidRDefault="00157A94">
        <w:pPr>
          <w:pStyle w:val="a8"/>
          <w:ind w:firstLine="480"/>
          <w:jc w:val="center"/>
        </w:pPr>
        <w:r>
          <w:t>2</w:t>
        </w:r>
      </w:p>
    </w:sdtContent>
  </w:sdt>
  <w:p w14:paraId="374619DA" w14:textId="77777777" w:rsidR="00157A94" w:rsidRDefault="00157A94">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Content>
      <w:p w14:paraId="5403A823" w14:textId="77777777" w:rsidR="00157A94" w:rsidRDefault="00157A94">
        <w:pPr>
          <w:pStyle w:val="a8"/>
          <w:ind w:firstLine="480"/>
          <w:jc w:val="center"/>
        </w:pPr>
        <w:r>
          <w:t>14</w:t>
        </w:r>
      </w:p>
    </w:sdtContent>
  </w:sdt>
  <w:p w14:paraId="2B5633F6" w14:textId="77777777" w:rsidR="00157A94" w:rsidRDefault="00157A94">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0637E934" w14:textId="77777777" w:rsidR="00157A94" w:rsidRDefault="00157A94">
        <w:pPr>
          <w:pStyle w:val="a8"/>
          <w:ind w:firstLine="480"/>
          <w:jc w:val="center"/>
        </w:pPr>
        <w:r>
          <w:t>53</w:t>
        </w:r>
      </w:p>
    </w:sdtContent>
  </w:sdt>
  <w:p w14:paraId="29FA113C" w14:textId="77777777" w:rsidR="00157A94" w:rsidRDefault="00157A9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FB817" w14:textId="77777777" w:rsidR="00706B21" w:rsidRDefault="00706B21" w:rsidP="0041428B">
      <w:r>
        <w:separator/>
      </w:r>
    </w:p>
  </w:footnote>
  <w:footnote w:type="continuationSeparator" w:id="0">
    <w:p w14:paraId="7B016E2E" w14:textId="77777777" w:rsidR="00706B21" w:rsidRDefault="00706B21" w:rsidP="0041428B">
      <w:r>
        <w:continuationSeparator/>
      </w:r>
    </w:p>
  </w:footnote>
  <w:footnote w:id="1">
    <w:p w14:paraId="5AAB1591" w14:textId="25B57964" w:rsidR="00157A94" w:rsidRDefault="00157A94">
      <w:pPr>
        <w:pStyle w:val="aff0"/>
      </w:pPr>
      <w:r>
        <w:rPr>
          <w:rStyle w:val="afff"/>
        </w:rPr>
        <w:footnoteRef/>
      </w:r>
      <w:r>
        <w:t xml:space="preserve"> </w:t>
      </w:r>
      <w:r w:rsidRPr="00443AD4">
        <w:t>http://www.freebuf.com/news/97925.html</w:t>
      </w:r>
    </w:p>
  </w:footnote>
  <w:footnote w:id="2">
    <w:p w14:paraId="417EA6D4" w14:textId="31873BEA" w:rsidR="00157A94" w:rsidRPr="003F1AFE" w:rsidRDefault="00157A94">
      <w:pPr>
        <w:pStyle w:val="aff0"/>
      </w:pPr>
      <w:r>
        <w:rPr>
          <w:rStyle w:val="afff"/>
        </w:rPr>
        <w:footnoteRef/>
      </w:r>
      <w:r>
        <w:t xml:space="preserve"> </w:t>
      </w:r>
      <w:r w:rsidRPr="003F1AFE">
        <w:t>http://mobile.zol.com.cn/597/5974727_all.html</w:t>
      </w:r>
    </w:p>
  </w:footnote>
  <w:footnote w:id="3">
    <w:p w14:paraId="0A815845" w14:textId="77777777" w:rsidR="00157A94" w:rsidRDefault="00157A94" w:rsidP="00DC3BB6">
      <w:pPr>
        <w:pStyle w:val="aff0"/>
      </w:pPr>
      <w:r>
        <w:rPr>
          <w:rStyle w:val="afff"/>
        </w:rPr>
        <w:footnoteRef/>
      </w:r>
      <w:r>
        <w:t xml:space="preserve"> </w:t>
      </w:r>
      <w:r w:rsidRPr="00E25599">
        <w:t>http://anquan.baidu.com/bbs/thread-395277-1-1.html</w:t>
      </w:r>
    </w:p>
  </w:footnote>
  <w:footnote w:id="4">
    <w:p w14:paraId="1F24077D" w14:textId="77777777" w:rsidR="00157A94" w:rsidRPr="00B60D92" w:rsidRDefault="00157A94" w:rsidP="00DC3BB6">
      <w:pPr>
        <w:pStyle w:val="aff0"/>
      </w:pPr>
      <w:r>
        <w:rPr>
          <w:rStyle w:val="afff"/>
        </w:rPr>
        <w:footnoteRef/>
      </w:r>
      <w:r>
        <w:t xml:space="preserve"> </w:t>
      </w:r>
      <w:r w:rsidRPr="00B60D92">
        <w:t>https://www.slideshare.net/ibmsecurity/remote-exploitation-of-the-dropbox-sdk-for-android</w:t>
      </w:r>
    </w:p>
  </w:footnote>
  <w:footnote w:id="5">
    <w:p w14:paraId="68AC8E4C" w14:textId="2F0FB82F" w:rsidR="00157A94" w:rsidRPr="009D4C79" w:rsidRDefault="00157A94">
      <w:pPr>
        <w:pStyle w:val="aff0"/>
      </w:pPr>
      <w:r>
        <w:rPr>
          <w:rStyle w:val="afff"/>
        </w:rPr>
        <w:footnoteRef/>
      </w:r>
      <w:r>
        <w:t xml:space="preserve"> </w:t>
      </w:r>
      <w:r w:rsidRPr="009D4C79">
        <w:t>https://en.wikipedia.org/wiki/Java_Development_Kit</w:t>
      </w:r>
    </w:p>
  </w:footnote>
  <w:footnote w:id="6">
    <w:p w14:paraId="5169C56E" w14:textId="77777777" w:rsidR="00157A94" w:rsidRDefault="00157A94">
      <w:pPr>
        <w:pStyle w:val="aff0"/>
      </w:pPr>
      <w:r>
        <w:rPr>
          <w:rStyle w:val="afff"/>
        </w:rPr>
        <w:footnoteRef/>
      </w:r>
      <w:r>
        <w:t xml:space="preserve"> </w:t>
      </w:r>
      <w:r w:rsidRPr="00A16998">
        <w:t>http://www.ietf.org/rfc/rfc2616.txt</w:t>
      </w:r>
    </w:p>
  </w:footnote>
  <w:footnote w:id="7">
    <w:p w14:paraId="7CEC55BA" w14:textId="10993018" w:rsidR="00157A94" w:rsidRDefault="00157A94">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157A94" w:rsidRPr="0011115E" w:rsidRDefault="00157A94"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157A94" w:rsidRPr="0011115E" w:rsidRDefault="00157A94"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157A94" w:rsidRPr="008C6AFE" w:rsidRDefault="00157A94"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157A94" w:rsidRPr="008C6AFE" w:rsidRDefault="00157A94"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157A94" w:rsidRPr="008C6AFE" w:rsidRDefault="00157A94"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157A94" w:rsidRPr="008C6AFE" w:rsidRDefault="00157A94"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157A94" w:rsidRPr="005B43E0" w:rsidRDefault="00157A94"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157A94" w:rsidRPr="003D3BAD" w:rsidRDefault="00157A94"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revisionView w:comment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B90"/>
    <w:rsid w:val="00005CC7"/>
    <w:rsid w:val="00006190"/>
    <w:rsid w:val="0000714B"/>
    <w:rsid w:val="00007196"/>
    <w:rsid w:val="00010001"/>
    <w:rsid w:val="0001018D"/>
    <w:rsid w:val="00010307"/>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518"/>
    <w:rsid w:val="0003283F"/>
    <w:rsid w:val="0003297F"/>
    <w:rsid w:val="00032B25"/>
    <w:rsid w:val="00033A4A"/>
    <w:rsid w:val="00033B32"/>
    <w:rsid w:val="000344F9"/>
    <w:rsid w:val="0003505C"/>
    <w:rsid w:val="000355BA"/>
    <w:rsid w:val="00035A8F"/>
    <w:rsid w:val="00035EB6"/>
    <w:rsid w:val="00035FE0"/>
    <w:rsid w:val="000362B2"/>
    <w:rsid w:val="000362D1"/>
    <w:rsid w:val="00037A48"/>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6D10"/>
    <w:rsid w:val="0008759D"/>
    <w:rsid w:val="000875AC"/>
    <w:rsid w:val="000879DD"/>
    <w:rsid w:val="00090B00"/>
    <w:rsid w:val="00090BB8"/>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287A"/>
    <w:rsid w:val="000A335A"/>
    <w:rsid w:val="000A3CF0"/>
    <w:rsid w:val="000A51B1"/>
    <w:rsid w:val="000A52F4"/>
    <w:rsid w:val="000A6ADB"/>
    <w:rsid w:val="000A75E3"/>
    <w:rsid w:val="000B0061"/>
    <w:rsid w:val="000B02F4"/>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EC6"/>
    <w:rsid w:val="000E1593"/>
    <w:rsid w:val="000E16A7"/>
    <w:rsid w:val="000E1A48"/>
    <w:rsid w:val="000E1E76"/>
    <w:rsid w:val="000E23F3"/>
    <w:rsid w:val="000E355B"/>
    <w:rsid w:val="000E37FD"/>
    <w:rsid w:val="000E3ED0"/>
    <w:rsid w:val="000E44B5"/>
    <w:rsid w:val="000E4C6C"/>
    <w:rsid w:val="000E4D2C"/>
    <w:rsid w:val="000E527E"/>
    <w:rsid w:val="000E5579"/>
    <w:rsid w:val="000E55A2"/>
    <w:rsid w:val="000E5613"/>
    <w:rsid w:val="000E5D18"/>
    <w:rsid w:val="000E5F49"/>
    <w:rsid w:val="000E681F"/>
    <w:rsid w:val="000E7EA6"/>
    <w:rsid w:val="000F03DE"/>
    <w:rsid w:val="000F06F7"/>
    <w:rsid w:val="000F0B50"/>
    <w:rsid w:val="000F14C7"/>
    <w:rsid w:val="000F19FB"/>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5ED6"/>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4EB1"/>
    <w:rsid w:val="00185297"/>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456"/>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06E95"/>
    <w:rsid w:val="0030797E"/>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2842"/>
    <w:rsid w:val="00352C52"/>
    <w:rsid w:val="00353FB6"/>
    <w:rsid w:val="00354CEB"/>
    <w:rsid w:val="00354DF3"/>
    <w:rsid w:val="00354E86"/>
    <w:rsid w:val="00355673"/>
    <w:rsid w:val="003559FE"/>
    <w:rsid w:val="00355AAD"/>
    <w:rsid w:val="00355DAB"/>
    <w:rsid w:val="00355F2D"/>
    <w:rsid w:val="003560D5"/>
    <w:rsid w:val="00356C86"/>
    <w:rsid w:val="00356C8C"/>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62B0"/>
    <w:rsid w:val="00456DAA"/>
    <w:rsid w:val="004570CB"/>
    <w:rsid w:val="00457C73"/>
    <w:rsid w:val="0046062A"/>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7AE"/>
    <w:rsid w:val="004A2862"/>
    <w:rsid w:val="004A2A88"/>
    <w:rsid w:val="004A2B06"/>
    <w:rsid w:val="004A2C44"/>
    <w:rsid w:val="004A3474"/>
    <w:rsid w:val="004A372C"/>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1F"/>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6A7"/>
    <w:rsid w:val="00511F40"/>
    <w:rsid w:val="00513157"/>
    <w:rsid w:val="0051315A"/>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3CC"/>
    <w:rsid w:val="0054279E"/>
    <w:rsid w:val="0054289E"/>
    <w:rsid w:val="00542EDD"/>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A88"/>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05E7"/>
    <w:rsid w:val="00571132"/>
    <w:rsid w:val="0057119D"/>
    <w:rsid w:val="00571390"/>
    <w:rsid w:val="005715D9"/>
    <w:rsid w:val="00571971"/>
    <w:rsid w:val="00571BF5"/>
    <w:rsid w:val="00571C9D"/>
    <w:rsid w:val="00572938"/>
    <w:rsid w:val="0057307B"/>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3E3F"/>
    <w:rsid w:val="005E45EA"/>
    <w:rsid w:val="005E499D"/>
    <w:rsid w:val="005E6B54"/>
    <w:rsid w:val="005E6B79"/>
    <w:rsid w:val="005E6FC5"/>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803"/>
    <w:rsid w:val="00672FC1"/>
    <w:rsid w:val="006731B7"/>
    <w:rsid w:val="0067344D"/>
    <w:rsid w:val="00673F71"/>
    <w:rsid w:val="006745D4"/>
    <w:rsid w:val="0067462A"/>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08B3"/>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718"/>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16"/>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0BF"/>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FBB"/>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37F"/>
    <w:rsid w:val="00D326A1"/>
    <w:rsid w:val="00D326DB"/>
    <w:rsid w:val="00D32D88"/>
    <w:rsid w:val="00D339BD"/>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358"/>
    <w:rsid w:val="00D67D9E"/>
    <w:rsid w:val="00D701EE"/>
    <w:rsid w:val="00D7072D"/>
    <w:rsid w:val="00D70A87"/>
    <w:rsid w:val="00D70FFC"/>
    <w:rsid w:val="00D71113"/>
    <w:rsid w:val="00D711C2"/>
    <w:rsid w:val="00D71AAA"/>
    <w:rsid w:val="00D71D84"/>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386"/>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2AC8"/>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7F3"/>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E57"/>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630"/>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3BF8"/>
    <w:rsid w:val="00FA4081"/>
    <w:rsid w:val="00FA485D"/>
    <w:rsid w:val="00FA4894"/>
    <w:rsid w:val="00FA59D6"/>
    <w:rsid w:val="00FA5C0A"/>
    <w:rsid w:val="00FA637B"/>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package" Target="embeddings/Microsoft_Visio___5.vsdx"/><Relationship Id="rId21" Type="http://schemas.openxmlformats.org/officeDocument/2006/relationships/image" Target="media/image2.png"/><Relationship Id="rId34" Type="http://schemas.openxmlformats.org/officeDocument/2006/relationships/image" Target="media/image12.jpg"/><Relationship Id="rId42" Type="http://schemas.openxmlformats.org/officeDocument/2006/relationships/package" Target="embeddings/Microsoft_Visio___6.vsdx"/><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png"/><Relationship Id="rId63" Type="http://schemas.openxmlformats.org/officeDocument/2006/relationships/header" Target="header7.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1.emf"/><Relationship Id="rId37" Type="http://schemas.openxmlformats.org/officeDocument/2006/relationships/image" Target="media/image14.jpg"/><Relationship Id="rId40" Type="http://schemas.openxmlformats.org/officeDocument/2006/relationships/image" Target="media/image16.jpg"/><Relationship Id="rId45" Type="http://schemas.openxmlformats.org/officeDocument/2006/relationships/image" Target="media/image20.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jpg"/><Relationship Id="rId36" Type="http://schemas.openxmlformats.org/officeDocument/2006/relationships/package" Target="embeddings/Microsoft_Visio___4.vsdx"/><Relationship Id="rId49" Type="http://schemas.openxmlformats.org/officeDocument/2006/relationships/image" Target="media/image24.jpg"/><Relationship Id="rId57" Type="http://schemas.openxmlformats.org/officeDocument/2006/relationships/image" Target="media/image32.png"/><Relationship Id="rId61" Type="http://schemas.openxmlformats.org/officeDocument/2006/relationships/chart" Target="charts/chart2.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jpg"/><Relationship Id="rId44" Type="http://schemas.openxmlformats.org/officeDocument/2006/relationships/image" Target="media/image19.jpg"/><Relationship Id="rId52" Type="http://schemas.openxmlformats.org/officeDocument/2006/relationships/image" Target="media/image27.jpeg"/><Relationship Id="rId60" Type="http://schemas.openxmlformats.org/officeDocument/2006/relationships/chart" Target="charts/chart1.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package" Target="embeddings/Microsoft_Visio___2.vsdx"/><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jpg"/><Relationship Id="rId56" Type="http://schemas.openxmlformats.org/officeDocument/2006/relationships/image" Target="media/image31.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package" Target="embeddings/Microsoft_Visio___3.vsdx"/><Relationship Id="rId38" Type="http://schemas.openxmlformats.org/officeDocument/2006/relationships/image" Target="media/image15.emf"/><Relationship Id="rId46" Type="http://schemas.openxmlformats.org/officeDocument/2006/relationships/image" Target="media/image21.jp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hyperlink" Target="https://baike.baidu.com/item/%E7%BA%BF%E7%A8%8B" TargetMode="External"/><Relationship Id="rId41" Type="http://schemas.openxmlformats.org/officeDocument/2006/relationships/image" Target="media/image17.emf"/><Relationship Id="rId54" Type="http://schemas.openxmlformats.org/officeDocument/2006/relationships/image" Target="media/image29.png"/><Relationship Id="rId62"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858846072"/>
        <c:axId val="858845288"/>
      </c:lineChart>
      <c:catAx>
        <c:axId val="858846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845288"/>
        <c:crosses val="autoZero"/>
        <c:auto val="1"/>
        <c:lblAlgn val="ctr"/>
        <c:lblOffset val="100"/>
        <c:noMultiLvlLbl val="0"/>
      </c:catAx>
      <c:valAx>
        <c:axId val="858845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846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858846856"/>
        <c:axId val="858843720"/>
      </c:lineChart>
      <c:catAx>
        <c:axId val="858846856"/>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843720"/>
        <c:crosses val="autoZero"/>
        <c:auto val="1"/>
        <c:lblAlgn val="ctr"/>
        <c:lblOffset val="100"/>
        <c:noMultiLvlLbl val="0"/>
      </c:catAx>
      <c:valAx>
        <c:axId val="85884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846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E2EB3-65EB-4984-9020-ED810AAC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68</Pages>
  <Words>8472</Words>
  <Characters>48296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752</cp:revision>
  <cp:lastPrinted>2017-08-03T09:04:00Z</cp:lastPrinted>
  <dcterms:created xsi:type="dcterms:W3CDTF">2017-08-02T05:35:00Z</dcterms:created>
  <dcterms:modified xsi:type="dcterms:W3CDTF">2017-08-19T13:47:00Z</dcterms:modified>
</cp:coreProperties>
</file>