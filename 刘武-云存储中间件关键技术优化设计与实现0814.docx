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w:t>
            </w:r>
            <w:proofErr w:type="gramStart"/>
            <w:r w:rsidR="004F4E7D">
              <w:rPr>
                <w:rFonts w:ascii="Times New Roman" w:hAnsi="Times New Roman" w:cs="Times New Roman" w:hint="eastAsia"/>
                <w:b/>
                <w:bCs/>
                <w:kern w:val="0"/>
                <w:sz w:val="36"/>
                <w:szCs w:val="36"/>
              </w:rPr>
              <w:t>件关键</w:t>
            </w:r>
            <w:proofErr w:type="gramEnd"/>
            <w:r w:rsidR="004F4E7D">
              <w:rPr>
                <w:rFonts w:ascii="Times New Roman" w:hAnsi="Times New Roman" w:cs="Times New Roman" w:hint="eastAsia"/>
                <w:b/>
                <w:bCs/>
                <w:kern w:val="0"/>
                <w:sz w:val="36"/>
                <w:szCs w:val="36"/>
              </w:rPr>
              <w:t>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1C0EBA62" w14:textId="2047D7DE" w:rsidR="00BE5E25"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90477120" w:history="1">
            <w:r w:rsidR="00BE5E25" w:rsidRPr="00D568B4">
              <w:rPr>
                <w:rStyle w:val="af"/>
                <w:rFonts w:ascii="Times New Roman" w:hAnsi="Times New Roman" w:cs="Times New Roman"/>
                <w:noProof/>
                <w:spacing w:val="10"/>
              </w:rPr>
              <w:t>摘要</w:t>
            </w:r>
            <w:r w:rsidR="00BE5E25">
              <w:rPr>
                <w:noProof/>
                <w:webHidden/>
              </w:rPr>
              <w:tab/>
            </w:r>
            <w:r w:rsidR="00BE5E25">
              <w:rPr>
                <w:noProof/>
                <w:webHidden/>
              </w:rPr>
              <w:fldChar w:fldCharType="begin"/>
            </w:r>
            <w:r w:rsidR="00BE5E25">
              <w:rPr>
                <w:noProof/>
                <w:webHidden/>
              </w:rPr>
              <w:instrText xml:space="preserve"> PAGEREF _Toc490477120 \h </w:instrText>
            </w:r>
            <w:r w:rsidR="00BE5E25">
              <w:rPr>
                <w:noProof/>
                <w:webHidden/>
              </w:rPr>
            </w:r>
            <w:r w:rsidR="00BE5E25">
              <w:rPr>
                <w:noProof/>
                <w:webHidden/>
              </w:rPr>
              <w:fldChar w:fldCharType="separate"/>
            </w:r>
            <w:r w:rsidR="00BE5E25">
              <w:rPr>
                <w:noProof/>
                <w:webHidden/>
              </w:rPr>
              <w:t>1</w:t>
            </w:r>
            <w:r w:rsidR="00BE5E25">
              <w:rPr>
                <w:noProof/>
                <w:webHidden/>
              </w:rPr>
              <w:fldChar w:fldCharType="end"/>
            </w:r>
          </w:hyperlink>
        </w:p>
        <w:p w14:paraId="7C110E8D" w14:textId="6729AC5B" w:rsidR="00BE5E25" w:rsidRDefault="00BE5E25">
          <w:pPr>
            <w:pStyle w:val="11"/>
            <w:rPr>
              <w:noProof/>
            </w:rPr>
          </w:pPr>
          <w:hyperlink w:anchor="_Toc490477121" w:history="1">
            <w:r w:rsidRPr="00D568B4">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_Toc490477121 \h </w:instrText>
            </w:r>
            <w:r>
              <w:rPr>
                <w:noProof/>
                <w:webHidden/>
              </w:rPr>
            </w:r>
            <w:r>
              <w:rPr>
                <w:noProof/>
                <w:webHidden/>
              </w:rPr>
              <w:fldChar w:fldCharType="separate"/>
            </w:r>
            <w:r>
              <w:rPr>
                <w:noProof/>
                <w:webHidden/>
              </w:rPr>
              <w:t>1</w:t>
            </w:r>
            <w:r>
              <w:rPr>
                <w:noProof/>
                <w:webHidden/>
              </w:rPr>
              <w:fldChar w:fldCharType="end"/>
            </w:r>
          </w:hyperlink>
        </w:p>
        <w:p w14:paraId="356825F8" w14:textId="38E7D56D" w:rsidR="00BE5E25" w:rsidRDefault="00BE5E25">
          <w:pPr>
            <w:pStyle w:val="11"/>
            <w:rPr>
              <w:noProof/>
            </w:rPr>
          </w:pPr>
          <w:hyperlink w:anchor="_Toc490477122" w:history="1">
            <w:r w:rsidRPr="00D568B4">
              <w:rPr>
                <w:rStyle w:val="af"/>
                <w:rFonts w:ascii="Times New Roman" w:hAnsi="Times New Roman" w:cs="Times New Roman"/>
                <w:noProof/>
              </w:rPr>
              <w:t>第一章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_Toc490477122 \h </w:instrText>
            </w:r>
            <w:r>
              <w:rPr>
                <w:noProof/>
                <w:webHidden/>
              </w:rPr>
            </w:r>
            <w:r>
              <w:rPr>
                <w:noProof/>
                <w:webHidden/>
              </w:rPr>
              <w:fldChar w:fldCharType="separate"/>
            </w:r>
            <w:r>
              <w:rPr>
                <w:noProof/>
                <w:webHidden/>
              </w:rPr>
              <w:t>2</w:t>
            </w:r>
            <w:r>
              <w:rPr>
                <w:noProof/>
                <w:webHidden/>
              </w:rPr>
              <w:fldChar w:fldCharType="end"/>
            </w:r>
          </w:hyperlink>
        </w:p>
        <w:p w14:paraId="7785608D" w14:textId="18D37343" w:rsidR="00BE5E25" w:rsidRDefault="00BE5E25">
          <w:pPr>
            <w:pStyle w:val="24"/>
            <w:tabs>
              <w:tab w:val="right" w:leader="dot" w:pos="8302"/>
            </w:tabs>
            <w:rPr>
              <w:noProof/>
            </w:rPr>
          </w:pPr>
          <w:hyperlink w:anchor="_Toc490477123" w:history="1">
            <w:r w:rsidRPr="00D568B4">
              <w:rPr>
                <w:rStyle w:val="af"/>
                <w:noProof/>
              </w:rPr>
              <w:t xml:space="preserve">1.1 </w:t>
            </w:r>
            <w:r w:rsidRPr="00D568B4">
              <w:rPr>
                <w:rStyle w:val="af"/>
                <w:noProof/>
              </w:rPr>
              <w:t>研究背景</w:t>
            </w:r>
            <w:r>
              <w:rPr>
                <w:noProof/>
                <w:webHidden/>
              </w:rPr>
              <w:tab/>
            </w:r>
            <w:r>
              <w:rPr>
                <w:noProof/>
                <w:webHidden/>
              </w:rPr>
              <w:fldChar w:fldCharType="begin"/>
            </w:r>
            <w:r>
              <w:rPr>
                <w:noProof/>
                <w:webHidden/>
              </w:rPr>
              <w:instrText xml:space="preserve"> PAGEREF _Toc490477123 \h </w:instrText>
            </w:r>
            <w:r>
              <w:rPr>
                <w:noProof/>
                <w:webHidden/>
              </w:rPr>
            </w:r>
            <w:r>
              <w:rPr>
                <w:noProof/>
                <w:webHidden/>
              </w:rPr>
              <w:fldChar w:fldCharType="separate"/>
            </w:r>
            <w:r>
              <w:rPr>
                <w:noProof/>
                <w:webHidden/>
              </w:rPr>
              <w:t>2</w:t>
            </w:r>
            <w:r>
              <w:rPr>
                <w:noProof/>
                <w:webHidden/>
              </w:rPr>
              <w:fldChar w:fldCharType="end"/>
            </w:r>
          </w:hyperlink>
        </w:p>
        <w:p w14:paraId="52D5E9AC" w14:textId="3163AB16" w:rsidR="00BE5E25" w:rsidRDefault="00BE5E25">
          <w:pPr>
            <w:pStyle w:val="24"/>
            <w:tabs>
              <w:tab w:val="right" w:leader="dot" w:pos="8302"/>
            </w:tabs>
            <w:rPr>
              <w:noProof/>
            </w:rPr>
          </w:pPr>
          <w:hyperlink w:anchor="_Toc490477124" w:history="1">
            <w:r w:rsidRPr="00D568B4">
              <w:rPr>
                <w:rStyle w:val="af"/>
                <w:noProof/>
              </w:rPr>
              <w:t xml:space="preserve">1.2 </w:t>
            </w:r>
            <w:r w:rsidRPr="00D568B4">
              <w:rPr>
                <w:rStyle w:val="af"/>
                <w:noProof/>
              </w:rPr>
              <w:t>研究内容及意义</w:t>
            </w:r>
            <w:r>
              <w:rPr>
                <w:noProof/>
                <w:webHidden/>
              </w:rPr>
              <w:tab/>
            </w:r>
            <w:r>
              <w:rPr>
                <w:noProof/>
                <w:webHidden/>
              </w:rPr>
              <w:fldChar w:fldCharType="begin"/>
            </w:r>
            <w:r>
              <w:rPr>
                <w:noProof/>
                <w:webHidden/>
              </w:rPr>
              <w:instrText xml:space="preserve"> PAGEREF _Toc490477124 \h </w:instrText>
            </w:r>
            <w:r>
              <w:rPr>
                <w:noProof/>
                <w:webHidden/>
              </w:rPr>
            </w:r>
            <w:r>
              <w:rPr>
                <w:noProof/>
                <w:webHidden/>
              </w:rPr>
              <w:fldChar w:fldCharType="separate"/>
            </w:r>
            <w:r>
              <w:rPr>
                <w:noProof/>
                <w:webHidden/>
              </w:rPr>
              <w:t>4</w:t>
            </w:r>
            <w:r>
              <w:rPr>
                <w:noProof/>
                <w:webHidden/>
              </w:rPr>
              <w:fldChar w:fldCharType="end"/>
            </w:r>
          </w:hyperlink>
        </w:p>
        <w:p w14:paraId="73724D6A" w14:textId="193A3001" w:rsidR="00BE5E25" w:rsidRDefault="00BE5E25">
          <w:pPr>
            <w:pStyle w:val="24"/>
            <w:tabs>
              <w:tab w:val="right" w:leader="dot" w:pos="8302"/>
            </w:tabs>
            <w:rPr>
              <w:noProof/>
            </w:rPr>
          </w:pPr>
          <w:hyperlink w:anchor="_Toc490477125" w:history="1">
            <w:r w:rsidRPr="00D568B4">
              <w:rPr>
                <w:rStyle w:val="af"/>
                <w:noProof/>
              </w:rPr>
              <w:t xml:space="preserve">1.3 </w:t>
            </w:r>
            <w:r w:rsidRPr="00D568B4">
              <w:rPr>
                <w:rStyle w:val="af"/>
                <w:noProof/>
              </w:rPr>
              <w:t>论文组</w:t>
            </w:r>
            <w:r w:rsidRPr="00D568B4">
              <w:rPr>
                <w:rStyle w:val="af"/>
                <w:noProof/>
              </w:rPr>
              <w:t>织</w:t>
            </w:r>
            <w:r w:rsidRPr="00D568B4">
              <w:rPr>
                <w:rStyle w:val="af"/>
                <w:noProof/>
              </w:rPr>
              <w:t>结构</w:t>
            </w:r>
            <w:r>
              <w:rPr>
                <w:noProof/>
                <w:webHidden/>
              </w:rPr>
              <w:tab/>
            </w:r>
            <w:r>
              <w:rPr>
                <w:noProof/>
                <w:webHidden/>
              </w:rPr>
              <w:fldChar w:fldCharType="begin"/>
            </w:r>
            <w:r>
              <w:rPr>
                <w:noProof/>
                <w:webHidden/>
              </w:rPr>
              <w:instrText xml:space="preserve"> PAGEREF _Toc490477125 \h </w:instrText>
            </w:r>
            <w:r>
              <w:rPr>
                <w:noProof/>
                <w:webHidden/>
              </w:rPr>
            </w:r>
            <w:r>
              <w:rPr>
                <w:noProof/>
                <w:webHidden/>
              </w:rPr>
              <w:fldChar w:fldCharType="separate"/>
            </w:r>
            <w:r>
              <w:rPr>
                <w:noProof/>
                <w:webHidden/>
              </w:rPr>
              <w:t>5</w:t>
            </w:r>
            <w:r>
              <w:rPr>
                <w:noProof/>
                <w:webHidden/>
              </w:rPr>
              <w:fldChar w:fldCharType="end"/>
            </w:r>
          </w:hyperlink>
        </w:p>
        <w:p w14:paraId="0310C4DC" w14:textId="4EC1FAB3" w:rsidR="00BE5E25" w:rsidRDefault="00BE5E25">
          <w:pPr>
            <w:pStyle w:val="11"/>
            <w:rPr>
              <w:noProof/>
            </w:rPr>
          </w:pPr>
          <w:hyperlink w:anchor="_Toc490477126" w:history="1">
            <w:r w:rsidRPr="00D568B4">
              <w:rPr>
                <w:rStyle w:val="af"/>
                <w:rFonts w:ascii="Times New Roman" w:hAnsi="Times New Roman" w:cs="Times New Roman"/>
                <w:noProof/>
              </w:rPr>
              <w:t>第二章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_Toc490477126 \h </w:instrText>
            </w:r>
            <w:r>
              <w:rPr>
                <w:noProof/>
                <w:webHidden/>
              </w:rPr>
            </w:r>
            <w:r>
              <w:rPr>
                <w:noProof/>
                <w:webHidden/>
              </w:rPr>
              <w:fldChar w:fldCharType="separate"/>
            </w:r>
            <w:r>
              <w:rPr>
                <w:noProof/>
                <w:webHidden/>
              </w:rPr>
              <w:t>6</w:t>
            </w:r>
            <w:r>
              <w:rPr>
                <w:noProof/>
                <w:webHidden/>
              </w:rPr>
              <w:fldChar w:fldCharType="end"/>
            </w:r>
          </w:hyperlink>
        </w:p>
        <w:p w14:paraId="355CEE62" w14:textId="357F882A" w:rsidR="00BE5E25" w:rsidRDefault="00BE5E25">
          <w:pPr>
            <w:pStyle w:val="24"/>
            <w:tabs>
              <w:tab w:val="right" w:leader="dot" w:pos="8302"/>
            </w:tabs>
            <w:rPr>
              <w:noProof/>
            </w:rPr>
          </w:pPr>
          <w:hyperlink w:anchor="_Toc490477127" w:history="1">
            <w:r w:rsidRPr="00D568B4">
              <w:rPr>
                <w:rStyle w:val="af"/>
                <w:noProof/>
              </w:rPr>
              <w:t>2.1 SQLite</w:t>
            </w:r>
            <w:r>
              <w:rPr>
                <w:noProof/>
                <w:webHidden/>
              </w:rPr>
              <w:tab/>
            </w:r>
            <w:r>
              <w:rPr>
                <w:noProof/>
                <w:webHidden/>
              </w:rPr>
              <w:fldChar w:fldCharType="begin"/>
            </w:r>
            <w:r>
              <w:rPr>
                <w:noProof/>
                <w:webHidden/>
              </w:rPr>
              <w:instrText xml:space="preserve"> PAGEREF _Toc490477127 \h </w:instrText>
            </w:r>
            <w:r>
              <w:rPr>
                <w:noProof/>
                <w:webHidden/>
              </w:rPr>
            </w:r>
            <w:r>
              <w:rPr>
                <w:noProof/>
                <w:webHidden/>
              </w:rPr>
              <w:fldChar w:fldCharType="separate"/>
            </w:r>
            <w:r>
              <w:rPr>
                <w:noProof/>
                <w:webHidden/>
              </w:rPr>
              <w:t>6</w:t>
            </w:r>
            <w:r>
              <w:rPr>
                <w:noProof/>
                <w:webHidden/>
              </w:rPr>
              <w:fldChar w:fldCharType="end"/>
            </w:r>
          </w:hyperlink>
        </w:p>
        <w:p w14:paraId="493203DD" w14:textId="505276A2" w:rsidR="00BE5E25" w:rsidRDefault="00BE5E25">
          <w:pPr>
            <w:pStyle w:val="24"/>
            <w:tabs>
              <w:tab w:val="right" w:leader="dot" w:pos="8302"/>
            </w:tabs>
            <w:rPr>
              <w:noProof/>
            </w:rPr>
          </w:pPr>
          <w:hyperlink w:anchor="_Toc490477128" w:history="1">
            <w:r w:rsidRPr="00D568B4">
              <w:rPr>
                <w:rStyle w:val="af"/>
                <w:noProof/>
              </w:rPr>
              <w:t xml:space="preserve">2.2 </w:t>
            </w:r>
            <w:r w:rsidRPr="00D568B4">
              <w:rPr>
                <w:rStyle w:val="af"/>
                <w:noProof/>
              </w:rPr>
              <w:t>断点续传</w:t>
            </w:r>
            <w:r>
              <w:rPr>
                <w:noProof/>
                <w:webHidden/>
              </w:rPr>
              <w:tab/>
            </w:r>
            <w:r>
              <w:rPr>
                <w:noProof/>
                <w:webHidden/>
              </w:rPr>
              <w:fldChar w:fldCharType="begin"/>
            </w:r>
            <w:r>
              <w:rPr>
                <w:noProof/>
                <w:webHidden/>
              </w:rPr>
              <w:instrText xml:space="preserve"> PAGEREF _Toc490477128 \h </w:instrText>
            </w:r>
            <w:r>
              <w:rPr>
                <w:noProof/>
                <w:webHidden/>
              </w:rPr>
            </w:r>
            <w:r>
              <w:rPr>
                <w:noProof/>
                <w:webHidden/>
              </w:rPr>
              <w:fldChar w:fldCharType="separate"/>
            </w:r>
            <w:r>
              <w:rPr>
                <w:noProof/>
                <w:webHidden/>
              </w:rPr>
              <w:t>6</w:t>
            </w:r>
            <w:r>
              <w:rPr>
                <w:noProof/>
                <w:webHidden/>
              </w:rPr>
              <w:fldChar w:fldCharType="end"/>
            </w:r>
          </w:hyperlink>
        </w:p>
        <w:p w14:paraId="1ECB1319" w14:textId="697091A2" w:rsidR="00BE5E25" w:rsidRDefault="00BE5E25">
          <w:pPr>
            <w:pStyle w:val="24"/>
            <w:tabs>
              <w:tab w:val="right" w:leader="dot" w:pos="8302"/>
            </w:tabs>
            <w:rPr>
              <w:noProof/>
            </w:rPr>
          </w:pPr>
          <w:hyperlink w:anchor="_Toc490477129" w:history="1">
            <w:r w:rsidRPr="00D568B4">
              <w:rPr>
                <w:rStyle w:val="af"/>
                <w:noProof/>
              </w:rPr>
              <w:t>2.3 WebSocket</w:t>
            </w:r>
            <w:r>
              <w:rPr>
                <w:noProof/>
                <w:webHidden/>
              </w:rPr>
              <w:tab/>
            </w:r>
            <w:r>
              <w:rPr>
                <w:noProof/>
                <w:webHidden/>
              </w:rPr>
              <w:fldChar w:fldCharType="begin"/>
            </w:r>
            <w:r>
              <w:rPr>
                <w:noProof/>
                <w:webHidden/>
              </w:rPr>
              <w:instrText xml:space="preserve"> PAGEREF _Toc490477129 \h </w:instrText>
            </w:r>
            <w:r>
              <w:rPr>
                <w:noProof/>
                <w:webHidden/>
              </w:rPr>
            </w:r>
            <w:r>
              <w:rPr>
                <w:noProof/>
                <w:webHidden/>
              </w:rPr>
              <w:fldChar w:fldCharType="separate"/>
            </w:r>
            <w:r>
              <w:rPr>
                <w:noProof/>
                <w:webHidden/>
              </w:rPr>
              <w:t>7</w:t>
            </w:r>
            <w:r>
              <w:rPr>
                <w:noProof/>
                <w:webHidden/>
              </w:rPr>
              <w:fldChar w:fldCharType="end"/>
            </w:r>
          </w:hyperlink>
        </w:p>
        <w:p w14:paraId="6FA86971" w14:textId="6CDD236B" w:rsidR="00BE5E25" w:rsidRDefault="00BE5E25">
          <w:pPr>
            <w:pStyle w:val="24"/>
            <w:tabs>
              <w:tab w:val="right" w:leader="dot" w:pos="8302"/>
            </w:tabs>
            <w:rPr>
              <w:noProof/>
            </w:rPr>
          </w:pPr>
          <w:hyperlink w:anchor="_Toc490477130" w:history="1">
            <w:r w:rsidRPr="00D568B4">
              <w:rPr>
                <w:rStyle w:val="af"/>
                <w:noProof/>
              </w:rPr>
              <w:t>2.4 LRU</w:t>
            </w:r>
            <w:r w:rsidRPr="00D568B4">
              <w:rPr>
                <w:rStyle w:val="af"/>
                <w:noProof/>
              </w:rPr>
              <w:t>替换策略</w:t>
            </w:r>
            <w:r>
              <w:rPr>
                <w:noProof/>
                <w:webHidden/>
              </w:rPr>
              <w:tab/>
            </w:r>
            <w:r>
              <w:rPr>
                <w:noProof/>
                <w:webHidden/>
              </w:rPr>
              <w:fldChar w:fldCharType="begin"/>
            </w:r>
            <w:r>
              <w:rPr>
                <w:noProof/>
                <w:webHidden/>
              </w:rPr>
              <w:instrText xml:space="preserve"> PAGEREF _Toc490477130 \h </w:instrText>
            </w:r>
            <w:r>
              <w:rPr>
                <w:noProof/>
                <w:webHidden/>
              </w:rPr>
            </w:r>
            <w:r>
              <w:rPr>
                <w:noProof/>
                <w:webHidden/>
              </w:rPr>
              <w:fldChar w:fldCharType="separate"/>
            </w:r>
            <w:r>
              <w:rPr>
                <w:noProof/>
                <w:webHidden/>
              </w:rPr>
              <w:t>8</w:t>
            </w:r>
            <w:r>
              <w:rPr>
                <w:noProof/>
                <w:webHidden/>
              </w:rPr>
              <w:fldChar w:fldCharType="end"/>
            </w:r>
          </w:hyperlink>
        </w:p>
        <w:p w14:paraId="2AE1F935" w14:textId="212C491A" w:rsidR="00BE5E25" w:rsidRDefault="00BE5E25">
          <w:pPr>
            <w:pStyle w:val="24"/>
            <w:tabs>
              <w:tab w:val="right" w:leader="dot" w:pos="8302"/>
            </w:tabs>
            <w:rPr>
              <w:noProof/>
            </w:rPr>
          </w:pPr>
          <w:hyperlink w:anchor="_Toc490477131" w:history="1">
            <w:r w:rsidRPr="00D568B4">
              <w:rPr>
                <w:rStyle w:val="af"/>
                <w:noProof/>
              </w:rPr>
              <w:t>2.5 WebExtension</w:t>
            </w:r>
            <w:r>
              <w:rPr>
                <w:noProof/>
                <w:webHidden/>
              </w:rPr>
              <w:tab/>
            </w:r>
            <w:r>
              <w:rPr>
                <w:noProof/>
                <w:webHidden/>
              </w:rPr>
              <w:fldChar w:fldCharType="begin"/>
            </w:r>
            <w:r>
              <w:rPr>
                <w:noProof/>
                <w:webHidden/>
              </w:rPr>
              <w:instrText xml:space="preserve"> PAGEREF _Toc490477131 \h </w:instrText>
            </w:r>
            <w:r>
              <w:rPr>
                <w:noProof/>
                <w:webHidden/>
              </w:rPr>
            </w:r>
            <w:r>
              <w:rPr>
                <w:noProof/>
                <w:webHidden/>
              </w:rPr>
              <w:fldChar w:fldCharType="separate"/>
            </w:r>
            <w:r>
              <w:rPr>
                <w:noProof/>
                <w:webHidden/>
              </w:rPr>
              <w:t>9</w:t>
            </w:r>
            <w:r>
              <w:rPr>
                <w:noProof/>
                <w:webHidden/>
              </w:rPr>
              <w:fldChar w:fldCharType="end"/>
            </w:r>
          </w:hyperlink>
        </w:p>
        <w:p w14:paraId="3A22221F" w14:textId="55043FEF" w:rsidR="00BE5E25" w:rsidRDefault="00BE5E25">
          <w:pPr>
            <w:pStyle w:val="11"/>
            <w:rPr>
              <w:noProof/>
            </w:rPr>
          </w:pPr>
          <w:hyperlink w:anchor="_Toc490477132" w:history="1">
            <w:r w:rsidRPr="00D568B4">
              <w:rPr>
                <w:rStyle w:val="af"/>
                <w:rFonts w:ascii="Times New Roman" w:hAnsi="Times New Roman" w:cs="Times New Roman"/>
                <w:noProof/>
              </w:rPr>
              <w:t>第三章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_Toc490477132 \h </w:instrText>
            </w:r>
            <w:r>
              <w:rPr>
                <w:noProof/>
                <w:webHidden/>
              </w:rPr>
            </w:r>
            <w:r>
              <w:rPr>
                <w:noProof/>
                <w:webHidden/>
              </w:rPr>
              <w:fldChar w:fldCharType="separate"/>
            </w:r>
            <w:r>
              <w:rPr>
                <w:noProof/>
                <w:webHidden/>
              </w:rPr>
              <w:t>11</w:t>
            </w:r>
            <w:r>
              <w:rPr>
                <w:noProof/>
                <w:webHidden/>
              </w:rPr>
              <w:fldChar w:fldCharType="end"/>
            </w:r>
          </w:hyperlink>
        </w:p>
        <w:p w14:paraId="4A83DE1F" w14:textId="171D07FB" w:rsidR="00BE5E25" w:rsidRDefault="00BE5E25">
          <w:pPr>
            <w:pStyle w:val="24"/>
            <w:tabs>
              <w:tab w:val="right" w:leader="dot" w:pos="8302"/>
            </w:tabs>
            <w:rPr>
              <w:noProof/>
            </w:rPr>
          </w:pPr>
          <w:hyperlink w:anchor="_Toc490477133" w:history="1">
            <w:r w:rsidRPr="00D568B4">
              <w:rPr>
                <w:rStyle w:val="af"/>
                <w:noProof/>
              </w:rPr>
              <w:t xml:space="preserve">3.1 </w:t>
            </w:r>
            <w:r w:rsidRPr="00D568B4">
              <w:rPr>
                <w:rStyle w:val="af"/>
                <w:noProof/>
              </w:rPr>
              <w:t>现有中间件系统分析</w:t>
            </w:r>
            <w:r>
              <w:rPr>
                <w:noProof/>
                <w:webHidden/>
              </w:rPr>
              <w:tab/>
            </w:r>
            <w:r>
              <w:rPr>
                <w:noProof/>
                <w:webHidden/>
              </w:rPr>
              <w:fldChar w:fldCharType="begin"/>
            </w:r>
            <w:r>
              <w:rPr>
                <w:noProof/>
                <w:webHidden/>
              </w:rPr>
              <w:instrText xml:space="preserve"> PAGEREF _Toc490477133 \h </w:instrText>
            </w:r>
            <w:r>
              <w:rPr>
                <w:noProof/>
                <w:webHidden/>
              </w:rPr>
            </w:r>
            <w:r>
              <w:rPr>
                <w:noProof/>
                <w:webHidden/>
              </w:rPr>
              <w:fldChar w:fldCharType="separate"/>
            </w:r>
            <w:r>
              <w:rPr>
                <w:noProof/>
                <w:webHidden/>
              </w:rPr>
              <w:t>11</w:t>
            </w:r>
            <w:r>
              <w:rPr>
                <w:noProof/>
                <w:webHidden/>
              </w:rPr>
              <w:fldChar w:fldCharType="end"/>
            </w:r>
          </w:hyperlink>
        </w:p>
        <w:p w14:paraId="3FED2374" w14:textId="41DD2C85" w:rsidR="00BE5E25" w:rsidRDefault="00BE5E25">
          <w:pPr>
            <w:pStyle w:val="33"/>
            <w:tabs>
              <w:tab w:val="right" w:leader="dot" w:pos="8302"/>
            </w:tabs>
            <w:rPr>
              <w:noProof/>
            </w:rPr>
          </w:pPr>
          <w:hyperlink w:anchor="_Toc490477134" w:history="1">
            <w:r w:rsidRPr="00D568B4">
              <w:rPr>
                <w:rStyle w:val="af"/>
                <w:noProof/>
              </w:rPr>
              <w:t xml:space="preserve">3.1.1 </w:t>
            </w:r>
            <w:r w:rsidRPr="00D568B4">
              <w:rPr>
                <w:rStyle w:val="af"/>
                <w:noProof/>
              </w:rPr>
              <w:t>系统框架分析</w:t>
            </w:r>
            <w:r>
              <w:rPr>
                <w:noProof/>
                <w:webHidden/>
              </w:rPr>
              <w:tab/>
            </w:r>
            <w:r>
              <w:rPr>
                <w:noProof/>
                <w:webHidden/>
              </w:rPr>
              <w:fldChar w:fldCharType="begin"/>
            </w:r>
            <w:r>
              <w:rPr>
                <w:noProof/>
                <w:webHidden/>
              </w:rPr>
              <w:instrText xml:space="preserve"> PAGEREF _Toc490477134 \h </w:instrText>
            </w:r>
            <w:r>
              <w:rPr>
                <w:noProof/>
                <w:webHidden/>
              </w:rPr>
            </w:r>
            <w:r>
              <w:rPr>
                <w:noProof/>
                <w:webHidden/>
              </w:rPr>
              <w:fldChar w:fldCharType="separate"/>
            </w:r>
            <w:r>
              <w:rPr>
                <w:noProof/>
                <w:webHidden/>
              </w:rPr>
              <w:t>11</w:t>
            </w:r>
            <w:r>
              <w:rPr>
                <w:noProof/>
                <w:webHidden/>
              </w:rPr>
              <w:fldChar w:fldCharType="end"/>
            </w:r>
          </w:hyperlink>
        </w:p>
        <w:p w14:paraId="0775EAF7" w14:textId="0C4FD4A4" w:rsidR="00BE5E25" w:rsidRDefault="00BE5E25">
          <w:pPr>
            <w:pStyle w:val="33"/>
            <w:tabs>
              <w:tab w:val="right" w:leader="dot" w:pos="8302"/>
            </w:tabs>
            <w:rPr>
              <w:noProof/>
            </w:rPr>
          </w:pPr>
          <w:hyperlink w:anchor="_Toc490477135" w:history="1">
            <w:r w:rsidRPr="00D568B4">
              <w:rPr>
                <w:rStyle w:val="af"/>
                <w:noProof/>
              </w:rPr>
              <w:t xml:space="preserve">3.1.2 </w:t>
            </w:r>
            <w:r w:rsidRPr="00D568B4">
              <w:rPr>
                <w:rStyle w:val="af"/>
                <w:noProof/>
              </w:rPr>
              <w:t>功能分析</w:t>
            </w:r>
            <w:r>
              <w:rPr>
                <w:noProof/>
                <w:webHidden/>
              </w:rPr>
              <w:tab/>
            </w:r>
            <w:r>
              <w:rPr>
                <w:noProof/>
                <w:webHidden/>
              </w:rPr>
              <w:fldChar w:fldCharType="begin"/>
            </w:r>
            <w:r>
              <w:rPr>
                <w:noProof/>
                <w:webHidden/>
              </w:rPr>
              <w:instrText xml:space="preserve"> PAGEREF _Toc490477135 \h </w:instrText>
            </w:r>
            <w:r>
              <w:rPr>
                <w:noProof/>
                <w:webHidden/>
              </w:rPr>
            </w:r>
            <w:r>
              <w:rPr>
                <w:noProof/>
                <w:webHidden/>
              </w:rPr>
              <w:fldChar w:fldCharType="separate"/>
            </w:r>
            <w:r>
              <w:rPr>
                <w:noProof/>
                <w:webHidden/>
              </w:rPr>
              <w:t>12</w:t>
            </w:r>
            <w:r>
              <w:rPr>
                <w:noProof/>
                <w:webHidden/>
              </w:rPr>
              <w:fldChar w:fldCharType="end"/>
            </w:r>
          </w:hyperlink>
        </w:p>
        <w:p w14:paraId="51C3C6B1" w14:textId="115A0737" w:rsidR="00BE5E25" w:rsidRDefault="00BE5E25">
          <w:pPr>
            <w:pStyle w:val="33"/>
            <w:tabs>
              <w:tab w:val="right" w:leader="dot" w:pos="8302"/>
            </w:tabs>
            <w:rPr>
              <w:noProof/>
            </w:rPr>
          </w:pPr>
          <w:hyperlink w:anchor="_Toc490477136" w:history="1">
            <w:r w:rsidRPr="00D568B4">
              <w:rPr>
                <w:rStyle w:val="af"/>
                <w:noProof/>
              </w:rPr>
              <w:t xml:space="preserve">3.2.3 </w:t>
            </w:r>
            <w:r w:rsidRPr="00D568B4">
              <w:rPr>
                <w:rStyle w:val="af"/>
                <w:noProof/>
              </w:rPr>
              <w:t>现有云备份中间件的不足</w:t>
            </w:r>
            <w:r>
              <w:rPr>
                <w:noProof/>
                <w:webHidden/>
              </w:rPr>
              <w:tab/>
            </w:r>
            <w:r>
              <w:rPr>
                <w:noProof/>
                <w:webHidden/>
              </w:rPr>
              <w:fldChar w:fldCharType="begin"/>
            </w:r>
            <w:r>
              <w:rPr>
                <w:noProof/>
                <w:webHidden/>
              </w:rPr>
              <w:instrText xml:space="preserve"> PAGEREF _Toc490477136 \h </w:instrText>
            </w:r>
            <w:r>
              <w:rPr>
                <w:noProof/>
                <w:webHidden/>
              </w:rPr>
            </w:r>
            <w:r>
              <w:rPr>
                <w:noProof/>
                <w:webHidden/>
              </w:rPr>
              <w:fldChar w:fldCharType="separate"/>
            </w:r>
            <w:r>
              <w:rPr>
                <w:noProof/>
                <w:webHidden/>
              </w:rPr>
              <w:t>12</w:t>
            </w:r>
            <w:r>
              <w:rPr>
                <w:noProof/>
                <w:webHidden/>
              </w:rPr>
              <w:fldChar w:fldCharType="end"/>
            </w:r>
          </w:hyperlink>
        </w:p>
        <w:p w14:paraId="5EAA60A5" w14:textId="3BBAC520" w:rsidR="00BE5E25" w:rsidRDefault="00BE5E25">
          <w:pPr>
            <w:pStyle w:val="24"/>
            <w:tabs>
              <w:tab w:val="right" w:leader="dot" w:pos="8302"/>
            </w:tabs>
            <w:rPr>
              <w:noProof/>
            </w:rPr>
          </w:pPr>
          <w:hyperlink w:anchor="_Toc490477137" w:history="1">
            <w:r w:rsidRPr="00D568B4">
              <w:rPr>
                <w:rStyle w:val="af"/>
                <w:noProof/>
              </w:rPr>
              <w:t xml:space="preserve">3.3 </w:t>
            </w:r>
            <w:r w:rsidRPr="00D568B4">
              <w:rPr>
                <w:rStyle w:val="af"/>
                <w:noProof/>
              </w:rPr>
              <w:t>中间件系统优化需求分析</w:t>
            </w:r>
            <w:r>
              <w:rPr>
                <w:noProof/>
                <w:webHidden/>
              </w:rPr>
              <w:tab/>
            </w:r>
            <w:r>
              <w:rPr>
                <w:noProof/>
                <w:webHidden/>
              </w:rPr>
              <w:fldChar w:fldCharType="begin"/>
            </w:r>
            <w:r>
              <w:rPr>
                <w:noProof/>
                <w:webHidden/>
              </w:rPr>
              <w:instrText xml:space="preserve"> PAGEREF _Toc490477137 \h </w:instrText>
            </w:r>
            <w:r>
              <w:rPr>
                <w:noProof/>
                <w:webHidden/>
              </w:rPr>
            </w:r>
            <w:r>
              <w:rPr>
                <w:noProof/>
                <w:webHidden/>
              </w:rPr>
              <w:fldChar w:fldCharType="separate"/>
            </w:r>
            <w:r>
              <w:rPr>
                <w:noProof/>
                <w:webHidden/>
              </w:rPr>
              <w:t>13</w:t>
            </w:r>
            <w:r>
              <w:rPr>
                <w:noProof/>
                <w:webHidden/>
              </w:rPr>
              <w:fldChar w:fldCharType="end"/>
            </w:r>
          </w:hyperlink>
        </w:p>
        <w:p w14:paraId="494A8CCE" w14:textId="0559B651" w:rsidR="00BE5E25" w:rsidRDefault="00BE5E25">
          <w:pPr>
            <w:pStyle w:val="33"/>
            <w:tabs>
              <w:tab w:val="right" w:leader="dot" w:pos="8302"/>
            </w:tabs>
            <w:rPr>
              <w:noProof/>
            </w:rPr>
          </w:pPr>
          <w:hyperlink w:anchor="_Toc490477138" w:history="1">
            <w:r w:rsidRPr="00D568B4">
              <w:rPr>
                <w:rStyle w:val="af"/>
                <w:noProof/>
              </w:rPr>
              <w:t xml:space="preserve">3.3.1 </w:t>
            </w:r>
            <w:r w:rsidRPr="00D568B4">
              <w:rPr>
                <w:rStyle w:val="af"/>
                <w:noProof/>
              </w:rPr>
              <w:t>持久会话管理</w:t>
            </w:r>
            <w:r>
              <w:rPr>
                <w:noProof/>
                <w:webHidden/>
              </w:rPr>
              <w:tab/>
            </w:r>
            <w:r>
              <w:rPr>
                <w:noProof/>
                <w:webHidden/>
              </w:rPr>
              <w:fldChar w:fldCharType="begin"/>
            </w:r>
            <w:r>
              <w:rPr>
                <w:noProof/>
                <w:webHidden/>
              </w:rPr>
              <w:instrText xml:space="preserve"> PAGEREF _Toc490477138 \h </w:instrText>
            </w:r>
            <w:r>
              <w:rPr>
                <w:noProof/>
                <w:webHidden/>
              </w:rPr>
            </w:r>
            <w:r>
              <w:rPr>
                <w:noProof/>
                <w:webHidden/>
              </w:rPr>
              <w:fldChar w:fldCharType="separate"/>
            </w:r>
            <w:r>
              <w:rPr>
                <w:noProof/>
                <w:webHidden/>
              </w:rPr>
              <w:t>13</w:t>
            </w:r>
            <w:r>
              <w:rPr>
                <w:noProof/>
                <w:webHidden/>
              </w:rPr>
              <w:fldChar w:fldCharType="end"/>
            </w:r>
          </w:hyperlink>
        </w:p>
        <w:p w14:paraId="4C08A622" w14:textId="09823CC1" w:rsidR="00BE5E25" w:rsidRDefault="00BE5E25">
          <w:pPr>
            <w:pStyle w:val="33"/>
            <w:tabs>
              <w:tab w:val="right" w:leader="dot" w:pos="8302"/>
            </w:tabs>
            <w:rPr>
              <w:noProof/>
            </w:rPr>
          </w:pPr>
          <w:hyperlink w:anchor="_Toc490477139" w:history="1">
            <w:r w:rsidRPr="00D568B4">
              <w:rPr>
                <w:rStyle w:val="af"/>
                <w:noProof/>
              </w:rPr>
              <w:t xml:space="preserve">3.3.2 </w:t>
            </w:r>
            <w:r w:rsidRPr="00D568B4">
              <w:rPr>
                <w:rStyle w:val="af"/>
                <w:noProof/>
              </w:rPr>
              <w:t>大文件上传</w:t>
            </w:r>
            <w:r>
              <w:rPr>
                <w:noProof/>
                <w:webHidden/>
              </w:rPr>
              <w:tab/>
            </w:r>
            <w:r>
              <w:rPr>
                <w:noProof/>
                <w:webHidden/>
              </w:rPr>
              <w:fldChar w:fldCharType="begin"/>
            </w:r>
            <w:r>
              <w:rPr>
                <w:noProof/>
                <w:webHidden/>
              </w:rPr>
              <w:instrText xml:space="preserve"> PAGEREF _Toc490477139 \h </w:instrText>
            </w:r>
            <w:r>
              <w:rPr>
                <w:noProof/>
                <w:webHidden/>
              </w:rPr>
            </w:r>
            <w:r>
              <w:rPr>
                <w:noProof/>
                <w:webHidden/>
              </w:rPr>
              <w:fldChar w:fldCharType="separate"/>
            </w:r>
            <w:r>
              <w:rPr>
                <w:noProof/>
                <w:webHidden/>
              </w:rPr>
              <w:t>14</w:t>
            </w:r>
            <w:r>
              <w:rPr>
                <w:noProof/>
                <w:webHidden/>
              </w:rPr>
              <w:fldChar w:fldCharType="end"/>
            </w:r>
          </w:hyperlink>
        </w:p>
        <w:p w14:paraId="02DA4464" w14:textId="14D12E46" w:rsidR="00BE5E25" w:rsidRDefault="00BE5E25">
          <w:pPr>
            <w:pStyle w:val="33"/>
            <w:tabs>
              <w:tab w:val="right" w:leader="dot" w:pos="8302"/>
            </w:tabs>
            <w:rPr>
              <w:noProof/>
            </w:rPr>
          </w:pPr>
          <w:hyperlink w:anchor="_Toc490477140" w:history="1">
            <w:r w:rsidRPr="00D568B4">
              <w:rPr>
                <w:rStyle w:val="af"/>
                <w:noProof/>
              </w:rPr>
              <w:t xml:space="preserve">3.3.3 </w:t>
            </w:r>
            <w:r w:rsidRPr="00D568B4">
              <w:rPr>
                <w:rStyle w:val="af"/>
                <w:noProof/>
              </w:rPr>
              <w:t>本地缓存</w:t>
            </w:r>
            <w:r>
              <w:rPr>
                <w:noProof/>
                <w:webHidden/>
              </w:rPr>
              <w:tab/>
            </w:r>
            <w:r>
              <w:rPr>
                <w:noProof/>
                <w:webHidden/>
              </w:rPr>
              <w:fldChar w:fldCharType="begin"/>
            </w:r>
            <w:r>
              <w:rPr>
                <w:noProof/>
                <w:webHidden/>
              </w:rPr>
              <w:instrText xml:space="preserve"> PAGEREF _Toc490477140 \h </w:instrText>
            </w:r>
            <w:r>
              <w:rPr>
                <w:noProof/>
                <w:webHidden/>
              </w:rPr>
            </w:r>
            <w:r>
              <w:rPr>
                <w:noProof/>
                <w:webHidden/>
              </w:rPr>
              <w:fldChar w:fldCharType="separate"/>
            </w:r>
            <w:r>
              <w:rPr>
                <w:noProof/>
                <w:webHidden/>
              </w:rPr>
              <w:t>15</w:t>
            </w:r>
            <w:r>
              <w:rPr>
                <w:noProof/>
                <w:webHidden/>
              </w:rPr>
              <w:fldChar w:fldCharType="end"/>
            </w:r>
          </w:hyperlink>
        </w:p>
        <w:p w14:paraId="0A7E623C" w14:textId="37DA0A2F" w:rsidR="00BE5E25" w:rsidRDefault="00BE5E25">
          <w:pPr>
            <w:pStyle w:val="33"/>
            <w:tabs>
              <w:tab w:val="right" w:leader="dot" w:pos="8302"/>
            </w:tabs>
            <w:rPr>
              <w:noProof/>
            </w:rPr>
          </w:pPr>
          <w:hyperlink w:anchor="_Toc490477141" w:history="1">
            <w:r w:rsidRPr="00D568B4">
              <w:rPr>
                <w:rStyle w:val="af"/>
                <w:noProof/>
              </w:rPr>
              <w:t xml:space="preserve">3.3.4 </w:t>
            </w:r>
            <w:r w:rsidRPr="00D568B4">
              <w:rPr>
                <w:rStyle w:val="af"/>
                <w:noProof/>
              </w:rPr>
              <w:t>多应用适配</w:t>
            </w:r>
            <w:r>
              <w:rPr>
                <w:noProof/>
                <w:webHidden/>
              </w:rPr>
              <w:tab/>
            </w:r>
            <w:r>
              <w:rPr>
                <w:noProof/>
                <w:webHidden/>
              </w:rPr>
              <w:fldChar w:fldCharType="begin"/>
            </w:r>
            <w:r>
              <w:rPr>
                <w:noProof/>
                <w:webHidden/>
              </w:rPr>
              <w:instrText xml:space="preserve"> PAGEREF _Toc490477141 \h </w:instrText>
            </w:r>
            <w:r>
              <w:rPr>
                <w:noProof/>
                <w:webHidden/>
              </w:rPr>
            </w:r>
            <w:r>
              <w:rPr>
                <w:noProof/>
                <w:webHidden/>
              </w:rPr>
              <w:fldChar w:fldCharType="separate"/>
            </w:r>
            <w:r>
              <w:rPr>
                <w:noProof/>
                <w:webHidden/>
              </w:rPr>
              <w:t>16</w:t>
            </w:r>
            <w:r>
              <w:rPr>
                <w:noProof/>
                <w:webHidden/>
              </w:rPr>
              <w:fldChar w:fldCharType="end"/>
            </w:r>
          </w:hyperlink>
        </w:p>
        <w:p w14:paraId="2D8B4A3A" w14:textId="37A763E8" w:rsidR="00BE5E25" w:rsidRDefault="00BE5E25">
          <w:pPr>
            <w:pStyle w:val="11"/>
            <w:rPr>
              <w:noProof/>
            </w:rPr>
          </w:pPr>
          <w:hyperlink w:anchor="_Toc490477142" w:history="1">
            <w:r w:rsidRPr="00D568B4">
              <w:rPr>
                <w:rStyle w:val="af"/>
                <w:rFonts w:ascii="Times New Roman" w:hAnsi="Times New Roman" w:cs="Times New Roman"/>
                <w:noProof/>
              </w:rPr>
              <w:t>第四章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_Toc490477142 \h </w:instrText>
            </w:r>
            <w:r>
              <w:rPr>
                <w:noProof/>
                <w:webHidden/>
              </w:rPr>
            </w:r>
            <w:r>
              <w:rPr>
                <w:noProof/>
                <w:webHidden/>
              </w:rPr>
              <w:fldChar w:fldCharType="separate"/>
            </w:r>
            <w:r>
              <w:rPr>
                <w:noProof/>
                <w:webHidden/>
              </w:rPr>
              <w:t>18</w:t>
            </w:r>
            <w:r>
              <w:rPr>
                <w:noProof/>
                <w:webHidden/>
              </w:rPr>
              <w:fldChar w:fldCharType="end"/>
            </w:r>
          </w:hyperlink>
        </w:p>
        <w:p w14:paraId="53AB66E8" w14:textId="2691DEC1" w:rsidR="00BE5E25" w:rsidRDefault="00BE5E25">
          <w:pPr>
            <w:pStyle w:val="24"/>
            <w:tabs>
              <w:tab w:val="right" w:leader="dot" w:pos="8302"/>
            </w:tabs>
            <w:rPr>
              <w:noProof/>
            </w:rPr>
          </w:pPr>
          <w:hyperlink w:anchor="_Toc490477143" w:history="1">
            <w:r w:rsidRPr="00D568B4">
              <w:rPr>
                <w:rStyle w:val="af"/>
                <w:noProof/>
              </w:rPr>
              <w:t xml:space="preserve">4.1 </w:t>
            </w:r>
            <w:r w:rsidRPr="00D568B4">
              <w:rPr>
                <w:rStyle w:val="af"/>
                <w:noProof/>
              </w:rPr>
              <w:t>中间件优化系统框架设计</w:t>
            </w:r>
            <w:r>
              <w:rPr>
                <w:noProof/>
                <w:webHidden/>
              </w:rPr>
              <w:tab/>
            </w:r>
            <w:r>
              <w:rPr>
                <w:noProof/>
                <w:webHidden/>
              </w:rPr>
              <w:fldChar w:fldCharType="begin"/>
            </w:r>
            <w:r>
              <w:rPr>
                <w:noProof/>
                <w:webHidden/>
              </w:rPr>
              <w:instrText xml:space="preserve"> PAGEREF _Toc490477143 \h </w:instrText>
            </w:r>
            <w:r>
              <w:rPr>
                <w:noProof/>
                <w:webHidden/>
              </w:rPr>
            </w:r>
            <w:r>
              <w:rPr>
                <w:noProof/>
                <w:webHidden/>
              </w:rPr>
              <w:fldChar w:fldCharType="separate"/>
            </w:r>
            <w:r>
              <w:rPr>
                <w:noProof/>
                <w:webHidden/>
              </w:rPr>
              <w:t>18</w:t>
            </w:r>
            <w:r>
              <w:rPr>
                <w:noProof/>
                <w:webHidden/>
              </w:rPr>
              <w:fldChar w:fldCharType="end"/>
            </w:r>
          </w:hyperlink>
        </w:p>
        <w:p w14:paraId="7197A6AF" w14:textId="41EFF5E5" w:rsidR="00BE5E25" w:rsidRDefault="00BE5E25">
          <w:pPr>
            <w:pStyle w:val="24"/>
            <w:tabs>
              <w:tab w:val="right" w:leader="dot" w:pos="8302"/>
            </w:tabs>
            <w:rPr>
              <w:noProof/>
            </w:rPr>
          </w:pPr>
          <w:hyperlink w:anchor="_Toc490477144" w:history="1">
            <w:r w:rsidRPr="00D568B4">
              <w:rPr>
                <w:rStyle w:val="af"/>
                <w:noProof/>
              </w:rPr>
              <w:t xml:space="preserve">4.2 </w:t>
            </w:r>
            <w:r w:rsidRPr="00D568B4">
              <w:rPr>
                <w:rStyle w:val="af"/>
                <w:noProof/>
              </w:rPr>
              <w:t>类图设计</w:t>
            </w:r>
            <w:r>
              <w:rPr>
                <w:noProof/>
                <w:webHidden/>
              </w:rPr>
              <w:tab/>
            </w:r>
            <w:r>
              <w:rPr>
                <w:noProof/>
                <w:webHidden/>
              </w:rPr>
              <w:fldChar w:fldCharType="begin"/>
            </w:r>
            <w:r>
              <w:rPr>
                <w:noProof/>
                <w:webHidden/>
              </w:rPr>
              <w:instrText xml:space="preserve"> PAGEREF _Toc490477144 \h </w:instrText>
            </w:r>
            <w:r>
              <w:rPr>
                <w:noProof/>
                <w:webHidden/>
              </w:rPr>
            </w:r>
            <w:r>
              <w:rPr>
                <w:noProof/>
                <w:webHidden/>
              </w:rPr>
              <w:fldChar w:fldCharType="separate"/>
            </w:r>
            <w:r>
              <w:rPr>
                <w:noProof/>
                <w:webHidden/>
              </w:rPr>
              <w:t>18</w:t>
            </w:r>
            <w:r>
              <w:rPr>
                <w:noProof/>
                <w:webHidden/>
              </w:rPr>
              <w:fldChar w:fldCharType="end"/>
            </w:r>
          </w:hyperlink>
        </w:p>
        <w:p w14:paraId="61E28C58" w14:textId="35A7A5DA" w:rsidR="00BE5E25" w:rsidRDefault="00BE5E25">
          <w:pPr>
            <w:pStyle w:val="24"/>
            <w:tabs>
              <w:tab w:val="right" w:leader="dot" w:pos="8302"/>
            </w:tabs>
            <w:rPr>
              <w:noProof/>
            </w:rPr>
          </w:pPr>
          <w:hyperlink w:anchor="_Toc490477145" w:history="1">
            <w:r w:rsidRPr="00D568B4">
              <w:rPr>
                <w:rStyle w:val="af"/>
                <w:noProof/>
              </w:rPr>
              <w:t xml:space="preserve">4.3 </w:t>
            </w:r>
            <w:r w:rsidRPr="00D568B4">
              <w:rPr>
                <w:rStyle w:val="af"/>
                <w:noProof/>
              </w:rPr>
              <w:t>关键流程设计</w:t>
            </w:r>
            <w:r>
              <w:rPr>
                <w:noProof/>
                <w:webHidden/>
              </w:rPr>
              <w:tab/>
            </w:r>
            <w:r>
              <w:rPr>
                <w:noProof/>
                <w:webHidden/>
              </w:rPr>
              <w:fldChar w:fldCharType="begin"/>
            </w:r>
            <w:r>
              <w:rPr>
                <w:noProof/>
                <w:webHidden/>
              </w:rPr>
              <w:instrText xml:space="preserve"> PAGEREF _Toc490477145 \h </w:instrText>
            </w:r>
            <w:r>
              <w:rPr>
                <w:noProof/>
                <w:webHidden/>
              </w:rPr>
            </w:r>
            <w:r>
              <w:rPr>
                <w:noProof/>
                <w:webHidden/>
              </w:rPr>
              <w:fldChar w:fldCharType="separate"/>
            </w:r>
            <w:r>
              <w:rPr>
                <w:noProof/>
                <w:webHidden/>
              </w:rPr>
              <w:t>20</w:t>
            </w:r>
            <w:r>
              <w:rPr>
                <w:noProof/>
                <w:webHidden/>
              </w:rPr>
              <w:fldChar w:fldCharType="end"/>
            </w:r>
          </w:hyperlink>
        </w:p>
        <w:p w14:paraId="4B2F0713" w14:textId="472004F7" w:rsidR="00BE5E25" w:rsidRDefault="00BE5E25">
          <w:pPr>
            <w:pStyle w:val="33"/>
            <w:tabs>
              <w:tab w:val="right" w:leader="dot" w:pos="8302"/>
            </w:tabs>
            <w:rPr>
              <w:noProof/>
            </w:rPr>
          </w:pPr>
          <w:hyperlink w:anchor="_Toc490477146" w:history="1">
            <w:r w:rsidRPr="00D568B4">
              <w:rPr>
                <w:rStyle w:val="af"/>
                <w:noProof/>
              </w:rPr>
              <w:t xml:space="preserve">4.3.1 </w:t>
            </w:r>
            <w:r w:rsidRPr="00D568B4">
              <w:rPr>
                <w:rStyle w:val="af"/>
                <w:noProof/>
              </w:rPr>
              <w:t>系统总流程设计</w:t>
            </w:r>
            <w:r>
              <w:rPr>
                <w:noProof/>
                <w:webHidden/>
              </w:rPr>
              <w:tab/>
            </w:r>
            <w:r>
              <w:rPr>
                <w:noProof/>
                <w:webHidden/>
              </w:rPr>
              <w:fldChar w:fldCharType="begin"/>
            </w:r>
            <w:r>
              <w:rPr>
                <w:noProof/>
                <w:webHidden/>
              </w:rPr>
              <w:instrText xml:space="preserve"> PAGEREF _Toc490477146 \h </w:instrText>
            </w:r>
            <w:r>
              <w:rPr>
                <w:noProof/>
                <w:webHidden/>
              </w:rPr>
            </w:r>
            <w:r>
              <w:rPr>
                <w:noProof/>
                <w:webHidden/>
              </w:rPr>
              <w:fldChar w:fldCharType="separate"/>
            </w:r>
            <w:r>
              <w:rPr>
                <w:noProof/>
                <w:webHidden/>
              </w:rPr>
              <w:t>21</w:t>
            </w:r>
            <w:r>
              <w:rPr>
                <w:noProof/>
                <w:webHidden/>
              </w:rPr>
              <w:fldChar w:fldCharType="end"/>
            </w:r>
          </w:hyperlink>
        </w:p>
        <w:p w14:paraId="662F4E73" w14:textId="78BDC95C" w:rsidR="00BE5E25" w:rsidRDefault="00BE5E25">
          <w:pPr>
            <w:pStyle w:val="33"/>
            <w:tabs>
              <w:tab w:val="right" w:leader="dot" w:pos="8302"/>
            </w:tabs>
            <w:rPr>
              <w:noProof/>
            </w:rPr>
          </w:pPr>
          <w:hyperlink w:anchor="_Toc490477147" w:history="1">
            <w:r w:rsidRPr="00D568B4">
              <w:rPr>
                <w:rStyle w:val="af"/>
                <w:noProof/>
              </w:rPr>
              <w:t xml:space="preserve">4.3.2 </w:t>
            </w:r>
            <w:r w:rsidRPr="00D568B4">
              <w:rPr>
                <w:rStyle w:val="af"/>
                <w:noProof/>
              </w:rPr>
              <w:t>持久会话管理流程设计</w:t>
            </w:r>
            <w:r>
              <w:rPr>
                <w:noProof/>
                <w:webHidden/>
              </w:rPr>
              <w:tab/>
            </w:r>
            <w:r>
              <w:rPr>
                <w:noProof/>
                <w:webHidden/>
              </w:rPr>
              <w:fldChar w:fldCharType="begin"/>
            </w:r>
            <w:r>
              <w:rPr>
                <w:noProof/>
                <w:webHidden/>
              </w:rPr>
              <w:instrText xml:space="preserve"> PAGEREF _Toc490477147 \h </w:instrText>
            </w:r>
            <w:r>
              <w:rPr>
                <w:noProof/>
                <w:webHidden/>
              </w:rPr>
            </w:r>
            <w:r>
              <w:rPr>
                <w:noProof/>
                <w:webHidden/>
              </w:rPr>
              <w:fldChar w:fldCharType="separate"/>
            </w:r>
            <w:r>
              <w:rPr>
                <w:noProof/>
                <w:webHidden/>
              </w:rPr>
              <w:t>22</w:t>
            </w:r>
            <w:r>
              <w:rPr>
                <w:noProof/>
                <w:webHidden/>
              </w:rPr>
              <w:fldChar w:fldCharType="end"/>
            </w:r>
          </w:hyperlink>
        </w:p>
        <w:p w14:paraId="3FE176DB" w14:textId="3715CAE2" w:rsidR="00BE5E25" w:rsidRDefault="00BE5E25">
          <w:pPr>
            <w:pStyle w:val="33"/>
            <w:tabs>
              <w:tab w:val="right" w:leader="dot" w:pos="8302"/>
            </w:tabs>
            <w:rPr>
              <w:noProof/>
            </w:rPr>
          </w:pPr>
          <w:hyperlink w:anchor="_Toc490477148" w:history="1">
            <w:r w:rsidRPr="00D568B4">
              <w:rPr>
                <w:rStyle w:val="af"/>
                <w:noProof/>
              </w:rPr>
              <w:t xml:space="preserve">4.3.3 </w:t>
            </w:r>
            <w:r w:rsidRPr="00D568B4">
              <w:rPr>
                <w:rStyle w:val="af"/>
                <w:noProof/>
              </w:rPr>
              <w:t>大文件传输流程设计</w:t>
            </w:r>
            <w:r>
              <w:rPr>
                <w:noProof/>
                <w:webHidden/>
              </w:rPr>
              <w:tab/>
            </w:r>
            <w:r>
              <w:rPr>
                <w:noProof/>
                <w:webHidden/>
              </w:rPr>
              <w:fldChar w:fldCharType="begin"/>
            </w:r>
            <w:r>
              <w:rPr>
                <w:noProof/>
                <w:webHidden/>
              </w:rPr>
              <w:instrText xml:space="preserve"> PAGEREF _Toc490477148 \h </w:instrText>
            </w:r>
            <w:r>
              <w:rPr>
                <w:noProof/>
                <w:webHidden/>
              </w:rPr>
            </w:r>
            <w:r>
              <w:rPr>
                <w:noProof/>
                <w:webHidden/>
              </w:rPr>
              <w:fldChar w:fldCharType="separate"/>
            </w:r>
            <w:r>
              <w:rPr>
                <w:noProof/>
                <w:webHidden/>
              </w:rPr>
              <w:t>23</w:t>
            </w:r>
            <w:r>
              <w:rPr>
                <w:noProof/>
                <w:webHidden/>
              </w:rPr>
              <w:fldChar w:fldCharType="end"/>
            </w:r>
          </w:hyperlink>
        </w:p>
        <w:p w14:paraId="47998AAC" w14:textId="54DDE5E4" w:rsidR="00BE5E25" w:rsidRDefault="00BE5E25">
          <w:pPr>
            <w:pStyle w:val="33"/>
            <w:tabs>
              <w:tab w:val="right" w:leader="dot" w:pos="8302"/>
            </w:tabs>
            <w:rPr>
              <w:noProof/>
            </w:rPr>
          </w:pPr>
          <w:hyperlink w:anchor="_Toc490477149" w:history="1">
            <w:r w:rsidRPr="00D568B4">
              <w:rPr>
                <w:rStyle w:val="af"/>
                <w:noProof/>
              </w:rPr>
              <w:t xml:space="preserve">4.3.4 </w:t>
            </w:r>
            <w:r w:rsidRPr="00D568B4">
              <w:rPr>
                <w:rStyle w:val="af"/>
                <w:noProof/>
              </w:rPr>
              <w:t>本地缓存流程设计</w:t>
            </w:r>
            <w:r>
              <w:rPr>
                <w:noProof/>
                <w:webHidden/>
              </w:rPr>
              <w:tab/>
            </w:r>
            <w:r>
              <w:rPr>
                <w:noProof/>
                <w:webHidden/>
              </w:rPr>
              <w:fldChar w:fldCharType="begin"/>
            </w:r>
            <w:r>
              <w:rPr>
                <w:noProof/>
                <w:webHidden/>
              </w:rPr>
              <w:instrText xml:space="preserve"> PAGEREF _Toc490477149 \h </w:instrText>
            </w:r>
            <w:r>
              <w:rPr>
                <w:noProof/>
                <w:webHidden/>
              </w:rPr>
            </w:r>
            <w:r>
              <w:rPr>
                <w:noProof/>
                <w:webHidden/>
              </w:rPr>
              <w:fldChar w:fldCharType="separate"/>
            </w:r>
            <w:r>
              <w:rPr>
                <w:noProof/>
                <w:webHidden/>
              </w:rPr>
              <w:t>24</w:t>
            </w:r>
            <w:r>
              <w:rPr>
                <w:noProof/>
                <w:webHidden/>
              </w:rPr>
              <w:fldChar w:fldCharType="end"/>
            </w:r>
          </w:hyperlink>
        </w:p>
        <w:p w14:paraId="6869BD87" w14:textId="7DD459BB" w:rsidR="00BE5E25" w:rsidRDefault="00BE5E25">
          <w:pPr>
            <w:pStyle w:val="33"/>
            <w:tabs>
              <w:tab w:val="right" w:leader="dot" w:pos="8302"/>
            </w:tabs>
            <w:rPr>
              <w:noProof/>
            </w:rPr>
          </w:pPr>
          <w:hyperlink w:anchor="_Toc490477150" w:history="1">
            <w:r w:rsidRPr="00D568B4">
              <w:rPr>
                <w:rStyle w:val="af"/>
                <w:noProof/>
              </w:rPr>
              <w:t xml:space="preserve">4.3.5 </w:t>
            </w:r>
            <w:r w:rsidRPr="00D568B4">
              <w:rPr>
                <w:rStyle w:val="af"/>
                <w:noProof/>
              </w:rPr>
              <w:t>多应用适配流程设计</w:t>
            </w:r>
            <w:r>
              <w:rPr>
                <w:noProof/>
                <w:webHidden/>
              </w:rPr>
              <w:tab/>
            </w:r>
            <w:r>
              <w:rPr>
                <w:noProof/>
                <w:webHidden/>
              </w:rPr>
              <w:fldChar w:fldCharType="begin"/>
            </w:r>
            <w:r>
              <w:rPr>
                <w:noProof/>
                <w:webHidden/>
              </w:rPr>
              <w:instrText xml:space="preserve"> PAGEREF _Toc490477150 \h </w:instrText>
            </w:r>
            <w:r>
              <w:rPr>
                <w:noProof/>
                <w:webHidden/>
              </w:rPr>
            </w:r>
            <w:r>
              <w:rPr>
                <w:noProof/>
                <w:webHidden/>
              </w:rPr>
              <w:fldChar w:fldCharType="separate"/>
            </w:r>
            <w:r>
              <w:rPr>
                <w:noProof/>
                <w:webHidden/>
              </w:rPr>
              <w:t>26</w:t>
            </w:r>
            <w:r>
              <w:rPr>
                <w:noProof/>
                <w:webHidden/>
              </w:rPr>
              <w:fldChar w:fldCharType="end"/>
            </w:r>
          </w:hyperlink>
        </w:p>
        <w:p w14:paraId="3B98C41A" w14:textId="7D9B2F58" w:rsidR="00BE5E25" w:rsidRDefault="00BE5E25">
          <w:pPr>
            <w:pStyle w:val="24"/>
            <w:tabs>
              <w:tab w:val="left" w:pos="1050"/>
              <w:tab w:val="right" w:leader="dot" w:pos="8302"/>
            </w:tabs>
            <w:rPr>
              <w:noProof/>
            </w:rPr>
          </w:pPr>
          <w:hyperlink w:anchor="_Toc490477158" w:history="1">
            <w:r w:rsidRPr="00D568B4">
              <w:rPr>
                <w:rStyle w:val="af"/>
                <w:noProof/>
              </w:rPr>
              <w:t>4.4</w:t>
            </w:r>
            <w:r>
              <w:rPr>
                <w:noProof/>
              </w:rPr>
              <w:tab/>
            </w:r>
            <w:r w:rsidRPr="00D568B4">
              <w:rPr>
                <w:rStyle w:val="af"/>
                <w:noProof/>
              </w:rPr>
              <w:t>数据库设计</w:t>
            </w:r>
            <w:r>
              <w:rPr>
                <w:noProof/>
                <w:webHidden/>
              </w:rPr>
              <w:tab/>
            </w:r>
            <w:r>
              <w:rPr>
                <w:noProof/>
                <w:webHidden/>
              </w:rPr>
              <w:fldChar w:fldCharType="begin"/>
            </w:r>
            <w:r>
              <w:rPr>
                <w:noProof/>
                <w:webHidden/>
              </w:rPr>
              <w:instrText xml:space="preserve"> PAGEREF _Toc490477158 \h </w:instrText>
            </w:r>
            <w:r>
              <w:rPr>
                <w:noProof/>
                <w:webHidden/>
              </w:rPr>
            </w:r>
            <w:r>
              <w:rPr>
                <w:noProof/>
                <w:webHidden/>
              </w:rPr>
              <w:fldChar w:fldCharType="separate"/>
            </w:r>
            <w:r>
              <w:rPr>
                <w:noProof/>
                <w:webHidden/>
              </w:rPr>
              <w:t>26</w:t>
            </w:r>
            <w:r>
              <w:rPr>
                <w:noProof/>
                <w:webHidden/>
              </w:rPr>
              <w:fldChar w:fldCharType="end"/>
            </w:r>
          </w:hyperlink>
        </w:p>
        <w:p w14:paraId="6EA7EE09" w14:textId="73A9B827" w:rsidR="00BE5E25" w:rsidRDefault="00BE5E25">
          <w:pPr>
            <w:pStyle w:val="24"/>
            <w:tabs>
              <w:tab w:val="left" w:pos="1050"/>
              <w:tab w:val="right" w:leader="dot" w:pos="8302"/>
            </w:tabs>
            <w:rPr>
              <w:noProof/>
            </w:rPr>
          </w:pPr>
          <w:hyperlink w:anchor="_Toc490477159" w:history="1">
            <w:r w:rsidRPr="00D568B4">
              <w:rPr>
                <w:rStyle w:val="af"/>
                <w:noProof/>
              </w:rPr>
              <w:t>4.5</w:t>
            </w:r>
            <w:r>
              <w:rPr>
                <w:noProof/>
              </w:rPr>
              <w:tab/>
            </w:r>
            <w:r w:rsidRPr="00D568B4">
              <w:rPr>
                <w:rStyle w:val="af"/>
                <w:noProof/>
              </w:rPr>
              <w:t>系统优化接口设计</w:t>
            </w:r>
            <w:r>
              <w:rPr>
                <w:noProof/>
                <w:webHidden/>
              </w:rPr>
              <w:tab/>
            </w:r>
            <w:r>
              <w:rPr>
                <w:noProof/>
                <w:webHidden/>
              </w:rPr>
              <w:fldChar w:fldCharType="begin"/>
            </w:r>
            <w:r>
              <w:rPr>
                <w:noProof/>
                <w:webHidden/>
              </w:rPr>
              <w:instrText xml:space="preserve"> PAGEREF _Toc490477159 \h </w:instrText>
            </w:r>
            <w:r>
              <w:rPr>
                <w:noProof/>
                <w:webHidden/>
              </w:rPr>
            </w:r>
            <w:r>
              <w:rPr>
                <w:noProof/>
                <w:webHidden/>
              </w:rPr>
              <w:fldChar w:fldCharType="separate"/>
            </w:r>
            <w:r>
              <w:rPr>
                <w:noProof/>
                <w:webHidden/>
              </w:rPr>
              <w:t>27</w:t>
            </w:r>
            <w:r>
              <w:rPr>
                <w:noProof/>
                <w:webHidden/>
              </w:rPr>
              <w:fldChar w:fldCharType="end"/>
            </w:r>
          </w:hyperlink>
        </w:p>
        <w:p w14:paraId="3B63D23F" w14:textId="375CD479" w:rsidR="00BE5E25" w:rsidRDefault="00BE5E25">
          <w:pPr>
            <w:pStyle w:val="33"/>
            <w:tabs>
              <w:tab w:val="right" w:leader="dot" w:pos="8302"/>
            </w:tabs>
            <w:rPr>
              <w:noProof/>
            </w:rPr>
          </w:pPr>
          <w:hyperlink w:anchor="_Toc490477160" w:history="1">
            <w:r w:rsidRPr="00D568B4">
              <w:rPr>
                <w:rStyle w:val="af"/>
                <w:noProof/>
              </w:rPr>
              <w:t xml:space="preserve">4.5.1 </w:t>
            </w:r>
            <w:r w:rsidRPr="00D568B4">
              <w:rPr>
                <w:rStyle w:val="af"/>
                <w:noProof/>
              </w:rPr>
              <w:t>持久会话管理接口设计</w:t>
            </w:r>
            <w:r>
              <w:rPr>
                <w:noProof/>
                <w:webHidden/>
              </w:rPr>
              <w:tab/>
            </w:r>
            <w:r>
              <w:rPr>
                <w:noProof/>
                <w:webHidden/>
              </w:rPr>
              <w:fldChar w:fldCharType="begin"/>
            </w:r>
            <w:r>
              <w:rPr>
                <w:noProof/>
                <w:webHidden/>
              </w:rPr>
              <w:instrText xml:space="preserve"> PAGEREF _Toc490477160 \h </w:instrText>
            </w:r>
            <w:r>
              <w:rPr>
                <w:noProof/>
                <w:webHidden/>
              </w:rPr>
            </w:r>
            <w:r>
              <w:rPr>
                <w:noProof/>
                <w:webHidden/>
              </w:rPr>
              <w:fldChar w:fldCharType="separate"/>
            </w:r>
            <w:r>
              <w:rPr>
                <w:noProof/>
                <w:webHidden/>
              </w:rPr>
              <w:t>28</w:t>
            </w:r>
            <w:r>
              <w:rPr>
                <w:noProof/>
                <w:webHidden/>
              </w:rPr>
              <w:fldChar w:fldCharType="end"/>
            </w:r>
          </w:hyperlink>
        </w:p>
        <w:p w14:paraId="7F8581D7" w14:textId="43F04CD7" w:rsidR="00BE5E25" w:rsidRDefault="00BE5E25">
          <w:pPr>
            <w:pStyle w:val="33"/>
            <w:tabs>
              <w:tab w:val="right" w:leader="dot" w:pos="8302"/>
            </w:tabs>
            <w:rPr>
              <w:noProof/>
            </w:rPr>
          </w:pPr>
          <w:hyperlink w:anchor="_Toc490477161" w:history="1">
            <w:r w:rsidRPr="00D568B4">
              <w:rPr>
                <w:rStyle w:val="af"/>
                <w:noProof/>
              </w:rPr>
              <w:t xml:space="preserve">4.5.1 </w:t>
            </w:r>
            <w:r w:rsidRPr="00D568B4">
              <w:rPr>
                <w:rStyle w:val="af"/>
                <w:noProof/>
              </w:rPr>
              <w:t>大文件上传接口设计</w:t>
            </w:r>
            <w:r>
              <w:rPr>
                <w:noProof/>
                <w:webHidden/>
              </w:rPr>
              <w:tab/>
            </w:r>
            <w:r>
              <w:rPr>
                <w:noProof/>
                <w:webHidden/>
              </w:rPr>
              <w:fldChar w:fldCharType="begin"/>
            </w:r>
            <w:r>
              <w:rPr>
                <w:noProof/>
                <w:webHidden/>
              </w:rPr>
              <w:instrText xml:space="preserve"> PAGEREF _Toc490477161 \h </w:instrText>
            </w:r>
            <w:r>
              <w:rPr>
                <w:noProof/>
                <w:webHidden/>
              </w:rPr>
            </w:r>
            <w:r>
              <w:rPr>
                <w:noProof/>
                <w:webHidden/>
              </w:rPr>
              <w:fldChar w:fldCharType="separate"/>
            </w:r>
            <w:r>
              <w:rPr>
                <w:noProof/>
                <w:webHidden/>
              </w:rPr>
              <w:t>29</w:t>
            </w:r>
            <w:r>
              <w:rPr>
                <w:noProof/>
                <w:webHidden/>
              </w:rPr>
              <w:fldChar w:fldCharType="end"/>
            </w:r>
          </w:hyperlink>
        </w:p>
        <w:p w14:paraId="3FD315D5" w14:textId="5693964D" w:rsidR="00BE5E25" w:rsidRDefault="00BE5E25">
          <w:pPr>
            <w:pStyle w:val="33"/>
            <w:tabs>
              <w:tab w:val="right" w:leader="dot" w:pos="8302"/>
            </w:tabs>
            <w:rPr>
              <w:noProof/>
            </w:rPr>
          </w:pPr>
          <w:hyperlink w:anchor="_Toc490477162" w:history="1">
            <w:r w:rsidRPr="00D568B4">
              <w:rPr>
                <w:rStyle w:val="af"/>
                <w:noProof/>
              </w:rPr>
              <w:t xml:space="preserve">4.5.1 </w:t>
            </w:r>
            <w:r w:rsidRPr="00D568B4">
              <w:rPr>
                <w:rStyle w:val="af"/>
                <w:noProof/>
              </w:rPr>
              <w:t>本地缓存接口设计</w:t>
            </w:r>
            <w:r>
              <w:rPr>
                <w:noProof/>
                <w:webHidden/>
              </w:rPr>
              <w:tab/>
            </w:r>
            <w:r>
              <w:rPr>
                <w:noProof/>
                <w:webHidden/>
              </w:rPr>
              <w:fldChar w:fldCharType="begin"/>
            </w:r>
            <w:r>
              <w:rPr>
                <w:noProof/>
                <w:webHidden/>
              </w:rPr>
              <w:instrText xml:space="preserve"> PAGEREF _Toc490477162 \h </w:instrText>
            </w:r>
            <w:r>
              <w:rPr>
                <w:noProof/>
                <w:webHidden/>
              </w:rPr>
            </w:r>
            <w:r>
              <w:rPr>
                <w:noProof/>
                <w:webHidden/>
              </w:rPr>
              <w:fldChar w:fldCharType="separate"/>
            </w:r>
            <w:r>
              <w:rPr>
                <w:noProof/>
                <w:webHidden/>
              </w:rPr>
              <w:t>31</w:t>
            </w:r>
            <w:r>
              <w:rPr>
                <w:noProof/>
                <w:webHidden/>
              </w:rPr>
              <w:fldChar w:fldCharType="end"/>
            </w:r>
          </w:hyperlink>
        </w:p>
        <w:p w14:paraId="1FF9689E" w14:textId="13906237" w:rsidR="00BE5E25" w:rsidRDefault="00BE5E25">
          <w:pPr>
            <w:pStyle w:val="33"/>
            <w:tabs>
              <w:tab w:val="right" w:leader="dot" w:pos="8302"/>
            </w:tabs>
            <w:rPr>
              <w:noProof/>
            </w:rPr>
          </w:pPr>
          <w:hyperlink w:anchor="_Toc490477163" w:history="1">
            <w:r w:rsidRPr="00D568B4">
              <w:rPr>
                <w:rStyle w:val="af"/>
                <w:noProof/>
              </w:rPr>
              <w:t xml:space="preserve">4.5.1 </w:t>
            </w:r>
            <w:r w:rsidRPr="00D568B4">
              <w:rPr>
                <w:rStyle w:val="af"/>
                <w:noProof/>
              </w:rPr>
              <w:t>多应用适配接口设计</w:t>
            </w:r>
            <w:r>
              <w:rPr>
                <w:noProof/>
                <w:webHidden/>
              </w:rPr>
              <w:tab/>
            </w:r>
            <w:r>
              <w:rPr>
                <w:noProof/>
                <w:webHidden/>
              </w:rPr>
              <w:fldChar w:fldCharType="begin"/>
            </w:r>
            <w:r>
              <w:rPr>
                <w:noProof/>
                <w:webHidden/>
              </w:rPr>
              <w:instrText xml:space="preserve"> PAGEREF _Toc490477163 \h </w:instrText>
            </w:r>
            <w:r>
              <w:rPr>
                <w:noProof/>
                <w:webHidden/>
              </w:rPr>
            </w:r>
            <w:r>
              <w:rPr>
                <w:noProof/>
                <w:webHidden/>
              </w:rPr>
              <w:fldChar w:fldCharType="separate"/>
            </w:r>
            <w:r>
              <w:rPr>
                <w:noProof/>
                <w:webHidden/>
              </w:rPr>
              <w:t>32</w:t>
            </w:r>
            <w:r>
              <w:rPr>
                <w:noProof/>
                <w:webHidden/>
              </w:rPr>
              <w:fldChar w:fldCharType="end"/>
            </w:r>
          </w:hyperlink>
        </w:p>
        <w:p w14:paraId="3E2F3FE1" w14:textId="3FD7BB16" w:rsidR="00BE5E25" w:rsidRDefault="00BE5E25">
          <w:pPr>
            <w:pStyle w:val="11"/>
            <w:rPr>
              <w:noProof/>
            </w:rPr>
          </w:pPr>
          <w:hyperlink w:anchor="_Toc490477164" w:history="1">
            <w:r w:rsidRPr="00D568B4">
              <w:rPr>
                <w:rStyle w:val="af"/>
                <w:rFonts w:ascii="Times New Roman" w:hAnsi="Times New Roman" w:cs="Times New Roman"/>
                <w:noProof/>
              </w:rPr>
              <w:t>第五章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_Toc490477164 \h </w:instrText>
            </w:r>
            <w:r>
              <w:rPr>
                <w:noProof/>
                <w:webHidden/>
              </w:rPr>
            </w:r>
            <w:r>
              <w:rPr>
                <w:noProof/>
                <w:webHidden/>
              </w:rPr>
              <w:fldChar w:fldCharType="separate"/>
            </w:r>
            <w:r>
              <w:rPr>
                <w:noProof/>
                <w:webHidden/>
              </w:rPr>
              <w:t>33</w:t>
            </w:r>
            <w:r>
              <w:rPr>
                <w:noProof/>
                <w:webHidden/>
              </w:rPr>
              <w:fldChar w:fldCharType="end"/>
            </w:r>
          </w:hyperlink>
        </w:p>
        <w:p w14:paraId="35B26358" w14:textId="4ED0892C" w:rsidR="00BE5E25" w:rsidRDefault="00BE5E25">
          <w:pPr>
            <w:pStyle w:val="24"/>
            <w:tabs>
              <w:tab w:val="right" w:leader="dot" w:pos="8302"/>
            </w:tabs>
            <w:rPr>
              <w:noProof/>
            </w:rPr>
          </w:pPr>
          <w:hyperlink w:anchor="_Toc490477165" w:history="1">
            <w:r w:rsidRPr="00D568B4">
              <w:rPr>
                <w:rStyle w:val="af"/>
                <w:noProof/>
              </w:rPr>
              <w:t xml:space="preserve">5.1 </w:t>
            </w:r>
            <w:r w:rsidRPr="00D568B4">
              <w:rPr>
                <w:rStyle w:val="af"/>
                <w:noProof/>
              </w:rPr>
              <w:t>开发环境</w:t>
            </w:r>
            <w:r>
              <w:rPr>
                <w:noProof/>
                <w:webHidden/>
              </w:rPr>
              <w:tab/>
            </w:r>
            <w:r>
              <w:rPr>
                <w:noProof/>
                <w:webHidden/>
              </w:rPr>
              <w:fldChar w:fldCharType="begin"/>
            </w:r>
            <w:r>
              <w:rPr>
                <w:noProof/>
                <w:webHidden/>
              </w:rPr>
              <w:instrText xml:space="preserve"> PAGEREF _Toc490477165 \h </w:instrText>
            </w:r>
            <w:r>
              <w:rPr>
                <w:noProof/>
                <w:webHidden/>
              </w:rPr>
            </w:r>
            <w:r>
              <w:rPr>
                <w:noProof/>
                <w:webHidden/>
              </w:rPr>
              <w:fldChar w:fldCharType="separate"/>
            </w:r>
            <w:r>
              <w:rPr>
                <w:noProof/>
                <w:webHidden/>
              </w:rPr>
              <w:t>33</w:t>
            </w:r>
            <w:r>
              <w:rPr>
                <w:noProof/>
                <w:webHidden/>
              </w:rPr>
              <w:fldChar w:fldCharType="end"/>
            </w:r>
          </w:hyperlink>
        </w:p>
        <w:p w14:paraId="179A012F" w14:textId="6261A4F1" w:rsidR="00BE5E25" w:rsidRDefault="00BE5E25">
          <w:pPr>
            <w:pStyle w:val="24"/>
            <w:tabs>
              <w:tab w:val="right" w:leader="dot" w:pos="8302"/>
            </w:tabs>
            <w:rPr>
              <w:noProof/>
            </w:rPr>
          </w:pPr>
          <w:hyperlink w:anchor="_Toc490477166" w:history="1">
            <w:r w:rsidRPr="00D568B4">
              <w:rPr>
                <w:rStyle w:val="af"/>
                <w:noProof/>
              </w:rPr>
              <w:t xml:space="preserve">5.2 </w:t>
            </w:r>
            <w:r w:rsidRPr="00D568B4">
              <w:rPr>
                <w:rStyle w:val="af"/>
                <w:noProof/>
              </w:rPr>
              <w:t>关键技术</w:t>
            </w:r>
            <w:r>
              <w:rPr>
                <w:noProof/>
                <w:webHidden/>
              </w:rPr>
              <w:tab/>
            </w:r>
            <w:r>
              <w:rPr>
                <w:noProof/>
                <w:webHidden/>
              </w:rPr>
              <w:fldChar w:fldCharType="begin"/>
            </w:r>
            <w:r>
              <w:rPr>
                <w:noProof/>
                <w:webHidden/>
              </w:rPr>
              <w:instrText xml:space="preserve"> PAGEREF _Toc490477166 \h </w:instrText>
            </w:r>
            <w:r>
              <w:rPr>
                <w:noProof/>
                <w:webHidden/>
              </w:rPr>
            </w:r>
            <w:r>
              <w:rPr>
                <w:noProof/>
                <w:webHidden/>
              </w:rPr>
              <w:fldChar w:fldCharType="separate"/>
            </w:r>
            <w:r>
              <w:rPr>
                <w:noProof/>
                <w:webHidden/>
              </w:rPr>
              <w:t>33</w:t>
            </w:r>
            <w:r>
              <w:rPr>
                <w:noProof/>
                <w:webHidden/>
              </w:rPr>
              <w:fldChar w:fldCharType="end"/>
            </w:r>
          </w:hyperlink>
        </w:p>
        <w:p w14:paraId="0A2C363A" w14:textId="67E82C8C" w:rsidR="00BE5E25" w:rsidRDefault="00BE5E25">
          <w:pPr>
            <w:pStyle w:val="33"/>
            <w:tabs>
              <w:tab w:val="right" w:leader="dot" w:pos="8302"/>
            </w:tabs>
            <w:rPr>
              <w:noProof/>
            </w:rPr>
          </w:pPr>
          <w:hyperlink w:anchor="_Toc490477167" w:history="1">
            <w:r w:rsidRPr="00D568B4">
              <w:rPr>
                <w:rStyle w:val="af"/>
                <w:noProof/>
              </w:rPr>
              <w:t>5.2.1</w:t>
            </w:r>
            <w:r w:rsidRPr="00D568B4">
              <w:rPr>
                <w:rStyle w:val="af"/>
                <w:noProof/>
              </w:rPr>
              <w:t>加密方式</w:t>
            </w:r>
            <w:r>
              <w:rPr>
                <w:noProof/>
                <w:webHidden/>
              </w:rPr>
              <w:tab/>
            </w:r>
            <w:r>
              <w:rPr>
                <w:noProof/>
                <w:webHidden/>
              </w:rPr>
              <w:fldChar w:fldCharType="begin"/>
            </w:r>
            <w:r>
              <w:rPr>
                <w:noProof/>
                <w:webHidden/>
              </w:rPr>
              <w:instrText xml:space="preserve"> PAGEREF _Toc490477167 \h </w:instrText>
            </w:r>
            <w:r>
              <w:rPr>
                <w:noProof/>
                <w:webHidden/>
              </w:rPr>
            </w:r>
            <w:r>
              <w:rPr>
                <w:noProof/>
                <w:webHidden/>
              </w:rPr>
              <w:fldChar w:fldCharType="separate"/>
            </w:r>
            <w:r>
              <w:rPr>
                <w:noProof/>
                <w:webHidden/>
              </w:rPr>
              <w:t>33</w:t>
            </w:r>
            <w:r>
              <w:rPr>
                <w:noProof/>
                <w:webHidden/>
              </w:rPr>
              <w:fldChar w:fldCharType="end"/>
            </w:r>
          </w:hyperlink>
        </w:p>
        <w:p w14:paraId="5D2913DA" w14:textId="3FCEE86B" w:rsidR="00BE5E25" w:rsidRDefault="00BE5E25">
          <w:pPr>
            <w:pStyle w:val="33"/>
            <w:tabs>
              <w:tab w:val="right" w:leader="dot" w:pos="8302"/>
            </w:tabs>
            <w:rPr>
              <w:noProof/>
            </w:rPr>
          </w:pPr>
          <w:hyperlink w:anchor="_Toc490477168" w:history="1">
            <w:r w:rsidRPr="00D568B4">
              <w:rPr>
                <w:rStyle w:val="af"/>
                <w:noProof/>
              </w:rPr>
              <w:t>5.2.2</w:t>
            </w:r>
            <w:r w:rsidRPr="00D568B4">
              <w:rPr>
                <w:rStyle w:val="af"/>
                <w:noProof/>
              </w:rPr>
              <w:t>中间件授权代理</w:t>
            </w:r>
            <w:r>
              <w:rPr>
                <w:noProof/>
                <w:webHidden/>
              </w:rPr>
              <w:tab/>
            </w:r>
            <w:r>
              <w:rPr>
                <w:noProof/>
                <w:webHidden/>
              </w:rPr>
              <w:fldChar w:fldCharType="begin"/>
            </w:r>
            <w:r>
              <w:rPr>
                <w:noProof/>
                <w:webHidden/>
              </w:rPr>
              <w:instrText xml:space="preserve"> PAGEREF _Toc490477168 \h </w:instrText>
            </w:r>
            <w:r>
              <w:rPr>
                <w:noProof/>
                <w:webHidden/>
              </w:rPr>
            </w:r>
            <w:r>
              <w:rPr>
                <w:noProof/>
                <w:webHidden/>
              </w:rPr>
              <w:fldChar w:fldCharType="separate"/>
            </w:r>
            <w:r>
              <w:rPr>
                <w:noProof/>
                <w:webHidden/>
              </w:rPr>
              <w:t>34</w:t>
            </w:r>
            <w:r>
              <w:rPr>
                <w:noProof/>
                <w:webHidden/>
              </w:rPr>
              <w:fldChar w:fldCharType="end"/>
            </w:r>
          </w:hyperlink>
        </w:p>
        <w:p w14:paraId="0BEB88A9" w14:textId="27A7C0ED" w:rsidR="00BE5E25" w:rsidRDefault="00BE5E25">
          <w:pPr>
            <w:pStyle w:val="33"/>
            <w:tabs>
              <w:tab w:val="right" w:leader="dot" w:pos="8302"/>
            </w:tabs>
            <w:rPr>
              <w:noProof/>
            </w:rPr>
          </w:pPr>
          <w:hyperlink w:anchor="_Toc490477169" w:history="1">
            <w:r w:rsidRPr="00D568B4">
              <w:rPr>
                <w:rStyle w:val="af"/>
                <w:noProof/>
              </w:rPr>
              <w:t>5.2.3</w:t>
            </w:r>
            <w:r w:rsidRPr="00D568B4">
              <w:rPr>
                <w:rStyle w:val="af"/>
                <w:noProof/>
              </w:rPr>
              <w:t>大文件上传</w:t>
            </w:r>
            <w:r>
              <w:rPr>
                <w:noProof/>
                <w:webHidden/>
              </w:rPr>
              <w:tab/>
            </w:r>
            <w:r>
              <w:rPr>
                <w:noProof/>
                <w:webHidden/>
              </w:rPr>
              <w:fldChar w:fldCharType="begin"/>
            </w:r>
            <w:r>
              <w:rPr>
                <w:noProof/>
                <w:webHidden/>
              </w:rPr>
              <w:instrText xml:space="preserve"> PAGEREF _Toc490477169 \h </w:instrText>
            </w:r>
            <w:r>
              <w:rPr>
                <w:noProof/>
                <w:webHidden/>
              </w:rPr>
            </w:r>
            <w:r>
              <w:rPr>
                <w:noProof/>
                <w:webHidden/>
              </w:rPr>
              <w:fldChar w:fldCharType="separate"/>
            </w:r>
            <w:r>
              <w:rPr>
                <w:noProof/>
                <w:webHidden/>
              </w:rPr>
              <w:t>35</w:t>
            </w:r>
            <w:r>
              <w:rPr>
                <w:noProof/>
                <w:webHidden/>
              </w:rPr>
              <w:fldChar w:fldCharType="end"/>
            </w:r>
          </w:hyperlink>
        </w:p>
        <w:p w14:paraId="65E67589" w14:textId="5ED7ACDD" w:rsidR="00BE5E25" w:rsidRDefault="00BE5E25">
          <w:pPr>
            <w:pStyle w:val="33"/>
            <w:tabs>
              <w:tab w:val="right" w:leader="dot" w:pos="8302"/>
            </w:tabs>
            <w:rPr>
              <w:noProof/>
            </w:rPr>
          </w:pPr>
          <w:hyperlink w:anchor="_Toc490477170" w:history="1">
            <w:r w:rsidRPr="00D568B4">
              <w:rPr>
                <w:rStyle w:val="af"/>
                <w:noProof/>
              </w:rPr>
              <w:t>5.2.4</w:t>
            </w:r>
            <w:r w:rsidRPr="00D568B4">
              <w:rPr>
                <w:rStyle w:val="af"/>
                <w:noProof/>
              </w:rPr>
              <w:t>本地缓存</w:t>
            </w:r>
            <w:r>
              <w:rPr>
                <w:noProof/>
                <w:webHidden/>
              </w:rPr>
              <w:tab/>
            </w:r>
            <w:r>
              <w:rPr>
                <w:noProof/>
                <w:webHidden/>
              </w:rPr>
              <w:fldChar w:fldCharType="begin"/>
            </w:r>
            <w:r>
              <w:rPr>
                <w:noProof/>
                <w:webHidden/>
              </w:rPr>
              <w:instrText xml:space="preserve"> PAGEREF _Toc490477170 \h </w:instrText>
            </w:r>
            <w:r>
              <w:rPr>
                <w:noProof/>
                <w:webHidden/>
              </w:rPr>
            </w:r>
            <w:r>
              <w:rPr>
                <w:noProof/>
                <w:webHidden/>
              </w:rPr>
              <w:fldChar w:fldCharType="separate"/>
            </w:r>
            <w:r>
              <w:rPr>
                <w:noProof/>
                <w:webHidden/>
              </w:rPr>
              <w:t>36</w:t>
            </w:r>
            <w:r>
              <w:rPr>
                <w:noProof/>
                <w:webHidden/>
              </w:rPr>
              <w:fldChar w:fldCharType="end"/>
            </w:r>
          </w:hyperlink>
        </w:p>
        <w:p w14:paraId="5538072C" w14:textId="553852D0" w:rsidR="00BE5E25" w:rsidRDefault="00BE5E25">
          <w:pPr>
            <w:pStyle w:val="33"/>
            <w:tabs>
              <w:tab w:val="right" w:leader="dot" w:pos="8302"/>
            </w:tabs>
            <w:rPr>
              <w:noProof/>
            </w:rPr>
          </w:pPr>
          <w:hyperlink w:anchor="_Toc490477171" w:history="1">
            <w:r w:rsidRPr="00D568B4">
              <w:rPr>
                <w:rStyle w:val="af"/>
                <w:noProof/>
              </w:rPr>
              <w:t>5.2.5 LRU</w:t>
            </w:r>
            <w:r w:rsidRPr="00D568B4">
              <w:rPr>
                <w:rStyle w:val="af"/>
                <w:noProof/>
              </w:rPr>
              <w:t>替换策略</w:t>
            </w:r>
            <w:r>
              <w:rPr>
                <w:noProof/>
                <w:webHidden/>
              </w:rPr>
              <w:tab/>
            </w:r>
            <w:r>
              <w:rPr>
                <w:noProof/>
                <w:webHidden/>
              </w:rPr>
              <w:fldChar w:fldCharType="begin"/>
            </w:r>
            <w:r>
              <w:rPr>
                <w:noProof/>
                <w:webHidden/>
              </w:rPr>
              <w:instrText xml:space="preserve"> PAGEREF _Toc490477171 \h </w:instrText>
            </w:r>
            <w:r>
              <w:rPr>
                <w:noProof/>
                <w:webHidden/>
              </w:rPr>
            </w:r>
            <w:r>
              <w:rPr>
                <w:noProof/>
                <w:webHidden/>
              </w:rPr>
              <w:fldChar w:fldCharType="separate"/>
            </w:r>
            <w:r>
              <w:rPr>
                <w:noProof/>
                <w:webHidden/>
              </w:rPr>
              <w:t>37</w:t>
            </w:r>
            <w:r>
              <w:rPr>
                <w:noProof/>
                <w:webHidden/>
              </w:rPr>
              <w:fldChar w:fldCharType="end"/>
            </w:r>
          </w:hyperlink>
        </w:p>
        <w:p w14:paraId="61780D3B" w14:textId="5581A20F" w:rsidR="00BE5E25" w:rsidRDefault="00BE5E25">
          <w:pPr>
            <w:pStyle w:val="33"/>
            <w:tabs>
              <w:tab w:val="right" w:leader="dot" w:pos="8302"/>
            </w:tabs>
            <w:rPr>
              <w:noProof/>
            </w:rPr>
          </w:pPr>
          <w:hyperlink w:anchor="_Toc490477172" w:history="1">
            <w:r w:rsidRPr="00D568B4">
              <w:rPr>
                <w:rStyle w:val="af"/>
                <w:noProof/>
              </w:rPr>
              <w:t>5.2.6 Firefox</w:t>
            </w:r>
            <w:r w:rsidRPr="00D568B4">
              <w:rPr>
                <w:rStyle w:val="af"/>
                <w:noProof/>
              </w:rPr>
              <w:t>扩展</w:t>
            </w:r>
            <w:r>
              <w:rPr>
                <w:noProof/>
                <w:webHidden/>
              </w:rPr>
              <w:tab/>
            </w:r>
            <w:r>
              <w:rPr>
                <w:noProof/>
                <w:webHidden/>
              </w:rPr>
              <w:fldChar w:fldCharType="begin"/>
            </w:r>
            <w:r>
              <w:rPr>
                <w:noProof/>
                <w:webHidden/>
              </w:rPr>
              <w:instrText xml:space="preserve"> PAGEREF _Toc490477172 \h </w:instrText>
            </w:r>
            <w:r>
              <w:rPr>
                <w:noProof/>
                <w:webHidden/>
              </w:rPr>
            </w:r>
            <w:r>
              <w:rPr>
                <w:noProof/>
                <w:webHidden/>
              </w:rPr>
              <w:fldChar w:fldCharType="separate"/>
            </w:r>
            <w:r>
              <w:rPr>
                <w:noProof/>
                <w:webHidden/>
              </w:rPr>
              <w:t>38</w:t>
            </w:r>
            <w:r>
              <w:rPr>
                <w:noProof/>
                <w:webHidden/>
              </w:rPr>
              <w:fldChar w:fldCharType="end"/>
            </w:r>
          </w:hyperlink>
        </w:p>
        <w:p w14:paraId="55A08000" w14:textId="3138C561" w:rsidR="00BE5E25" w:rsidRDefault="00BE5E25">
          <w:pPr>
            <w:pStyle w:val="33"/>
            <w:tabs>
              <w:tab w:val="right" w:leader="dot" w:pos="8302"/>
            </w:tabs>
            <w:rPr>
              <w:noProof/>
            </w:rPr>
          </w:pPr>
          <w:hyperlink w:anchor="_Toc490477173" w:history="1">
            <w:r w:rsidRPr="00D568B4">
              <w:rPr>
                <w:rStyle w:val="af"/>
                <w:noProof/>
              </w:rPr>
              <w:t>5.2.7 Java SDK</w:t>
            </w:r>
            <w:r>
              <w:rPr>
                <w:noProof/>
                <w:webHidden/>
              </w:rPr>
              <w:tab/>
            </w:r>
            <w:r>
              <w:rPr>
                <w:noProof/>
                <w:webHidden/>
              </w:rPr>
              <w:fldChar w:fldCharType="begin"/>
            </w:r>
            <w:r>
              <w:rPr>
                <w:noProof/>
                <w:webHidden/>
              </w:rPr>
              <w:instrText xml:space="preserve"> PAGEREF _Toc490477173 \h </w:instrText>
            </w:r>
            <w:r>
              <w:rPr>
                <w:noProof/>
                <w:webHidden/>
              </w:rPr>
            </w:r>
            <w:r>
              <w:rPr>
                <w:noProof/>
                <w:webHidden/>
              </w:rPr>
              <w:fldChar w:fldCharType="separate"/>
            </w:r>
            <w:r>
              <w:rPr>
                <w:noProof/>
                <w:webHidden/>
              </w:rPr>
              <w:t>41</w:t>
            </w:r>
            <w:r>
              <w:rPr>
                <w:noProof/>
                <w:webHidden/>
              </w:rPr>
              <w:fldChar w:fldCharType="end"/>
            </w:r>
          </w:hyperlink>
        </w:p>
        <w:p w14:paraId="095B6B9A" w14:textId="74BB3856" w:rsidR="00BE5E25" w:rsidRDefault="00BE5E25">
          <w:pPr>
            <w:pStyle w:val="11"/>
            <w:rPr>
              <w:noProof/>
            </w:rPr>
          </w:pPr>
          <w:hyperlink w:anchor="_Toc490477174" w:history="1">
            <w:r w:rsidRPr="00D568B4">
              <w:rPr>
                <w:rStyle w:val="af"/>
                <w:rFonts w:ascii="Times New Roman" w:hAnsi="Times New Roman" w:cs="Times New Roman"/>
                <w:noProof/>
              </w:rPr>
              <w:t>第六章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云备份中间件系统优化测试分析</w:t>
            </w:r>
            <w:r>
              <w:rPr>
                <w:noProof/>
                <w:webHidden/>
              </w:rPr>
              <w:tab/>
            </w:r>
            <w:r>
              <w:rPr>
                <w:noProof/>
                <w:webHidden/>
              </w:rPr>
              <w:fldChar w:fldCharType="begin"/>
            </w:r>
            <w:r>
              <w:rPr>
                <w:noProof/>
                <w:webHidden/>
              </w:rPr>
              <w:instrText xml:space="preserve"> PAGEREF _Toc490477174 \h </w:instrText>
            </w:r>
            <w:r>
              <w:rPr>
                <w:noProof/>
                <w:webHidden/>
              </w:rPr>
            </w:r>
            <w:r>
              <w:rPr>
                <w:noProof/>
                <w:webHidden/>
              </w:rPr>
              <w:fldChar w:fldCharType="separate"/>
            </w:r>
            <w:r>
              <w:rPr>
                <w:noProof/>
                <w:webHidden/>
              </w:rPr>
              <w:t>44</w:t>
            </w:r>
            <w:r>
              <w:rPr>
                <w:noProof/>
                <w:webHidden/>
              </w:rPr>
              <w:fldChar w:fldCharType="end"/>
            </w:r>
          </w:hyperlink>
        </w:p>
        <w:p w14:paraId="133BA021" w14:textId="647E410D" w:rsidR="00BE5E25" w:rsidRDefault="00BE5E25">
          <w:pPr>
            <w:pStyle w:val="24"/>
            <w:tabs>
              <w:tab w:val="right" w:leader="dot" w:pos="8302"/>
            </w:tabs>
            <w:rPr>
              <w:noProof/>
            </w:rPr>
          </w:pPr>
          <w:hyperlink w:anchor="_Toc490477175" w:history="1">
            <w:r w:rsidRPr="00D568B4">
              <w:rPr>
                <w:rStyle w:val="af"/>
                <w:noProof/>
              </w:rPr>
              <w:t xml:space="preserve">6.1 </w:t>
            </w:r>
            <w:r w:rsidRPr="00D568B4">
              <w:rPr>
                <w:rStyle w:val="af"/>
                <w:noProof/>
              </w:rPr>
              <w:t>测试环境部署</w:t>
            </w:r>
            <w:r>
              <w:rPr>
                <w:noProof/>
                <w:webHidden/>
              </w:rPr>
              <w:tab/>
            </w:r>
            <w:r>
              <w:rPr>
                <w:noProof/>
                <w:webHidden/>
              </w:rPr>
              <w:fldChar w:fldCharType="begin"/>
            </w:r>
            <w:r>
              <w:rPr>
                <w:noProof/>
                <w:webHidden/>
              </w:rPr>
              <w:instrText xml:space="preserve"> PAGEREF _Toc490477175 \h </w:instrText>
            </w:r>
            <w:r>
              <w:rPr>
                <w:noProof/>
                <w:webHidden/>
              </w:rPr>
            </w:r>
            <w:r>
              <w:rPr>
                <w:noProof/>
                <w:webHidden/>
              </w:rPr>
              <w:fldChar w:fldCharType="separate"/>
            </w:r>
            <w:r>
              <w:rPr>
                <w:noProof/>
                <w:webHidden/>
              </w:rPr>
              <w:t>44</w:t>
            </w:r>
            <w:r>
              <w:rPr>
                <w:noProof/>
                <w:webHidden/>
              </w:rPr>
              <w:fldChar w:fldCharType="end"/>
            </w:r>
          </w:hyperlink>
        </w:p>
        <w:p w14:paraId="717AD9C4" w14:textId="5CE79F98" w:rsidR="00BE5E25" w:rsidRDefault="00BE5E25">
          <w:pPr>
            <w:pStyle w:val="24"/>
            <w:tabs>
              <w:tab w:val="right" w:leader="dot" w:pos="8302"/>
            </w:tabs>
            <w:rPr>
              <w:noProof/>
            </w:rPr>
          </w:pPr>
          <w:hyperlink w:anchor="_Toc490477176" w:history="1">
            <w:r w:rsidRPr="00D568B4">
              <w:rPr>
                <w:rStyle w:val="af"/>
                <w:noProof/>
              </w:rPr>
              <w:t xml:space="preserve">6.2 </w:t>
            </w:r>
            <w:r w:rsidRPr="00D568B4">
              <w:rPr>
                <w:rStyle w:val="af"/>
                <w:noProof/>
              </w:rPr>
              <w:t>测试目标</w:t>
            </w:r>
            <w:r>
              <w:rPr>
                <w:noProof/>
                <w:webHidden/>
              </w:rPr>
              <w:tab/>
            </w:r>
            <w:r>
              <w:rPr>
                <w:noProof/>
                <w:webHidden/>
              </w:rPr>
              <w:fldChar w:fldCharType="begin"/>
            </w:r>
            <w:r>
              <w:rPr>
                <w:noProof/>
                <w:webHidden/>
              </w:rPr>
              <w:instrText xml:space="preserve"> PAGEREF _Toc490477176 \h </w:instrText>
            </w:r>
            <w:r>
              <w:rPr>
                <w:noProof/>
                <w:webHidden/>
              </w:rPr>
            </w:r>
            <w:r>
              <w:rPr>
                <w:noProof/>
                <w:webHidden/>
              </w:rPr>
              <w:fldChar w:fldCharType="separate"/>
            </w:r>
            <w:r>
              <w:rPr>
                <w:noProof/>
                <w:webHidden/>
              </w:rPr>
              <w:t>44</w:t>
            </w:r>
            <w:r>
              <w:rPr>
                <w:noProof/>
                <w:webHidden/>
              </w:rPr>
              <w:fldChar w:fldCharType="end"/>
            </w:r>
          </w:hyperlink>
        </w:p>
        <w:p w14:paraId="110134DC" w14:textId="71414E78" w:rsidR="00BE5E25" w:rsidRDefault="00BE5E25">
          <w:pPr>
            <w:pStyle w:val="24"/>
            <w:tabs>
              <w:tab w:val="right" w:leader="dot" w:pos="8302"/>
            </w:tabs>
            <w:rPr>
              <w:noProof/>
            </w:rPr>
          </w:pPr>
          <w:hyperlink w:anchor="_Toc490477177" w:history="1">
            <w:r w:rsidRPr="00D568B4">
              <w:rPr>
                <w:rStyle w:val="af"/>
                <w:noProof/>
              </w:rPr>
              <w:t xml:space="preserve">6.3 </w:t>
            </w:r>
            <w:r w:rsidRPr="00D568B4">
              <w:rPr>
                <w:rStyle w:val="af"/>
                <w:noProof/>
              </w:rPr>
              <w:t>功能测试</w:t>
            </w:r>
            <w:r>
              <w:rPr>
                <w:noProof/>
                <w:webHidden/>
              </w:rPr>
              <w:tab/>
            </w:r>
            <w:r>
              <w:rPr>
                <w:noProof/>
                <w:webHidden/>
              </w:rPr>
              <w:fldChar w:fldCharType="begin"/>
            </w:r>
            <w:r>
              <w:rPr>
                <w:noProof/>
                <w:webHidden/>
              </w:rPr>
              <w:instrText xml:space="preserve"> PAGEREF _Toc490477177 \h </w:instrText>
            </w:r>
            <w:r>
              <w:rPr>
                <w:noProof/>
                <w:webHidden/>
              </w:rPr>
            </w:r>
            <w:r>
              <w:rPr>
                <w:noProof/>
                <w:webHidden/>
              </w:rPr>
              <w:fldChar w:fldCharType="separate"/>
            </w:r>
            <w:r>
              <w:rPr>
                <w:noProof/>
                <w:webHidden/>
              </w:rPr>
              <w:t>45</w:t>
            </w:r>
            <w:r>
              <w:rPr>
                <w:noProof/>
                <w:webHidden/>
              </w:rPr>
              <w:fldChar w:fldCharType="end"/>
            </w:r>
          </w:hyperlink>
        </w:p>
        <w:p w14:paraId="76558AC0" w14:textId="44EB09CB" w:rsidR="00BE5E25" w:rsidRDefault="00BE5E25">
          <w:pPr>
            <w:pStyle w:val="33"/>
            <w:tabs>
              <w:tab w:val="right" w:leader="dot" w:pos="8302"/>
            </w:tabs>
            <w:rPr>
              <w:noProof/>
            </w:rPr>
          </w:pPr>
          <w:hyperlink w:anchor="_Toc490477178" w:history="1">
            <w:r w:rsidRPr="00D568B4">
              <w:rPr>
                <w:rStyle w:val="af"/>
                <w:noProof/>
              </w:rPr>
              <w:t xml:space="preserve">6.3.1 </w:t>
            </w:r>
            <w:r w:rsidRPr="00D568B4">
              <w:rPr>
                <w:rStyle w:val="af"/>
                <w:noProof/>
              </w:rPr>
              <w:t>持久会话管理功能测试</w:t>
            </w:r>
            <w:r>
              <w:rPr>
                <w:noProof/>
                <w:webHidden/>
              </w:rPr>
              <w:tab/>
            </w:r>
            <w:r>
              <w:rPr>
                <w:noProof/>
                <w:webHidden/>
              </w:rPr>
              <w:fldChar w:fldCharType="begin"/>
            </w:r>
            <w:r>
              <w:rPr>
                <w:noProof/>
                <w:webHidden/>
              </w:rPr>
              <w:instrText xml:space="preserve"> PAGEREF _Toc490477178 \h </w:instrText>
            </w:r>
            <w:r>
              <w:rPr>
                <w:noProof/>
                <w:webHidden/>
              </w:rPr>
            </w:r>
            <w:r>
              <w:rPr>
                <w:noProof/>
                <w:webHidden/>
              </w:rPr>
              <w:fldChar w:fldCharType="separate"/>
            </w:r>
            <w:r>
              <w:rPr>
                <w:noProof/>
                <w:webHidden/>
              </w:rPr>
              <w:t>45</w:t>
            </w:r>
            <w:r>
              <w:rPr>
                <w:noProof/>
                <w:webHidden/>
              </w:rPr>
              <w:fldChar w:fldCharType="end"/>
            </w:r>
          </w:hyperlink>
        </w:p>
        <w:p w14:paraId="4AB8D5BF" w14:textId="5F0C87DD" w:rsidR="00BE5E25" w:rsidRDefault="00BE5E25">
          <w:pPr>
            <w:pStyle w:val="33"/>
            <w:tabs>
              <w:tab w:val="right" w:leader="dot" w:pos="8302"/>
            </w:tabs>
            <w:rPr>
              <w:noProof/>
            </w:rPr>
          </w:pPr>
          <w:hyperlink w:anchor="_Toc490477179" w:history="1">
            <w:r w:rsidRPr="00D568B4">
              <w:rPr>
                <w:rStyle w:val="af"/>
                <w:noProof/>
              </w:rPr>
              <w:t xml:space="preserve">6.3.2 </w:t>
            </w:r>
            <w:r w:rsidRPr="00D568B4">
              <w:rPr>
                <w:rStyle w:val="af"/>
                <w:noProof/>
              </w:rPr>
              <w:t>大文件上传功能测试</w:t>
            </w:r>
            <w:r>
              <w:rPr>
                <w:noProof/>
                <w:webHidden/>
              </w:rPr>
              <w:tab/>
            </w:r>
            <w:r>
              <w:rPr>
                <w:noProof/>
                <w:webHidden/>
              </w:rPr>
              <w:fldChar w:fldCharType="begin"/>
            </w:r>
            <w:r>
              <w:rPr>
                <w:noProof/>
                <w:webHidden/>
              </w:rPr>
              <w:instrText xml:space="preserve"> PAGEREF _Toc490477179 \h </w:instrText>
            </w:r>
            <w:r>
              <w:rPr>
                <w:noProof/>
                <w:webHidden/>
              </w:rPr>
            </w:r>
            <w:r>
              <w:rPr>
                <w:noProof/>
                <w:webHidden/>
              </w:rPr>
              <w:fldChar w:fldCharType="separate"/>
            </w:r>
            <w:r>
              <w:rPr>
                <w:noProof/>
                <w:webHidden/>
              </w:rPr>
              <w:t>45</w:t>
            </w:r>
            <w:r>
              <w:rPr>
                <w:noProof/>
                <w:webHidden/>
              </w:rPr>
              <w:fldChar w:fldCharType="end"/>
            </w:r>
          </w:hyperlink>
        </w:p>
        <w:p w14:paraId="2FECCCBD" w14:textId="15C7F58E" w:rsidR="00BE5E25" w:rsidRDefault="00BE5E25">
          <w:pPr>
            <w:pStyle w:val="33"/>
            <w:tabs>
              <w:tab w:val="right" w:leader="dot" w:pos="8302"/>
            </w:tabs>
            <w:rPr>
              <w:noProof/>
            </w:rPr>
          </w:pPr>
          <w:hyperlink w:anchor="_Toc490477180" w:history="1">
            <w:r w:rsidRPr="00D568B4">
              <w:rPr>
                <w:rStyle w:val="af"/>
                <w:noProof/>
              </w:rPr>
              <w:t xml:space="preserve">6.3.3 </w:t>
            </w:r>
            <w:r w:rsidRPr="00D568B4">
              <w:rPr>
                <w:rStyle w:val="af"/>
                <w:noProof/>
              </w:rPr>
              <w:t>本地缓存功能测试</w:t>
            </w:r>
            <w:r>
              <w:rPr>
                <w:noProof/>
                <w:webHidden/>
              </w:rPr>
              <w:tab/>
            </w:r>
            <w:r>
              <w:rPr>
                <w:noProof/>
                <w:webHidden/>
              </w:rPr>
              <w:fldChar w:fldCharType="begin"/>
            </w:r>
            <w:r>
              <w:rPr>
                <w:noProof/>
                <w:webHidden/>
              </w:rPr>
              <w:instrText xml:space="preserve"> PAGEREF _Toc490477180 \h </w:instrText>
            </w:r>
            <w:r>
              <w:rPr>
                <w:noProof/>
                <w:webHidden/>
              </w:rPr>
            </w:r>
            <w:r>
              <w:rPr>
                <w:noProof/>
                <w:webHidden/>
              </w:rPr>
              <w:fldChar w:fldCharType="separate"/>
            </w:r>
            <w:r>
              <w:rPr>
                <w:noProof/>
                <w:webHidden/>
              </w:rPr>
              <w:t>46</w:t>
            </w:r>
            <w:r>
              <w:rPr>
                <w:noProof/>
                <w:webHidden/>
              </w:rPr>
              <w:fldChar w:fldCharType="end"/>
            </w:r>
          </w:hyperlink>
        </w:p>
        <w:p w14:paraId="2A774C06" w14:textId="28498841" w:rsidR="00BE5E25" w:rsidRDefault="00BE5E25">
          <w:pPr>
            <w:pStyle w:val="33"/>
            <w:tabs>
              <w:tab w:val="right" w:leader="dot" w:pos="8302"/>
            </w:tabs>
            <w:rPr>
              <w:noProof/>
            </w:rPr>
          </w:pPr>
          <w:hyperlink w:anchor="_Toc490477181" w:history="1">
            <w:r w:rsidRPr="00D568B4">
              <w:rPr>
                <w:rStyle w:val="af"/>
                <w:noProof/>
              </w:rPr>
              <w:t xml:space="preserve">6.3.2 </w:t>
            </w:r>
            <w:r w:rsidRPr="00D568B4">
              <w:rPr>
                <w:rStyle w:val="af"/>
                <w:noProof/>
              </w:rPr>
              <w:t>多应用适配功能测试</w:t>
            </w:r>
            <w:r>
              <w:rPr>
                <w:noProof/>
                <w:webHidden/>
              </w:rPr>
              <w:tab/>
            </w:r>
            <w:r>
              <w:rPr>
                <w:noProof/>
                <w:webHidden/>
              </w:rPr>
              <w:fldChar w:fldCharType="begin"/>
            </w:r>
            <w:r>
              <w:rPr>
                <w:noProof/>
                <w:webHidden/>
              </w:rPr>
              <w:instrText xml:space="preserve"> PAGEREF _Toc490477181 \h </w:instrText>
            </w:r>
            <w:r>
              <w:rPr>
                <w:noProof/>
                <w:webHidden/>
              </w:rPr>
            </w:r>
            <w:r>
              <w:rPr>
                <w:noProof/>
                <w:webHidden/>
              </w:rPr>
              <w:fldChar w:fldCharType="separate"/>
            </w:r>
            <w:r>
              <w:rPr>
                <w:noProof/>
                <w:webHidden/>
              </w:rPr>
              <w:t>48</w:t>
            </w:r>
            <w:r>
              <w:rPr>
                <w:noProof/>
                <w:webHidden/>
              </w:rPr>
              <w:fldChar w:fldCharType="end"/>
            </w:r>
          </w:hyperlink>
        </w:p>
        <w:p w14:paraId="3DAC4218" w14:textId="1B388C65" w:rsidR="00BE5E25" w:rsidRDefault="00BE5E25">
          <w:pPr>
            <w:pStyle w:val="24"/>
            <w:tabs>
              <w:tab w:val="right" w:leader="dot" w:pos="8302"/>
            </w:tabs>
            <w:rPr>
              <w:noProof/>
            </w:rPr>
          </w:pPr>
          <w:hyperlink w:anchor="_Toc490477182" w:history="1">
            <w:r w:rsidRPr="00D568B4">
              <w:rPr>
                <w:rStyle w:val="af"/>
                <w:noProof/>
              </w:rPr>
              <w:t xml:space="preserve">6.4 </w:t>
            </w:r>
            <w:r w:rsidRPr="00D568B4">
              <w:rPr>
                <w:rStyle w:val="af"/>
                <w:noProof/>
              </w:rPr>
              <w:t>性能分析</w:t>
            </w:r>
            <w:r>
              <w:rPr>
                <w:noProof/>
                <w:webHidden/>
              </w:rPr>
              <w:tab/>
            </w:r>
            <w:r>
              <w:rPr>
                <w:noProof/>
                <w:webHidden/>
              </w:rPr>
              <w:fldChar w:fldCharType="begin"/>
            </w:r>
            <w:r>
              <w:rPr>
                <w:noProof/>
                <w:webHidden/>
              </w:rPr>
              <w:instrText xml:space="preserve"> PAGEREF _Toc490477182 \h </w:instrText>
            </w:r>
            <w:r>
              <w:rPr>
                <w:noProof/>
                <w:webHidden/>
              </w:rPr>
            </w:r>
            <w:r>
              <w:rPr>
                <w:noProof/>
                <w:webHidden/>
              </w:rPr>
              <w:fldChar w:fldCharType="separate"/>
            </w:r>
            <w:r>
              <w:rPr>
                <w:noProof/>
                <w:webHidden/>
              </w:rPr>
              <w:t>50</w:t>
            </w:r>
            <w:r>
              <w:rPr>
                <w:noProof/>
                <w:webHidden/>
              </w:rPr>
              <w:fldChar w:fldCharType="end"/>
            </w:r>
          </w:hyperlink>
        </w:p>
        <w:p w14:paraId="14706A3D" w14:textId="27FFC349" w:rsidR="00BE5E25" w:rsidRDefault="00BE5E25">
          <w:pPr>
            <w:pStyle w:val="33"/>
            <w:tabs>
              <w:tab w:val="right" w:leader="dot" w:pos="8302"/>
            </w:tabs>
            <w:rPr>
              <w:noProof/>
            </w:rPr>
          </w:pPr>
          <w:hyperlink w:anchor="_Toc490477183" w:history="1">
            <w:r w:rsidRPr="00D568B4">
              <w:rPr>
                <w:rStyle w:val="af"/>
                <w:noProof/>
              </w:rPr>
              <w:t>6.4.1</w:t>
            </w:r>
            <w:r w:rsidRPr="00D568B4">
              <w:rPr>
                <w:rStyle w:val="af"/>
                <w:noProof/>
              </w:rPr>
              <w:t>安全性分析</w:t>
            </w:r>
            <w:r>
              <w:rPr>
                <w:noProof/>
                <w:webHidden/>
              </w:rPr>
              <w:tab/>
            </w:r>
            <w:r>
              <w:rPr>
                <w:noProof/>
                <w:webHidden/>
              </w:rPr>
              <w:fldChar w:fldCharType="begin"/>
            </w:r>
            <w:r>
              <w:rPr>
                <w:noProof/>
                <w:webHidden/>
              </w:rPr>
              <w:instrText xml:space="preserve"> PAGEREF _Toc490477183 \h </w:instrText>
            </w:r>
            <w:r>
              <w:rPr>
                <w:noProof/>
                <w:webHidden/>
              </w:rPr>
            </w:r>
            <w:r>
              <w:rPr>
                <w:noProof/>
                <w:webHidden/>
              </w:rPr>
              <w:fldChar w:fldCharType="separate"/>
            </w:r>
            <w:r>
              <w:rPr>
                <w:noProof/>
                <w:webHidden/>
              </w:rPr>
              <w:t>50</w:t>
            </w:r>
            <w:r>
              <w:rPr>
                <w:noProof/>
                <w:webHidden/>
              </w:rPr>
              <w:fldChar w:fldCharType="end"/>
            </w:r>
          </w:hyperlink>
        </w:p>
        <w:p w14:paraId="37A85FA2" w14:textId="1B5DF5A4" w:rsidR="00BE5E25" w:rsidRDefault="00BE5E25">
          <w:pPr>
            <w:pStyle w:val="33"/>
            <w:tabs>
              <w:tab w:val="right" w:leader="dot" w:pos="8302"/>
            </w:tabs>
            <w:rPr>
              <w:noProof/>
            </w:rPr>
          </w:pPr>
          <w:hyperlink w:anchor="_Toc490477184" w:history="1">
            <w:r w:rsidRPr="00D568B4">
              <w:rPr>
                <w:rStyle w:val="af"/>
                <w:noProof/>
              </w:rPr>
              <w:t>6.4.2</w:t>
            </w:r>
            <w:r w:rsidRPr="00D568B4">
              <w:rPr>
                <w:rStyle w:val="af"/>
                <w:noProof/>
              </w:rPr>
              <w:t>稳定性分析</w:t>
            </w:r>
            <w:r>
              <w:rPr>
                <w:noProof/>
                <w:webHidden/>
              </w:rPr>
              <w:tab/>
            </w:r>
            <w:r>
              <w:rPr>
                <w:noProof/>
                <w:webHidden/>
              </w:rPr>
              <w:fldChar w:fldCharType="begin"/>
            </w:r>
            <w:r>
              <w:rPr>
                <w:noProof/>
                <w:webHidden/>
              </w:rPr>
              <w:instrText xml:space="preserve"> PAGEREF _Toc490477184 \h </w:instrText>
            </w:r>
            <w:r>
              <w:rPr>
                <w:noProof/>
                <w:webHidden/>
              </w:rPr>
            </w:r>
            <w:r>
              <w:rPr>
                <w:noProof/>
                <w:webHidden/>
              </w:rPr>
              <w:fldChar w:fldCharType="separate"/>
            </w:r>
            <w:r>
              <w:rPr>
                <w:noProof/>
                <w:webHidden/>
              </w:rPr>
              <w:t>51</w:t>
            </w:r>
            <w:r>
              <w:rPr>
                <w:noProof/>
                <w:webHidden/>
              </w:rPr>
              <w:fldChar w:fldCharType="end"/>
            </w:r>
          </w:hyperlink>
        </w:p>
        <w:p w14:paraId="5169898A" w14:textId="4A43330A" w:rsidR="00BE5E25" w:rsidRDefault="00BE5E25">
          <w:pPr>
            <w:pStyle w:val="24"/>
            <w:tabs>
              <w:tab w:val="right" w:leader="dot" w:pos="8302"/>
            </w:tabs>
            <w:rPr>
              <w:noProof/>
            </w:rPr>
          </w:pPr>
          <w:hyperlink w:anchor="_Toc490477185" w:history="1">
            <w:r w:rsidRPr="00D568B4">
              <w:rPr>
                <w:rStyle w:val="af"/>
                <w:noProof/>
              </w:rPr>
              <w:t xml:space="preserve">6.5 </w:t>
            </w:r>
            <w:r w:rsidRPr="00D568B4">
              <w:rPr>
                <w:rStyle w:val="af"/>
                <w:noProof/>
              </w:rPr>
              <w:t>对比分析</w:t>
            </w:r>
            <w:r>
              <w:rPr>
                <w:noProof/>
                <w:webHidden/>
              </w:rPr>
              <w:tab/>
            </w:r>
            <w:r>
              <w:rPr>
                <w:noProof/>
                <w:webHidden/>
              </w:rPr>
              <w:fldChar w:fldCharType="begin"/>
            </w:r>
            <w:r>
              <w:rPr>
                <w:noProof/>
                <w:webHidden/>
              </w:rPr>
              <w:instrText xml:space="preserve"> PAGEREF _Toc490477185 \h </w:instrText>
            </w:r>
            <w:r>
              <w:rPr>
                <w:noProof/>
                <w:webHidden/>
              </w:rPr>
            </w:r>
            <w:r>
              <w:rPr>
                <w:noProof/>
                <w:webHidden/>
              </w:rPr>
              <w:fldChar w:fldCharType="separate"/>
            </w:r>
            <w:r>
              <w:rPr>
                <w:noProof/>
                <w:webHidden/>
              </w:rPr>
              <w:t>52</w:t>
            </w:r>
            <w:r>
              <w:rPr>
                <w:noProof/>
                <w:webHidden/>
              </w:rPr>
              <w:fldChar w:fldCharType="end"/>
            </w:r>
          </w:hyperlink>
        </w:p>
        <w:p w14:paraId="58CE5C1B" w14:textId="4C10145B" w:rsidR="00BE5E25" w:rsidRDefault="00BE5E25">
          <w:pPr>
            <w:pStyle w:val="33"/>
            <w:tabs>
              <w:tab w:val="right" w:leader="dot" w:pos="8302"/>
            </w:tabs>
            <w:rPr>
              <w:noProof/>
            </w:rPr>
          </w:pPr>
          <w:hyperlink w:anchor="_Toc490477186" w:history="1">
            <w:r w:rsidRPr="00D568B4">
              <w:rPr>
                <w:rStyle w:val="af"/>
                <w:noProof/>
              </w:rPr>
              <w:t>6.5.1</w:t>
            </w:r>
            <w:r w:rsidRPr="00D568B4">
              <w:rPr>
                <w:rStyle w:val="af"/>
                <w:noProof/>
              </w:rPr>
              <w:t>原中间系统对比分析</w:t>
            </w:r>
            <w:r>
              <w:rPr>
                <w:noProof/>
                <w:webHidden/>
              </w:rPr>
              <w:tab/>
            </w:r>
            <w:r>
              <w:rPr>
                <w:noProof/>
                <w:webHidden/>
              </w:rPr>
              <w:fldChar w:fldCharType="begin"/>
            </w:r>
            <w:r>
              <w:rPr>
                <w:noProof/>
                <w:webHidden/>
              </w:rPr>
              <w:instrText xml:space="preserve"> PAGEREF _Toc490477186 \h </w:instrText>
            </w:r>
            <w:r>
              <w:rPr>
                <w:noProof/>
                <w:webHidden/>
              </w:rPr>
            </w:r>
            <w:r>
              <w:rPr>
                <w:noProof/>
                <w:webHidden/>
              </w:rPr>
              <w:fldChar w:fldCharType="separate"/>
            </w:r>
            <w:r>
              <w:rPr>
                <w:noProof/>
                <w:webHidden/>
              </w:rPr>
              <w:t>52</w:t>
            </w:r>
            <w:r>
              <w:rPr>
                <w:noProof/>
                <w:webHidden/>
              </w:rPr>
              <w:fldChar w:fldCharType="end"/>
            </w:r>
          </w:hyperlink>
        </w:p>
        <w:p w14:paraId="7FB06400" w14:textId="4786652B" w:rsidR="00BE5E25" w:rsidRDefault="00BE5E25">
          <w:pPr>
            <w:pStyle w:val="33"/>
            <w:tabs>
              <w:tab w:val="right" w:leader="dot" w:pos="8302"/>
            </w:tabs>
            <w:rPr>
              <w:noProof/>
            </w:rPr>
          </w:pPr>
          <w:hyperlink w:anchor="_Toc490477187" w:history="1">
            <w:r w:rsidRPr="00D568B4">
              <w:rPr>
                <w:rStyle w:val="af"/>
                <w:noProof/>
              </w:rPr>
              <w:t>6.5.1</w:t>
            </w:r>
            <w:r w:rsidRPr="00D568B4">
              <w:rPr>
                <w:rStyle w:val="af"/>
                <w:noProof/>
              </w:rPr>
              <w:t>同类产品对比分析</w:t>
            </w:r>
            <w:r>
              <w:rPr>
                <w:noProof/>
                <w:webHidden/>
              </w:rPr>
              <w:tab/>
            </w:r>
            <w:r>
              <w:rPr>
                <w:noProof/>
                <w:webHidden/>
              </w:rPr>
              <w:fldChar w:fldCharType="begin"/>
            </w:r>
            <w:r>
              <w:rPr>
                <w:noProof/>
                <w:webHidden/>
              </w:rPr>
              <w:instrText xml:space="preserve"> PAGEREF _Toc490477187 \h </w:instrText>
            </w:r>
            <w:r>
              <w:rPr>
                <w:noProof/>
                <w:webHidden/>
              </w:rPr>
            </w:r>
            <w:r>
              <w:rPr>
                <w:noProof/>
                <w:webHidden/>
              </w:rPr>
              <w:fldChar w:fldCharType="separate"/>
            </w:r>
            <w:r>
              <w:rPr>
                <w:noProof/>
                <w:webHidden/>
              </w:rPr>
              <w:t>53</w:t>
            </w:r>
            <w:r>
              <w:rPr>
                <w:noProof/>
                <w:webHidden/>
              </w:rPr>
              <w:fldChar w:fldCharType="end"/>
            </w:r>
          </w:hyperlink>
        </w:p>
        <w:p w14:paraId="2CF95F4B" w14:textId="0E3156B5" w:rsidR="00BE5E25" w:rsidRDefault="00BE5E25">
          <w:pPr>
            <w:pStyle w:val="11"/>
            <w:rPr>
              <w:noProof/>
            </w:rPr>
          </w:pPr>
          <w:hyperlink w:anchor="_Toc490477188" w:history="1">
            <w:r w:rsidRPr="00D568B4">
              <w:rPr>
                <w:rStyle w:val="af"/>
                <w:rFonts w:ascii="Times New Roman" w:hAnsi="Times New Roman" w:cs="Times New Roman"/>
                <w:noProof/>
              </w:rPr>
              <w:t>第七章</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_Toc490477188 \h </w:instrText>
            </w:r>
            <w:r>
              <w:rPr>
                <w:noProof/>
                <w:webHidden/>
              </w:rPr>
            </w:r>
            <w:r>
              <w:rPr>
                <w:noProof/>
                <w:webHidden/>
              </w:rPr>
              <w:fldChar w:fldCharType="separate"/>
            </w:r>
            <w:r>
              <w:rPr>
                <w:noProof/>
                <w:webHidden/>
              </w:rPr>
              <w:t>56</w:t>
            </w:r>
            <w:r>
              <w:rPr>
                <w:noProof/>
                <w:webHidden/>
              </w:rPr>
              <w:fldChar w:fldCharType="end"/>
            </w:r>
          </w:hyperlink>
        </w:p>
        <w:p w14:paraId="75C98D7F" w14:textId="6BDE4D0E" w:rsidR="00BE5E25" w:rsidRDefault="00BE5E25">
          <w:pPr>
            <w:pStyle w:val="24"/>
            <w:tabs>
              <w:tab w:val="right" w:leader="dot" w:pos="8302"/>
            </w:tabs>
            <w:rPr>
              <w:noProof/>
            </w:rPr>
          </w:pPr>
          <w:hyperlink w:anchor="_Toc490477189" w:history="1">
            <w:r w:rsidRPr="00D568B4">
              <w:rPr>
                <w:rStyle w:val="af"/>
                <w:noProof/>
              </w:rPr>
              <w:t xml:space="preserve">7.1 </w:t>
            </w:r>
            <w:r w:rsidRPr="00D568B4">
              <w:rPr>
                <w:rStyle w:val="af"/>
                <w:noProof/>
              </w:rPr>
              <w:t>总结</w:t>
            </w:r>
            <w:r>
              <w:rPr>
                <w:noProof/>
                <w:webHidden/>
              </w:rPr>
              <w:tab/>
            </w:r>
            <w:r>
              <w:rPr>
                <w:noProof/>
                <w:webHidden/>
              </w:rPr>
              <w:fldChar w:fldCharType="begin"/>
            </w:r>
            <w:r>
              <w:rPr>
                <w:noProof/>
                <w:webHidden/>
              </w:rPr>
              <w:instrText xml:space="preserve"> PAGEREF _Toc490477189 \h </w:instrText>
            </w:r>
            <w:r>
              <w:rPr>
                <w:noProof/>
                <w:webHidden/>
              </w:rPr>
            </w:r>
            <w:r>
              <w:rPr>
                <w:noProof/>
                <w:webHidden/>
              </w:rPr>
              <w:fldChar w:fldCharType="separate"/>
            </w:r>
            <w:r>
              <w:rPr>
                <w:noProof/>
                <w:webHidden/>
              </w:rPr>
              <w:t>56</w:t>
            </w:r>
            <w:r>
              <w:rPr>
                <w:noProof/>
                <w:webHidden/>
              </w:rPr>
              <w:fldChar w:fldCharType="end"/>
            </w:r>
          </w:hyperlink>
        </w:p>
        <w:p w14:paraId="50462564" w14:textId="21FC9F19" w:rsidR="00BE5E25" w:rsidRDefault="00BE5E25">
          <w:pPr>
            <w:pStyle w:val="24"/>
            <w:tabs>
              <w:tab w:val="right" w:leader="dot" w:pos="8302"/>
            </w:tabs>
            <w:rPr>
              <w:noProof/>
            </w:rPr>
          </w:pPr>
          <w:hyperlink w:anchor="_Toc490477190" w:history="1">
            <w:r w:rsidRPr="00D568B4">
              <w:rPr>
                <w:rStyle w:val="af"/>
                <w:noProof/>
              </w:rPr>
              <w:t xml:space="preserve">7.2 </w:t>
            </w:r>
            <w:r w:rsidRPr="00D568B4">
              <w:rPr>
                <w:rStyle w:val="af"/>
                <w:noProof/>
              </w:rPr>
              <w:t>展望</w:t>
            </w:r>
            <w:r>
              <w:rPr>
                <w:noProof/>
                <w:webHidden/>
              </w:rPr>
              <w:tab/>
            </w:r>
            <w:r>
              <w:rPr>
                <w:noProof/>
                <w:webHidden/>
              </w:rPr>
              <w:fldChar w:fldCharType="begin"/>
            </w:r>
            <w:r>
              <w:rPr>
                <w:noProof/>
                <w:webHidden/>
              </w:rPr>
              <w:instrText xml:space="preserve"> PAGEREF _Toc490477190 \h </w:instrText>
            </w:r>
            <w:r>
              <w:rPr>
                <w:noProof/>
                <w:webHidden/>
              </w:rPr>
            </w:r>
            <w:r>
              <w:rPr>
                <w:noProof/>
                <w:webHidden/>
              </w:rPr>
              <w:fldChar w:fldCharType="separate"/>
            </w:r>
            <w:r>
              <w:rPr>
                <w:noProof/>
                <w:webHidden/>
              </w:rPr>
              <w:t>56</w:t>
            </w:r>
            <w:r>
              <w:rPr>
                <w:noProof/>
                <w:webHidden/>
              </w:rPr>
              <w:fldChar w:fldCharType="end"/>
            </w:r>
          </w:hyperlink>
        </w:p>
        <w:p w14:paraId="2E1548AB" w14:textId="17A4DB39" w:rsidR="00BE5E25" w:rsidRDefault="00BE5E25">
          <w:pPr>
            <w:pStyle w:val="11"/>
            <w:rPr>
              <w:noProof/>
            </w:rPr>
          </w:pPr>
          <w:hyperlink w:anchor="_Toc490477191" w:history="1">
            <w:r w:rsidRPr="00D568B4">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_Toc490477191 \h </w:instrText>
            </w:r>
            <w:r>
              <w:rPr>
                <w:noProof/>
                <w:webHidden/>
              </w:rPr>
            </w:r>
            <w:r>
              <w:rPr>
                <w:noProof/>
                <w:webHidden/>
              </w:rPr>
              <w:fldChar w:fldCharType="separate"/>
            </w:r>
            <w:r>
              <w:rPr>
                <w:noProof/>
                <w:webHidden/>
              </w:rPr>
              <w:t>58</w:t>
            </w:r>
            <w:r>
              <w:rPr>
                <w:noProof/>
                <w:webHidden/>
              </w:rPr>
              <w:fldChar w:fldCharType="end"/>
            </w:r>
          </w:hyperlink>
        </w:p>
        <w:p w14:paraId="01918BB6" w14:textId="2C31C885" w:rsidR="00BE5E25" w:rsidRDefault="00BE5E25">
          <w:pPr>
            <w:pStyle w:val="11"/>
            <w:rPr>
              <w:noProof/>
            </w:rPr>
          </w:pPr>
          <w:hyperlink w:anchor="_Toc490477192" w:history="1">
            <w:r w:rsidRPr="00D568B4">
              <w:rPr>
                <w:rStyle w:val="af"/>
                <w:rFonts w:ascii="Times New Roman" w:hAnsi="Times New Roman" w:cs="Times New Roman"/>
                <w:noProof/>
              </w:rPr>
              <w:t>致</w:t>
            </w:r>
            <w:r w:rsidRPr="00D568B4">
              <w:rPr>
                <w:rStyle w:val="af"/>
                <w:rFonts w:ascii="Times New Roman" w:hAnsi="Times New Roman" w:cs="Times New Roman"/>
                <w:noProof/>
              </w:rPr>
              <w:t xml:space="preserve">   </w:t>
            </w:r>
            <w:r w:rsidRPr="00D568B4">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_Toc490477192 \h </w:instrText>
            </w:r>
            <w:r>
              <w:rPr>
                <w:noProof/>
                <w:webHidden/>
              </w:rPr>
            </w:r>
            <w:r>
              <w:rPr>
                <w:noProof/>
                <w:webHidden/>
              </w:rPr>
              <w:fldChar w:fldCharType="separate"/>
            </w:r>
            <w:r>
              <w:rPr>
                <w:noProof/>
                <w:webHidden/>
              </w:rPr>
              <w:t>61</w:t>
            </w:r>
            <w:r>
              <w:rPr>
                <w:noProof/>
                <w:webHidden/>
              </w:rPr>
              <w:fldChar w:fldCharType="end"/>
            </w:r>
          </w:hyperlink>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90477120"/>
      <w:r w:rsidRPr="00B87EE1">
        <w:rPr>
          <w:rStyle w:val="1CharChar"/>
          <w:rFonts w:ascii="Times New Roman" w:eastAsiaTheme="minorEastAsia" w:hAnsi="Times New Roman" w:cs="Times New Roman"/>
          <w:b/>
          <w:bCs/>
          <w:sz w:val="36"/>
          <w:szCs w:val="36"/>
        </w:rPr>
        <w:lastRenderedPageBreak/>
        <w:t>摘要</w:t>
      </w:r>
      <w:bookmarkEnd w:id="3"/>
    </w:p>
    <w:p w14:paraId="31563100" w14:textId="38F33EFA"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F518C7">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4" w:name="_Toc490477121"/>
      <w:r w:rsidRPr="00B87EE1">
        <w:rPr>
          <w:rFonts w:ascii="Times New Roman" w:hAnsi="Times New Roman" w:cs="Times New Roman"/>
        </w:rPr>
        <w:lastRenderedPageBreak/>
        <w:t>Abstract</w:t>
      </w:r>
      <w:bookmarkEnd w:id="4"/>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w:t>
      </w:r>
      <w:proofErr w:type="gramStart"/>
      <w:r w:rsidR="00D95857" w:rsidRPr="00D95857">
        <w:rPr>
          <w:rFonts w:ascii="Times New Roman" w:hAnsi="Times New Roman" w:cs="Times New Roman"/>
          <w:sz w:val="24"/>
          <w:szCs w:val="24"/>
        </w:rPr>
        <w:t>I</w:t>
      </w:r>
      <w:proofErr w:type="gramEnd"/>
      <w:r w:rsidR="00D95857" w:rsidRPr="00D95857">
        <w:rPr>
          <w:rFonts w:ascii="Times New Roman" w:hAnsi="Times New Roman" w:cs="Times New Roman"/>
          <w:sz w:val="24"/>
          <w:szCs w:val="24"/>
        </w:rPr>
        <w:t xml:space="preserve">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90477122"/>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15F08F61" w14:textId="33F2FE36" w:rsidR="00E60563" w:rsidRPr="00E60563" w:rsidRDefault="00F74305" w:rsidP="00BE5E25">
      <w:pPr>
        <w:pStyle w:val="21"/>
        <w:spacing w:line="240" w:lineRule="auto"/>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9047712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DC073C">
        <w:rPr>
          <w:rFonts w:hint="eastAsia"/>
        </w:rPr>
        <w:t>研究</w:t>
      </w:r>
      <w:r w:rsidR="004E0177">
        <w:rPr>
          <w:rFonts w:hint="eastAsia"/>
        </w:rPr>
        <w:t>背景</w:t>
      </w:r>
      <w:bookmarkEnd w:id="44"/>
    </w:p>
    <w:p w14:paraId="065F2F04" w14:textId="04D4629D"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w:t>
      </w:r>
      <w:proofErr w:type="gramStart"/>
      <w:r w:rsidR="00FE510D" w:rsidRPr="00FE510D">
        <w:rPr>
          <w:rFonts w:ascii="Times New Roman" w:hAnsi="Times New Roman" w:cs="Times New Roman" w:hint="eastAsia"/>
          <w:spacing w:val="10"/>
          <w:kern w:val="0"/>
          <w:sz w:val="24"/>
          <w:szCs w:val="20"/>
        </w:rPr>
        <w:t>云服务</w:t>
      </w:r>
      <w:proofErr w:type="gramEnd"/>
      <w:r w:rsidR="00FE510D" w:rsidRPr="00FE510D">
        <w:rPr>
          <w:rFonts w:ascii="Times New Roman" w:hAnsi="Times New Roman" w:cs="Times New Roman" w:hint="eastAsia"/>
          <w:spacing w:val="10"/>
          <w:kern w:val="0"/>
          <w:sz w:val="24"/>
          <w:szCs w:val="20"/>
        </w:rPr>
        <w:t>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w:t>
      </w:r>
      <w:proofErr w:type="gramStart"/>
      <w:r w:rsidR="00F050F2">
        <w:rPr>
          <w:rFonts w:ascii="Times New Roman" w:hAnsi="Times New Roman" w:cs="Times New Roman" w:hint="eastAsia"/>
          <w:spacing w:val="10"/>
          <w:kern w:val="0"/>
          <w:sz w:val="24"/>
          <w:szCs w:val="20"/>
        </w:rPr>
        <w:t>云服务</w:t>
      </w:r>
      <w:proofErr w:type="gramEnd"/>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F518C7">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43FBB901"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F518C7">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5"/>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5"/>
      <w:r w:rsidR="005F1D0B" w:rsidRPr="00D13D8D">
        <w:rPr>
          <w:rStyle w:val="af2"/>
          <w:rFonts w:ascii="Calibri" w:eastAsia="宋体" w:hAnsi="Calibri" w:cs="Times New Roman"/>
          <w:color w:val="000000" w:themeColor="text1"/>
        </w:rPr>
        <w:commentReference w:id="45"/>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6"/>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6"/>
      <w:r w:rsidR="00054FF4">
        <w:rPr>
          <w:rStyle w:val="af2"/>
          <w:rFonts w:ascii="Calibri" w:eastAsia="宋体" w:hAnsi="Calibri" w:cs="Times New Roman"/>
        </w:rPr>
        <w:commentReference w:id="46"/>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7"/>
      <w:r w:rsidR="003D7736">
        <w:rPr>
          <w:rFonts w:ascii="Times New Roman" w:hAnsi="Times New Roman" w:cs="Times New Roman" w:hint="eastAsia"/>
          <w:spacing w:val="10"/>
          <w:sz w:val="24"/>
        </w:rPr>
        <w:t>随着云端数据不断地积累</w:t>
      </w:r>
      <w:commentRangeEnd w:id="47"/>
      <w:r w:rsidR="00054FF4">
        <w:rPr>
          <w:rStyle w:val="af2"/>
          <w:rFonts w:ascii="Calibri" w:eastAsia="宋体" w:hAnsi="Calibri" w:cs="Times New Roman"/>
        </w:rPr>
        <w:commentReference w:id="47"/>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8"/>
      <w:r w:rsidR="00CC7526">
        <w:rPr>
          <w:rFonts w:ascii="Times New Roman" w:hAnsi="Times New Roman" w:cs="Times New Roman" w:hint="eastAsia"/>
          <w:spacing w:val="10"/>
          <w:sz w:val="24"/>
        </w:rPr>
        <w:t>移动互联网和智能手机</w:t>
      </w:r>
      <w:commentRangeEnd w:id="48"/>
      <w:r w:rsidR="00F758DA">
        <w:rPr>
          <w:rStyle w:val="af2"/>
          <w:rFonts w:ascii="Calibri" w:eastAsia="宋体" w:hAnsi="Calibri" w:cs="Times New Roman"/>
        </w:rPr>
        <w:commentReference w:id="48"/>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1D784515"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F518C7">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w:t>
      </w:r>
      <w:r w:rsidR="00FA09C0">
        <w:rPr>
          <w:rFonts w:ascii="Times New Roman" w:hAnsi="Times New Roman" w:cs="Times New Roman" w:hint="eastAsia"/>
          <w:spacing w:val="10"/>
          <w:sz w:val="24"/>
        </w:rPr>
        <w:lastRenderedPageBreak/>
        <w:t>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proofErr w:type="gramStart"/>
            <w:r>
              <w:rPr>
                <w:rFonts w:hint="eastAsia"/>
              </w:rPr>
              <w:t>百度</w:t>
            </w:r>
            <w:r w:rsidR="005D6A45">
              <w:rPr>
                <w:rFonts w:hint="eastAsia"/>
              </w:rPr>
              <w:t>网</w:t>
            </w:r>
            <w:r>
              <w:rPr>
                <w:rFonts w:hint="eastAsia"/>
              </w:rPr>
              <w:t>盘</w:t>
            </w:r>
            <w:proofErr w:type="gramEnd"/>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1124430A"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49"/>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49"/>
      <w:r w:rsidR="000879DD" w:rsidRPr="00D13D8D">
        <w:rPr>
          <w:rStyle w:val="af2"/>
          <w:rFonts w:ascii="Calibri" w:eastAsia="宋体" w:hAnsi="Calibri" w:cs="Times New Roman"/>
          <w:color w:val="000000" w:themeColor="text1"/>
        </w:rPr>
        <w:commentReference w:id="49"/>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proofErr w:type="gramStart"/>
      <w:r w:rsidR="00452A39" w:rsidRPr="00D13D8D">
        <w:rPr>
          <w:rFonts w:ascii="Times New Roman" w:hAnsi="Times New Roman" w:cs="Times New Roman" w:hint="eastAsia"/>
          <w:color w:val="000000" w:themeColor="text1"/>
          <w:spacing w:val="10"/>
          <w:sz w:val="24"/>
        </w:rPr>
        <w:t>百度网盘和</w:t>
      </w:r>
      <w:proofErr w:type="gramEnd"/>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F518C7">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w:t>
      </w:r>
      <w:proofErr w:type="gramStart"/>
      <w:r w:rsidR="002D278B" w:rsidRPr="00D13D8D">
        <w:rPr>
          <w:rFonts w:ascii="Times New Roman" w:hAnsi="Times New Roman" w:cs="Times New Roman" w:hint="eastAsia"/>
          <w:color w:val="000000" w:themeColor="text1"/>
          <w:spacing w:val="10"/>
          <w:sz w:val="24"/>
        </w:rPr>
        <w:t>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proofErr w:type="gramEnd"/>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w:t>
      </w:r>
      <w:proofErr w:type="gramStart"/>
      <w:r w:rsidR="00B86736" w:rsidRPr="00D13D8D">
        <w:rPr>
          <w:rFonts w:ascii="Times New Roman" w:hAnsi="Times New Roman" w:cs="Times New Roman" w:hint="eastAsia"/>
          <w:color w:val="000000" w:themeColor="text1"/>
          <w:spacing w:val="10"/>
          <w:sz w:val="24"/>
        </w:rPr>
        <w:t>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proofErr w:type="gramEnd"/>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F518C7">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430A964C"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50"/>
      <w:r w:rsidRPr="00D13D8D">
        <w:rPr>
          <w:rFonts w:ascii="Times New Roman" w:hAnsi="Times New Roman" w:cs="Times New Roman" w:hint="eastAsia"/>
          <w:color w:val="000000" w:themeColor="text1"/>
          <w:spacing w:val="10"/>
          <w:sz w:val="24"/>
        </w:rPr>
        <w:t>考虑到网络的不稳定因素</w:t>
      </w:r>
      <w:commentRangeEnd w:id="50"/>
      <w:r w:rsidR="00C06733" w:rsidRPr="00D13D8D">
        <w:rPr>
          <w:rStyle w:val="af2"/>
          <w:rFonts w:ascii="Calibri" w:eastAsia="宋体" w:hAnsi="Calibri" w:cs="Times New Roman"/>
          <w:color w:val="000000" w:themeColor="text1"/>
        </w:rPr>
        <w:commentReference w:id="50"/>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F518C7">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w:t>
      </w:r>
      <w:proofErr w:type="gramStart"/>
      <w:r w:rsidRPr="00D13D8D">
        <w:rPr>
          <w:rFonts w:ascii="Times New Roman" w:hAnsi="Times New Roman" w:cs="Times New Roman" w:hint="eastAsia"/>
          <w:color w:val="000000" w:themeColor="text1"/>
          <w:spacing w:val="10"/>
          <w:sz w:val="24"/>
        </w:rPr>
        <w:t>盘支持</w:t>
      </w:r>
      <w:proofErr w:type="gramEnd"/>
      <w:r w:rsidRPr="00D13D8D">
        <w:rPr>
          <w:rFonts w:ascii="Times New Roman" w:hAnsi="Times New Roman" w:cs="Times New Roman" w:hint="eastAsia"/>
          <w:color w:val="000000" w:themeColor="text1"/>
          <w:spacing w:val="10"/>
          <w:sz w:val="24"/>
        </w:rPr>
        <w:t>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5D7382E4"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51"/>
      <w:r w:rsidR="00B72768" w:rsidRPr="00750909">
        <w:rPr>
          <w:rFonts w:ascii="Times New Roman" w:hAnsi="Times New Roman" w:cs="Times New Roman" w:hint="eastAsia"/>
          <w:color w:val="000000" w:themeColor="text1"/>
          <w:spacing w:val="10"/>
          <w:sz w:val="24"/>
        </w:rPr>
        <w:t>冗余</w:t>
      </w:r>
      <w:commentRangeEnd w:id="51"/>
      <w:r w:rsidR="000879DD" w:rsidRPr="00750909">
        <w:rPr>
          <w:rStyle w:val="af2"/>
          <w:rFonts w:ascii="Calibri" w:eastAsia="宋体" w:hAnsi="Calibri" w:cs="Times New Roman"/>
          <w:color w:val="000000" w:themeColor="text1"/>
        </w:rPr>
        <w:commentReference w:id="51"/>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F518C7">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proofErr w:type="gramStart"/>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w:t>
      </w:r>
      <w:proofErr w:type="gramEnd"/>
      <w:r w:rsidR="000879DD" w:rsidRPr="00750909">
        <w:rPr>
          <w:rFonts w:ascii="Times New Roman" w:hAnsi="Times New Roman" w:cs="Times New Roman" w:hint="eastAsia"/>
          <w:color w:val="000000" w:themeColor="text1"/>
          <w:spacing w:val="10"/>
          <w:sz w:val="24"/>
        </w:rPr>
        <w:t>，而是会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proofErr w:type="gramStart"/>
      <w:r w:rsidR="00A412CC" w:rsidRPr="00D13D8D">
        <w:rPr>
          <w:rFonts w:ascii="Times New Roman" w:hAnsi="Times New Roman" w:cs="Times New Roman" w:hint="eastAsia"/>
          <w:color w:val="000000" w:themeColor="text1"/>
          <w:spacing w:val="10"/>
          <w:sz w:val="24"/>
        </w:rPr>
        <w:t>百度网盘和</w:t>
      </w:r>
      <w:proofErr w:type="gramEnd"/>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F518C7">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w:t>
      </w:r>
      <w:r w:rsidR="00DC2A12" w:rsidRPr="00D13D8D">
        <w:rPr>
          <w:rFonts w:ascii="Times New Roman" w:hAnsi="Times New Roman" w:cs="Times New Roman" w:hint="eastAsia"/>
          <w:color w:val="000000" w:themeColor="text1"/>
          <w:spacing w:val="10"/>
          <w:sz w:val="24"/>
        </w:rPr>
        <w:lastRenderedPageBreak/>
        <w:t>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Google Drive</w:t>
      </w:r>
      <w:r w:rsidR="00E91D9F" w:rsidRPr="00D13D8D">
        <w:rPr>
          <w:rFonts w:ascii="Times New Roman" w:hAnsi="Times New Roman" w:cs="Times New Roman" w:hint="eastAsia"/>
          <w:color w:val="000000" w:themeColor="text1"/>
          <w:spacing w:val="10"/>
          <w:sz w:val="24"/>
        </w:rPr>
        <w:t>未在云盘中使用该技术。</w:t>
      </w:r>
    </w:p>
    <w:p w14:paraId="30B34919" w14:textId="1C07C614"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2"/>
      <w:r w:rsidR="00090B00" w:rsidRPr="00D13D8D">
        <w:rPr>
          <w:rFonts w:ascii="Times New Roman" w:hAnsi="Times New Roman" w:cs="Times New Roman" w:hint="eastAsia"/>
          <w:color w:val="000000" w:themeColor="text1"/>
          <w:spacing w:val="10"/>
          <w:sz w:val="24"/>
        </w:rPr>
        <w:t>提供不同类型的客户端</w:t>
      </w:r>
      <w:commentRangeEnd w:id="52"/>
      <w:r w:rsidR="00C41A56" w:rsidRPr="00D13D8D">
        <w:rPr>
          <w:rStyle w:val="af2"/>
          <w:rFonts w:ascii="Calibri" w:eastAsia="宋体" w:hAnsi="Calibri" w:cs="Times New Roman"/>
          <w:color w:val="000000" w:themeColor="text1"/>
        </w:rPr>
        <w:commentReference w:id="52"/>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F518C7">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488A13B1"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w:t>
      </w:r>
      <w:ins w:id="53" w:author="JY0225" w:date="2017-08-14T12:31:00Z">
        <w:r w:rsidR="007830F2">
          <w:rPr>
            <w:rFonts w:ascii="Times New Roman" w:hAnsi="Times New Roman" w:cs="Times New Roman" w:hint="eastAsia"/>
            <w:spacing w:val="10"/>
            <w:sz w:val="24"/>
          </w:rPr>
          <w:t>同步</w:t>
        </w:r>
      </w:ins>
      <w:del w:id="54" w:author="JY0225" w:date="2017-08-14T12:31:00Z">
        <w:r w:rsidR="001C008D" w:rsidDel="007830F2">
          <w:rPr>
            <w:rFonts w:ascii="Times New Roman" w:hAnsi="Times New Roman" w:cs="Times New Roman" w:hint="eastAsia"/>
            <w:spacing w:val="10"/>
            <w:sz w:val="24"/>
          </w:rPr>
          <w:delText>随时</w:delText>
        </w:r>
      </w:del>
      <w:r w:rsidR="001C008D">
        <w:rPr>
          <w:rFonts w:ascii="Times New Roman" w:hAnsi="Times New Roman" w:cs="Times New Roman" w:hint="eastAsia"/>
          <w:spacing w:val="10"/>
          <w:sz w:val="24"/>
        </w:rPr>
        <w:t>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2443670D" w14:textId="27E7164B" w:rsidR="008A6FE3" w:rsidRPr="008A6FE3" w:rsidRDefault="002E3864" w:rsidP="00CC3C4C">
      <w:pPr>
        <w:pStyle w:val="21"/>
        <w:spacing w:line="240" w:lineRule="auto"/>
        <w:rPr>
          <w:rFonts w:hint="eastAsia"/>
        </w:rPr>
      </w:pPr>
      <w:bookmarkStart w:id="55" w:name="_Toc490477124"/>
      <w:r w:rsidRPr="00B87EE1">
        <w:t xml:space="preserve">1.2 </w:t>
      </w:r>
      <w:bookmarkEnd w:id="25"/>
      <w:bookmarkEnd w:id="26"/>
      <w:bookmarkEnd w:id="27"/>
      <w:r w:rsidR="00C06BEE">
        <w:rPr>
          <w:rFonts w:hint="eastAsia"/>
        </w:rPr>
        <w:t>研究内容及意义</w:t>
      </w:r>
      <w:bookmarkEnd w:id="55"/>
    </w:p>
    <w:p w14:paraId="73DEA187" w14:textId="73842C90"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w:t>
      </w:r>
      <w:ins w:id="56" w:author="JY0225" w:date="2017-08-14T12:31:00Z">
        <w:r w:rsidR="008621A3">
          <w:rPr>
            <w:rFonts w:ascii="Times New Roman" w:hAnsi="Times New Roman" w:cs="Times New Roman" w:hint="eastAsia"/>
            <w:spacing w:val="10"/>
            <w:sz w:val="24"/>
          </w:rPr>
          <w:t>还</w:t>
        </w:r>
      </w:ins>
      <w:del w:id="57" w:author="JY0225" w:date="2017-08-14T12:31:00Z">
        <w:r w:rsidR="00D30616" w:rsidDel="008621A3">
          <w:rPr>
            <w:rFonts w:ascii="Times New Roman" w:hAnsi="Times New Roman" w:cs="Times New Roman" w:hint="eastAsia"/>
            <w:spacing w:val="10"/>
            <w:sz w:val="24"/>
          </w:rPr>
          <w:delText>已经</w:delText>
        </w:r>
      </w:del>
      <w:r w:rsidR="00D30616">
        <w:rPr>
          <w:rFonts w:ascii="Times New Roman" w:hAnsi="Times New Roman" w:cs="Times New Roman" w:hint="eastAsia"/>
          <w:spacing w:val="10"/>
          <w:sz w:val="24"/>
        </w:rPr>
        <w:t>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3F20F8B8"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F518C7">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661E9421"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affff8"/>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586372">
        <w:rPr>
          <w:rFonts w:ascii="Times New Roman" w:hAnsi="Times New Roman" w:cs="Times New Roman" w:hint="eastAsia"/>
          <w:spacing w:val="10"/>
          <w:sz w:val="24"/>
        </w:rPr>
        <w:t>该</w:t>
      </w:r>
      <w:r w:rsidR="003E267A">
        <w:rPr>
          <w:rFonts w:ascii="Times New Roman" w:hAnsi="Times New Roman" w:cs="Times New Roman" w:hint="eastAsia"/>
          <w:spacing w:val="10"/>
          <w:sz w:val="24"/>
        </w:rPr>
        <w:t>款</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1D0378BC" w:rsidR="002E3864" w:rsidRDefault="002E3864" w:rsidP="00BE5E25">
      <w:pPr>
        <w:pStyle w:val="21"/>
        <w:spacing w:line="240" w:lineRule="auto"/>
        <w:rPr>
          <w:rFonts w:hint="eastAsia"/>
        </w:rPr>
      </w:pPr>
      <w:bookmarkStart w:id="58" w:name="_Toc420959835"/>
      <w:bookmarkStart w:id="59" w:name="_Toc421026899"/>
      <w:bookmarkStart w:id="60" w:name="_Toc421230571"/>
      <w:bookmarkStart w:id="61" w:name="_Toc490477125"/>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00BE5E25">
        <w:rPr>
          <w:rFonts w:hint="eastAsia"/>
        </w:rPr>
        <w:t>的</w:t>
      </w:r>
      <w:r w:rsidRPr="00B87EE1">
        <w:t>组织</w:t>
      </w:r>
      <w:bookmarkEnd w:id="58"/>
      <w:bookmarkEnd w:id="59"/>
      <w:bookmarkEnd w:id="60"/>
      <w:bookmarkEnd w:id="61"/>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w:t>
      </w:r>
      <w:r w:rsidR="009A000D">
        <w:rPr>
          <w:rFonts w:ascii="Times New Roman" w:hAnsi="Times New Roman" w:cs="Times New Roman" w:hint="eastAsia"/>
          <w:spacing w:val="10"/>
          <w:kern w:val="0"/>
          <w:sz w:val="24"/>
          <w:szCs w:val="20"/>
        </w:rPr>
        <w:lastRenderedPageBreak/>
        <w:t>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2" w:name="_Toc73467579"/>
      <w:bookmarkStart w:id="63" w:name="_Toc73467705"/>
      <w:bookmarkStart w:id="64" w:name="_Toc73467990"/>
      <w:bookmarkStart w:id="65" w:name="_Toc73468293"/>
      <w:bookmarkStart w:id="66" w:name="_Toc73468453"/>
      <w:bookmarkStart w:id="67" w:name="_Toc73468521"/>
      <w:bookmarkStart w:id="68" w:name="_Toc73468567"/>
      <w:bookmarkStart w:id="69" w:name="_Toc73951033"/>
      <w:bookmarkStart w:id="70" w:name="_Toc74024500"/>
      <w:bookmarkStart w:id="71" w:name="_Toc74025354"/>
      <w:bookmarkStart w:id="72" w:name="_Toc74025650"/>
      <w:bookmarkStart w:id="73" w:name="_Toc74025761"/>
      <w:bookmarkStart w:id="74" w:name="_Toc74025806"/>
      <w:bookmarkStart w:id="75" w:name="_Toc74025851"/>
      <w:bookmarkStart w:id="76" w:name="_Toc74025997"/>
      <w:bookmarkStart w:id="77" w:name="_Toc74030264"/>
      <w:bookmarkStart w:id="78" w:name="_Toc420959836"/>
      <w:bookmarkStart w:id="79" w:name="_Toc421026900"/>
      <w:bookmarkStart w:id="80"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81" w:name="_Toc490477126"/>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8"/>
      <w:bookmarkEnd w:id="79"/>
      <w:bookmarkEnd w:id="80"/>
      <w:bookmarkEnd w:id="81"/>
    </w:p>
    <w:p w14:paraId="593B4D5E" w14:textId="77777777" w:rsidR="006C1A48" w:rsidRPr="006C1A48" w:rsidRDefault="005C6FFF" w:rsidP="006C1A48">
      <w:pPr>
        <w:pStyle w:val="21"/>
      </w:pPr>
      <w:bookmarkStart w:id="82" w:name="_Toc420959849"/>
      <w:bookmarkStart w:id="83" w:name="_Toc421026913"/>
      <w:bookmarkStart w:id="84" w:name="_Toc421230581"/>
      <w:bookmarkStart w:id="85" w:name="_Toc490477127"/>
      <w:r>
        <w:t>2</w:t>
      </w:r>
      <w:r w:rsidR="00593FA9">
        <w:t>.1</w:t>
      </w:r>
      <w:r w:rsidR="002E3864" w:rsidRPr="00B87EE1">
        <w:t xml:space="preserve"> </w:t>
      </w:r>
      <w:bookmarkEnd w:id="82"/>
      <w:bookmarkEnd w:id="83"/>
      <w:bookmarkEnd w:id="84"/>
      <w:r w:rsidR="003A2F2B">
        <w:t>SQLite</w:t>
      </w:r>
      <w:bookmarkEnd w:id="85"/>
    </w:p>
    <w:p w14:paraId="5313E29E" w14:textId="1E54E53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F518C7">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6" w:name="_Toc490477128"/>
      <w:r>
        <w:t>2.2</w:t>
      </w:r>
      <w:r w:rsidR="00840C1E" w:rsidRPr="00B87EE1">
        <w:t xml:space="preserve"> </w:t>
      </w:r>
      <w:r w:rsidR="00530BF7">
        <w:t>断点续传</w:t>
      </w:r>
      <w:bookmarkEnd w:id="86"/>
    </w:p>
    <w:p w14:paraId="74E91C0C" w14:textId="7DE7036D"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7" w:name="_Toc490477129"/>
      <w:r>
        <w:t>2.</w:t>
      </w:r>
      <w:r w:rsidR="00F150B0">
        <w:t>3</w:t>
      </w:r>
      <w:r w:rsidRPr="00B87EE1">
        <w:t xml:space="preserve"> </w:t>
      </w:r>
      <w:r w:rsidR="00B15067">
        <w:t>WebSocket</w:t>
      </w:r>
      <w:bookmarkEnd w:id="87"/>
      <w:r w:rsidR="002C17DD">
        <w:t xml:space="preserve"> </w:t>
      </w:r>
    </w:p>
    <w:p w14:paraId="35882F1F" w14:textId="5BF3CCE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F518C7">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39355A"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w:t>
      </w:r>
      <w:proofErr w:type="gramStart"/>
      <w:r w:rsidR="00832C29" w:rsidRPr="0033165C">
        <w:rPr>
          <w:rFonts w:ascii="Times New Roman" w:hAnsi="Times New Roman" w:cs="Times New Roman" w:hint="eastAsia"/>
          <w:spacing w:val="10"/>
          <w:sz w:val="24"/>
        </w:rPr>
        <w:t>栈</w:t>
      </w:r>
      <w:proofErr w:type="gramEnd"/>
      <w:r w:rsidR="00832C29" w:rsidRPr="0033165C">
        <w:rPr>
          <w:rFonts w:ascii="Times New Roman" w:hAnsi="Times New Roman" w:cs="Times New Roman" w:hint="eastAsia"/>
          <w:spacing w:val="10"/>
          <w:sz w:val="24"/>
        </w:rPr>
        <w:t>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bookmarkStart w:id="88" w:name="_GoBack"/>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bookmarkEnd w:id="88"/>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49B86D89" w:rsidR="007B5A98" w:rsidDel="008621A3" w:rsidRDefault="006D4E43" w:rsidP="00DD02B4">
      <w:pPr>
        <w:pStyle w:val="21"/>
        <w:rPr>
          <w:del w:id="89" w:author="JY0225" w:date="2017-08-14T12:33:00Z"/>
        </w:rPr>
      </w:pPr>
      <w:bookmarkStart w:id="90" w:name="_Toc490477130"/>
      <w:del w:id="91"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bookmarkEnd w:id="90"/>
      </w:del>
    </w:p>
    <w:p w14:paraId="6DA1A163" w14:textId="76E45FD1" w:rsidR="0026206C" w:rsidDel="008621A3" w:rsidRDefault="0026206C" w:rsidP="00A4350F">
      <w:pPr>
        <w:spacing w:line="400" w:lineRule="exact"/>
        <w:rPr>
          <w:del w:id="92" w:author="JY0225" w:date="2017-08-14T12:33:00Z"/>
          <w:rFonts w:ascii="Times New Roman" w:hAnsi="Times New Roman" w:cs="Times New Roman"/>
          <w:spacing w:val="10"/>
          <w:sz w:val="24"/>
        </w:rPr>
      </w:pPr>
      <w:del w:id="93" w:author="JY0225" w:date="2017-08-14T12:33:00Z">
        <w:r w:rsidDel="008621A3">
          <w:tab/>
        </w:r>
        <w:r w:rsidR="002B0E96" w:rsidRPr="002B0E96" w:rsidDel="008621A3">
          <w:rPr>
            <w:rFonts w:ascii="Times New Roman" w:hAnsi="Times New Roman" w:cs="Times New Roman"/>
            <w:spacing w:val="10"/>
            <w:sz w:val="24"/>
          </w:rPr>
          <w:delText>LRU</w:delText>
        </w:r>
        <w:r w:rsidR="002B0E96" w:rsidRPr="002B0E96" w:rsidDel="008621A3">
          <w:rPr>
            <w:rFonts w:ascii="Times New Roman" w:hAnsi="Times New Roman" w:cs="Times New Roman" w:hint="eastAsia"/>
            <w:spacing w:val="10"/>
            <w:sz w:val="24"/>
          </w:rPr>
          <w:delText>（</w:delText>
        </w:r>
        <w:r w:rsidR="002B0E96" w:rsidDel="008621A3">
          <w:rPr>
            <w:rFonts w:ascii="Verdana" w:hAnsi="Verdana"/>
            <w:color w:val="333333"/>
            <w:szCs w:val="21"/>
            <w:shd w:val="clear" w:color="auto" w:fill="FFFFFF"/>
          </w:rPr>
          <w:delText>Least Recently Used</w:delText>
        </w:r>
        <w:r w:rsidR="002B0E96" w:rsidRPr="002B0E96" w:rsidDel="008621A3">
          <w:rPr>
            <w:rFonts w:ascii="Times New Roman" w:hAnsi="Times New Roman" w:cs="Times New Roman" w:hint="eastAsia"/>
            <w:spacing w:val="10"/>
            <w:sz w:val="24"/>
          </w:rPr>
          <w:delText>）</w:delText>
        </w:r>
        <w:r w:rsidR="002B0E96" w:rsidRPr="002B0E96" w:rsidDel="008621A3">
          <w:rPr>
            <w:rFonts w:ascii="Times New Roman" w:hAnsi="Times New Roman" w:cs="Times New Roman"/>
            <w:spacing w:val="10"/>
            <w:sz w:val="24"/>
          </w:rPr>
          <w:delText>是</w:delText>
        </w:r>
        <w:r w:rsidR="0066457E" w:rsidDel="008621A3">
          <w:rPr>
            <w:rFonts w:ascii="Times New Roman" w:hAnsi="Times New Roman" w:cs="Times New Roman" w:hint="eastAsia"/>
            <w:spacing w:val="10"/>
            <w:sz w:val="24"/>
          </w:rPr>
          <w:delText>“</w:delText>
        </w:r>
        <w:r w:rsidR="0066457E" w:rsidRPr="0066457E" w:rsidDel="008621A3">
          <w:rPr>
            <w:rFonts w:ascii="Times New Roman" w:hAnsi="Times New Roman" w:cs="Times New Roman" w:hint="eastAsia"/>
            <w:spacing w:val="10"/>
            <w:sz w:val="24"/>
          </w:rPr>
          <w:delText>最近最少使用</w:delText>
        </w:r>
        <w:r w:rsidR="0066457E" w:rsidDel="008621A3">
          <w:rPr>
            <w:rFonts w:ascii="Times New Roman" w:hAnsi="Times New Roman" w:cs="Times New Roman" w:hint="eastAsia"/>
            <w:spacing w:val="10"/>
            <w:sz w:val="24"/>
          </w:rPr>
          <w:delText>”</w:delText>
        </w:r>
        <w:r w:rsidR="0043161B" w:rsidDel="008621A3">
          <w:rPr>
            <w:rFonts w:ascii="Times New Roman" w:hAnsi="Times New Roman" w:cs="Times New Roman" w:hint="eastAsia"/>
            <w:spacing w:val="10"/>
            <w:sz w:val="24"/>
          </w:rPr>
          <w:delText>的意思，</w:delText>
        </w:r>
        <w:r w:rsidR="00A4350F" w:rsidRPr="00A4350F" w:rsidDel="008621A3">
          <w:rPr>
            <w:rFonts w:ascii="Times New Roman" w:hAnsi="Times New Roman" w:cs="Times New Roman" w:hint="eastAsia"/>
            <w:spacing w:val="10"/>
            <w:sz w:val="24"/>
          </w:rPr>
          <w:delText>算法根据数据的历史访问记录来</w:delText>
        </w:r>
        <w:r w:rsidR="00D312D6" w:rsidDel="008621A3">
          <w:rPr>
            <w:rFonts w:ascii="Times New Roman" w:hAnsi="Times New Roman" w:cs="Times New Roman" w:hint="eastAsia"/>
            <w:spacing w:val="10"/>
            <w:sz w:val="24"/>
          </w:rPr>
          <w:delText>淘汰</w:delText>
        </w:r>
        <w:r w:rsidR="00814889" w:rsidDel="008621A3">
          <w:rPr>
            <w:rFonts w:ascii="Times New Roman" w:hAnsi="Times New Roman" w:cs="Times New Roman" w:hint="eastAsia"/>
            <w:spacing w:val="10"/>
            <w:sz w:val="24"/>
          </w:rPr>
          <w:delText>缓存中的数据</w:delText>
        </w:r>
        <w:r w:rsidR="00A4350F" w:rsidRPr="00A4350F" w:rsidDel="008621A3">
          <w:rPr>
            <w:rFonts w:ascii="Times New Roman" w:hAnsi="Times New Roman" w:cs="Times New Roman" w:hint="eastAsia"/>
            <w:spacing w:val="10"/>
            <w:sz w:val="24"/>
          </w:rPr>
          <w:delText>，其核心思想是“如果数据最近被访问过，那么将来被访问的几率也更高</w:delText>
        </w:r>
        <w:r w:rsidR="00047A32" w:rsidDel="008621A3">
          <w:rPr>
            <w:color w:val="000000" w:themeColor="text1"/>
            <w:vertAlign w:val="superscript"/>
          </w:rPr>
          <w:fldChar w:fldCharType="begin"/>
        </w:r>
        <w:r w:rsidR="00047A32" w:rsidDel="008621A3">
          <w:rPr>
            <w:color w:val="000000" w:themeColor="text1"/>
            <w:vertAlign w:val="superscript"/>
          </w:rPr>
          <w:delInstrText xml:space="preserve"> REF _Ref489794348 \r \h </w:delInstrText>
        </w:r>
        <w:r w:rsidR="00047A32" w:rsidDel="008621A3">
          <w:rPr>
            <w:color w:val="000000" w:themeColor="text1"/>
            <w:vertAlign w:val="superscript"/>
          </w:rPr>
        </w:r>
        <w:r w:rsidR="00047A32" w:rsidDel="008621A3">
          <w:rPr>
            <w:color w:val="000000" w:themeColor="text1"/>
            <w:vertAlign w:val="superscript"/>
          </w:rPr>
          <w:fldChar w:fldCharType="separate"/>
        </w:r>
        <w:r w:rsidR="00F518C7" w:rsidDel="008621A3">
          <w:rPr>
            <w:color w:val="000000" w:themeColor="text1"/>
            <w:vertAlign w:val="superscript"/>
          </w:rPr>
          <w:delText>[28]</w:delText>
        </w:r>
        <w:r w:rsidR="00047A32" w:rsidDel="008621A3">
          <w:rPr>
            <w:color w:val="000000" w:themeColor="text1"/>
            <w:vertAlign w:val="superscript"/>
          </w:rPr>
          <w:fldChar w:fldCharType="end"/>
        </w:r>
        <w:r w:rsidR="00ED2E57" w:rsidDel="008621A3">
          <w:rPr>
            <w:rFonts w:ascii="Times New Roman" w:hAnsi="Times New Roman" w:cs="Times New Roman" w:hint="eastAsia"/>
            <w:spacing w:val="10"/>
            <w:sz w:val="24"/>
          </w:rPr>
          <w:delText>。</w:delText>
        </w:r>
        <w:r w:rsidR="00F24C52" w:rsidDel="008621A3">
          <w:rPr>
            <w:rFonts w:ascii="Times New Roman" w:hAnsi="Times New Roman" w:cs="Times New Roman" w:hint="eastAsia"/>
            <w:spacing w:val="10"/>
            <w:sz w:val="24"/>
          </w:rPr>
          <w:delText>这种算法来自操作系统的内存管理，</w:delText>
        </w:r>
        <w:r w:rsidR="00670333" w:rsidRPr="00670333" w:rsidDel="008621A3">
          <w:rPr>
            <w:rFonts w:ascii="Times New Roman" w:hAnsi="Times New Roman" w:cs="Times New Roman" w:hint="eastAsia"/>
            <w:spacing w:val="10"/>
            <w:sz w:val="24"/>
          </w:rPr>
          <w:delText>常用于页面置换算法，是为虚拟页式</w:delText>
        </w:r>
        <w:r w:rsidR="00476838" w:rsidDel="008621A3">
          <w:rPr>
            <w:rFonts w:ascii="Times New Roman" w:hAnsi="Times New Roman" w:cs="Times New Roman" w:hint="eastAsia"/>
            <w:spacing w:val="10"/>
            <w:sz w:val="24"/>
          </w:rPr>
          <w:delText>备份</w:delText>
        </w:r>
        <w:r w:rsidR="00670333" w:rsidRPr="00670333" w:rsidDel="008621A3">
          <w:rPr>
            <w:rFonts w:ascii="Times New Roman" w:hAnsi="Times New Roman" w:cs="Times New Roman" w:hint="eastAsia"/>
            <w:spacing w:val="10"/>
            <w:sz w:val="24"/>
          </w:rPr>
          <w:delText>管理服务的。</w:delText>
        </w:r>
        <w:r w:rsidR="00670333" w:rsidDel="008621A3">
          <w:rPr>
            <w:rFonts w:ascii="Times New Roman" w:hAnsi="Times New Roman" w:cs="Times New Roman" w:hint="eastAsia"/>
            <w:spacing w:val="10"/>
            <w:sz w:val="24"/>
          </w:rPr>
          <w:delText>对于</w:delText>
        </w:r>
        <w:r w:rsidR="00670333" w:rsidRPr="00670333" w:rsidDel="008621A3">
          <w:rPr>
            <w:rFonts w:ascii="Times New Roman" w:hAnsi="Times New Roman" w:cs="Times New Roman" w:hint="eastAsia"/>
            <w:spacing w:val="10"/>
            <w:sz w:val="24"/>
          </w:rPr>
          <w:delText>在内存中</w:delText>
        </w:r>
        <w:r w:rsidR="00DD602C" w:rsidDel="008621A3">
          <w:rPr>
            <w:rFonts w:ascii="Times New Roman" w:hAnsi="Times New Roman" w:cs="Times New Roman" w:hint="eastAsia"/>
            <w:spacing w:val="10"/>
            <w:sz w:val="24"/>
          </w:rPr>
          <w:delText>存在</w:delText>
        </w:r>
        <w:r w:rsidR="00670333" w:rsidRPr="00670333" w:rsidDel="008621A3">
          <w:rPr>
            <w:rFonts w:ascii="Times New Roman" w:hAnsi="Times New Roman" w:cs="Times New Roman" w:hint="eastAsia"/>
            <w:spacing w:val="10"/>
            <w:sz w:val="24"/>
          </w:rPr>
          <w:delText>但又不用的数据块（内存块）叫做</w:delText>
        </w:r>
        <w:r w:rsidR="00670333" w:rsidRPr="00670333" w:rsidDel="008621A3">
          <w:rPr>
            <w:rFonts w:ascii="Times New Roman" w:hAnsi="Times New Roman" w:cs="Times New Roman" w:hint="eastAsia"/>
            <w:spacing w:val="10"/>
            <w:sz w:val="24"/>
          </w:rPr>
          <w:delText>LRU</w:delText>
        </w:r>
        <w:r w:rsidR="00670333" w:rsidRPr="00670333" w:rsidDel="008621A3">
          <w:rPr>
            <w:rFonts w:ascii="Times New Roman" w:hAnsi="Times New Roman" w:cs="Times New Roman" w:hint="eastAsia"/>
            <w:spacing w:val="10"/>
            <w:sz w:val="24"/>
          </w:rPr>
          <w:delText>，操作系统会根据哪些数据属于</w:delText>
        </w:r>
        <w:r w:rsidR="00670333" w:rsidRPr="00670333" w:rsidDel="008621A3">
          <w:rPr>
            <w:rFonts w:ascii="Times New Roman" w:hAnsi="Times New Roman" w:cs="Times New Roman" w:hint="eastAsia"/>
            <w:spacing w:val="10"/>
            <w:sz w:val="24"/>
          </w:rPr>
          <w:delText>LRU</w:delText>
        </w:r>
        <w:r w:rsidR="00670333" w:rsidRPr="00670333" w:rsidDel="008621A3">
          <w:rPr>
            <w:rFonts w:ascii="Times New Roman" w:hAnsi="Times New Roman" w:cs="Times New Roman" w:hint="eastAsia"/>
            <w:spacing w:val="10"/>
            <w:sz w:val="24"/>
          </w:rPr>
          <w:delText>而将其移出内存而腾出空间来加载另外的数据。</w:delText>
        </w:r>
      </w:del>
    </w:p>
    <w:p w14:paraId="563BF09C" w14:textId="5F15C63F" w:rsidR="001E0F43" w:rsidDel="008621A3" w:rsidRDefault="00670333" w:rsidP="00A4350F">
      <w:pPr>
        <w:spacing w:line="400" w:lineRule="exact"/>
        <w:rPr>
          <w:del w:id="94" w:author="JY0225" w:date="2017-08-14T12:33:00Z"/>
          <w:rFonts w:ascii="Times New Roman" w:hAnsi="Times New Roman" w:cs="Times New Roman"/>
          <w:spacing w:val="10"/>
          <w:sz w:val="24"/>
        </w:rPr>
      </w:pPr>
      <w:del w:id="95" w:author="JY0225" w:date="2017-08-14T12:33:00Z">
        <w:r w:rsidDel="008621A3">
          <w:rPr>
            <w:rFonts w:ascii="Times New Roman" w:hAnsi="Times New Roman" w:cs="Times New Roman"/>
            <w:spacing w:val="10"/>
            <w:sz w:val="24"/>
          </w:rPr>
          <w:tab/>
        </w:r>
        <w:r w:rsidR="00CE1D8D" w:rsidDel="008621A3">
          <w:rPr>
            <w:rFonts w:ascii="Times New Roman" w:hAnsi="Times New Roman" w:cs="Times New Roman"/>
            <w:spacing w:val="10"/>
            <w:sz w:val="24"/>
          </w:rPr>
          <w:delText>现在这种算法常</w:delText>
        </w:r>
        <w:r w:rsidR="001B57A9" w:rsidDel="008621A3">
          <w:rPr>
            <w:rFonts w:ascii="Times New Roman" w:hAnsi="Times New Roman" w:cs="Times New Roman"/>
            <w:spacing w:val="10"/>
            <w:sz w:val="24"/>
          </w:rPr>
          <w:delText>用于管理缓存</w:delText>
        </w:r>
        <w:r w:rsidR="001B57A9" w:rsidDel="008621A3">
          <w:rPr>
            <w:rFonts w:ascii="Times New Roman" w:hAnsi="Times New Roman" w:cs="Times New Roman" w:hint="eastAsia"/>
            <w:spacing w:val="10"/>
            <w:sz w:val="24"/>
          </w:rPr>
          <w:delText>中</w:delText>
        </w:r>
        <w:r w:rsidR="00725E96" w:rsidDel="008621A3">
          <w:rPr>
            <w:rFonts w:ascii="Times New Roman" w:hAnsi="Times New Roman" w:cs="Times New Roman" w:hint="eastAsia"/>
            <w:spacing w:val="10"/>
            <w:sz w:val="24"/>
          </w:rPr>
          <w:delText>，</w:delText>
        </w:r>
        <w:r w:rsidR="00725E96" w:rsidRPr="00725E96" w:rsidDel="008621A3">
          <w:rPr>
            <w:rFonts w:ascii="Times New Roman" w:hAnsi="Times New Roman" w:cs="Times New Roman" w:hint="eastAsia"/>
            <w:spacing w:val="10"/>
            <w:sz w:val="24"/>
          </w:rPr>
          <w:delText>简单的说就是缓存一定量的数据，当超过设定的阈值时就把一些过期的数据删除掉</w:delText>
        </w:r>
        <w:r w:rsidR="00FA5C0A" w:rsidDel="008621A3">
          <w:rPr>
            <w:rFonts w:ascii="Times New Roman" w:hAnsi="Times New Roman" w:cs="Times New Roman" w:hint="eastAsia"/>
            <w:spacing w:val="10"/>
            <w:sz w:val="24"/>
          </w:rPr>
          <w:delText>。</w:delText>
        </w:r>
        <w:r w:rsidR="00C54486" w:rsidDel="008621A3">
          <w:rPr>
            <w:rFonts w:ascii="Times New Roman" w:hAnsi="Times New Roman" w:cs="Times New Roman" w:hint="eastAsia"/>
            <w:spacing w:val="10"/>
            <w:sz w:val="24"/>
          </w:rPr>
          <w:delText>LRU</w:delText>
        </w:r>
        <w:r w:rsidR="00C54486" w:rsidDel="008621A3">
          <w:rPr>
            <w:rFonts w:ascii="Times New Roman" w:hAnsi="Times New Roman" w:cs="Times New Roman" w:hint="eastAsia"/>
            <w:spacing w:val="10"/>
            <w:sz w:val="24"/>
          </w:rPr>
          <w:delText>算法就是根据数据的历史访问记录，删除最近没有被使用到的文件，从而保证缓存中的数据不会过期，进行实时更新。</w:delText>
        </w:r>
      </w:del>
    </w:p>
    <w:p w14:paraId="593A172C" w14:textId="3A5B1D03" w:rsidR="00AD0AAD" w:rsidDel="008621A3" w:rsidRDefault="00AD0AAD" w:rsidP="00AD0AAD">
      <w:pPr>
        <w:rPr>
          <w:del w:id="96" w:author="JY0225" w:date="2017-08-14T12:33:00Z"/>
          <w:rFonts w:ascii="Times New Roman" w:hAnsi="Times New Roman" w:cs="Times New Roman"/>
          <w:spacing w:val="10"/>
          <w:sz w:val="24"/>
        </w:rPr>
      </w:pPr>
      <w:del w:id="97"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C32DB6" w:rsidDel="008621A3" w:rsidRDefault="00DC4ACC" w:rsidP="00A129BF">
      <w:pPr>
        <w:spacing w:line="400" w:lineRule="exact"/>
        <w:jc w:val="center"/>
        <w:rPr>
          <w:del w:id="98" w:author="JY0225" w:date="2017-08-14T12:33:00Z"/>
          <w:rFonts w:ascii="Times New Roman" w:hAnsi="Times New Roman" w:cs="Times New Roman"/>
          <w:noProof/>
          <w:spacing w:val="10"/>
          <w:kern w:val="0"/>
          <w:sz w:val="24"/>
          <w:szCs w:val="24"/>
        </w:rPr>
      </w:pPr>
      <w:del w:id="99" w:author="JY0225" w:date="2017-08-14T12:33:00Z">
        <w:r w:rsidDel="008621A3">
          <w:rPr>
            <w:rFonts w:ascii="Times New Roman" w:hAnsi="Times New Roman" w:cs="Times New Roman"/>
            <w:spacing w:val="10"/>
            <w:sz w:val="24"/>
          </w:rPr>
          <w:tab/>
        </w:r>
        <w:r w:rsidR="00A129BF" w:rsidRPr="005E04A3" w:rsidDel="008621A3">
          <w:rPr>
            <w:rFonts w:ascii="Times New Roman" w:hAnsi="Times New Roman" w:cs="Times New Roman"/>
            <w:noProof/>
            <w:spacing w:val="10"/>
            <w:kern w:val="0"/>
            <w:sz w:val="24"/>
            <w:szCs w:val="24"/>
          </w:rPr>
          <w:delText>图</w:delText>
        </w:r>
        <w:r w:rsidR="00A129BF" w:rsidDel="008621A3">
          <w:rPr>
            <w:rFonts w:ascii="Times New Roman" w:hAnsi="Times New Roman" w:cs="Times New Roman"/>
            <w:noProof/>
            <w:spacing w:val="10"/>
            <w:kern w:val="0"/>
            <w:sz w:val="24"/>
            <w:szCs w:val="24"/>
          </w:rPr>
          <w:delText>2-2</w:delText>
        </w:r>
        <w:r w:rsidR="00A129BF" w:rsidRPr="005E04A3" w:rsidDel="008621A3">
          <w:rPr>
            <w:rFonts w:ascii="Times New Roman" w:hAnsi="Times New Roman" w:cs="Times New Roman" w:hint="eastAsia"/>
            <w:noProof/>
            <w:spacing w:val="10"/>
            <w:kern w:val="0"/>
            <w:sz w:val="24"/>
            <w:szCs w:val="24"/>
          </w:rPr>
          <w:delText xml:space="preserve"> </w:delText>
        </w:r>
        <w:r w:rsidR="00F24976" w:rsidDel="008621A3">
          <w:rPr>
            <w:rFonts w:ascii="Times New Roman" w:hAnsi="Times New Roman" w:cs="Times New Roman" w:hint="eastAsia"/>
            <w:noProof/>
            <w:spacing w:val="10"/>
            <w:kern w:val="0"/>
            <w:sz w:val="24"/>
            <w:szCs w:val="24"/>
          </w:rPr>
          <w:delText>LRU</w:delText>
        </w:r>
        <w:r w:rsidR="00F24976" w:rsidDel="008621A3">
          <w:rPr>
            <w:rFonts w:ascii="Times New Roman" w:hAnsi="Times New Roman" w:cs="Times New Roman" w:hint="eastAsia"/>
            <w:noProof/>
            <w:spacing w:val="10"/>
            <w:kern w:val="0"/>
            <w:sz w:val="24"/>
            <w:szCs w:val="24"/>
          </w:rPr>
          <w:delText>替换策略</w:delText>
        </w:r>
        <w:r w:rsidR="00A129BF" w:rsidDel="008621A3">
          <w:rPr>
            <w:rFonts w:ascii="Times New Roman" w:hAnsi="Times New Roman" w:cs="Times New Roman" w:hint="eastAsia"/>
            <w:noProof/>
            <w:spacing w:val="10"/>
            <w:kern w:val="0"/>
            <w:sz w:val="24"/>
            <w:szCs w:val="24"/>
          </w:rPr>
          <w:delText>示意图</w:delText>
        </w:r>
      </w:del>
    </w:p>
    <w:p w14:paraId="7C2AA039" w14:textId="5D616DC0" w:rsidR="00DC4ACC" w:rsidRPr="002B0E96" w:rsidDel="008621A3" w:rsidRDefault="000B29C0" w:rsidP="00A4350F">
      <w:pPr>
        <w:spacing w:line="400" w:lineRule="exact"/>
        <w:rPr>
          <w:del w:id="100" w:author="JY0225" w:date="2017-08-14T12:33:00Z"/>
          <w:rFonts w:ascii="Times New Roman" w:hAnsi="Times New Roman" w:cs="Times New Roman"/>
          <w:spacing w:val="10"/>
          <w:sz w:val="24"/>
        </w:rPr>
      </w:pPr>
      <w:del w:id="101" w:author="JY0225" w:date="2017-08-14T12:33:00Z">
        <w:r w:rsidDel="008621A3">
          <w:rPr>
            <w:rFonts w:ascii="Times New Roman" w:hAnsi="Times New Roman" w:cs="Times New Roman"/>
            <w:spacing w:val="10"/>
            <w:sz w:val="24"/>
          </w:rPr>
          <w:tab/>
        </w:r>
        <w:r w:rsidR="00E61A6D" w:rsidRPr="005E04A3" w:rsidDel="008621A3">
          <w:rPr>
            <w:rFonts w:ascii="Times New Roman" w:hAnsi="Times New Roman" w:cs="Times New Roman"/>
            <w:noProof/>
            <w:spacing w:val="10"/>
            <w:kern w:val="0"/>
            <w:sz w:val="24"/>
            <w:szCs w:val="24"/>
          </w:rPr>
          <w:delText>图</w:delText>
        </w:r>
        <w:r w:rsidR="00E61A6D" w:rsidDel="008621A3">
          <w:rPr>
            <w:rFonts w:ascii="Times New Roman" w:hAnsi="Times New Roman" w:cs="Times New Roman"/>
            <w:noProof/>
            <w:spacing w:val="10"/>
            <w:kern w:val="0"/>
            <w:sz w:val="24"/>
            <w:szCs w:val="24"/>
          </w:rPr>
          <w:delText>2-2</w:delText>
        </w:r>
        <w:r w:rsidR="00E61A6D" w:rsidRPr="005E04A3" w:rsidDel="008621A3">
          <w:rPr>
            <w:rFonts w:ascii="Times New Roman" w:hAnsi="Times New Roman" w:cs="Times New Roman" w:hint="eastAsia"/>
            <w:noProof/>
            <w:spacing w:val="10"/>
            <w:kern w:val="0"/>
            <w:sz w:val="24"/>
            <w:szCs w:val="24"/>
          </w:rPr>
          <w:delText xml:space="preserve"> </w:delText>
        </w:r>
        <w:r w:rsidR="00E61A6D" w:rsidDel="008621A3">
          <w:rPr>
            <w:rFonts w:ascii="Times New Roman" w:hAnsi="Times New Roman" w:cs="Times New Roman" w:hint="eastAsia"/>
            <w:noProof/>
            <w:spacing w:val="10"/>
            <w:kern w:val="0"/>
            <w:sz w:val="24"/>
            <w:szCs w:val="24"/>
          </w:rPr>
          <w:delText>所示的是</w:delText>
        </w:r>
        <w:r w:rsidR="00E61A6D" w:rsidDel="008621A3">
          <w:rPr>
            <w:rFonts w:ascii="Times New Roman" w:hAnsi="Times New Roman" w:cs="Times New Roman" w:hint="eastAsia"/>
            <w:noProof/>
            <w:spacing w:val="10"/>
            <w:kern w:val="0"/>
            <w:sz w:val="24"/>
            <w:szCs w:val="24"/>
          </w:rPr>
          <w:delText>LRU</w:delText>
        </w:r>
        <w:r w:rsidR="00E61A6D" w:rsidDel="008621A3">
          <w:rPr>
            <w:rFonts w:ascii="Times New Roman" w:hAnsi="Times New Roman" w:cs="Times New Roman" w:hint="eastAsia"/>
            <w:noProof/>
            <w:spacing w:val="10"/>
            <w:kern w:val="0"/>
            <w:sz w:val="24"/>
            <w:szCs w:val="24"/>
          </w:rPr>
          <w:delText>替换策略的逻辑</w:delText>
        </w:r>
        <w:r w:rsidR="00866307" w:rsidDel="008621A3">
          <w:rPr>
            <w:rFonts w:ascii="Times New Roman" w:hAnsi="Times New Roman" w:cs="Times New Roman" w:hint="eastAsia"/>
            <w:noProof/>
            <w:spacing w:val="10"/>
            <w:kern w:val="0"/>
            <w:sz w:val="24"/>
            <w:szCs w:val="24"/>
          </w:rPr>
          <w:delText>。</w:delText>
        </w:r>
        <w:r w:rsidR="00C2257D" w:rsidDel="008621A3">
          <w:rPr>
            <w:rFonts w:ascii="Times New Roman" w:hAnsi="Times New Roman" w:cs="Times New Roman" w:hint="eastAsia"/>
            <w:noProof/>
            <w:spacing w:val="10"/>
            <w:kern w:val="0"/>
            <w:sz w:val="24"/>
            <w:szCs w:val="24"/>
          </w:rPr>
          <w:delText>当缓存中的</w:delText>
        </w:r>
        <w:r w:rsidR="00476838" w:rsidDel="008621A3">
          <w:rPr>
            <w:rFonts w:ascii="Times New Roman" w:hAnsi="Times New Roman" w:cs="Times New Roman" w:hint="eastAsia"/>
            <w:noProof/>
            <w:spacing w:val="10"/>
            <w:kern w:val="0"/>
            <w:sz w:val="24"/>
            <w:szCs w:val="24"/>
          </w:rPr>
          <w:delText>备份</w:delText>
        </w:r>
        <w:r w:rsidR="00C2257D" w:rsidDel="008621A3">
          <w:rPr>
            <w:rFonts w:ascii="Times New Roman" w:hAnsi="Times New Roman" w:cs="Times New Roman" w:hint="eastAsia"/>
            <w:noProof/>
            <w:spacing w:val="10"/>
            <w:kern w:val="0"/>
            <w:sz w:val="24"/>
            <w:szCs w:val="24"/>
          </w:rPr>
          <w:delText>空间足够时，新加入的数据以队列的方式加入缓存中，如果某条数据被访问了，那么</w:delText>
        </w:r>
        <w:r w:rsidR="00474F95" w:rsidDel="008621A3">
          <w:rPr>
            <w:rFonts w:ascii="Times New Roman" w:hAnsi="Times New Roman" w:cs="Times New Roman" w:hint="eastAsia"/>
            <w:noProof/>
            <w:spacing w:val="10"/>
            <w:kern w:val="0"/>
            <w:sz w:val="24"/>
            <w:szCs w:val="24"/>
          </w:rPr>
          <w:delText>它</w:delText>
        </w:r>
        <w:r w:rsidR="00C2257D" w:rsidDel="008621A3">
          <w:rPr>
            <w:rFonts w:ascii="Times New Roman" w:hAnsi="Times New Roman" w:cs="Times New Roman" w:hint="eastAsia"/>
            <w:noProof/>
            <w:spacing w:val="10"/>
            <w:kern w:val="0"/>
            <w:sz w:val="24"/>
            <w:szCs w:val="24"/>
          </w:rPr>
          <w:delText>在队列中的位置将会往后</w:delText>
        </w:r>
        <w:r w:rsidR="00474F95" w:rsidDel="008621A3">
          <w:rPr>
            <w:rFonts w:ascii="Times New Roman" w:hAnsi="Times New Roman" w:cs="Times New Roman" w:hint="eastAsia"/>
            <w:noProof/>
            <w:spacing w:val="10"/>
            <w:kern w:val="0"/>
            <w:sz w:val="24"/>
            <w:szCs w:val="24"/>
          </w:rPr>
          <w:delText>移动。</w:delText>
        </w:r>
        <w:r w:rsidR="00A424C0" w:rsidDel="008621A3">
          <w:rPr>
            <w:rFonts w:ascii="Times New Roman" w:hAnsi="Times New Roman" w:cs="Times New Roman" w:hint="eastAsia"/>
            <w:noProof/>
            <w:spacing w:val="10"/>
            <w:kern w:val="0"/>
            <w:sz w:val="24"/>
            <w:szCs w:val="24"/>
          </w:rPr>
          <w:delText>当缓存中的</w:delText>
        </w:r>
        <w:r w:rsidR="00476838" w:rsidDel="008621A3">
          <w:rPr>
            <w:rFonts w:ascii="Times New Roman" w:hAnsi="Times New Roman" w:cs="Times New Roman" w:hint="eastAsia"/>
            <w:noProof/>
            <w:spacing w:val="10"/>
            <w:kern w:val="0"/>
            <w:sz w:val="24"/>
            <w:szCs w:val="24"/>
          </w:rPr>
          <w:delText>备份</w:delText>
        </w:r>
        <w:r w:rsidR="00A424C0" w:rsidDel="008621A3">
          <w:rPr>
            <w:rFonts w:ascii="Times New Roman" w:hAnsi="Times New Roman" w:cs="Times New Roman" w:hint="eastAsia"/>
            <w:noProof/>
            <w:spacing w:val="10"/>
            <w:kern w:val="0"/>
            <w:sz w:val="24"/>
            <w:szCs w:val="24"/>
          </w:rPr>
          <w:delText>空间被使用完毕后，位于队首的数据将会被淘汰。</w:delText>
        </w:r>
      </w:del>
    </w:p>
    <w:p w14:paraId="7247397F" w14:textId="67A373C5" w:rsidR="00AD0AAD" w:rsidRPr="00AD0AAD" w:rsidRDefault="00D064EF" w:rsidP="00AD0AAD">
      <w:pPr>
        <w:pStyle w:val="21"/>
      </w:pPr>
      <w:bookmarkStart w:id="102" w:name="_Toc490477131"/>
      <w:proofErr w:type="gramStart"/>
      <w:r>
        <w:t>2</w:t>
      </w:r>
      <w:r w:rsidR="008669BC">
        <w:t>.</w:t>
      </w:r>
      <w:proofErr w:type="gramEnd"/>
      <w:del w:id="103" w:author="JY0225" w:date="2017-08-14T12:33:00Z">
        <w:r w:rsidR="001262CE" w:rsidDel="008621A3">
          <w:delText>5</w:delText>
        </w:r>
        <w:r w:rsidR="00601935" w:rsidDel="008621A3">
          <w:delText xml:space="preserve"> </w:delText>
        </w:r>
      </w:del>
      <w:ins w:id="104" w:author="JY0225" w:date="2017-08-14T12:33:00Z">
        <w:r w:rsidR="008621A3">
          <w:t xml:space="preserve">4 </w:t>
        </w:r>
      </w:ins>
      <w:r w:rsidR="00637D21">
        <w:t>WebExtension</w:t>
      </w:r>
      <w:bookmarkEnd w:id="102"/>
    </w:p>
    <w:p w14:paraId="507D8F18" w14:textId="708CA722" w:rsidR="00AD0AAD" w:rsidRDefault="00AD0AAD" w:rsidP="00AD0AAD">
      <w:pPr>
        <w:rPr>
          <w:noProof/>
        </w:rPr>
      </w:pPr>
    </w:p>
    <w:p w14:paraId="6312A486" w14:textId="644CA348" w:rsidR="00837BC8" w:rsidRDefault="00837BC8" w:rsidP="0071638C">
      <w:pPr>
        <w:pStyle w:val="a7"/>
        <w:spacing w:line="400" w:lineRule="exact"/>
        <w:ind w:firstLine="420"/>
        <w:jc w:val="both"/>
        <w:rPr>
          <w:rFonts w:eastAsiaTheme="minorEastAsia"/>
        </w:rPr>
      </w:pPr>
      <w:r w:rsidRPr="00837BC8">
        <w:rPr>
          <w:noProof/>
        </w:rPr>
        <w:lastRenderedPageBreak/>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F518C7">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7"/>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w:t>
      </w:r>
      <w:proofErr w:type="gramStart"/>
      <w:r w:rsidR="006F47BF" w:rsidRPr="006F47BF">
        <w:rPr>
          <w:rFonts w:eastAsiaTheme="minorEastAsia" w:hint="eastAsia"/>
        </w:rPr>
        <w:t>一个</w:t>
      </w:r>
      <w:proofErr w:type="gramEnd"/>
      <w:r w:rsidR="006F47BF" w:rsidRPr="006F47BF">
        <w:rPr>
          <w:rFonts w:eastAsiaTheme="minorEastAsia" w:hint="eastAsia"/>
        </w:rPr>
        <w:t>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lastRenderedPageBreak/>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105" w:name="_Toc490477132"/>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105"/>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106" w:name="_Toc490477133"/>
      <w:r>
        <w:t>3</w:t>
      </w:r>
      <w:r w:rsidR="000E09CA" w:rsidRPr="00B87EE1">
        <w:t>.1</w:t>
      </w:r>
      <w:r w:rsidR="00976F64">
        <w:t xml:space="preserve"> </w:t>
      </w:r>
      <w:r w:rsidR="00976F64">
        <w:rPr>
          <w:rFonts w:hint="eastAsia"/>
        </w:rPr>
        <w:t>现有中间件系统分析</w:t>
      </w:r>
      <w:bookmarkEnd w:id="106"/>
    </w:p>
    <w:p w14:paraId="2A038E9E" w14:textId="6B2164E5"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F518C7">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107" w:name="_Toc490477134"/>
      <w:r>
        <w:t>3.1</w:t>
      </w:r>
      <w:r w:rsidRPr="006637A1">
        <w:t xml:space="preserve">.1 </w:t>
      </w:r>
      <w:r>
        <w:rPr>
          <w:rFonts w:hint="eastAsia"/>
        </w:rPr>
        <w:t>系统框架分析</w:t>
      </w:r>
      <w:bookmarkEnd w:id="107"/>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083288D0"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ins w:id="108" w:author="JY0225" w:date="2017-08-14T12:35:00Z">
        <w:r w:rsidR="00856A51" w:rsidRPr="00856A51">
          <w:rPr>
            <w:rFonts w:ascii="Times New Roman" w:hAnsi="Times New Roman" w:cs="Times New Roman" w:hint="eastAsia"/>
            <w:spacing w:val="10"/>
            <w:sz w:val="24"/>
            <w:szCs w:val="24"/>
            <w:vertAlign w:val="superscript"/>
            <w:rPrChange w:id="109" w:author="JY0225" w:date="2017-08-14T12:35:00Z">
              <w:rPr>
                <w:rFonts w:ascii="Times New Roman" w:hAnsi="Times New Roman" w:cs="Times New Roman" w:hint="eastAsia"/>
                <w:spacing w:val="10"/>
                <w:sz w:val="24"/>
                <w:szCs w:val="24"/>
              </w:rPr>
            </w:rPrChange>
          </w:rPr>
          <w:t>[]</w:t>
        </w:r>
      </w:ins>
    </w:p>
    <w:p w14:paraId="4337EF57" w14:textId="604E5586"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250FD1EF" w:rsidR="00E57CB2" w:rsidDel="00856A51" w:rsidRDefault="00A40F9D" w:rsidP="00E57CB2">
      <w:pPr>
        <w:pStyle w:val="31"/>
        <w:rPr>
          <w:del w:id="110" w:author="JY0225" w:date="2017-08-14T12:36:00Z"/>
        </w:rPr>
      </w:pPr>
      <w:bookmarkStart w:id="111" w:name="_Toc490477135"/>
      <w:del w:id="112" w:author="JY0225" w:date="2017-08-14T12:36:00Z">
        <w:r w:rsidDel="00856A51">
          <w:delText>3</w:delText>
        </w:r>
        <w:r w:rsidR="00325580" w:rsidDel="00856A51">
          <w:delText>.1</w:delText>
        </w:r>
        <w:r w:rsidR="001F65D9" w:rsidDel="00856A51">
          <w:delText>.2</w:delText>
        </w:r>
        <w:r w:rsidR="00E57CB2" w:rsidRPr="006637A1" w:rsidDel="00856A51">
          <w:delText xml:space="preserve"> </w:delText>
        </w:r>
        <w:r w:rsidR="00A05CFF" w:rsidDel="00856A51">
          <w:rPr>
            <w:rFonts w:hint="eastAsia"/>
          </w:rPr>
          <w:delText>功能</w:delText>
        </w:r>
        <w:r w:rsidR="005D24E0" w:rsidDel="00856A51">
          <w:rPr>
            <w:rFonts w:hint="eastAsia"/>
          </w:rPr>
          <w:delText>分析</w:delText>
        </w:r>
        <w:bookmarkEnd w:id="111"/>
      </w:del>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113" w:name="_Toc490477136"/>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113"/>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983EB8D"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w:t>
      </w:r>
      <w:r w:rsidR="00FE22A7">
        <w:rPr>
          <w:rFonts w:ascii="Times New Roman" w:hAnsi="Times New Roman" w:cs="Times New Roman" w:hint="eastAsia"/>
          <w:spacing w:val="10"/>
          <w:kern w:val="0"/>
          <w:sz w:val="24"/>
          <w:szCs w:val="20"/>
        </w:rPr>
        <w:lastRenderedPageBreak/>
        <w:t>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114" w:name="_Toc490477137"/>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14"/>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115" w:name="_Toc490477138"/>
      <w:r>
        <w:t>3</w:t>
      </w:r>
      <w:r w:rsidR="006E3397">
        <w:t>.3</w:t>
      </w:r>
      <w:r w:rsidR="001054A6" w:rsidRPr="006637A1">
        <w:t xml:space="preserve">.1 </w:t>
      </w:r>
      <w:r w:rsidR="00094907">
        <w:rPr>
          <w:rFonts w:hint="eastAsia"/>
        </w:rPr>
        <w:t>持久会话</w:t>
      </w:r>
      <w:r w:rsidR="00094907">
        <w:t>管理</w:t>
      </w:r>
      <w:bookmarkEnd w:id="115"/>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lastRenderedPageBreak/>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2F413C47" w:rsidR="001B2115" w:rsidRPr="001B2115" w:rsidRDefault="001B2115" w:rsidP="009F4D27">
      <w:pPr>
        <w:jc w:val="center"/>
      </w:pPr>
      <w:r>
        <w:rPr>
          <w:rFonts w:hint="eastAsia"/>
          <w:noProof/>
        </w:rPr>
        <w:drawing>
          <wp:inline distT="0" distB="0" distL="0" distR="0" wp14:anchorId="74B23732" wp14:editId="2B3DD313">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5">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116" w:name="_Toc490477139"/>
      <w:r>
        <w:t>3</w:t>
      </w:r>
      <w:r w:rsidR="000F7FC9">
        <w:t>.3</w:t>
      </w:r>
      <w:r w:rsidR="00530B31">
        <w:t>.2</w:t>
      </w:r>
      <w:r w:rsidR="001054A6" w:rsidRPr="006637A1">
        <w:t xml:space="preserve"> </w:t>
      </w:r>
      <w:r w:rsidR="000A52F4">
        <w:rPr>
          <w:rFonts w:hint="eastAsia"/>
        </w:rPr>
        <w:t>大文件上传</w:t>
      </w:r>
      <w:bookmarkEnd w:id="116"/>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w:t>
      </w:r>
      <w:r w:rsidR="005C3CB6">
        <w:rPr>
          <w:rFonts w:ascii="Times New Roman" w:hAnsi="Times New Roman" w:cs="Times New Roman" w:hint="eastAsia"/>
          <w:sz w:val="24"/>
        </w:rPr>
        <w:lastRenderedPageBreak/>
        <w:t>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74197D72" w14:textId="4AC0FFBC" w:rsidR="00BA73AE" w:rsidRDefault="00BA73AE" w:rsidP="008C223A">
      <w:pPr>
        <w:jc w:val="center"/>
        <w:rPr>
          <w:rFonts w:ascii="Times New Roman" w:hAnsi="Times New Roman" w:cs="Times New Roman"/>
          <w:sz w:val="24"/>
        </w:rPr>
      </w:pPr>
      <w:r>
        <w:rPr>
          <w:rFonts w:hint="eastAsia"/>
          <w:noProof/>
        </w:rPr>
        <w:drawing>
          <wp:inline distT="0" distB="0" distL="0" distR="0" wp14:anchorId="543EAB60" wp14:editId="29FBE657">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6">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117" w:name="_Toc490477140"/>
      <w:r>
        <w:t>3</w:t>
      </w:r>
      <w:r w:rsidR="00146877">
        <w:t>.3</w:t>
      </w:r>
      <w:r w:rsidR="0006434C">
        <w:t>.3</w:t>
      </w:r>
      <w:r w:rsidR="001054A6" w:rsidRPr="006637A1">
        <w:t xml:space="preserve"> </w:t>
      </w:r>
      <w:r w:rsidR="00B9126F">
        <w:rPr>
          <w:rFonts w:hint="eastAsia"/>
        </w:rPr>
        <w:t>本地缓存</w:t>
      </w:r>
      <w:bookmarkEnd w:id="117"/>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286D1BD4" w:rsidR="001B2115" w:rsidRDefault="001B2115" w:rsidP="008C223A">
      <w:pPr>
        <w:jc w:val="center"/>
        <w:rPr>
          <w:rFonts w:ascii="Times New Roman" w:hAnsi="Times New Roman" w:cs="Times New Roman"/>
          <w:sz w:val="24"/>
        </w:rPr>
      </w:pPr>
      <w:r>
        <w:rPr>
          <w:rFonts w:hint="eastAsia"/>
          <w:noProof/>
        </w:rPr>
        <w:lastRenderedPageBreak/>
        <w:drawing>
          <wp:inline distT="0" distB="0" distL="0" distR="0" wp14:anchorId="584F90D9" wp14:editId="4F608945">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7">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118" w:name="_Toc490477141"/>
      <w:r>
        <w:t>3</w:t>
      </w:r>
      <w:r w:rsidR="00CB54DF">
        <w:t>.3</w:t>
      </w:r>
      <w:r w:rsidR="00ED20E3">
        <w:t>.4</w:t>
      </w:r>
      <w:r w:rsidR="00194BD3" w:rsidRPr="006637A1">
        <w:t xml:space="preserve"> </w:t>
      </w:r>
      <w:r w:rsidR="00194BD3">
        <w:rPr>
          <w:rFonts w:hint="eastAsia"/>
        </w:rPr>
        <w:t>多应用适配</w:t>
      </w:r>
      <w:bookmarkEnd w:id="118"/>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选择了第二种方式作为中间件多应用适配的方案。</w:t>
      </w:r>
    </w:p>
    <w:p w14:paraId="23A834C3" w14:textId="1820B802" w:rsidR="0047763E"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w:t>
      </w:r>
      <w:r w:rsidR="00EA04F9">
        <w:rPr>
          <w:rFonts w:ascii="Times New Roman" w:hAnsi="Times New Roman" w:cs="Times New Roman" w:hint="eastAsia"/>
          <w:sz w:val="24"/>
        </w:rPr>
        <w:lastRenderedPageBreak/>
        <w:t>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2CC8372B" w:rsidR="008C223A" w:rsidRPr="001F6710" w:rsidRDefault="008C223A" w:rsidP="008C223A">
      <w:pPr>
        <w:jc w:val="center"/>
      </w:pPr>
      <w:r>
        <w:rPr>
          <w:rFonts w:hint="eastAsia"/>
          <w:noProof/>
        </w:rPr>
        <w:drawing>
          <wp:inline distT="0" distB="0" distL="0" distR="0" wp14:anchorId="17F92784" wp14:editId="1E07EEBA">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28">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119" w:name="_Toc490477142"/>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19"/>
    </w:p>
    <w:p w14:paraId="2D58B80A" w14:textId="77777777" w:rsidR="00492CC0" w:rsidRDefault="00566028" w:rsidP="00492CC0">
      <w:pPr>
        <w:pStyle w:val="21"/>
      </w:pPr>
      <w:bookmarkStart w:id="120" w:name="_Toc490477143"/>
      <w:r>
        <w:t>4</w:t>
      </w:r>
      <w:r w:rsidR="00311D33">
        <w:t>.1</w:t>
      </w:r>
      <w:r w:rsidR="00492CC0" w:rsidRPr="00B87EE1">
        <w:t xml:space="preserve"> </w:t>
      </w:r>
      <w:r w:rsidR="004D6A4B">
        <w:t>中间件优化</w:t>
      </w:r>
      <w:r w:rsidR="00492CC0">
        <w:t>系统</w:t>
      </w:r>
      <w:r w:rsidR="0075350E">
        <w:t>框架设计</w:t>
      </w:r>
      <w:bookmarkEnd w:id="120"/>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del w:id="121" w:author="JY0225" w:date="2017-08-14T12:38:00Z">
        <w:r w:rsidDel="00856A51">
          <w:tab/>
        </w:r>
      </w:del>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122"/>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proofErr w:type="gramStart"/>
      <w:r w:rsidR="001B01FF">
        <w:rPr>
          <w:rFonts w:ascii="Times New Roman" w:hAnsi="Times New Roman" w:cs="Times New Roman" w:hint="eastAsia"/>
          <w:sz w:val="24"/>
        </w:rPr>
        <w:t>适</w:t>
      </w:r>
      <w:proofErr w:type="gramEnd"/>
      <w:r w:rsidR="001B01FF">
        <w:rPr>
          <w:rFonts w:ascii="Times New Roman" w:hAnsi="Times New Roman" w:cs="Times New Roman" w:hint="eastAsia"/>
          <w:sz w:val="24"/>
        </w:rPr>
        <w:t>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22"/>
      <w:r w:rsidR="00B72601" w:rsidRPr="00C6037E">
        <w:rPr>
          <w:rFonts w:ascii="Times New Roman" w:hAnsi="Times New Roman"/>
          <w:sz w:val="24"/>
        </w:rPr>
        <w:commentReference w:id="122"/>
      </w:r>
    </w:p>
    <w:p w14:paraId="5728150C" w14:textId="77777777" w:rsidR="00142390" w:rsidRDefault="00CD5A7F" w:rsidP="00142390">
      <w:pPr>
        <w:pStyle w:val="21"/>
      </w:pPr>
      <w:bookmarkStart w:id="123" w:name="_Toc490477144"/>
      <w:r>
        <w:t>4</w:t>
      </w:r>
      <w:r w:rsidR="00B0430C">
        <w:t>.2</w:t>
      </w:r>
      <w:r w:rsidR="00142390" w:rsidRPr="00B87EE1">
        <w:t xml:space="preserve"> </w:t>
      </w:r>
      <w:commentRangeStart w:id="124"/>
      <w:r w:rsidR="006C56E9">
        <w:t>类图设计</w:t>
      </w:r>
      <w:commentRangeEnd w:id="124"/>
      <w:r w:rsidR="00172D61">
        <w:rPr>
          <w:rStyle w:val="af2"/>
          <w:rFonts w:ascii="Calibri" w:eastAsia="宋体" w:hAnsi="Calibri"/>
          <w:b w:val="0"/>
          <w:bCs w:val="0"/>
        </w:rPr>
        <w:commentReference w:id="124"/>
      </w:r>
      <w:bookmarkEnd w:id="123"/>
    </w:p>
    <w:p w14:paraId="37BC5A4E" w14:textId="59FBB3D0"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A5974B0"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F518C7">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B701FF1"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w:t>
      </w:r>
      <w:r w:rsidR="00F22076">
        <w:rPr>
          <w:rFonts w:ascii="Times New Roman" w:hAnsi="Times New Roman" w:cs="Times New Roman" w:hint="eastAsia"/>
          <w:spacing w:val="10"/>
          <w:kern w:val="0"/>
          <w:sz w:val="24"/>
          <w:szCs w:val="24"/>
        </w:rPr>
        <w:t>的类</w:t>
      </w:r>
      <w:r w:rsidR="00B91E7C">
        <w:rPr>
          <w:rFonts w:ascii="Times New Roman" w:hAnsi="Times New Roman" w:cs="Times New Roman" w:hint="eastAsia"/>
          <w:spacing w:val="10"/>
          <w:kern w:val="0"/>
          <w:sz w:val="24"/>
          <w:szCs w:val="24"/>
        </w:rPr>
        <w:t>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w:t>
      </w:r>
      <w:r w:rsidR="009B1E44">
        <w:rPr>
          <w:rFonts w:ascii="Times New Roman" w:hAnsi="Times New Roman" w:cs="Times New Roman" w:hint="eastAsia"/>
          <w:spacing w:val="10"/>
          <w:kern w:val="0"/>
          <w:sz w:val="24"/>
          <w:szCs w:val="24"/>
        </w:rPr>
        <w:t>的</w:t>
      </w:r>
      <w:proofErr w:type="gramStart"/>
      <w:r w:rsidR="009B1E44">
        <w:rPr>
          <w:rFonts w:ascii="Times New Roman" w:hAnsi="Times New Roman" w:cs="Times New Roman" w:hint="eastAsia"/>
          <w:spacing w:val="10"/>
          <w:kern w:val="0"/>
          <w:sz w:val="24"/>
          <w:szCs w:val="24"/>
        </w:rPr>
        <w:t>类</w:t>
      </w:r>
      <w:r>
        <w:rPr>
          <w:rFonts w:ascii="Times New Roman" w:hAnsi="Times New Roman" w:cs="Times New Roman" w:hint="eastAsia"/>
          <w:spacing w:val="10"/>
          <w:kern w:val="0"/>
          <w:sz w:val="24"/>
          <w:szCs w:val="24"/>
        </w:rPr>
        <w:t>负责</w:t>
      </w:r>
      <w:proofErr w:type="gramEnd"/>
      <w:r>
        <w:rPr>
          <w:rFonts w:ascii="Times New Roman" w:hAnsi="Times New Roman" w:cs="Times New Roman" w:hint="eastAsia"/>
          <w:spacing w:val="10"/>
          <w:kern w:val="0"/>
          <w:sz w:val="24"/>
          <w:szCs w:val="24"/>
        </w:rPr>
        <w:t>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w:t>
      </w:r>
      <w:r w:rsidR="00427E73">
        <w:rPr>
          <w:rFonts w:ascii="Times New Roman" w:hAnsi="Times New Roman" w:cs="Times New Roman" w:hint="eastAsia"/>
          <w:spacing w:val="10"/>
          <w:kern w:val="0"/>
          <w:sz w:val="24"/>
          <w:szCs w:val="24"/>
        </w:rPr>
        <w:t>的类</w:t>
      </w:r>
      <w:r w:rsidR="00D10CF2">
        <w:rPr>
          <w:rFonts w:ascii="Times New Roman" w:hAnsi="Times New Roman" w:cs="Times New Roman" w:hint="eastAsia"/>
          <w:spacing w:val="10"/>
          <w:kern w:val="0"/>
          <w:sz w:val="24"/>
          <w:szCs w:val="24"/>
        </w:rPr>
        <w:t>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677ECE">
        <w:rPr>
          <w:rFonts w:ascii="Times New Roman" w:hAnsi="Times New Roman" w:cs="Times New Roman" w:hint="eastAsia"/>
          <w:spacing w:val="10"/>
          <w:kern w:val="0"/>
          <w:sz w:val="24"/>
          <w:szCs w:val="24"/>
        </w:rPr>
        <w:t>的</w:t>
      </w:r>
      <w:proofErr w:type="gramStart"/>
      <w:r w:rsidR="00677ECE">
        <w:rPr>
          <w:rFonts w:ascii="Times New Roman" w:hAnsi="Times New Roman" w:cs="Times New Roman" w:hint="eastAsia"/>
          <w:spacing w:val="10"/>
          <w:kern w:val="0"/>
          <w:sz w:val="24"/>
          <w:szCs w:val="24"/>
        </w:rPr>
        <w:t>类</w:t>
      </w:r>
      <w:r w:rsidR="00EC1525">
        <w:rPr>
          <w:rFonts w:ascii="Times New Roman" w:hAnsi="Times New Roman" w:cs="Times New Roman" w:hint="eastAsia"/>
          <w:spacing w:val="10"/>
          <w:kern w:val="0"/>
          <w:sz w:val="24"/>
          <w:szCs w:val="24"/>
        </w:rPr>
        <w:t>负责</w:t>
      </w:r>
      <w:proofErr w:type="gramEnd"/>
      <w:r w:rsidR="00EC1525">
        <w:rPr>
          <w:rFonts w:ascii="Times New Roman" w:hAnsi="Times New Roman" w:cs="Times New Roman" w:hint="eastAsia"/>
          <w:spacing w:val="10"/>
          <w:kern w:val="0"/>
          <w:sz w:val="24"/>
          <w:szCs w:val="24"/>
        </w:rPr>
        <w:t>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w:t>
      </w:r>
      <w:proofErr w:type="gramStart"/>
      <w:r w:rsidR="005A7188">
        <w:rPr>
          <w:rFonts w:ascii="Times New Roman" w:hAnsi="Times New Roman" w:cs="Times New Roman"/>
          <w:spacing w:val="10"/>
          <w:kern w:val="0"/>
          <w:sz w:val="24"/>
          <w:szCs w:val="24"/>
        </w:rPr>
        <w:t>戳信息</w:t>
      </w:r>
      <w:proofErr w:type="gramEnd"/>
      <w:r w:rsidR="005A7188">
        <w:rPr>
          <w:rFonts w:ascii="Times New Roman" w:hAnsi="Times New Roman" w:cs="Times New Roman"/>
          <w:spacing w:val="10"/>
          <w:kern w:val="0"/>
          <w:sz w:val="24"/>
          <w:szCs w:val="24"/>
        </w:rPr>
        <w:t>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w:t>
      </w:r>
      <w:proofErr w:type="gramStart"/>
      <w:r w:rsidR="00592C90">
        <w:rPr>
          <w:rFonts w:ascii="Times New Roman" w:hAnsi="Times New Roman" w:cs="Times New Roman" w:hint="eastAsia"/>
          <w:spacing w:val="10"/>
          <w:kern w:val="0"/>
          <w:sz w:val="24"/>
          <w:szCs w:val="24"/>
        </w:rPr>
        <w:t>传状态</w:t>
      </w:r>
      <w:proofErr w:type="gramEnd"/>
      <w:r w:rsidR="00592C90">
        <w:rPr>
          <w:rFonts w:ascii="Times New Roman" w:hAnsi="Times New Roman" w:cs="Times New Roman" w:hint="eastAsia"/>
          <w:spacing w:val="10"/>
          <w:kern w:val="0"/>
          <w:sz w:val="24"/>
          <w:szCs w:val="24"/>
        </w:rPr>
        <w:t>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w:t>
      </w:r>
      <w:proofErr w:type="gramStart"/>
      <w:r w:rsidR="00485C4C">
        <w:rPr>
          <w:rFonts w:ascii="Times New Roman" w:hAnsi="Times New Roman" w:cs="Times New Roman" w:hint="eastAsia"/>
          <w:spacing w:val="10"/>
          <w:kern w:val="0"/>
          <w:sz w:val="24"/>
          <w:szCs w:val="24"/>
        </w:rPr>
        <w:t>难以</w:t>
      </w:r>
      <w:r w:rsidR="00664AF7">
        <w:rPr>
          <w:rFonts w:ascii="Times New Roman" w:hAnsi="Times New Roman" w:cs="Times New Roman" w:hint="eastAsia"/>
          <w:spacing w:val="10"/>
          <w:kern w:val="0"/>
          <w:sz w:val="24"/>
          <w:szCs w:val="24"/>
        </w:rPr>
        <w:t>找</w:t>
      </w:r>
      <w:proofErr w:type="gramEnd"/>
      <w:r w:rsidR="00664AF7">
        <w:rPr>
          <w:rFonts w:ascii="Times New Roman" w:hAnsi="Times New Roman" w:cs="Times New Roman" w:hint="eastAsia"/>
          <w:spacing w:val="10"/>
          <w:kern w:val="0"/>
          <w:sz w:val="24"/>
          <w:szCs w:val="24"/>
        </w:rPr>
        <w:t>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w:t>
      </w:r>
      <w:r w:rsidR="00CA1DDC">
        <w:rPr>
          <w:rFonts w:ascii="Times New Roman" w:hAnsi="Times New Roman" w:cs="Times New Roman" w:hint="eastAsia"/>
          <w:spacing w:val="10"/>
          <w:kern w:val="0"/>
          <w:sz w:val="24"/>
          <w:szCs w:val="24"/>
        </w:rPr>
        <w:lastRenderedPageBreak/>
        <w:t>乱，并且难于管理，因此在优化的过程中，本文</w:t>
      </w:r>
      <w:r w:rsidR="000C0A09">
        <w:rPr>
          <w:rFonts w:ascii="Times New Roman" w:hAnsi="Times New Roman" w:cs="Times New Roman" w:hint="eastAsia"/>
          <w:spacing w:val="10"/>
          <w:kern w:val="0"/>
          <w:sz w:val="24"/>
          <w:szCs w:val="24"/>
        </w:rPr>
        <w:t>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21"/>
      </w:pPr>
      <w:bookmarkStart w:id="125" w:name="_Toc490477145"/>
      <w:r>
        <w:t>4</w:t>
      </w:r>
      <w:r w:rsidR="00C07592">
        <w:t>.3</w:t>
      </w:r>
      <w:r w:rsidR="004D07A7" w:rsidRPr="00B87EE1">
        <w:t xml:space="preserve"> </w:t>
      </w:r>
      <w:r w:rsidR="00C3103D">
        <w:t>关键</w:t>
      </w:r>
      <w:r w:rsidR="00D34183">
        <w:t>流程</w:t>
      </w:r>
      <w:r w:rsidR="004D07A7">
        <w:t>设计</w:t>
      </w:r>
      <w:bookmarkEnd w:id="125"/>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26" w:name="_Toc490477146"/>
      <w:r>
        <w:lastRenderedPageBreak/>
        <w:t>4</w:t>
      </w:r>
      <w:r w:rsidR="006647F0">
        <w:t>.3</w:t>
      </w:r>
      <w:r w:rsidR="00BA41EC" w:rsidRPr="006637A1">
        <w:t xml:space="preserve">.1 </w:t>
      </w:r>
      <w:r w:rsidR="00DD747A">
        <w:t>系统总流程设计</w:t>
      </w:r>
      <w:bookmarkEnd w:id="126"/>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w:t>
      </w:r>
      <w:proofErr w:type="gramStart"/>
      <w:r w:rsidRPr="002A0D31">
        <w:rPr>
          <w:rFonts w:ascii="Times New Roman" w:hAnsi="Times New Roman" w:cs="Times New Roman"/>
          <w:color w:val="000000" w:themeColor="text1"/>
          <w:sz w:val="24"/>
        </w:rPr>
        <w:t>件总体</w:t>
      </w:r>
      <w:proofErr w:type="gramEnd"/>
      <w:r w:rsidRPr="002A0D31">
        <w:rPr>
          <w:rFonts w:ascii="Times New Roman" w:hAnsi="Times New Roman" w:cs="Times New Roman"/>
          <w:color w:val="000000" w:themeColor="text1"/>
          <w:sz w:val="24"/>
        </w:rPr>
        <w:t>流程图</w:t>
      </w:r>
    </w:p>
    <w:p w14:paraId="6C51C76D" w14:textId="77777777" w:rsidR="008B2918" w:rsidRDefault="009A0CA7" w:rsidP="008B2918">
      <w:pPr>
        <w:pStyle w:val="31"/>
      </w:pPr>
      <w:bookmarkStart w:id="127" w:name="_Toc490477147"/>
      <w:r>
        <w:lastRenderedPageBreak/>
        <w:t>4</w:t>
      </w:r>
      <w:r w:rsidR="0089266B">
        <w:t>.3</w:t>
      </w:r>
      <w:r w:rsidR="007E4F1D">
        <w:t>.2</w:t>
      </w:r>
      <w:r w:rsidR="008B2918" w:rsidRPr="006637A1">
        <w:t xml:space="preserve"> </w:t>
      </w:r>
      <w:r w:rsidR="004D334F">
        <w:t>持久会话管理流程设计</w:t>
      </w:r>
      <w:bookmarkEnd w:id="127"/>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w:t>
      </w:r>
      <w:proofErr w:type="gramStart"/>
      <w:r>
        <w:rPr>
          <w:rFonts w:hint="eastAsia"/>
          <w:sz w:val="24"/>
        </w:rPr>
        <w:t>件</w:t>
      </w:r>
      <w:r w:rsidRPr="005401F9">
        <w:rPr>
          <w:rFonts w:hint="eastAsia"/>
          <w:sz w:val="24"/>
        </w:rPr>
        <w:t>执行</w:t>
      </w:r>
      <w:proofErr w:type="gramEnd"/>
      <w:r w:rsidRPr="005401F9">
        <w:rPr>
          <w:rFonts w:hint="eastAsia"/>
          <w:sz w:val="24"/>
        </w:rPr>
        <w:t>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3963AB8B" w:rsidR="005F03AE" w:rsidRPr="00894938" w:rsidRDefault="003A7F99" w:rsidP="006A274B">
      <w:pPr>
        <w:jc w:val="center"/>
        <w:rPr>
          <w:sz w:val="24"/>
        </w:rPr>
      </w:pPr>
      <w:r>
        <w:rPr>
          <w:noProof/>
          <w:sz w:val="24"/>
        </w:rPr>
        <w:drawing>
          <wp:inline distT="0" distB="0" distL="0" distR="0" wp14:anchorId="3FB8C6D1" wp14:editId="3910DA43">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3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w:t>
      </w:r>
      <w:proofErr w:type="gramStart"/>
      <w:r w:rsidR="000469DC">
        <w:rPr>
          <w:rFonts w:hint="eastAsia"/>
          <w:sz w:val="24"/>
        </w:rPr>
        <w:t>件首先</w:t>
      </w:r>
      <w:proofErr w:type="gramEnd"/>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33">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128" w:name="_Toc488351941"/>
      <w:bookmarkStart w:id="129" w:name="_Toc488412527"/>
      <w:bookmarkStart w:id="130" w:name="_Toc488421364"/>
      <w:bookmarkStart w:id="131" w:name="_Toc488422521"/>
      <w:bookmarkStart w:id="132" w:name="_Toc488477592"/>
      <w:bookmarkStart w:id="133" w:name="_Toc488485825"/>
      <w:bookmarkStart w:id="134" w:name="_Toc488493970"/>
      <w:bookmarkStart w:id="135" w:name="_Toc488502785"/>
      <w:bookmarkStart w:id="136" w:name="_Toc488503363"/>
      <w:bookmarkStart w:id="137" w:name="_Toc488566475"/>
      <w:bookmarkStart w:id="138" w:name="_Toc488567298"/>
      <w:bookmarkStart w:id="139" w:name="_Toc488664336"/>
      <w:bookmarkStart w:id="140" w:name="_Toc488744776"/>
      <w:bookmarkStart w:id="141" w:name="_Toc490477148"/>
      <w:bookmarkEnd w:id="128"/>
      <w:bookmarkEnd w:id="129"/>
      <w:bookmarkEnd w:id="130"/>
      <w:bookmarkEnd w:id="131"/>
      <w:bookmarkEnd w:id="132"/>
      <w:bookmarkEnd w:id="133"/>
      <w:bookmarkEnd w:id="134"/>
      <w:bookmarkEnd w:id="135"/>
      <w:bookmarkEnd w:id="136"/>
      <w:bookmarkEnd w:id="137"/>
      <w:bookmarkEnd w:id="138"/>
      <w:bookmarkEnd w:id="139"/>
      <w:bookmarkEnd w:id="140"/>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41"/>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a5"/>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34">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w:t>
      </w:r>
      <w:proofErr w:type="gramStart"/>
      <w:r w:rsidR="0072110A" w:rsidRPr="0072110A">
        <w:rPr>
          <w:rFonts w:hint="eastAsia"/>
          <w:sz w:val="24"/>
        </w:rPr>
        <w:t>传结果</w:t>
      </w:r>
      <w:proofErr w:type="gramEnd"/>
      <w:r w:rsidR="0072110A" w:rsidRPr="0072110A">
        <w:rPr>
          <w:rFonts w:hint="eastAsia"/>
          <w:sz w:val="24"/>
        </w:rPr>
        <w:t>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35">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142" w:name="_Toc490477149"/>
      <w:r>
        <w:t>4</w:t>
      </w:r>
      <w:r w:rsidR="00200FEA">
        <w:t>.3</w:t>
      </w:r>
      <w:r w:rsidR="0099077E">
        <w:t>.4</w:t>
      </w:r>
      <w:r w:rsidR="008B2918" w:rsidRPr="006637A1">
        <w:t xml:space="preserve"> </w:t>
      </w:r>
      <w:r w:rsidR="00B12EAC">
        <w:t>本地缓存</w:t>
      </w:r>
      <w:r w:rsidR="008B2918">
        <w:t>流程设计</w:t>
      </w:r>
      <w:bookmarkEnd w:id="142"/>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3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3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43" w:name="_Toc490477150"/>
      <w:r>
        <w:lastRenderedPageBreak/>
        <w:t>4.3</w:t>
      </w:r>
      <w:r w:rsidR="002126C0">
        <w:t>.5</w:t>
      </w:r>
      <w:r w:rsidR="007E4F1D" w:rsidRPr="006637A1">
        <w:t xml:space="preserve"> </w:t>
      </w:r>
      <w:r w:rsidR="009776FB">
        <w:rPr>
          <w:rFonts w:hint="eastAsia"/>
        </w:rPr>
        <w:t>多应用适配</w:t>
      </w:r>
      <w:r w:rsidR="007E4F1D">
        <w:t>流程设计</w:t>
      </w:r>
      <w:bookmarkEnd w:id="143"/>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w:t>
      </w:r>
      <w:proofErr w:type="gramStart"/>
      <w:r w:rsidRPr="000A6C54">
        <w:rPr>
          <w:rFonts w:hint="eastAsia"/>
          <w:sz w:val="24"/>
        </w:rPr>
        <w:t>适</w:t>
      </w:r>
      <w:proofErr w:type="gramEnd"/>
      <w:r w:rsidRPr="000A6C54">
        <w:rPr>
          <w:rFonts w:hint="eastAsia"/>
          <w:sz w:val="24"/>
        </w:rPr>
        <w:t>配模块</w:t>
      </w:r>
      <w:r>
        <w:rPr>
          <w:rFonts w:hint="eastAsia"/>
          <w:sz w:val="24"/>
        </w:rPr>
        <w:t>的</w:t>
      </w:r>
      <w:r w:rsidRPr="000A6C54">
        <w:rPr>
          <w:rFonts w:hint="eastAsia"/>
          <w:sz w:val="24"/>
        </w:rPr>
        <w:t>主要的目标是完成不同客户端和服务之间的适配。</w:t>
      </w:r>
      <w:r>
        <w:rPr>
          <w:rFonts w:hint="eastAsia"/>
          <w:sz w:val="24"/>
        </w:rPr>
        <w:t>以下展示的是交互</w:t>
      </w:r>
      <w:proofErr w:type="gramStart"/>
      <w:r>
        <w:rPr>
          <w:rFonts w:hint="eastAsia"/>
          <w:sz w:val="24"/>
        </w:rPr>
        <w:t>适</w:t>
      </w:r>
      <w:proofErr w:type="gramEnd"/>
      <w:r>
        <w:rPr>
          <w:rFonts w:hint="eastAsia"/>
          <w:sz w:val="24"/>
        </w:rPr>
        <w:t>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38">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w:t>
      </w:r>
      <w:proofErr w:type="gramStart"/>
      <w:r w:rsidRPr="00773488">
        <w:rPr>
          <w:rFonts w:hint="eastAsia"/>
          <w:color w:val="000000" w:themeColor="text1"/>
          <w:sz w:val="24"/>
        </w:rPr>
        <w:t>适</w:t>
      </w:r>
      <w:proofErr w:type="gramEnd"/>
      <w:r w:rsidRPr="00773488">
        <w:rPr>
          <w:rFonts w:hint="eastAsia"/>
          <w:color w:val="000000" w:themeColor="text1"/>
          <w:sz w:val="24"/>
        </w:rPr>
        <w:t>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w:t>
      </w:r>
      <w:proofErr w:type="gramStart"/>
      <w:r>
        <w:rPr>
          <w:rFonts w:hint="eastAsia"/>
          <w:color w:val="000000" w:themeColor="text1"/>
          <w:sz w:val="24"/>
        </w:rPr>
        <w:t>适</w:t>
      </w:r>
      <w:proofErr w:type="gramEnd"/>
      <w:r>
        <w:rPr>
          <w:rFonts w:hint="eastAsia"/>
          <w:color w:val="000000" w:themeColor="text1"/>
          <w:sz w:val="24"/>
        </w:rPr>
        <w:t>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44" w:name="_Toc488833235"/>
      <w:bookmarkStart w:id="145" w:name="_Toc488850472"/>
      <w:bookmarkStart w:id="146" w:name="_Toc488874489"/>
      <w:bookmarkStart w:id="147" w:name="_Toc488874568"/>
      <w:bookmarkStart w:id="148" w:name="_Toc488874647"/>
      <w:bookmarkStart w:id="149" w:name="_Toc488874726"/>
      <w:bookmarkStart w:id="150" w:name="_Toc488875097"/>
      <w:bookmarkStart w:id="151" w:name="_Toc488916856"/>
      <w:bookmarkStart w:id="152" w:name="_Toc488916934"/>
      <w:bookmarkStart w:id="153" w:name="_Toc488926354"/>
      <w:bookmarkStart w:id="154" w:name="_Toc488926433"/>
      <w:bookmarkStart w:id="155" w:name="_Toc488926837"/>
      <w:bookmarkStart w:id="156" w:name="_Toc488927671"/>
      <w:bookmarkStart w:id="157" w:name="_Toc488927752"/>
      <w:bookmarkStart w:id="158" w:name="_Toc488948487"/>
      <w:bookmarkStart w:id="159" w:name="_Toc488956598"/>
      <w:bookmarkStart w:id="160" w:name="_Toc489026190"/>
      <w:bookmarkStart w:id="161" w:name="_Toc489032618"/>
      <w:bookmarkStart w:id="162" w:name="_Toc489103411"/>
      <w:bookmarkStart w:id="163" w:name="_Toc489195678"/>
      <w:bookmarkStart w:id="164" w:name="_Toc489215666"/>
      <w:bookmarkStart w:id="165" w:name="_Toc489217200"/>
      <w:bookmarkStart w:id="166" w:name="_Toc489298473"/>
      <w:bookmarkStart w:id="167" w:name="_Toc489446979"/>
      <w:bookmarkStart w:id="168" w:name="_Toc489518444"/>
      <w:bookmarkStart w:id="169" w:name="_Toc489543835"/>
      <w:bookmarkStart w:id="170" w:name="_Toc489689108"/>
      <w:bookmarkStart w:id="171" w:name="_Toc489707607"/>
      <w:bookmarkStart w:id="172" w:name="_Toc489712134"/>
      <w:bookmarkStart w:id="173" w:name="_Toc489780756"/>
      <w:bookmarkStart w:id="174" w:name="_Toc489795677"/>
      <w:bookmarkStart w:id="175" w:name="_Toc489820427"/>
      <w:bookmarkStart w:id="176" w:name="_Toc489899098"/>
      <w:bookmarkStart w:id="177" w:name="_Toc489907809"/>
      <w:bookmarkStart w:id="178" w:name="_Toc489991404"/>
      <w:bookmarkStart w:id="179" w:name="_Toc490056577"/>
      <w:bookmarkStart w:id="180" w:name="_Toc490467097"/>
      <w:bookmarkStart w:id="181" w:name="_Toc490470951"/>
      <w:bookmarkStart w:id="182" w:name="_Toc490474162"/>
      <w:bookmarkStart w:id="183" w:name="_Toc490477151"/>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4" w:name="_Toc488833236"/>
      <w:bookmarkStart w:id="185" w:name="_Toc488850473"/>
      <w:bookmarkStart w:id="186" w:name="_Toc488874490"/>
      <w:bookmarkStart w:id="187" w:name="_Toc488874569"/>
      <w:bookmarkStart w:id="188" w:name="_Toc488874648"/>
      <w:bookmarkStart w:id="189" w:name="_Toc488874727"/>
      <w:bookmarkStart w:id="190" w:name="_Toc488875098"/>
      <w:bookmarkStart w:id="191" w:name="_Toc488916857"/>
      <w:bookmarkStart w:id="192" w:name="_Toc488916935"/>
      <w:bookmarkStart w:id="193" w:name="_Toc488926355"/>
      <w:bookmarkStart w:id="194" w:name="_Toc488926434"/>
      <w:bookmarkStart w:id="195" w:name="_Toc488926838"/>
      <w:bookmarkStart w:id="196" w:name="_Toc488927672"/>
      <w:bookmarkStart w:id="197" w:name="_Toc488927753"/>
      <w:bookmarkStart w:id="198" w:name="_Toc488948488"/>
      <w:bookmarkStart w:id="199" w:name="_Toc488956599"/>
      <w:bookmarkStart w:id="200" w:name="_Toc489026191"/>
      <w:bookmarkStart w:id="201" w:name="_Toc489032619"/>
      <w:bookmarkStart w:id="202" w:name="_Toc489103412"/>
      <w:bookmarkStart w:id="203" w:name="_Toc489195679"/>
      <w:bookmarkStart w:id="204" w:name="_Toc489215667"/>
      <w:bookmarkStart w:id="205" w:name="_Toc489217201"/>
      <w:bookmarkStart w:id="206" w:name="_Toc489298474"/>
      <w:bookmarkStart w:id="207" w:name="_Toc489446980"/>
      <w:bookmarkStart w:id="208" w:name="_Toc489518445"/>
      <w:bookmarkStart w:id="209" w:name="_Toc489543836"/>
      <w:bookmarkStart w:id="210" w:name="_Toc489689109"/>
      <w:bookmarkStart w:id="211" w:name="_Toc489707608"/>
      <w:bookmarkStart w:id="212" w:name="_Toc489712135"/>
      <w:bookmarkStart w:id="213" w:name="_Toc489780757"/>
      <w:bookmarkStart w:id="214" w:name="_Toc489795678"/>
      <w:bookmarkStart w:id="215" w:name="_Toc489820428"/>
      <w:bookmarkStart w:id="216" w:name="_Toc489899099"/>
      <w:bookmarkStart w:id="217" w:name="_Toc489907810"/>
      <w:bookmarkStart w:id="218" w:name="_Toc489991405"/>
      <w:bookmarkStart w:id="219" w:name="_Toc490056578"/>
      <w:bookmarkStart w:id="220" w:name="_Toc490467098"/>
      <w:bookmarkStart w:id="221" w:name="_Toc490470952"/>
      <w:bookmarkStart w:id="222" w:name="_Toc490474163"/>
      <w:bookmarkStart w:id="223" w:name="_Toc490477152"/>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24" w:name="_Toc488833237"/>
      <w:bookmarkStart w:id="225" w:name="_Toc488850474"/>
      <w:bookmarkStart w:id="226" w:name="_Toc488874491"/>
      <w:bookmarkStart w:id="227" w:name="_Toc488874570"/>
      <w:bookmarkStart w:id="228" w:name="_Toc488874649"/>
      <w:bookmarkStart w:id="229" w:name="_Toc488874728"/>
      <w:bookmarkStart w:id="230" w:name="_Toc488875099"/>
      <w:bookmarkStart w:id="231" w:name="_Toc488916858"/>
      <w:bookmarkStart w:id="232" w:name="_Toc488916936"/>
      <w:bookmarkStart w:id="233" w:name="_Toc488926356"/>
      <w:bookmarkStart w:id="234" w:name="_Toc488926435"/>
      <w:bookmarkStart w:id="235" w:name="_Toc488926839"/>
      <w:bookmarkStart w:id="236" w:name="_Toc488927673"/>
      <w:bookmarkStart w:id="237" w:name="_Toc488927754"/>
      <w:bookmarkStart w:id="238" w:name="_Toc488948489"/>
      <w:bookmarkStart w:id="239" w:name="_Toc488956600"/>
      <w:bookmarkStart w:id="240" w:name="_Toc489026192"/>
      <w:bookmarkStart w:id="241" w:name="_Toc489032620"/>
      <w:bookmarkStart w:id="242" w:name="_Toc489103413"/>
      <w:bookmarkStart w:id="243" w:name="_Toc489195680"/>
      <w:bookmarkStart w:id="244" w:name="_Toc489215668"/>
      <w:bookmarkStart w:id="245" w:name="_Toc489217202"/>
      <w:bookmarkStart w:id="246" w:name="_Toc489298475"/>
      <w:bookmarkStart w:id="247" w:name="_Toc489446981"/>
      <w:bookmarkStart w:id="248" w:name="_Toc489518446"/>
      <w:bookmarkStart w:id="249" w:name="_Toc489543837"/>
      <w:bookmarkStart w:id="250" w:name="_Toc489689110"/>
      <w:bookmarkStart w:id="251" w:name="_Toc489707609"/>
      <w:bookmarkStart w:id="252" w:name="_Toc489712136"/>
      <w:bookmarkStart w:id="253" w:name="_Toc489780758"/>
      <w:bookmarkStart w:id="254" w:name="_Toc489795679"/>
      <w:bookmarkStart w:id="255" w:name="_Toc489820429"/>
      <w:bookmarkStart w:id="256" w:name="_Toc489899100"/>
      <w:bookmarkStart w:id="257" w:name="_Toc489907811"/>
      <w:bookmarkStart w:id="258" w:name="_Toc489991406"/>
      <w:bookmarkStart w:id="259" w:name="_Toc490056579"/>
      <w:bookmarkStart w:id="260" w:name="_Toc490467099"/>
      <w:bookmarkStart w:id="261" w:name="_Toc490470953"/>
      <w:bookmarkStart w:id="262" w:name="_Toc490474164"/>
      <w:bookmarkStart w:id="263" w:name="_Toc49047715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64" w:name="_Toc488833238"/>
      <w:bookmarkStart w:id="265" w:name="_Toc488850475"/>
      <w:bookmarkStart w:id="266" w:name="_Toc488874492"/>
      <w:bookmarkStart w:id="267" w:name="_Toc488874571"/>
      <w:bookmarkStart w:id="268" w:name="_Toc488874650"/>
      <w:bookmarkStart w:id="269" w:name="_Toc488874729"/>
      <w:bookmarkStart w:id="270" w:name="_Toc488875100"/>
      <w:bookmarkStart w:id="271" w:name="_Toc488916859"/>
      <w:bookmarkStart w:id="272" w:name="_Toc488916937"/>
      <w:bookmarkStart w:id="273" w:name="_Toc488926357"/>
      <w:bookmarkStart w:id="274" w:name="_Toc488926436"/>
      <w:bookmarkStart w:id="275" w:name="_Toc488926840"/>
      <w:bookmarkStart w:id="276" w:name="_Toc488927674"/>
      <w:bookmarkStart w:id="277" w:name="_Toc488927755"/>
      <w:bookmarkStart w:id="278" w:name="_Toc488948490"/>
      <w:bookmarkStart w:id="279" w:name="_Toc488956601"/>
      <w:bookmarkStart w:id="280" w:name="_Toc489026193"/>
      <w:bookmarkStart w:id="281" w:name="_Toc489032621"/>
      <w:bookmarkStart w:id="282" w:name="_Toc489103414"/>
      <w:bookmarkStart w:id="283" w:name="_Toc489195681"/>
      <w:bookmarkStart w:id="284" w:name="_Toc489215669"/>
      <w:bookmarkStart w:id="285" w:name="_Toc489217203"/>
      <w:bookmarkStart w:id="286" w:name="_Toc489298476"/>
      <w:bookmarkStart w:id="287" w:name="_Toc489446982"/>
      <w:bookmarkStart w:id="288" w:name="_Toc489518447"/>
      <w:bookmarkStart w:id="289" w:name="_Toc489543838"/>
      <w:bookmarkStart w:id="290" w:name="_Toc489689111"/>
      <w:bookmarkStart w:id="291" w:name="_Toc489707610"/>
      <w:bookmarkStart w:id="292" w:name="_Toc489712137"/>
      <w:bookmarkStart w:id="293" w:name="_Toc489780759"/>
      <w:bookmarkStart w:id="294" w:name="_Toc489795680"/>
      <w:bookmarkStart w:id="295" w:name="_Toc489820430"/>
      <w:bookmarkStart w:id="296" w:name="_Toc489899101"/>
      <w:bookmarkStart w:id="297" w:name="_Toc489907812"/>
      <w:bookmarkStart w:id="298" w:name="_Toc489991407"/>
      <w:bookmarkStart w:id="299" w:name="_Toc490056580"/>
      <w:bookmarkStart w:id="300" w:name="_Toc490467100"/>
      <w:bookmarkStart w:id="301" w:name="_Toc490470954"/>
      <w:bookmarkStart w:id="302" w:name="_Toc490474165"/>
      <w:bookmarkStart w:id="303" w:name="_Toc490477154"/>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04" w:name="_Toc488833239"/>
      <w:bookmarkStart w:id="305" w:name="_Toc488850476"/>
      <w:bookmarkStart w:id="306" w:name="_Toc488874493"/>
      <w:bookmarkStart w:id="307" w:name="_Toc488874572"/>
      <w:bookmarkStart w:id="308" w:name="_Toc488874651"/>
      <w:bookmarkStart w:id="309" w:name="_Toc488874730"/>
      <w:bookmarkStart w:id="310" w:name="_Toc488875101"/>
      <w:bookmarkStart w:id="311" w:name="_Toc488916860"/>
      <w:bookmarkStart w:id="312" w:name="_Toc488916938"/>
      <w:bookmarkStart w:id="313" w:name="_Toc488926358"/>
      <w:bookmarkStart w:id="314" w:name="_Toc488926437"/>
      <w:bookmarkStart w:id="315" w:name="_Toc488926841"/>
      <w:bookmarkStart w:id="316" w:name="_Toc488927675"/>
      <w:bookmarkStart w:id="317" w:name="_Toc488927756"/>
      <w:bookmarkStart w:id="318" w:name="_Toc488948491"/>
      <w:bookmarkStart w:id="319" w:name="_Toc488956602"/>
      <w:bookmarkStart w:id="320" w:name="_Toc489026194"/>
      <w:bookmarkStart w:id="321" w:name="_Toc489032622"/>
      <w:bookmarkStart w:id="322" w:name="_Toc489103415"/>
      <w:bookmarkStart w:id="323" w:name="_Toc489195682"/>
      <w:bookmarkStart w:id="324" w:name="_Toc489215670"/>
      <w:bookmarkStart w:id="325" w:name="_Toc489217204"/>
      <w:bookmarkStart w:id="326" w:name="_Toc489298477"/>
      <w:bookmarkStart w:id="327" w:name="_Toc489446983"/>
      <w:bookmarkStart w:id="328" w:name="_Toc489518448"/>
      <w:bookmarkStart w:id="329" w:name="_Toc489543839"/>
      <w:bookmarkStart w:id="330" w:name="_Toc489689112"/>
      <w:bookmarkStart w:id="331" w:name="_Toc489707611"/>
      <w:bookmarkStart w:id="332" w:name="_Toc489712138"/>
      <w:bookmarkStart w:id="333" w:name="_Toc489780760"/>
      <w:bookmarkStart w:id="334" w:name="_Toc489795681"/>
      <w:bookmarkStart w:id="335" w:name="_Toc489820431"/>
      <w:bookmarkStart w:id="336" w:name="_Toc489899102"/>
      <w:bookmarkStart w:id="337" w:name="_Toc489907813"/>
      <w:bookmarkStart w:id="338" w:name="_Toc489991408"/>
      <w:bookmarkStart w:id="339" w:name="_Toc490056581"/>
      <w:bookmarkStart w:id="340" w:name="_Toc490467101"/>
      <w:bookmarkStart w:id="341" w:name="_Toc490470955"/>
      <w:bookmarkStart w:id="342" w:name="_Toc490474166"/>
      <w:bookmarkStart w:id="343" w:name="_Toc490477155"/>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44" w:name="_Toc488833240"/>
      <w:bookmarkStart w:id="345" w:name="_Toc488850477"/>
      <w:bookmarkStart w:id="346" w:name="_Toc488874494"/>
      <w:bookmarkStart w:id="347" w:name="_Toc488874573"/>
      <w:bookmarkStart w:id="348" w:name="_Toc488874652"/>
      <w:bookmarkStart w:id="349" w:name="_Toc488874731"/>
      <w:bookmarkStart w:id="350" w:name="_Toc488875102"/>
      <w:bookmarkStart w:id="351" w:name="_Toc488916861"/>
      <w:bookmarkStart w:id="352" w:name="_Toc488916939"/>
      <w:bookmarkStart w:id="353" w:name="_Toc488926359"/>
      <w:bookmarkStart w:id="354" w:name="_Toc488926438"/>
      <w:bookmarkStart w:id="355" w:name="_Toc488926842"/>
      <w:bookmarkStart w:id="356" w:name="_Toc488927676"/>
      <w:bookmarkStart w:id="357" w:name="_Toc488927757"/>
      <w:bookmarkStart w:id="358" w:name="_Toc488948492"/>
      <w:bookmarkStart w:id="359" w:name="_Toc488956603"/>
      <w:bookmarkStart w:id="360" w:name="_Toc489026195"/>
      <w:bookmarkStart w:id="361" w:name="_Toc489032623"/>
      <w:bookmarkStart w:id="362" w:name="_Toc489103416"/>
      <w:bookmarkStart w:id="363" w:name="_Toc489195683"/>
      <w:bookmarkStart w:id="364" w:name="_Toc489215671"/>
      <w:bookmarkStart w:id="365" w:name="_Toc489217205"/>
      <w:bookmarkStart w:id="366" w:name="_Toc489298478"/>
      <w:bookmarkStart w:id="367" w:name="_Toc489446984"/>
      <w:bookmarkStart w:id="368" w:name="_Toc489518449"/>
      <w:bookmarkStart w:id="369" w:name="_Toc489543840"/>
      <w:bookmarkStart w:id="370" w:name="_Toc489689113"/>
      <w:bookmarkStart w:id="371" w:name="_Toc489707612"/>
      <w:bookmarkStart w:id="372" w:name="_Toc489712139"/>
      <w:bookmarkStart w:id="373" w:name="_Toc489780761"/>
      <w:bookmarkStart w:id="374" w:name="_Toc489795682"/>
      <w:bookmarkStart w:id="375" w:name="_Toc489820432"/>
      <w:bookmarkStart w:id="376" w:name="_Toc489899103"/>
      <w:bookmarkStart w:id="377" w:name="_Toc489907814"/>
      <w:bookmarkStart w:id="378" w:name="_Toc489991409"/>
      <w:bookmarkStart w:id="379" w:name="_Toc490056582"/>
      <w:bookmarkStart w:id="380" w:name="_Toc490467102"/>
      <w:bookmarkStart w:id="381" w:name="_Toc490470956"/>
      <w:bookmarkStart w:id="382" w:name="_Toc490474167"/>
      <w:bookmarkStart w:id="383" w:name="_Toc490477156"/>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84" w:name="_Toc488833241"/>
      <w:bookmarkStart w:id="385" w:name="_Toc488850478"/>
      <w:bookmarkStart w:id="386" w:name="_Toc488874495"/>
      <w:bookmarkStart w:id="387" w:name="_Toc488874574"/>
      <w:bookmarkStart w:id="388" w:name="_Toc488874653"/>
      <w:bookmarkStart w:id="389" w:name="_Toc488874732"/>
      <w:bookmarkStart w:id="390" w:name="_Toc488875103"/>
      <w:bookmarkStart w:id="391" w:name="_Toc488916862"/>
      <w:bookmarkStart w:id="392" w:name="_Toc488916940"/>
      <w:bookmarkStart w:id="393" w:name="_Toc488926360"/>
      <w:bookmarkStart w:id="394" w:name="_Toc488926439"/>
      <w:bookmarkStart w:id="395" w:name="_Toc488926843"/>
      <w:bookmarkStart w:id="396" w:name="_Toc488927677"/>
      <w:bookmarkStart w:id="397" w:name="_Toc488927758"/>
      <w:bookmarkStart w:id="398" w:name="_Toc488948493"/>
      <w:bookmarkStart w:id="399" w:name="_Toc488956604"/>
      <w:bookmarkStart w:id="400" w:name="_Toc489026196"/>
      <w:bookmarkStart w:id="401" w:name="_Toc489032624"/>
      <w:bookmarkStart w:id="402" w:name="_Toc489103417"/>
      <w:bookmarkStart w:id="403" w:name="_Toc489195684"/>
      <w:bookmarkStart w:id="404" w:name="_Toc489215672"/>
      <w:bookmarkStart w:id="405" w:name="_Toc489217206"/>
      <w:bookmarkStart w:id="406" w:name="_Toc489298479"/>
      <w:bookmarkStart w:id="407" w:name="_Toc489446985"/>
      <w:bookmarkStart w:id="408" w:name="_Toc489518450"/>
      <w:bookmarkStart w:id="409" w:name="_Toc489543841"/>
      <w:bookmarkStart w:id="410" w:name="_Toc489689114"/>
      <w:bookmarkStart w:id="411" w:name="_Toc489707613"/>
      <w:bookmarkStart w:id="412" w:name="_Toc489712140"/>
      <w:bookmarkStart w:id="413" w:name="_Toc489780762"/>
      <w:bookmarkStart w:id="414" w:name="_Toc489795683"/>
      <w:bookmarkStart w:id="415" w:name="_Toc489820433"/>
      <w:bookmarkStart w:id="416" w:name="_Toc489899104"/>
      <w:bookmarkStart w:id="417" w:name="_Toc489907815"/>
      <w:bookmarkStart w:id="418" w:name="_Toc489991410"/>
      <w:bookmarkStart w:id="419" w:name="_Toc490056583"/>
      <w:bookmarkStart w:id="420" w:name="_Toc490467103"/>
      <w:bookmarkStart w:id="421" w:name="_Toc490470957"/>
      <w:bookmarkStart w:id="422" w:name="_Toc490474168"/>
      <w:bookmarkStart w:id="423" w:name="_Toc490477157"/>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4BB2AC04" w14:textId="77777777" w:rsidR="00AE14CE" w:rsidRDefault="0015287D" w:rsidP="0074251F">
      <w:pPr>
        <w:pStyle w:val="21"/>
        <w:numPr>
          <w:ilvl w:val="1"/>
          <w:numId w:val="13"/>
        </w:numPr>
      </w:pPr>
      <w:bookmarkStart w:id="424" w:name="_Toc490477158"/>
      <w:r>
        <w:rPr>
          <w:rFonts w:hint="eastAsia"/>
        </w:rPr>
        <w:t>数据库</w:t>
      </w:r>
      <w:r w:rsidR="00AE14CE">
        <w:t>设计</w:t>
      </w:r>
      <w:bookmarkEnd w:id="424"/>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w:t>
      </w:r>
      <w:r w:rsidR="00291E4A">
        <w:rPr>
          <w:rFonts w:ascii="Times New Roman" w:hAnsi="Times New Roman" w:cs="Times New Roman" w:hint="eastAsia"/>
          <w:spacing w:val="10"/>
          <w:sz w:val="24"/>
        </w:rPr>
        <w:lastRenderedPageBreak/>
        <w:t>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C094ECA"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F518C7">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21"/>
        <w:numPr>
          <w:ilvl w:val="1"/>
          <w:numId w:val="13"/>
        </w:numPr>
      </w:pPr>
      <w:bookmarkStart w:id="425" w:name="_Toc490477159"/>
      <w:r>
        <w:rPr>
          <w:rFonts w:hint="eastAsia"/>
        </w:rPr>
        <w:t>系统优化接口</w:t>
      </w:r>
      <w:r>
        <w:t>设计</w:t>
      </w:r>
      <w:bookmarkEnd w:id="425"/>
    </w:p>
    <w:p w14:paraId="418A7C89" w14:textId="5812114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F518C7">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w:t>
      </w:r>
      <w:r w:rsidR="009D7AD0">
        <w:rPr>
          <w:rFonts w:hint="eastAsia"/>
          <w:color w:val="000000" w:themeColor="text1"/>
          <w:sz w:val="24"/>
        </w:rPr>
        <w:lastRenderedPageBreak/>
        <w:t>口进行详细的阐述。</w:t>
      </w:r>
    </w:p>
    <w:p w14:paraId="78D86D3B" w14:textId="77777777" w:rsidR="00F72E11" w:rsidRDefault="00F72E11" w:rsidP="00F72E11">
      <w:pPr>
        <w:pStyle w:val="31"/>
      </w:pPr>
      <w:bookmarkStart w:id="426" w:name="_Toc490477160"/>
      <w:r>
        <w:t xml:space="preserve">4.5.1 </w:t>
      </w:r>
      <w:r>
        <w:rPr>
          <w:rFonts w:hint="eastAsia"/>
        </w:rPr>
        <w:t>持久会话管理接口设计</w:t>
      </w:r>
      <w:bookmarkEnd w:id="426"/>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427" w:name="_Toc490477161"/>
      <w:r>
        <w:t xml:space="preserve">4.5.1 </w:t>
      </w:r>
      <w:r w:rsidR="009F59A0">
        <w:rPr>
          <w:rFonts w:hint="eastAsia"/>
        </w:rPr>
        <w:t>大文件上传</w:t>
      </w:r>
      <w:r>
        <w:rPr>
          <w:rFonts w:hint="eastAsia"/>
        </w:rPr>
        <w:t>接口设计</w:t>
      </w:r>
      <w:bookmarkEnd w:id="427"/>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lastRenderedPageBreak/>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428" w:name="_Toc490477162"/>
      <w:r>
        <w:lastRenderedPageBreak/>
        <w:t xml:space="preserve">4.5.1 </w:t>
      </w:r>
      <w:r w:rsidR="00B36E10">
        <w:rPr>
          <w:rFonts w:hint="eastAsia"/>
        </w:rPr>
        <w:t>本地缓存</w:t>
      </w:r>
      <w:r>
        <w:rPr>
          <w:rFonts w:hint="eastAsia"/>
        </w:rPr>
        <w:t>接口设计</w:t>
      </w:r>
      <w:bookmarkEnd w:id="428"/>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w:t>
            </w:r>
            <w:proofErr w:type="gramStart"/>
            <w:r w:rsidR="008F5217">
              <w:rPr>
                <w:rFonts w:hint="eastAsia"/>
                <w:color w:val="000000" w:themeColor="text1"/>
                <w:sz w:val="24"/>
              </w:rPr>
              <w:t>端</w:t>
            </w:r>
            <w:r>
              <w:rPr>
                <w:rFonts w:hint="eastAsia"/>
                <w:color w:val="000000" w:themeColor="text1"/>
                <w:sz w:val="24"/>
              </w:rPr>
              <w:t>文件</w:t>
            </w:r>
            <w:proofErr w:type="gramEnd"/>
            <w:r>
              <w:rPr>
                <w:rFonts w:hint="eastAsia"/>
                <w:color w:val="000000" w:themeColor="text1"/>
                <w:sz w:val="24"/>
              </w:rPr>
              <w:t>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lastRenderedPageBreak/>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429" w:name="_Toc490477163"/>
      <w:r>
        <w:lastRenderedPageBreak/>
        <w:t xml:space="preserve">4.5.1 </w:t>
      </w:r>
      <w:r w:rsidR="00B52B80">
        <w:rPr>
          <w:rFonts w:hint="eastAsia"/>
        </w:rPr>
        <w:t>多应用适配</w:t>
      </w:r>
      <w:r>
        <w:rPr>
          <w:rFonts w:hint="eastAsia"/>
        </w:rPr>
        <w:t>接口设计</w:t>
      </w:r>
      <w:bookmarkEnd w:id="429"/>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1"/>
        <w:rPr>
          <w:rFonts w:ascii="Times New Roman" w:hAnsi="Times New Roman" w:cs="Times New Roman"/>
        </w:rPr>
      </w:pPr>
      <w:bookmarkStart w:id="430" w:name="_Toc490477164"/>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430"/>
    </w:p>
    <w:p w14:paraId="1990ADD6" w14:textId="77777777" w:rsidR="002646DB" w:rsidRDefault="00133DF1" w:rsidP="002646DB">
      <w:pPr>
        <w:pStyle w:val="21"/>
      </w:pPr>
      <w:bookmarkStart w:id="431" w:name="_Toc490477165"/>
      <w:r>
        <w:rPr>
          <w:rFonts w:hint="eastAsia"/>
        </w:rPr>
        <w:t xml:space="preserve">5.1 </w:t>
      </w:r>
      <w:r w:rsidR="000E1A48">
        <w:t>开发环境</w:t>
      </w:r>
      <w:bookmarkEnd w:id="431"/>
    </w:p>
    <w:p w14:paraId="5E69A663" w14:textId="75644C39"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ins w:id="432" w:author="JY0225" w:date="2017-08-14T12:48:00Z">
        <w:r w:rsidR="00781F19">
          <w:rPr>
            <w:rFonts w:hint="eastAsia"/>
            <w:color w:val="000000" w:themeColor="text1"/>
            <w:sz w:val="24"/>
          </w:rPr>
          <w:t>。</w:t>
        </w:r>
      </w:ins>
      <w:ins w:id="433" w:author="JY0225" w:date="2017-08-14T12:49:00Z">
        <w:r w:rsidR="003F4529">
          <w:rPr>
            <w:color w:val="000000" w:themeColor="text1"/>
            <w:sz w:val="24"/>
          </w:rPr>
          <w:t>……</w:t>
        </w:r>
      </w:ins>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jc w:val="center"/>
        <w:tblLook w:val="04A0" w:firstRow="1" w:lastRow="0" w:firstColumn="1" w:lastColumn="0" w:noHBand="0" w:noVBand="1"/>
        <w:tblPrChange w:id="434" w:author="JY0225" w:date="2017-08-14T12:48:00Z">
          <w:tblPr>
            <w:tblStyle w:val="ae"/>
            <w:tblW w:w="0" w:type="auto"/>
            <w:tblInd w:w="817" w:type="dxa"/>
            <w:tblLook w:val="04A0" w:firstRow="1" w:lastRow="0" w:firstColumn="1" w:lastColumn="0" w:noHBand="0" w:noVBand="1"/>
          </w:tblPr>
        </w:tblPrChange>
      </w:tblPr>
      <w:tblGrid>
        <w:gridCol w:w="1985"/>
        <w:gridCol w:w="4564"/>
        <w:tblGridChange w:id="435">
          <w:tblGrid>
            <w:gridCol w:w="1985"/>
            <w:gridCol w:w="5386"/>
          </w:tblGrid>
        </w:tblGridChange>
      </w:tblGrid>
      <w:tr w:rsidR="002646DB" w:rsidRPr="004B0CF5" w14:paraId="1CAD62FE" w14:textId="77777777" w:rsidTr="00781F19">
        <w:trPr>
          <w:jc w:val="center"/>
        </w:trPr>
        <w:tc>
          <w:tcPr>
            <w:tcW w:w="1985" w:type="dxa"/>
            <w:tcPrChange w:id="436" w:author="JY0225" w:date="2017-08-14T12:48:00Z">
              <w:tcPr>
                <w:tcW w:w="1985" w:type="dxa"/>
              </w:tcPr>
            </w:tcPrChange>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4564" w:type="dxa"/>
            <w:tcPrChange w:id="437" w:author="JY0225" w:date="2017-08-14T12:48:00Z">
              <w:tcPr>
                <w:tcW w:w="5386" w:type="dxa"/>
              </w:tcPr>
            </w:tcPrChange>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781F19">
        <w:trPr>
          <w:jc w:val="center"/>
        </w:trPr>
        <w:tc>
          <w:tcPr>
            <w:tcW w:w="1985" w:type="dxa"/>
            <w:tcPrChange w:id="438" w:author="JY0225" w:date="2017-08-14T12:48:00Z">
              <w:tcPr>
                <w:tcW w:w="1985" w:type="dxa"/>
              </w:tcPr>
            </w:tcPrChange>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4564" w:type="dxa"/>
            <w:tcPrChange w:id="439" w:author="JY0225" w:date="2017-08-14T12:48:00Z">
              <w:tcPr>
                <w:tcW w:w="5386" w:type="dxa"/>
              </w:tcPr>
            </w:tcPrChange>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781F19">
        <w:trPr>
          <w:jc w:val="center"/>
        </w:trPr>
        <w:tc>
          <w:tcPr>
            <w:tcW w:w="1985" w:type="dxa"/>
            <w:tcPrChange w:id="440" w:author="JY0225" w:date="2017-08-14T12:48:00Z">
              <w:tcPr>
                <w:tcW w:w="1985" w:type="dxa"/>
              </w:tcPr>
            </w:tcPrChange>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4564" w:type="dxa"/>
            <w:tcPrChange w:id="441" w:author="JY0225" w:date="2017-08-14T12:48:00Z">
              <w:tcPr>
                <w:tcW w:w="5386" w:type="dxa"/>
              </w:tcPr>
            </w:tcPrChange>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781F19">
        <w:trPr>
          <w:jc w:val="center"/>
        </w:trPr>
        <w:tc>
          <w:tcPr>
            <w:tcW w:w="1985" w:type="dxa"/>
            <w:tcPrChange w:id="442" w:author="JY0225" w:date="2017-08-14T12:48:00Z">
              <w:tcPr>
                <w:tcW w:w="1985" w:type="dxa"/>
              </w:tcPr>
            </w:tcPrChange>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4564" w:type="dxa"/>
            <w:tcPrChange w:id="443" w:author="JY0225" w:date="2017-08-14T12:48:00Z">
              <w:tcPr>
                <w:tcW w:w="5386" w:type="dxa"/>
              </w:tcPr>
            </w:tcPrChange>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781F19">
        <w:trPr>
          <w:jc w:val="center"/>
        </w:trPr>
        <w:tc>
          <w:tcPr>
            <w:tcW w:w="1985" w:type="dxa"/>
            <w:tcPrChange w:id="444" w:author="JY0225" w:date="2017-08-14T12:48:00Z">
              <w:tcPr>
                <w:tcW w:w="1985" w:type="dxa"/>
              </w:tcPr>
            </w:tcPrChange>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4564" w:type="dxa"/>
            <w:tcPrChange w:id="445" w:author="JY0225" w:date="2017-08-14T12:48:00Z">
              <w:tcPr>
                <w:tcW w:w="5386" w:type="dxa"/>
              </w:tcPr>
            </w:tcPrChange>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7EFA96D2" w:rsidR="00D655BA" w:rsidRPr="00D655BA" w:rsidRDefault="00EE509E" w:rsidP="00157736">
      <w:pPr>
        <w:pStyle w:val="21"/>
        <w:rPr>
          <w:rFonts w:hint="eastAsia"/>
        </w:rPr>
      </w:pPr>
      <w:bookmarkStart w:id="446" w:name="_Toc490477166"/>
      <w:r>
        <w:rPr>
          <w:rFonts w:hint="eastAsia"/>
        </w:rPr>
        <w:t>5.</w:t>
      </w:r>
      <w:r>
        <w:t>2</w:t>
      </w:r>
      <w:r w:rsidR="00AB4F70">
        <w:rPr>
          <w:rFonts w:hint="eastAsia"/>
        </w:rPr>
        <w:t xml:space="preserve"> </w:t>
      </w:r>
      <w:r w:rsidR="007756E4">
        <w:t>关键</w:t>
      </w:r>
      <w:ins w:id="447" w:author="JY0225" w:date="2017-08-14T12:49:00Z">
        <w:r w:rsidR="00781F19">
          <w:rPr>
            <w:rFonts w:hint="eastAsia"/>
          </w:rPr>
          <w:t>实现</w:t>
        </w:r>
      </w:ins>
      <w:del w:id="448" w:author="JY0225" w:date="2017-08-14T12:49:00Z">
        <w:r w:rsidR="00A30CF2" w:rsidDel="00781F19">
          <w:delText>技术</w:delText>
        </w:r>
      </w:del>
      <w:bookmarkEnd w:id="446"/>
    </w:p>
    <w:p w14:paraId="131B2B1B" w14:textId="77777777" w:rsidR="00D655BA" w:rsidRDefault="00454843" w:rsidP="00D655BA">
      <w:pPr>
        <w:pStyle w:val="31"/>
      </w:pPr>
      <w:bookmarkStart w:id="449" w:name="_Toc490477167"/>
      <w:r>
        <w:t>5.2.1</w:t>
      </w:r>
      <w:r w:rsidR="00214253">
        <w:rPr>
          <w:rFonts w:hint="eastAsia"/>
        </w:rPr>
        <w:t>加密方式</w:t>
      </w:r>
      <w:bookmarkEnd w:id="449"/>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7"/>
              <w:spacing w:line="400" w:lineRule="exact"/>
              <w:rPr>
                <w:rFonts w:eastAsiaTheme="minorEastAsia"/>
              </w:rPr>
            </w:pPr>
            <w:r w:rsidRPr="00B32D90">
              <w:rPr>
                <w:rFonts w:eastAsiaTheme="minorEastAsia"/>
              </w:rPr>
              <w:t xml:space="preserve">    dll = CDLL("/usr/lib/</w:t>
            </w:r>
            <w:del w:id="450" w:author="JY0225" w:date="2017-08-14T12:50:00Z">
              <w:r w:rsidRPr="00B32D90" w:rsidDel="003F4529">
                <w:rPr>
                  <w:rFonts w:eastAsiaTheme="minorEastAsia"/>
                </w:rPr>
                <w:delText>libsecrypto</w:delText>
              </w:r>
            </w:del>
            <w:ins w:id="451"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452" w:name="_Toc490477168"/>
      <w:r>
        <w:t>5.2.2</w:t>
      </w:r>
      <w:r w:rsidR="00F76785">
        <w:rPr>
          <w:rFonts w:hint="eastAsia"/>
        </w:rPr>
        <w:t>中间件授权代理</w:t>
      </w:r>
      <w:bookmarkEnd w:id="452"/>
    </w:p>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w:t>
      </w:r>
      <w:proofErr w:type="gramStart"/>
      <w:r>
        <w:rPr>
          <w:rFonts w:hint="eastAsia"/>
          <w:color w:val="000000" w:themeColor="text1"/>
          <w:sz w:val="24"/>
        </w:rPr>
        <w:t>用用户</w:t>
      </w:r>
      <w:proofErr w:type="gramEnd"/>
      <w:r>
        <w:rPr>
          <w:rFonts w:hint="eastAsia"/>
          <w:color w:val="000000" w:themeColor="text1"/>
          <w:sz w:val="24"/>
        </w:rPr>
        <w:t>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453" w:name="_Toc490477169"/>
      <w:r>
        <w:t>5</w:t>
      </w:r>
      <w:r w:rsidR="007A5013">
        <w:t>.2.3</w:t>
      </w:r>
      <w:r>
        <w:rPr>
          <w:rFonts w:hint="eastAsia"/>
        </w:rPr>
        <w:t>大文件上传</w:t>
      </w:r>
      <w:bookmarkEnd w:id="453"/>
    </w:p>
    <w:p w14:paraId="56394CBB" w14:textId="77777777" w:rsidR="002D4380" w:rsidRDefault="00100400" w:rsidP="00EA1E84">
      <w:pPr>
        <w:jc w:val="center"/>
      </w:pPr>
      <w:r>
        <w:rPr>
          <w:noProof/>
        </w:rPr>
        <w:drawing>
          <wp:inline distT="0" distB="0" distL="0" distR="0" wp14:anchorId="1CECBB69" wp14:editId="294ECA7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9821" cy="3100921"/>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w:t>
      </w:r>
      <w:proofErr w:type="gramStart"/>
      <w:r w:rsidR="00AF16CF">
        <w:rPr>
          <w:rFonts w:hint="eastAsia"/>
          <w:color w:val="000000" w:themeColor="text1"/>
          <w:sz w:val="24"/>
        </w:rPr>
        <w:t>传以及</w:t>
      </w:r>
      <w:proofErr w:type="gramEnd"/>
      <w:r w:rsidR="00AF16CF">
        <w:rPr>
          <w:rFonts w:hint="eastAsia"/>
          <w:color w:val="000000" w:themeColor="text1"/>
          <w:sz w:val="24"/>
        </w:rPr>
        <w:t>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w:t>
      </w:r>
      <w:proofErr w:type="gramStart"/>
      <w:r w:rsidR="007B4787">
        <w:rPr>
          <w:rFonts w:hint="eastAsia"/>
          <w:color w:val="000000" w:themeColor="text1"/>
          <w:sz w:val="24"/>
        </w:rPr>
        <w:t>传分配</w:t>
      </w:r>
      <w:proofErr w:type="gramEnd"/>
      <w:r w:rsidR="007B4787">
        <w:rPr>
          <w:rFonts w:hint="eastAsia"/>
          <w:color w:val="000000" w:themeColor="text1"/>
          <w:sz w:val="24"/>
        </w:rPr>
        <w:t>一个进程。</w:t>
      </w:r>
      <w:r w:rsidR="00B17AC9">
        <w:rPr>
          <w:rFonts w:hint="eastAsia"/>
          <w:color w:val="000000" w:themeColor="text1"/>
          <w:sz w:val="24"/>
        </w:rPr>
        <w:t>当文件块在上传的过程中遇到网络故障时，将断点信息保存在数据库中，</w:t>
      </w:r>
      <w:proofErr w:type="gramStart"/>
      <w:r w:rsidR="00B17AC9">
        <w:rPr>
          <w:rFonts w:hint="eastAsia"/>
          <w:color w:val="000000" w:themeColor="text1"/>
          <w:sz w:val="24"/>
        </w:rPr>
        <w:t>下次上传该</w:t>
      </w:r>
      <w:proofErr w:type="gramEnd"/>
      <w:r w:rsidR="00B17AC9">
        <w:rPr>
          <w:rFonts w:hint="eastAsia"/>
          <w:color w:val="000000" w:themeColor="text1"/>
          <w:sz w:val="24"/>
        </w:rPr>
        <w:t>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w:t>
            </w:r>
            <w:proofErr w:type="gramStart"/>
            <w:r>
              <w:rPr>
                <w:rFonts w:eastAsiaTheme="minorEastAsia" w:hint="eastAsia"/>
              </w:rPr>
              <w:t>逐一上</w:t>
            </w:r>
            <w:proofErr w:type="gramEnd"/>
            <w:r>
              <w:rPr>
                <w:rFonts w:eastAsiaTheme="minorEastAsia" w:hint="eastAsia"/>
              </w:rPr>
              <w:t>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454" w:name="_Toc490477170"/>
      <w:r>
        <w:t>5.2.4</w:t>
      </w:r>
      <w:r w:rsidR="0066403A">
        <w:rPr>
          <w:rFonts w:hint="eastAsia"/>
        </w:rPr>
        <w:t>本地缓存</w:t>
      </w:r>
      <w:bookmarkEnd w:id="454"/>
    </w:p>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w:t>
      </w:r>
      <w:r w:rsidR="00FB3FD8" w:rsidRPr="00FB3FD8">
        <w:rPr>
          <w:rFonts w:hint="eastAsia"/>
          <w:color w:val="000000" w:themeColor="text1"/>
          <w:sz w:val="24"/>
        </w:rPr>
        <w:lastRenderedPageBreak/>
        <w:t>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w:t>
      </w:r>
      <w:proofErr w:type="gramStart"/>
      <w:r w:rsidR="00961989">
        <w:rPr>
          <w:rFonts w:hint="eastAsia"/>
          <w:color w:val="000000" w:themeColor="text1"/>
          <w:sz w:val="24"/>
        </w:rPr>
        <w:t>文件本地</w:t>
      </w:r>
      <w:proofErr w:type="gramEnd"/>
      <w:r w:rsidR="00961989">
        <w:rPr>
          <w:rFonts w:hint="eastAsia"/>
          <w:color w:val="000000" w:themeColor="text1"/>
          <w:sz w:val="24"/>
        </w:rPr>
        <w:t>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w:t>
      </w:r>
      <w:proofErr w:type="gramStart"/>
      <w:r w:rsidR="00236D66">
        <w:rPr>
          <w:rFonts w:hint="eastAsia"/>
          <w:color w:val="000000" w:themeColor="text1"/>
          <w:sz w:val="24"/>
        </w:rPr>
        <w:t>端文件</w:t>
      </w:r>
      <w:proofErr w:type="gramEnd"/>
      <w:r w:rsidR="00236D66">
        <w:rPr>
          <w:rFonts w:hint="eastAsia"/>
          <w:color w:val="000000" w:themeColor="text1"/>
          <w:sz w:val="24"/>
        </w:rPr>
        <w:t>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w:t>
      </w:r>
      <w:proofErr w:type="gramStart"/>
      <w:r w:rsidR="004E5FD3">
        <w:rPr>
          <w:rFonts w:hint="eastAsia"/>
          <w:color w:val="000000" w:themeColor="text1"/>
          <w:sz w:val="24"/>
        </w:rPr>
        <w:t>端存在</w:t>
      </w:r>
      <w:proofErr w:type="gramEnd"/>
      <w:r w:rsidR="004E5FD3">
        <w:rPr>
          <w:rFonts w:hint="eastAsia"/>
          <w:color w:val="000000" w:themeColor="text1"/>
          <w:sz w:val="24"/>
        </w:rPr>
        <w:t>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455" w:name="_Toc490477171"/>
      <w:r>
        <w:t>5.2.5</w:t>
      </w:r>
      <w:r w:rsidR="003E75E4">
        <w:t xml:space="preserve"> LRU</w:t>
      </w:r>
      <w:r w:rsidR="003E75E4">
        <w:t>替换策略</w:t>
      </w:r>
      <w:bookmarkEnd w:id="455"/>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w:t>
      </w:r>
      <w:proofErr w:type="gramStart"/>
      <w:r w:rsidR="00575727">
        <w:rPr>
          <w:color w:val="000000" w:themeColor="text1"/>
          <w:sz w:val="24"/>
        </w:rPr>
        <w:t>提</w:t>
      </w:r>
      <w:r w:rsidR="00575727">
        <w:rPr>
          <w:rFonts w:hint="eastAsia"/>
          <w:color w:val="000000" w:themeColor="text1"/>
          <w:sz w:val="24"/>
        </w:rPr>
        <w:lastRenderedPageBreak/>
        <w:t>保证</w:t>
      </w:r>
      <w:proofErr w:type="gramEnd"/>
      <w:r w:rsidR="00575727">
        <w:rPr>
          <w:rFonts w:hint="eastAsia"/>
          <w:color w:val="000000" w:themeColor="text1"/>
          <w:sz w:val="24"/>
        </w:rPr>
        <w:t>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w:t>
      </w:r>
      <w:proofErr w:type="gramStart"/>
      <w:r w:rsidR="00141160">
        <w:rPr>
          <w:rFonts w:hint="eastAsia"/>
          <w:color w:val="000000" w:themeColor="text1"/>
          <w:sz w:val="24"/>
        </w:rPr>
        <w:t>传或者</w:t>
      </w:r>
      <w:proofErr w:type="gramEnd"/>
      <w:r w:rsidR="00141160">
        <w:rPr>
          <w:rFonts w:hint="eastAsia"/>
          <w:color w:val="000000" w:themeColor="text1"/>
          <w:sz w:val="24"/>
        </w:rPr>
        <w:t>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rFonts w:hint="eastAsia"/>
          <w:color w:val="000000" w:themeColor="text1"/>
          <w:sz w:val="24"/>
        </w:rPr>
      </w:pPr>
    </w:p>
    <w:p w14:paraId="22DF7357" w14:textId="77777777" w:rsidR="003D75FE" w:rsidRDefault="008160D7" w:rsidP="00E02AC8">
      <w:pPr>
        <w:pStyle w:val="31"/>
        <w:pPrChange w:id="456" w:author="JY0225" w:date="2017-08-14T13:04:00Z">
          <w:pPr>
            <w:pStyle w:val="31"/>
          </w:pPr>
        </w:pPrChange>
      </w:pPr>
      <w:bookmarkStart w:id="457" w:name="_Toc490477172"/>
      <w:r>
        <w:t>5.2.6</w:t>
      </w:r>
      <w:r w:rsidR="003D75FE">
        <w:t xml:space="preserve"> Firefox</w:t>
      </w:r>
      <w:r w:rsidR="002E5718">
        <w:t>扩展</w:t>
      </w:r>
      <w:bookmarkEnd w:id="457"/>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w:t>
      </w:r>
      <w:proofErr w:type="gramStart"/>
      <w:r w:rsidR="00655461" w:rsidRPr="00655461">
        <w:rPr>
          <w:rFonts w:hint="eastAsia"/>
          <w:color w:val="000000" w:themeColor="text1"/>
          <w:sz w:val="24"/>
        </w:rPr>
        <w:t>一个</w:t>
      </w:r>
      <w:proofErr w:type="gramEnd"/>
      <w:r w:rsidR="00655461" w:rsidRPr="00655461">
        <w:rPr>
          <w:rFonts w:hint="eastAsia"/>
          <w:color w:val="000000" w:themeColor="text1"/>
          <w:sz w:val="24"/>
        </w:rPr>
        <w:t>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w:t>
      </w:r>
      <w:proofErr w:type="gramStart"/>
      <w:r w:rsidR="00655461" w:rsidRPr="00655461">
        <w:rPr>
          <w:rFonts w:hint="eastAsia"/>
          <w:color w:val="000000" w:themeColor="text1"/>
          <w:sz w:val="24"/>
        </w:rPr>
        <w:t>扩展</w:t>
      </w:r>
      <w:r w:rsidR="002E5718">
        <w:rPr>
          <w:rFonts w:hint="eastAsia"/>
          <w:color w:val="000000" w:themeColor="text1"/>
          <w:sz w:val="24"/>
        </w:rPr>
        <w:t>扩展</w:t>
      </w:r>
      <w:proofErr w:type="gramEnd"/>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w:t>
      </w:r>
      <w:proofErr w:type="gramStart"/>
      <w:r>
        <w:rPr>
          <w:rFonts w:hint="eastAsia"/>
          <w:color w:val="000000" w:themeColor="text1"/>
          <w:sz w:val="24"/>
        </w:rPr>
        <w:t>端核心</w:t>
      </w:r>
      <w:proofErr w:type="gramEnd"/>
      <w:r>
        <w:rPr>
          <w:rFonts w:hint="eastAsia"/>
          <w:color w:val="000000" w:themeColor="text1"/>
          <w:sz w:val="24"/>
        </w:rPr>
        <w:t>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w:t>
      </w:r>
      <w:proofErr w:type="gramStart"/>
      <w:r w:rsidR="00750792">
        <w:rPr>
          <w:rFonts w:hint="eastAsia"/>
          <w:color w:val="000000" w:themeColor="text1"/>
        </w:rPr>
        <w:t>号建立</w:t>
      </w:r>
      <w:proofErr w:type="gramEnd"/>
      <w:r w:rsidR="00750792">
        <w:rPr>
          <w:rFonts w:hint="eastAsia"/>
          <w:color w:val="000000" w:themeColor="text1"/>
        </w:rPr>
        <w:t>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w:t>
      </w:r>
      <w:proofErr w:type="gramStart"/>
      <w:r w:rsidR="009866F5">
        <w:rPr>
          <w:rFonts w:hint="eastAsia"/>
          <w:color w:val="000000" w:themeColor="text1"/>
        </w:rPr>
        <w:t>调函数</w:t>
      </w:r>
      <w:proofErr w:type="gramEnd"/>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856A51" w:rsidP="006907E2">
      <w:pPr>
        <w:spacing w:line="400" w:lineRule="exact"/>
        <w:rPr>
          <w:color w:val="000000" w:themeColor="text1"/>
          <w:sz w:val="24"/>
        </w:rPr>
      </w:pPr>
      <w:r>
        <w:rPr>
          <w:noProof/>
        </w:rPr>
        <w:pict w14:anchorId="6D8F5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1.95pt;margin-top:47.05pt;width:393.9pt;height:126.2pt;z-index:251665408;mso-position-horizontal-relative:text;mso-position-vertical-relative:text;mso-width-relative:page;mso-height-relative:page">
            <v:imagedata r:id="rId40"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458" w:name="_Toc490477173"/>
      <w:r>
        <w:t>5.2.7</w:t>
      </w:r>
      <w:r w:rsidR="003D75FE">
        <w:t xml:space="preserve"> </w:t>
      </w:r>
      <w:r w:rsidR="00D47CD7">
        <w:t>Java SDK</w:t>
      </w:r>
      <w:bookmarkEnd w:id="458"/>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lastRenderedPageBreak/>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lastRenderedPageBreak/>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w:t>
      </w:r>
      <w:proofErr w:type="gramStart"/>
      <w:r w:rsidR="003B6119">
        <w:rPr>
          <w:color w:val="000000" w:themeColor="text1"/>
          <w:sz w:val="24"/>
        </w:rPr>
        <w:t>义好的</w:t>
      </w:r>
      <w:proofErr w:type="gramEnd"/>
      <w:r w:rsidR="003B6119">
        <w:rPr>
          <w:color w:val="000000" w:themeColor="text1"/>
          <w:sz w:val="24"/>
        </w:rPr>
        <w:t>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 xml:space="preserve">MiddlewareAPI mwAPI = new </w:t>
      </w:r>
      <w:proofErr w:type="gramStart"/>
      <w:r w:rsidRPr="006C1A99">
        <w:rPr>
          <w:color w:val="000000" w:themeColor="text1"/>
          <w:sz w:val="24"/>
        </w:rPr>
        <w:t>MiddlewareAPI(</w:t>
      </w:r>
      <w:proofErr w:type="gramEnd"/>
      <w:r w:rsidRPr="006C1A99">
        <w:rPr>
          <w:color w:val="000000" w:themeColor="text1"/>
          <w:sz w:val="24"/>
        </w:rPr>
        <w:t>"kaeyika@163.com",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 xml:space="preserve">String result = </w:t>
      </w:r>
      <w:proofErr w:type="gramStart"/>
      <w:r w:rsidR="00606381" w:rsidRPr="00606381">
        <w:rPr>
          <w:color w:val="000000" w:themeColor="text1"/>
          <w:sz w:val="24"/>
        </w:rPr>
        <w:t>mwAPI.getQuota(</w:t>
      </w:r>
      <w:proofErr w:type="gramEnd"/>
      <w:r w:rsidR="00606381" w:rsidRPr="00606381">
        <w:rPr>
          <w:color w:val="000000" w:themeColor="text1"/>
          <w:sz w:val="24"/>
        </w:rPr>
        <w:t>);</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hint="eastAsia"/>
        </w:rPr>
      </w:pPr>
      <w:bookmarkStart w:id="459" w:name="_Toc490477174"/>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460" w:author="JY0225" w:date="2017-08-14T12:53:00Z">
        <w:r w:rsidR="003F4529">
          <w:rPr>
            <w:rFonts w:ascii="Times New Roman" w:hAnsi="Times New Roman" w:cs="Times New Roman"/>
          </w:rPr>
          <w:t>优化</w:t>
        </w:r>
      </w:ins>
      <w:r>
        <w:rPr>
          <w:rFonts w:ascii="Times New Roman" w:hAnsi="Times New Roman" w:cs="Times New Roman"/>
        </w:rPr>
        <w:t>系统</w:t>
      </w:r>
      <w:del w:id="461"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del w:id="462" w:author="JY0225" w:date="2017-08-14T12:53:00Z">
        <w:r w:rsidR="00812FB7" w:rsidDel="003F4529">
          <w:rPr>
            <w:rFonts w:ascii="Times New Roman" w:hAnsi="Times New Roman" w:cs="Times New Roman"/>
          </w:rPr>
          <w:delText>分析</w:delText>
        </w:r>
      </w:del>
      <w:bookmarkEnd w:id="459"/>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w:t>
      </w:r>
      <w:proofErr w:type="gramStart"/>
      <w:r w:rsidR="00203416">
        <w:rPr>
          <w:rFonts w:hint="eastAsia"/>
          <w:color w:val="000000" w:themeColor="text1"/>
          <w:sz w:val="24"/>
        </w:rPr>
        <w:t>项能够</w:t>
      </w:r>
      <w:proofErr w:type="gramEnd"/>
      <w:r w:rsidR="00203416">
        <w:rPr>
          <w:rFonts w:hint="eastAsia"/>
          <w:color w:val="000000" w:themeColor="text1"/>
          <w:sz w:val="24"/>
        </w:rPr>
        <w:t>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463" w:name="_Toc490477175"/>
      <w:r>
        <w:t>6.1</w:t>
      </w:r>
      <w:r w:rsidR="00D83C84" w:rsidRPr="00B87EE1">
        <w:t xml:space="preserve"> </w:t>
      </w:r>
      <w:r w:rsidR="00106816">
        <w:t>测试环境部署</w:t>
      </w:r>
      <w:bookmarkEnd w:id="463"/>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464" w:name="_Toc490477176"/>
      <w:r>
        <w:t>6.2</w:t>
      </w:r>
      <w:r w:rsidR="00BB18EA" w:rsidRPr="00B87EE1">
        <w:t xml:space="preserve"> </w:t>
      </w:r>
      <w:r w:rsidR="00BB18EA">
        <w:t>测试</w:t>
      </w:r>
      <w:r w:rsidR="006977AF">
        <w:rPr>
          <w:rFonts w:hint="eastAsia"/>
        </w:rPr>
        <w:t>目标</w:t>
      </w:r>
      <w:bookmarkEnd w:id="464"/>
    </w:p>
    <w:p w14:paraId="48DB7B15" w14:textId="1D05E2D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F518C7">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465" w:name="_Toc490477177"/>
      <w:r>
        <w:lastRenderedPageBreak/>
        <w:t>6</w:t>
      </w:r>
      <w:r w:rsidR="0012527B">
        <w:t>.3</w:t>
      </w:r>
      <w:r w:rsidRPr="00B87EE1">
        <w:t xml:space="preserve"> </w:t>
      </w:r>
      <w:r w:rsidR="000D76F1">
        <w:t>功能测试</w:t>
      </w:r>
      <w:bookmarkEnd w:id="465"/>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77777777" w:rsidR="0050572F" w:rsidRDefault="00647309" w:rsidP="00753384">
      <w:pPr>
        <w:pStyle w:val="31"/>
      </w:pPr>
      <w:bookmarkStart w:id="466" w:name="_Toc490477178"/>
      <w:r>
        <w:t>6.3</w:t>
      </w:r>
      <w:r w:rsidR="00753384">
        <w:t>.1</w:t>
      </w:r>
      <w:r w:rsidR="0050572F" w:rsidRPr="006637A1">
        <w:t xml:space="preserve"> </w:t>
      </w:r>
      <w:r w:rsidR="00CE1794">
        <w:rPr>
          <w:rFonts w:hint="eastAsia"/>
        </w:rPr>
        <w:t>持久会话管理功能测试</w:t>
      </w:r>
      <w:bookmarkEnd w:id="466"/>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w:t>
      </w:r>
      <w:proofErr w:type="gramStart"/>
      <w:r w:rsidR="008B4862">
        <w:rPr>
          <w:rFonts w:hint="eastAsia"/>
          <w:color w:val="000000" w:themeColor="text1"/>
          <w:sz w:val="24"/>
        </w:rPr>
        <w:t>一</w:t>
      </w:r>
      <w:proofErr w:type="gramEnd"/>
      <w:r w:rsidR="008B4862">
        <w:rPr>
          <w:rFonts w:hint="eastAsia"/>
          <w:color w:val="000000" w:themeColor="text1"/>
          <w:sz w:val="24"/>
        </w:rPr>
        <w:t>：</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467" w:name="_Toc490477179"/>
      <w:r>
        <w:t>6.3</w:t>
      </w:r>
      <w:r w:rsidR="00CE1794">
        <w:t>.2</w:t>
      </w:r>
      <w:r w:rsidR="00CE1794" w:rsidRPr="006637A1">
        <w:t xml:space="preserve"> </w:t>
      </w:r>
      <w:r w:rsidR="00CE1794">
        <w:rPr>
          <w:rFonts w:hint="eastAsia"/>
        </w:rPr>
        <w:t>大文件上传功能测试</w:t>
      </w:r>
      <w:bookmarkEnd w:id="467"/>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w:t>
      </w:r>
      <w:proofErr w:type="gramStart"/>
      <w:r>
        <w:rPr>
          <w:rFonts w:hint="eastAsia"/>
          <w:color w:val="000000" w:themeColor="text1"/>
          <w:sz w:val="24"/>
        </w:rPr>
        <w:t>传</w:t>
      </w:r>
      <w:r w:rsidR="007C7124" w:rsidRPr="007C7124">
        <w:rPr>
          <w:rFonts w:hint="eastAsia"/>
          <w:color w:val="000000" w:themeColor="text1"/>
          <w:sz w:val="24"/>
        </w:rPr>
        <w:t>利用</w:t>
      </w:r>
      <w:proofErr w:type="gramEnd"/>
      <w:r w:rsidR="007C7124" w:rsidRPr="007C7124">
        <w:rPr>
          <w:rFonts w:hint="eastAsia"/>
          <w:color w:val="000000" w:themeColor="text1"/>
          <w:sz w:val="24"/>
        </w:rPr>
        <w:t>服务器提供的高级功能，实现了大文件分块上传功能，在受到网络状况受到影响的情况下，若文件上传中断，会自动启用断点续传功能，避免数据重传。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proofErr w:type="gramStart"/>
      <w:r w:rsidR="00371D34">
        <w:rPr>
          <w:rFonts w:hint="eastAsia"/>
          <w:color w:val="000000" w:themeColor="text1"/>
          <w:sz w:val="24"/>
        </w:rPr>
        <w:t>逐一</w:t>
      </w:r>
      <w:r w:rsidR="00A86B32">
        <w:rPr>
          <w:rFonts w:hint="eastAsia"/>
          <w:color w:val="000000" w:themeColor="text1"/>
          <w:sz w:val="24"/>
        </w:rPr>
        <w:t>上</w:t>
      </w:r>
      <w:proofErr w:type="gramEnd"/>
      <w:r w:rsidR="00A86B32">
        <w:rPr>
          <w:rFonts w:hint="eastAsia"/>
          <w:color w:val="000000" w:themeColor="text1"/>
          <w:sz w:val="24"/>
        </w:rPr>
        <w:t>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w:t>
            </w:r>
            <w:proofErr w:type="gramStart"/>
            <w:r>
              <w:rPr>
                <w:rFonts w:hint="eastAsia"/>
                <w:color w:val="000000" w:themeColor="text1"/>
                <w:sz w:val="24"/>
              </w:rPr>
              <w:t>逐一上</w:t>
            </w:r>
            <w:proofErr w:type="gramEnd"/>
            <w:r>
              <w:rPr>
                <w:rFonts w:hint="eastAsia"/>
                <w:color w:val="000000" w:themeColor="text1"/>
                <w:sz w:val="24"/>
              </w:rPr>
              <w:t>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w:t>
      </w:r>
      <w:proofErr w:type="gramStart"/>
      <w:r w:rsidR="00B93137">
        <w:rPr>
          <w:rFonts w:hint="eastAsia"/>
          <w:color w:val="000000" w:themeColor="text1"/>
          <w:sz w:val="24"/>
        </w:rPr>
        <w:t>端文</w:t>
      </w:r>
      <w:r w:rsidR="00B92856">
        <w:rPr>
          <w:rFonts w:hint="eastAsia"/>
          <w:color w:val="000000" w:themeColor="text1"/>
          <w:sz w:val="24"/>
        </w:rPr>
        <w:t>件</w:t>
      </w:r>
      <w:proofErr w:type="gramEnd"/>
      <w:r w:rsidR="00B92856">
        <w:rPr>
          <w:rFonts w:hint="eastAsia"/>
          <w:color w:val="000000" w:themeColor="text1"/>
          <w:sz w:val="24"/>
        </w:rPr>
        <w:t>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468" w:name="_Toc490477180"/>
      <w:r>
        <w:t>6.</w:t>
      </w:r>
      <w:r w:rsidR="00C60938">
        <w:t>3</w:t>
      </w:r>
      <w:r w:rsidR="00220E76">
        <w:t>.3</w:t>
      </w:r>
      <w:r w:rsidRPr="006637A1">
        <w:t xml:space="preserve"> </w:t>
      </w:r>
      <w:r w:rsidR="003A3099">
        <w:rPr>
          <w:rFonts w:hint="eastAsia"/>
        </w:rPr>
        <w:t>本地缓存</w:t>
      </w:r>
      <w:r>
        <w:rPr>
          <w:rFonts w:hint="eastAsia"/>
        </w:rPr>
        <w:t>功能测试</w:t>
      </w:r>
      <w:bookmarkEnd w:id="468"/>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lastRenderedPageBreak/>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w:t>
      </w:r>
      <w:proofErr w:type="gramStart"/>
      <w:r w:rsidR="00AF4C2A">
        <w:rPr>
          <w:color w:val="000000" w:themeColor="text1"/>
          <w:sz w:val="24"/>
        </w:rPr>
        <w:t>地文件</w:t>
      </w:r>
      <w:proofErr w:type="gramEnd"/>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w:t>
      </w:r>
      <w:proofErr w:type="gramStart"/>
      <w:r w:rsidR="00582BC4">
        <w:rPr>
          <w:rFonts w:hint="eastAsia"/>
          <w:color w:val="000000" w:themeColor="text1"/>
          <w:sz w:val="24"/>
        </w:rPr>
        <w:t>上传该文</w:t>
      </w:r>
      <w:r w:rsidR="00DB6966">
        <w:rPr>
          <w:rFonts w:hint="eastAsia"/>
          <w:color w:val="000000" w:themeColor="text1"/>
          <w:sz w:val="24"/>
        </w:rPr>
        <w:t>件</w:t>
      </w:r>
      <w:proofErr w:type="gramEnd"/>
      <w:r w:rsidR="00DB6966">
        <w:rPr>
          <w:rFonts w:hint="eastAsia"/>
          <w:color w:val="000000" w:themeColor="text1"/>
          <w:sz w:val="24"/>
        </w:rPr>
        <w:t>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469" w:name="_Toc490477181"/>
      <w:r>
        <w:t>6.3</w:t>
      </w:r>
      <w:r w:rsidR="00B857FC">
        <w:t>.2</w:t>
      </w:r>
      <w:r w:rsidR="00B857FC" w:rsidRPr="006637A1">
        <w:t xml:space="preserve"> </w:t>
      </w:r>
      <w:r w:rsidR="00683A29">
        <w:rPr>
          <w:rFonts w:hint="eastAsia"/>
        </w:rPr>
        <w:t>多应用适配</w:t>
      </w:r>
      <w:r w:rsidR="00B857FC">
        <w:rPr>
          <w:rFonts w:hint="eastAsia"/>
        </w:rPr>
        <w:t>功能测试</w:t>
      </w:r>
      <w:bookmarkEnd w:id="469"/>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lastRenderedPageBreak/>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037375E0" w:rsidR="00955D51" w:rsidRPr="0000407A" w:rsidRDefault="00D7072D" w:rsidP="00C519E7">
      <w:pPr>
        <w:spacing w:line="400" w:lineRule="exact"/>
        <w:ind w:firstLineChars="200" w:firstLine="480"/>
        <w:rPr>
          <w:color w:val="000000" w:themeColor="text1"/>
          <w:sz w:val="24"/>
        </w:rPr>
      </w:pPr>
      <w:r>
        <w:rPr>
          <w:color w:val="000000" w:themeColor="text1"/>
          <w:sz w:val="24"/>
        </w:rPr>
        <w:lastRenderedPageBreak/>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F518C7">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470" w:name="_Toc490477182"/>
      <w:r>
        <w:t>6.4</w:t>
      </w:r>
      <w:r w:rsidR="0055000A" w:rsidRPr="00B87EE1">
        <w:t xml:space="preserve"> </w:t>
      </w:r>
      <w:r w:rsidR="0055000A">
        <w:t>性能</w:t>
      </w:r>
      <w:r w:rsidR="007462AC">
        <w:t>分析</w:t>
      </w:r>
      <w:bookmarkEnd w:id="470"/>
    </w:p>
    <w:p w14:paraId="43B22CB3" w14:textId="77777777" w:rsidR="00860818" w:rsidRDefault="00860818" w:rsidP="006263CF">
      <w:pPr>
        <w:pStyle w:val="31"/>
      </w:pPr>
      <w:bookmarkStart w:id="471" w:name="_Toc490477183"/>
      <w:r>
        <w:t>6.4.1</w:t>
      </w:r>
      <w:r>
        <w:t>安全性分析</w:t>
      </w:r>
      <w:bookmarkEnd w:id="471"/>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proofErr w:type="gramStart"/>
            <w:r w:rsidRPr="00D75C7E">
              <w:rPr>
                <w:rFonts w:eastAsiaTheme="minorEastAsia"/>
              </w:rPr>
              <w:t>sqlString</w:t>
            </w:r>
            <w:proofErr w:type="gramEnd"/>
            <w:r w:rsidRPr="00D75C7E">
              <w:rPr>
                <w:rFonts w:eastAsiaTheme="minorEastAsia"/>
              </w:rPr>
              <w:t xml:space="preserve">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1627B8D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F518C7">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lastRenderedPageBreak/>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lastRenderedPageBreak/>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F9C50FC"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F518C7">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F518C7">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proofErr w:type="gramStart"/>
            <w:r w:rsidRPr="00D75C7E">
              <w:rPr>
                <w:rFonts w:eastAsiaTheme="minorEastAsia"/>
              </w:rPr>
              <w:t>sqlString</w:t>
            </w:r>
            <w:proofErr w:type="gramEnd"/>
            <w:r w:rsidRPr="00D75C7E">
              <w:rPr>
                <w:rFonts w:eastAsiaTheme="minorEastAsia"/>
              </w:rPr>
              <w:t xml:space="preserve">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472" w:name="_Toc490477184"/>
      <w:r>
        <w:t>6.4</w:t>
      </w:r>
      <w:r w:rsidR="004A0C1E">
        <w:t>.2</w:t>
      </w:r>
      <w:r w:rsidR="00FB279D">
        <w:t>稳定</w:t>
      </w:r>
      <w:r>
        <w:t>性分析</w:t>
      </w:r>
      <w:bookmarkEnd w:id="472"/>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w:t>
      </w:r>
      <w:r w:rsidR="00E92391">
        <w:rPr>
          <w:rFonts w:ascii="Times New Roman" w:hAnsi="Times New Roman" w:cs="Times New Roman" w:hint="eastAsia"/>
          <w:sz w:val="24"/>
        </w:rPr>
        <w:lastRenderedPageBreak/>
        <w:t>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w:t>
      </w:r>
      <w:proofErr w:type="gramStart"/>
      <w:r w:rsidR="00821421">
        <w:rPr>
          <w:rFonts w:hint="eastAsia"/>
          <w:color w:val="000000" w:themeColor="text1"/>
          <w:sz w:val="24"/>
        </w:rPr>
        <w:t>下次上</w:t>
      </w:r>
      <w:proofErr w:type="gramEnd"/>
      <w:r w:rsidR="00821421">
        <w:rPr>
          <w:rFonts w:hint="eastAsia"/>
          <w:color w:val="000000" w:themeColor="text1"/>
          <w:sz w:val="24"/>
        </w:rPr>
        <w:t>传文件的时候，会根据断点信息进行续传，这大大地提升了数据传输的稳定性。</w:t>
      </w:r>
    </w:p>
    <w:p w14:paraId="57E29996" w14:textId="0007407B" w:rsidR="00110C35" w:rsidRDefault="005F4657" w:rsidP="00831327">
      <w:pPr>
        <w:pStyle w:val="21"/>
        <w:rPr>
          <w:rFonts w:hint="eastAsia"/>
        </w:rPr>
      </w:pPr>
      <w:bookmarkStart w:id="473" w:name="_Toc490477185"/>
      <w:r>
        <w:t>6.5</w:t>
      </w:r>
      <w:r w:rsidR="00110C35" w:rsidRPr="00B87EE1">
        <w:t xml:space="preserve"> </w:t>
      </w:r>
      <w:ins w:id="474" w:author="JY0225" w:date="2017-08-14T12:54:00Z">
        <w:r w:rsidR="003F4529">
          <w:rPr>
            <w:rFonts w:hint="eastAsia"/>
          </w:rPr>
          <w:t>功能和性能</w:t>
        </w:r>
      </w:ins>
      <w:r w:rsidR="00AA17F8">
        <w:t>对比</w:t>
      </w:r>
      <w:ins w:id="475" w:author="JY0225" w:date="2017-08-14T12:54:00Z">
        <w:r w:rsidR="003F4529">
          <w:rPr>
            <w:rFonts w:hint="eastAsia"/>
          </w:rPr>
          <w:t>测试</w:t>
        </w:r>
      </w:ins>
      <w:del w:id="476" w:author="JY0225" w:date="2017-08-14T12:54:00Z">
        <w:r w:rsidR="00C276C1" w:rsidDel="003F4529">
          <w:delText>分析</w:delText>
        </w:r>
      </w:del>
      <w:bookmarkEnd w:id="473"/>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477" w:name="_Toc490477186"/>
      <w:r>
        <w:t>6.5</w:t>
      </w:r>
      <w:r w:rsidR="006707F9">
        <w:t>.1</w:t>
      </w:r>
      <w:r w:rsidR="00367089">
        <w:rPr>
          <w:rFonts w:hint="eastAsia"/>
        </w:rPr>
        <w:t>原</w:t>
      </w:r>
      <w:r w:rsidR="00367089">
        <w:t>中间系统对比</w:t>
      </w:r>
      <w:r w:rsidR="006707F9">
        <w:t>分析</w:t>
      </w:r>
      <w:bookmarkEnd w:id="477"/>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w:t>
      </w:r>
      <w:proofErr w:type="gramStart"/>
      <w:r w:rsidR="00654A84">
        <w:rPr>
          <w:rFonts w:hint="eastAsia"/>
          <w:color w:val="000000" w:themeColor="text1"/>
          <w:sz w:val="24"/>
        </w:rPr>
        <w:t>比分析</w:t>
      </w:r>
      <w:proofErr w:type="gramEnd"/>
      <w:r w:rsidR="00654A84">
        <w:rPr>
          <w:rFonts w:hint="eastAsia"/>
          <w:color w:val="000000" w:themeColor="text1"/>
          <w:sz w:val="24"/>
        </w:rPr>
        <w:t>表</w:t>
      </w:r>
    </w:p>
    <w:tbl>
      <w:tblPr>
        <w:tblStyle w:val="ae"/>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rsidP="006E3188">
      <w:pPr>
        <w:rPr>
          <w:color w:val="000000" w:themeColor="text1"/>
          <w:sz w:val="24"/>
        </w:rPr>
      </w:pPr>
      <w:r>
        <w:rPr>
          <w:rFonts w:hint="eastAsia"/>
          <w:noProof/>
        </w:rPr>
        <w:drawing>
          <wp:inline distT="0" distB="0" distL="0" distR="0" wp14:anchorId="0AFA14F5" wp14:editId="06832D2B">
            <wp:extent cx="5248894" cy="2695699"/>
            <wp:effectExtent l="0" t="0" r="9525"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FE55C1" w14:textId="31041AF7" w:rsidR="006E3188" w:rsidRPr="00F51036" w:rsidRDefault="006E3188" w:rsidP="006E3188">
      <w:pPr>
        <w:jc w:val="center"/>
        <w:rPr>
          <w:color w:val="000000" w:themeColor="text1"/>
          <w:sz w:val="24"/>
        </w:rPr>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ae"/>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w:t>
            </w:r>
            <w:proofErr w:type="gramStart"/>
            <w:r w:rsidRPr="0092318C">
              <w:rPr>
                <w:rFonts w:hint="eastAsia"/>
                <w:color w:val="000000" w:themeColor="text1"/>
                <w:szCs w:val="21"/>
              </w:rPr>
              <w:t>适</w:t>
            </w:r>
            <w:proofErr w:type="gramEnd"/>
            <w:r w:rsidRPr="0092318C">
              <w:rPr>
                <w:rFonts w:hint="eastAsia"/>
                <w:color w:val="000000" w:themeColor="text1"/>
                <w:szCs w:val="21"/>
              </w:rPr>
              <w:t>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77777777" w:rsidR="00A21524" w:rsidRDefault="00FB12EA" w:rsidP="006263CF">
      <w:pPr>
        <w:pStyle w:val="31"/>
      </w:pPr>
      <w:bookmarkStart w:id="478" w:name="_Toc490477187"/>
      <w:r>
        <w:t>6.5</w:t>
      </w:r>
      <w:r w:rsidR="00A21524">
        <w:t>.1</w:t>
      </w:r>
      <w:r w:rsidR="004A3474">
        <w:rPr>
          <w:rFonts w:hint="eastAsia"/>
        </w:rPr>
        <w:t>同类产品</w:t>
      </w:r>
      <w:r w:rsidR="00A21524">
        <w:t>对比分析</w:t>
      </w:r>
      <w:bookmarkEnd w:id="478"/>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372A99B9">
            <wp:extent cx="5250873" cy="2971800"/>
            <wp:effectExtent l="0" t="0" r="6985"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w:t>
      </w:r>
      <w:r>
        <w:rPr>
          <w:rFonts w:hint="eastAsia"/>
          <w:color w:val="000000" w:themeColor="text1"/>
          <w:sz w:val="24"/>
        </w:rPr>
        <w:lastRenderedPageBreak/>
        <w:t>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e"/>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proofErr w:type="gramStart"/>
            <w:r w:rsidRPr="008A7B58">
              <w:rPr>
                <w:rFonts w:hint="eastAsia"/>
                <w:color w:val="000000" w:themeColor="text1"/>
                <w:szCs w:val="21"/>
              </w:rPr>
              <w:t>百度网盘</w:t>
            </w:r>
            <w:proofErr w:type="gramEnd"/>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proofErr w:type="gramStart"/>
      <w:r>
        <w:rPr>
          <w:color w:val="000000" w:themeColor="text1"/>
          <w:sz w:val="24"/>
        </w:rPr>
        <w:t>百度网盘和</w:t>
      </w:r>
      <w:proofErr w:type="gramEnd"/>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proofErr w:type="gramStart"/>
            <w:r w:rsidRPr="00FD46CC">
              <w:rPr>
                <w:rFonts w:hint="eastAsia"/>
                <w:color w:val="000000" w:themeColor="text1"/>
                <w:szCs w:val="21"/>
              </w:rPr>
              <w:t>百度网盘</w:t>
            </w:r>
            <w:proofErr w:type="gramEnd"/>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lastRenderedPageBreak/>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50"/>
          <w:headerReference w:type="first" r:id="rId51"/>
          <w:footerReference w:type="first" r:id="rId52"/>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479" w:name="_Toc490477188"/>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479"/>
    </w:p>
    <w:p w14:paraId="04015E84" w14:textId="3074DDF0" w:rsidR="008276E8" w:rsidRPr="00581DE2" w:rsidRDefault="009B2B17" w:rsidP="00581DE2">
      <w:pPr>
        <w:pStyle w:val="21"/>
      </w:pPr>
      <w:bookmarkStart w:id="480" w:name="_Toc490477189"/>
      <w:r>
        <w:t>7</w:t>
      </w:r>
      <w:r w:rsidR="0032102F" w:rsidRPr="00B87EE1">
        <w:t xml:space="preserve">.1 </w:t>
      </w:r>
      <w:r w:rsidR="0032102F" w:rsidRPr="00B87EE1">
        <w:t>总结</w:t>
      </w:r>
      <w:bookmarkEnd w:id="480"/>
    </w:p>
    <w:p w14:paraId="43939FB5" w14:textId="5B7BD94E" w:rsidR="00D4036B" w:rsidRPr="00045B7F" w:rsidRDefault="00D4036B" w:rsidP="008276E8">
      <w:pPr>
        <w:spacing w:line="400" w:lineRule="exact"/>
        <w:rPr>
          <w:color w:val="FF0000"/>
          <w:sz w:val="24"/>
          <w:rPrChange w:id="481" w:author="JY0225" w:date="2017-08-14T12:55:00Z">
            <w:rPr>
              <w:color w:val="000000" w:themeColor="text1"/>
              <w:sz w:val="24"/>
            </w:rPr>
          </w:rPrChange>
        </w:rPr>
      </w:pPr>
      <w:r w:rsidRPr="00045B7F">
        <w:rPr>
          <w:color w:val="FF0000"/>
          <w:sz w:val="24"/>
          <w:rPrChange w:id="482" w:author="JY0225" w:date="2017-08-14T12:55:00Z">
            <w:rPr>
              <w:color w:val="000000" w:themeColor="text1"/>
              <w:sz w:val="24"/>
            </w:rPr>
          </w:rPrChange>
        </w:rPr>
        <w:tab/>
      </w:r>
      <w:r w:rsidR="00352C52" w:rsidRPr="00045B7F">
        <w:rPr>
          <w:rFonts w:hint="eastAsia"/>
          <w:color w:val="FF0000"/>
          <w:sz w:val="24"/>
          <w:rPrChange w:id="483" w:author="JY0225" w:date="2017-08-14T12:55:00Z">
            <w:rPr>
              <w:rFonts w:hint="eastAsia"/>
              <w:color w:val="000000" w:themeColor="text1"/>
              <w:sz w:val="24"/>
            </w:rPr>
          </w:rPrChange>
        </w:rPr>
        <w:t>本文针对一款自主研发的云备份中间件系统</w:t>
      </w:r>
      <w:r w:rsidR="00F518C7" w:rsidRPr="00045B7F">
        <w:rPr>
          <w:rFonts w:hint="eastAsia"/>
          <w:color w:val="FF0000"/>
          <w:sz w:val="24"/>
          <w:rPrChange w:id="484" w:author="JY0225" w:date="2017-08-14T12:55:00Z">
            <w:rPr>
              <w:rFonts w:hint="eastAsia"/>
              <w:color w:val="000000" w:themeColor="text1"/>
              <w:sz w:val="24"/>
            </w:rPr>
          </w:rPrChange>
        </w:rPr>
        <w:t>的关键技术</w:t>
      </w:r>
      <w:r w:rsidR="00352C52" w:rsidRPr="00045B7F">
        <w:rPr>
          <w:rFonts w:hint="eastAsia"/>
          <w:color w:val="FF0000"/>
          <w:sz w:val="24"/>
          <w:rPrChange w:id="485" w:author="JY0225" w:date="2017-08-14T12:55:00Z">
            <w:rPr>
              <w:rFonts w:hint="eastAsia"/>
              <w:color w:val="000000" w:themeColor="text1"/>
              <w:sz w:val="24"/>
            </w:rPr>
          </w:rPrChange>
        </w:rPr>
        <w:t>进行了优化，</w:t>
      </w:r>
      <w:r w:rsidRPr="00045B7F">
        <w:rPr>
          <w:color w:val="FF0000"/>
          <w:sz w:val="24"/>
          <w:rPrChange w:id="486" w:author="JY0225" w:date="2017-08-14T12:55:00Z">
            <w:rPr>
              <w:color w:val="000000" w:themeColor="text1"/>
              <w:sz w:val="24"/>
            </w:rPr>
          </w:rPrChange>
        </w:rPr>
        <w:t>首先对</w:t>
      </w:r>
      <w:r w:rsidR="00E4327E" w:rsidRPr="00045B7F">
        <w:rPr>
          <w:color w:val="FF0000"/>
          <w:sz w:val="24"/>
          <w:rPrChange w:id="487" w:author="JY0225" w:date="2017-08-14T12:55:00Z">
            <w:rPr>
              <w:color w:val="000000" w:themeColor="text1"/>
              <w:sz w:val="24"/>
            </w:rPr>
          </w:rPrChange>
        </w:rPr>
        <w:t>现有</w:t>
      </w:r>
      <w:r w:rsidRPr="00045B7F">
        <w:rPr>
          <w:color w:val="FF0000"/>
          <w:sz w:val="24"/>
          <w:rPrChange w:id="488" w:author="JY0225" w:date="2017-08-14T12:55:00Z">
            <w:rPr>
              <w:color w:val="000000" w:themeColor="text1"/>
              <w:sz w:val="24"/>
            </w:rPr>
          </w:rPrChange>
        </w:rPr>
        <w:t>的中间件系统和市场上成熟的产品进行了分析</w:t>
      </w:r>
      <w:r w:rsidRPr="00045B7F">
        <w:rPr>
          <w:rFonts w:hint="eastAsia"/>
          <w:color w:val="FF0000"/>
          <w:sz w:val="24"/>
          <w:rPrChange w:id="489" w:author="JY0225" w:date="2017-08-14T12:55:00Z">
            <w:rPr>
              <w:rFonts w:hint="eastAsia"/>
              <w:color w:val="000000" w:themeColor="text1"/>
              <w:sz w:val="24"/>
            </w:rPr>
          </w:rPrChange>
        </w:rPr>
        <w:t>，</w:t>
      </w:r>
      <w:r w:rsidRPr="00045B7F">
        <w:rPr>
          <w:color w:val="FF0000"/>
          <w:sz w:val="24"/>
          <w:rPrChange w:id="490" w:author="JY0225" w:date="2017-08-14T12:55:00Z">
            <w:rPr>
              <w:color w:val="000000" w:themeColor="text1"/>
              <w:sz w:val="24"/>
            </w:rPr>
          </w:rPrChange>
        </w:rPr>
        <w:t>得出了中间件优化的意义和必要性</w:t>
      </w:r>
      <w:r w:rsidR="00DF413B" w:rsidRPr="00045B7F">
        <w:rPr>
          <w:rFonts w:hint="eastAsia"/>
          <w:color w:val="FF0000"/>
          <w:sz w:val="24"/>
          <w:rPrChange w:id="491" w:author="JY0225" w:date="2017-08-14T12:55:00Z">
            <w:rPr>
              <w:rFonts w:hint="eastAsia"/>
              <w:color w:val="000000" w:themeColor="text1"/>
              <w:sz w:val="24"/>
            </w:rPr>
          </w:rPrChange>
        </w:rPr>
        <w:t>，确立了研究的内容。</w:t>
      </w:r>
      <w:r w:rsidR="00CA2D83" w:rsidRPr="00045B7F">
        <w:rPr>
          <w:rFonts w:hint="eastAsia"/>
          <w:color w:val="FF0000"/>
          <w:sz w:val="24"/>
          <w:rPrChange w:id="492" w:author="JY0225" w:date="2017-08-14T12:55:00Z">
            <w:rPr>
              <w:rFonts w:hint="eastAsia"/>
              <w:color w:val="000000" w:themeColor="text1"/>
              <w:sz w:val="24"/>
            </w:rPr>
          </w:rPrChange>
        </w:rPr>
        <w:t>随后，对实现过程中需要用的技术进行了详细的介绍，为后续的系统实现提供了技术支持。</w:t>
      </w:r>
      <w:r w:rsidR="009E5504" w:rsidRPr="00045B7F">
        <w:rPr>
          <w:rFonts w:hint="eastAsia"/>
          <w:color w:val="FF0000"/>
          <w:sz w:val="24"/>
          <w:rPrChange w:id="493" w:author="JY0225" w:date="2017-08-14T12:55:00Z">
            <w:rPr>
              <w:rFonts w:hint="eastAsia"/>
              <w:color w:val="000000" w:themeColor="text1"/>
              <w:sz w:val="24"/>
            </w:rPr>
          </w:rPrChange>
        </w:rPr>
        <w:t>紧接着，详细地阐述了</w:t>
      </w:r>
      <w:r w:rsidR="00E4327E" w:rsidRPr="00045B7F">
        <w:rPr>
          <w:rFonts w:hint="eastAsia"/>
          <w:color w:val="FF0000"/>
          <w:sz w:val="24"/>
          <w:rPrChange w:id="494" w:author="JY0225" w:date="2017-08-14T12:55:00Z">
            <w:rPr>
              <w:rFonts w:hint="eastAsia"/>
              <w:color w:val="000000" w:themeColor="text1"/>
              <w:sz w:val="24"/>
            </w:rPr>
          </w:rPrChange>
        </w:rPr>
        <w:t>现有</w:t>
      </w:r>
      <w:r w:rsidR="009E5504" w:rsidRPr="00045B7F">
        <w:rPr>
          <w:rFonts w:hint="eastAsia"/>
          <w:color w:val="FF0000"/>
          <w:sz w:val="24"/>
          <w:rPrChange w:id="495" w:author="JY0225" w:date="2017-08-14T12:55:00Z">
            <w:rPr>
              <w:rFonts w:hint="eastAsia"/>
              <w:color w:val="000000" w:themeColor="text1"/>
              <w:sz w:val="24"/>
            </w:rPr>
          </w:rPrChange>
        </w:rPr>
        <w:t>的中间件系统的不足，并引出了需要进行优化的具体内容。</w:t>
      </w:r>
      <w:r w:rsidR="002955A9" w:rsidRPr="00045B7F">
        <w:rPr>
          <w:rFonts w:hint="eastAsia"/>
          <w:color w:val="FF0000"/>
          <w:sz w:val="24"/>
          <w:rPrChange w:id="496" w:author="JY0225" w:date="2017-08-14T12:55:00Z">
            <w:rPr>
              <w:rFonts w:hint="eastAsia"/>
              <w:color w:val="000000" w:themeColor="text1"/>
              <w:sz w:val="24"/>
            </w:rPr>
          </w:rPrChange>
        </w:rPr>
        <w:t>接下来的工作中，本文</w:t>
      </w:r>
      <w:r w:rsidR="00B5677D" w:rsidRPr="00045B7F">
        <w:rPr>
          <w:rFonts w:hint="eastAsia"/>
          <w:color w:val="FF0000"/>
          <w:sz w:val="24"/>
          <w:rPrChange w:id="497" w:author="JY0225" w:date="2017-08-14T12:55:00Z">
            <w:rPr>
              <w:rFonts w:hint="eastAsia"/>
              <w:color w:val="000000" w:themeColor="text1"/>
              <w:sz w:val="24"/>
            </w:rPr>
          </w:rPrChange>
        </w:rPr>
        <w:t>细致地介绍了中间件系统核心技术优化</w:t>
      </w:r>
      <w:r w:rsidR="00534E6E" w:rsidRPr="00045B7F">
        <w:rPr>
          <w:rFonts w:hint="eastAsia"/>
          <w:color w:val="FF0000"/>
          <w:sz w:val="24"/>
          <w:rPrChange w:id="498" w:author="JY0225" w:date="2017-08-14T12:55:00Z">
            <w:rPr>
              <w:rFonts w:hint="eastAsia"/>
              <w:color w:val="000000" w:themeColor="text1"/>
              <w:sz w:val="24"/>
            </w:rPr>
          </w:rPrChange>
        </w:rPr>
        <w:t>设计</w:t>
      </w:r>
      <w:r w:rsidR="00B5677D" w:rsidRPr="00045B7F">
        <w:rPr>
          <w:rFonts w:hint="eastAsia"/>
          <w:color w:val="FF0000"/>
          <w:sz w:val="24"/>
          <w:rPrChange w:id="499" w:author="JY0225" w:date="2017-08-14T12:55:00Z">
            <w:rPr>
              <w:rFonts w:hint="eastAsia"/>
              <w:color w:val="000000" w:themeColor="text1"/>
              <w:sz w:val="24"/>
            </w:rPr>
          </w:rPrChange>
        </w:rPr>
        <w:t>过程，包括系统设计的整体框架、流程设计和接口设计等</w:t>
      </w:r>
      <w:r w:rsidR="00534E6E" w:rsidRPr="00045B7F">
        <w:rPr>
          <w:rFonts w:hint="eastAsia"/>
          <w:color w:val="FF0000"/>
          <w:sz w:val="24"/>
          <w:rPrChange w:id="500" w:author="JY0225" w:date="2017-08-14T12:55:00Z">
            <w:rPr>
              <w:rFonts w:hint="eastAsia"/>
              <w:color w:val="000000" w:themeColor="text1"/>
              <w:sz w:val="24"/>
            </w:rPr>
          </w:rPrChange>
        </w:rPr>
        <w:t>，并通过核心代码的分析介绍了</w:t>
      </w:r>
      <w:r w:rsidR="00DE517F" w:rsidRPr="00045B7F">
        <w:rPr>
          <w:rFonts w:hint="eastAsia"/>
          <w:color w:val="FF0000"/>
          <w:sz w:val="24"/>
          <w:rPrChange w:id="501" w:author="JY0225" w:date="2017-08-14T12:55:00Z">
            <w:rPr>
              <w:rFonts w:hint="eastAsia"/>
              <w:color w:val="000000" w:themeColor="text1"/>
              <w:sz w:val="24"/>
            </w:rPr>
          </w:rPrChange>
        </w:rPr>
        <w:t>系统实现的细节。</w:t>
      </w:r>
      <w:r w:rsidR="00972E0F" w:rsidRPr="00045B7F">
        <w:rPr>
          <w:rFonts w:hint="eastAsia"/>
          <w:color w:val="FF0000"/>
          <w:sz w:val="24"/>
          <w:rPrChange w:id="502" w:author="JY0225" w:date="2017-08-14T12:55:00Z">
            <w:rPr>
              <w:rFonts w:hint="eastAsia"/>
              <w:color w:val="000000" w:themeColor="text1"/>
              <w:sz w:val="24"/>
            </w:rPr>
          </w:rPrChange>
        </w:rPr>
        <w:t>最后，搭建了系统测试环境，分析了中间件系统优化后的性能。</w:t>
      </w:r>
    </w:p>
    <w:p w14:paraId="1162AD9C" w14:textId="5C20EBE8" w:rsidR="008F4561" w:rsidRPr="00045B7F" w:rsidRDefault="008F4561" w:rsidP="008276E8">
      <w:pPr>
        <w:spacing w:line="400" w:lineRule="exact"/>
        <w:rPr>
          <w:color w:val="FF0000"/>
          <w:rPrChange w:id="503" w:author="JY0225" w:date="2017-08-14T12:55:00Z">
            <w:rPr>
              <w:color w:val="000000" w:themeColor="text1"/>
            </w:rPr>
          </w:rPrChange>
        </w:rPr>
      </w:pPr>
      <w:r w:rsidRPr="00045B7F">
        <w:rPr>
          <w:color w:val="FF0000"/>
          <w:sz w:val="24"/>
          <w:rPrChange w:id="504" w:author="JY0225" w:date="2017-08-14T12:55:00Z">
            <w:rPr>
              <w:color w:val="000000" w:themeColor="text1"/>
              <w:sz w:val="24"/>
            </w:rPr>
          </w:rPrChange>
        </w:rPr>
        <w:tab/>
      </w:r>
      <w:r w:rsidR="002C2D27" w:rsidRPr="00045B7F">
        <w:rPr>
          <w:color w:val="FF0000"/>
          <w:sz w:val="24"/>
          <w:rPrChange w:id="505" w:author="JY0225" w:date="2017-08-14T12:55:00Z">
            <w:rPr>
              <w:color w:val="000000" w:themeColor="text1"/>
              <w:sz w:val="24"/>
            </w:rPr>
          </w:rPrChange>
        </w:rPr>
        <w:t>云</w:t>
      </w:r>
      <w:r w:rsidR="00476838" w:rsidRPr="00045B7F">
        <w:rPr>
          <w:color w:val="FF0000"/>
          <w:sz w:val="24"/>
          <w:rPrChange w:id="506" w:author="JY0225" w:date="2017-08-14T12:55:00Z">
            <w:rPr>
              <w:color w:val="000000" w:themeColor="text1"/>
              <w:sz w:val="24"/>
            </w:rPr>
          </w:rPrChange>
        </w:rPr>
        <w:t>备份</w:t>
      </w:r>
      <w:r w:rsidR="002C2D27" w:rsidRPr="00045B7F">
        <w:rPr>
          <w:color w:val="FF0000"/>
          <w:sz w:val="24"/>
          <w:rPrChange w:id="507" w:author="JY0225" w:date="2017-08-14T12:55:00Z">
            <w:rPr>
              <w:color w:val="000000" w:themeColor="text1"/>
              <w:sz w:val="24"/>
            </w:rPr>
          </w:rPrChange>
        </w:rPr>
        <w:t>中间件</w:t>
      </w:r>
      <w:r w:rsidR="00661E95" w:rsidRPr="00045B7F">
        <w:rPr>
          <w:rFonts w:hint="eastAsia"/>
          <w:color w:val="FF0000"/>
          <w:sz w:val="24"/>
          <w:rPrChange w:id="508" w:author="JY0225" w:date="2017-08-14T12:55:00Z">
            <w:rPr>
              <w:rFonts w:hint="eastAsia"/>
              <w:color w:val="000000" w:themeColor="text1"/>
              <w:sz w:val="24"/>
            </w:rPr>
          </w:rPrChange>
        </w:rPr>
        <w:t>系统</w:t>
      </w:r>
      <w:r w:rsidR="002C2D27" w:rsidRPr="00045B7F">
        <w:rPr>
          <w:color w:val="FF0000"/>
          <w:sz w:val="24"/>
          <w:rPrChange w:id="509" w:author="JY0225" w:date="2017-08-14T12:55:00Z">
            <w:rPr>
              <w:color w:val="000000" w:themeColor="text1"/>
              <w:sz w:val="24"/>
            </w:rPr>
          </w:rPrChange>
        </w:rPr>
        <w:t>关键技术的优化</w:t>
      </w:r>
      <w:r w:rsidR="000F4170" w:rsidRPr="00045B7F">
        <w:rPr>
          <w:rFonts w:hint="eastAsia"/>
          <w:color w:val="FF0000"/>
          <w:sz w:val="24"/>
          <w:rPrChange w:id="510" w:author="JY0225" w:date="2017-08-14T12:55:00Z">
            <w:rPr>
              <w:rFonts w:hint="eastAsia"/>
              <w:color w:val="000000" w:themeColor="text1"/>
              <w:sz w:val="24"/>
            </w:rPr>
          </w:rPrChange>
        </w:rPr>
        <w:t>的</w:t>
      </w:r>
      <w:r w:rsidR="002C2D27" w:rsidRPr="00045B7F">
        <w:rPr>
          <w:color w:val="FF0000"/>
          <w:sz w:val="24"/>
          <w:rPrChange w:id="511" w:author="JY0225" w:date="2017-08-14T12:55:00Z">
            <w:rPr>
              <w:color w:val="000000" w:themeColor="text1"/>
              <w:sz w:val="24"/>
            </w:rPr>
          </w:rPrChange>
        </w:rPr>
        <w:t>内容包括四个方面</w:t>
      </w:r>
      <w:r w:rsidR="006818B0" w:rsidRPr="00045B7F">
        <w:rPr>
          <w:rFonts w:hint="eastAsia"/>
          <w:color w:val="FF0000"/>
          <w:sz w:val="24"/>
          <w:rPrChange w:id="512" w:author="JY0225" w:date="2017-08-14T12:55:00Z">
            <w:rPr>
              <w:rFonts w:hint="eastAsia"/>
              <w:color w:val="000000" w:themeColor="text1"/>
              <w:sz w:val="24"/>
            </w:rPr>
          </w:rPrChange>
        </w:rPr>
        <w:t>。持久会话管理</w:t>
      </w:r>
      <w:r w:rsidR="00E95BCD" w:rsidRPr="00045B7F">
        <w:rPr>
          <w:rFonts w:hint="eastAsia"/>
          <w:color w:val="FF0000"/>
          <w:sz w:val="24"/>
          <w:rPrChange w:id="513" w:author="JY0225" w:date="2017-08-14T12:55:00Z">
            <w:rPr>
              <w:rFonts w:hint="eastAsia"/>
              <w:color w:val="000000" w:themeColor="text1"/>
              <w:sz w:val="24"/>
            </w:rPr>
          </w:rPrChange>
        </w:rPr>
        <w:t>解决</w:t>
      </w:r>
      <w:r w:rsidR="00133C92" w:rsidRPr="00045B7F">
        <w:rPr>
          <w:rFonts w:hint="eastAsia"/>
          <w:color w:val="FF0000"/>
          <w:sz w:val="24"/>
          <w:rPrChange w:id="514" w:author="JY0225" w:date="2017-08-14T12:55:00Z">
            <w:rPr>
              <w:rFonts w:hint="eastAsia"/>
              <w:color w:val="000000" w:themeColor="text1"/>
              <w:sz w:val="24"/>
            </w:rPr>
          </w:rPrChange>
        </w:rPr>
        <w:t>了</w:t>
      </w:r>
      <w:r w:rsidR="00010307" w:rsidRPr="00045B7F">
        <w:rPr>
          <w:rFonts w:hint="eastAsia"/>
          <w:color w:val="FF0000"/>
          <w:sz w:val="24"/>
          <w:rPrChange w:id="515" w:author="JY0225" w:date="2017-08-14T12:55:00Z">
            <w:rPr>
              <w:rFonts w:hint="eastAsia"/>
              <w:color w:val="000000" w:themeColor="text1"/>
              <w:sz w:val="24"/>
            </w:rPr>
          </w:rPrChange>
        </w:rPr>
        <w:t>缓存</w:t>
      </w:r>
      <w:r w:rsidR="00E95BCD" w:rsidRPr="00045B7F">
        <w:rPr>
          <w:rFonts w:hint="eastAsia"/>
          <w:color w:val="FF0000"/>
          <w:sz w:val="24"/>
          <w:rPrChange w:id="516" w:author="JY0225" w:date="2017-08-14T12:55:00Z">
            <w:rPr>
              <w:rFonts w:hint="eastAsia"/>
              <w:color w:val="000000" w:themeColor="text1"/>
              <w:sz w:val="24"/>
            </w:rPr>
          </w:rPrChange>
        </w:rPr>
        <w:t>在中间件的用户缓存信息，包括用户登录状态信息和用户个人信息，本系统使用了</w:t>
      </w:r>
      <w:r w:rsidR="00E95BCD" w:rsidRPr="00045B7F">
        <w:rPr>
          <w:rFonts w:hint="eastAsia"/>
          <w:color w:val="FF0000"/>
          <w:sz w:val="24"/>
          <w:rPrChange w:id="517" w:author="JY0225" w:date="2017-08-14T12:55:00Z">
            <w:rPr>
              <w:rFonts w:hint="eastAsia"/>
              <w:color w:val="000000" w:themeColor="text1"/>
              <w:sz w:val="24"/>
            </w:rPr>
          </w:rPrChange>
        </w:rPr>
        <w:t>128</w:t>
      </w:r>
      <w:r w:rsidR="00E95BCD" w:rsidRPr="00045B7F">
        <w:rPr>
          <w:rFonts w:hint="eastAsia"/>
          <w:color w:val="FF0000"/>
          <w:sz w:val="24"/>
          <w:rPrChange w:id="518" w:author="JY0225" w:date="2017-08-14T12:55:00Z">
            <w:rPr>
              <w:rFonts w:hint="eastAsia"/>
              <w:color w:val="000000" w:themeColor="text1"/>
              <w:sz w:val="24"/>
            </w:rPr>
          </w:rPrChange>
        </w:rPr>
        <w:t>位的</w:t>
      </w:r>
      <w:r w:rsidR="00E95BCD" w:rsidRPr="00045B7F">
        <w:rPr>
          <w:rFonts w:hint="eastAsia"/>
          <w:color w:val="FF0000"/>
          <w:sz w:val="24"/>
          <w:rPrChange w:id="519" w:author="JY0225" w:date="2017-08-14T12:55:00Z">
            <w:rPr>
              <w:rFonts w:hint="eastAsia"/>
              <w:color w:val="000000" w:themeColor="text1"/>
              <w:sz w:val="24"/>
            </w:rPr>
          </w:rPrChange>
        </w:rPr>
        <w:t>AES</w:t>
      </w:r>
      <w:r w:rsidR="00E95BCD" w:rsidRPr="00045B7F">
        <w:rPr>
          <w:rFonts w:hint="eastAsia"/>
          <w:color w:val="FF0000"/>
          <w:sz w:val="24"/>
          <w:rPrChange w:id="520" w:author="JY0225" w:date="2017-08-14T12:55:00Z">
            <w:rPr>
              <w:rFonts w:hint="eastAsia"/>
              <w:color w:val="000000" w:themeColor="text1"/>
              <w:sz w:val="24"/>
            </w:rPr>
          </w:rPrChange>
        </w:rPr>
        <w:t>加密算法对这些隐私信息进行了加密，</w:t>
      </w:r>
      <w:r w:rsidR="00AB605D" w:rsidRPr="00045B7F">
        <w:rPr>
          <w:rFonts w:hint="eastAsia"/>
          <w:color w:val="FF0000"/>
          <w:sz w:val="24"/>
          <w:rPrChange w:id="521" w:author="JY0225" w:date="2017-08-14T12:55:00Z">
            <w:rPr>
              <w:rFonts w:hint="eastAsia"/>
              <w:color w:val="000000" w:themeColor="text1"/>
              <w:sz w:val="24"/>
            </w:rPr>
          </w:rPrChange>
        </w:rPr>
        <w:t>保证了用户的隐私安全</w:t>
      </w:r>
      <w:r w:rsidR="004723B5" w:rsidRPr="00045B7F">
        <w:rPr>
          <w:rFonts w:hint="eastAsia"/>
          <w:color w:val="FF0000"/>
          <w:sz w:val="24"/>
          <w:rPrChange w:id="522" w:author="JY0225" w:date="2017-08-14T12:55:00Z">
            <w:rPr>
              <w:rFonts w:hint="eastAsia"/>
              <w:color w:val="000000" w:themeColor="text1"/>
              <w:sz w:val="24"/>
            </w:rPr>
          </w:rPrChange>
        </w:rPr>
        <w:t>，</w:t>
      </w:r>
      <w:r w:rsidR="00AB605D" w:rsidRPr="00045B7F">
        <w:rPr>
          <w:rFonts w:hint="eastAsia"/>
          <w:color w:val="FF0000"/>
          <w:sz w:val="24"/>
          <w:rPrChange w:id="523" w:author="JY0225" w:date="2017-08-14T12:55:00Z">
            <w:rPr>
              <w:rFonts w:hint="eastAsia"/>
              <w:color w:val="000000" w:themeColor="text1"/>
              <w:sz w:val="24"/>
            </w:rPr>
          </w:rPrChange>
        </w:rPr>
        <w:t>同时提供给用户撤销、查询</w:t>
      </w:r>
      <w:r w:rsidR="00E95BCD" w:rsidRPr="00045B7F">
        <w:rPr>
          <w:rFonts w:hint="eastAsia"/>
          <w:color w:val="FF0000"/>
          <w:sz w:val="24"/>
          <w:rPrChange w:id="524" w:author="JY0225" w:date="2017-08-14T12:55:00Z">
            <w:rPr>
              <w:rFonts w:hint="eastAsia"/>
              <w:color w:val="000000" w:themeColor="text1"/>
              <w:sz w:val="24"/>
            </w:rPr>
          </w:rPrChange>
        </w:rPr>
        <w:t>会话的接口</w:t>
      </w:r>
      <w:r w:rsidR="00FF159E" w:rsidRPr="00045B7F">
        <w:rPr>
          <w:rFonts w:hint="eastAsia"/>
          <w:color w:val="FF0000"/>
          <w:sz w:val="24"/>
          <w:rPrChange w:id="525" w:author="JY0225" w:date="2017-08-14T12:55:00Z">
            <w:rPr>
              <w:rFonts w:hint="eastAsia"/>
              <w:color w:val="000000" w:themeColor="text1"/>
              <w:sz w:val="24"/>
            </w:rPr>
          </w:rPrChange>
        </w:rPr>
        <w:t>。</w:t>
      </w:r>
      <w:r w:rsidR="007F2E42" w:rsidRPr="00045B7F">
        <w:rPr>
          <w:rFonts w:hint="eastAsia"/>
          <w:color w:val="FF0000"/>
          <w:sz w:val="24"/>
          <w:rPrChange w:id="526" w:author="JY0225" w:date="2017-08-14T12:55:00Z">
            <w:rPr>
              <w:rFonts w:hint="eastAsia"/>
              <w:color w:val="000000" w:themeColor="text1"/>
              <w:sz w:val="24"/>
            </w:rPr>
          </w:rPrChange>
        </w:rPr>
        <w:t>大文件上</w:t>
      </w:r>
      <w:proofErr w:type="gramStart"/>
      <w:r w:rsidR="007F2E42" w:rsidRPr="00045B7F">
        <w:rPr>
          <w:rFonts w:hint="eastAsia"/>
          <w:color w:val="FF0000"/>
          <w:sz w:val="24"/>
          <w:rPrChange w:id="527" w:author="JY0225" w:date="2017-08-14T12:55:00Z">
            <w:rPr>
              <w:rFonts w:hint="eastAsia"/>
              <w:color w:val="000000" w:themeColor="text1"/>
              <w:sz w:val="24"/>
            </w:rPr>
          </w:rPrChange>
        </w:rPr>
        <w:t>传</w:t>
      </w:r>
      <w:r w:rsidR="0043711D" w:rsidRPr="00045B7F">
        <w:rPr>
          <w:rFonts w:hint="eastAsia"/>
          <w:color w:val="FF0000"/>
          <w:sz w:val="24"/>
          <w:rPrChange w:id="528" w:author="JY0225" w:date="2017-08-14T12:55:00Z">
            <w:rPr>
              <w:rFonts w:hint="eastAsia"/>
              <w:color w:val="000000" w:themeColor="text1"/>
              <w:sz w:val="24"/>
            </w:rPr>
          </w:rPrChange>
        </w:rPr>
        <w:t>关键</w:t>
      </w:r>
      <w:proofErr w:type="gramEnd"/>
      <w:r w:rsidR="0043711D" w:rsidRPr="00045B7F">
        <w:rPr>
          <w:rFonts w:hint="eastAsia"/>
          <w:color w:val="FF0000"/>
          <w:sz w:val="24"/>
          <w:rPrChange w:id="529" w:author="JY0225" w:date="2017-08-14T12:55:00Z">
            <w:rPr>
              <w:rFonts w:hint="eastAsia"/>
              <w:color w:val="000000" w:themeColor="text1"/>
              <w:sz w:val="24"/>
            </w:rPr>
          </w:rPrChange>
        </w:rPr>
        <w:t>技术的优化</w:t>
      </w:r>
      <w:r w:rsidR="007F2E42" w:rsidRPr="00045B7F">
        <w:rPr>
          <w:rFonts w:hint="eastAsia"/>
          <w:color w:val="FF0000"/>
          <w:sz w:val="24"/>
          <w:rPrChange w:id="530" w:author="JY0225" w:date="2017-08-14T12:55:00Z">
            <w:rPr>
              <w:rFonts w:hint="eastAsia"/>
              <w:color w:val="000000" w:themeColor="text1"/>
              <w:sz w:val="24"/>
            </w:rPr>
          </w:rPrChange>
        </w:rPr>
        <w:t>解决了因网络故障而导致的频繁的重传问题，可以根据断点信息进行文件续传</w:t>
      </w:r>
      <w:r w:rsidR="00657750" w:rsidRPr="00045B7F">
        <w:rPr>
          <w:rFonts w:hint="eastAsia"/>
          <w:color w:val="FF0000"/>
          <w:sz w:val="24"/>
          <w:rPrChange w:id="531" w:author="JY0225" w:date="2017-08-14T12:55:00Z">
            <w:rPr>
              <w:rFonts w:hint="eastAsia"/>
              <w:color w:val="000000" w:themeColor="text1"/>
              <w:sz w:val="24"/>
            </w:rPr>
          </w:rPrChange>
        </w:rPr>
        <w:t>，保证了在网络状况</w:t>
      </w:r>
      <w:r w:rsidR="00E34814" w:rsidRPr="00045B7F">
        <w:rPr>
          <w:rFonts w:hint="eastAsia"/>
          <w:color w:val="FF0000"/>
          <w:sz w:val="24"/>
          <w:rPrChange w:id="532" w:author="JY0225" w:date="2017-08-14T12:55:00Z">
            <w:rPr>
              <w:rFonts w:hint="eastAsia"/>
              <w:color w:val="000000" w:themeColor="text1"/>
              <w:sz w:val="24"/>
            </w:rPr>
          </w:rPrChange>
        </w:rPr>
        <w:t>不佳</w:t>
      </w:r>
      <w:r w:rsidR="00657750" w:rsidRPr="00045B7F">
        <w:rPr>
          <w:rFonts w:hint="eastAsia"/>
          <w:color w:val="FF0000"/>
          <w:sz w:val="24"/>
          <w:rPrChange w:id="533" w:author="JY0225" w:date="2017-08-14T12:55:00Z">
            <w:rPr>
              <w:rFonts w:hint="eastAsia"/>
              <w:color w:val="000000" w:themeColor="text1"/>
              <w:sz w:val="24"/>
            </w:rPr>
          </w:rPrChange>
        </w:rPr>
        <w:t>的情况</w:t>
      </w:r>
      <w:proofErr w:type="gramStart"/>
      <w:r w:rsidR="00657750" w:rsidRPr="00045B7F">
        <w:rPr>
          <w:rFonts w:hint="eastAsia"/>
          <w:color w:val="FF0000"/>
          <w:sz w:val="24"/>
          <w:rPrChange w:id="534" w:author="JY0225" w:date="2017-08-14T12:55:00Z">
            <w:rPr>
              <w:rFonts w:hint="eastAsia"/>
              <w:color w:val="000000" w:themeColor="text1"/>
              <w:sz w:val="24"/>
            </w:rPr>
          </w:rPrChange>
        </w:rPr>
        <w:t>下数据</w:t>
      </w:r>
      <w:proofErr w:type="gramEnd"/>
      <w:r w:rsidR="00657750" w:rsidRPr="00045B7F">
        <w:rPr>
          <w:rFonts w:hint="eastAsia"/>
          <w:color w:val="FF0000"/>
          <w:sz w:val="24"/>
          <w:rPrChange w:id="535" w:author="JY0225" w:date="2017-08-14T12:55:00Z">
            <w:rPr>
              <w:rFonts w:hint="eastAsia"/>
              <w:color w:val="000000" w:themeColor="text1"/>
              <w:sz w:val="24"/>
            </w:rPr>
          </w:rPrChange>
        </w:rPr>
        <w:t>传输的</w:t>
      </w:r>
      <w:r w:rsidR="00E34814" w:rsidRPr="00045B7F">
        <w:rPr>
          <w:rFonts w:hint="eastAsia"/>
          <w:color w:val="FF0000"/>
          <w:sz w:val="24"/>
          <w:rPrChange w:id="536" w:author="JY0225" w:date="2017-08-14T12:55:00Z">
            <w:rPr>
              <w:rFonts w:hint="eastAsia"/>
              <w:color w:val="000000" w:themeColor="text1"/>
              <w:sz w:val="24"/>
            </w:rPr>
          </w:rPrChange>
        </w:rPr>
        <w:t>稳定性</w:t>
      </w:r>
      <w:r w:rsidR="007F2E42" w:rsidRPr="00045B7F">
        <w:rPr>
          <w:rFonts w:hint="eastAsia"/>
          <w:color w:val="FF0000"/>
          <w:sz w:val="24"/>
          <w:rPrChange w:id="537" w:author="JY0225" w:date="2017-08-14T12:55:00Z">
            <w:rPr>
              <w:rFonts w:hint="eastAsia"/>
              <w:color w:val="000000" w:themeColor="text1"/>
              <w:sz w:val="24"/>
            </w:rPr>
          </w:rPrChange>
        </w:rPr>
        <w:t>；</w:t>
      </w:r>
      <w:r w:rsidR="00776401" w:rsidRPr="00045B7F">
        <w:rPr>
          <w:rFonts w:hint="eastAsia"/>
          <w:color w:val="FF0000"/>
          <w:sz w:val="24"/>
          <w:rPrChange w:id="538" w:author="JY0225" w:date="2017-08-14T12:55:00Z">
            <w:rPr>
              <w:rFonts w:hint="eastAsia"/>
              <w:color w:val="000000" w:themeColor="text1"/>
              <w:sz w:val="24"/>
            </w:rPr>
          </w:rPrChange>
        </w:rPr>
        <w:t>本地缓存主要包含两部分的内容，客户端缓存和服务器端缓存。</w:t>
      </w:r>
      <w:r w:rsidR="00CD6282" w:rsidRPr="00045B7F">
        <w:rPr>
          <w:rFonts w:hint="eastAsia"/>
          <w:color w:val="FF0000"/>
          <w:sz w:val="24"/>
          <w:rPrChange w:id="539" w:author="JY0225" w:date="2017-08-14T12:55:00Z">
            <w:rPr>
              <w:rFonts w:hint="eastAsia"/>
              <w:color w:val="000000" w:themeColor="text1"/>
              <w:sz w:val="24"/>
            </w:rPr>
          </w:rPrChange>
        </w:rPr>
        <w:t>客户端缓存利用本地计算机的</w:t>
      </w:r>
      <w:r w:rsidR="00476838" w:rsidRPr="00045B7F">
        <w:rPr>
          <w:rFonts w:hint="eastAsia"/>
          <w:color w:val="FF0000"/>
          <w:sz w:val="24"/>
          <w:rPrChange w:id="540" w:author="JY0225" w:date="2017-08-14T12:55:00Z">
            <w:rPr>
              <w:rFonts w:hint="eastAsia"/>
              <w:color w:val="000000" w:themeColor="text1"/>
              <w:sz w:val="24"/>
            </w:rPr>
          </w:rPrChange>
        </w:rPr>
        <w:t>备份</w:t>
      </w:r>
      <w:r w:rsidR="00CD6282" w:rsidRPr="00045B7F">
        <w:rPr>
          <w:rFonts w:hint="eastAsia"/>
          <w:color w:val="FF0000"/>
          <w:sz w:val="24"/>
          <w:rPrChange w:id="541" w:author="JY0225" w:date="2017-08-14T12:55:00Z">
            <w:rPr>
              <w:rFonts w:hint="eastAsia"/>
              <w:color w:val="000000" w:themeColor="text1"/>
              <w:sz w:val="24"/>
            </w:rPr>
          </w:rPrChange>
        </w:rPr>
        <w:t>能力和计算能力，对下载的文件进行缓存管理，使得用户频繁地下载同一文件时，可以利用本地缓存节省网络带宽。</w:t>
      </w:r>
      <w:r w:rsidR="00A17E23" w:rsidRPr="00045B7F">
        <w:rPr>
          <w:rFonts w:hint="eastAsia"/>
          <w:color w:val="FF0000"/>
          <w:sz w:val="24"/>
          <w:rPrChange w:id="542" w:author="JY0225" w:date="2017-08-14T12:55:00Z">
            <w:rPr>
              <w:rFonts w:hint="eastAsia"/>
              <w:color w:val="000000" w:themeColor="text1"/>
              <w:sz w:val="24"/>
            </w:rPr>
          </w:rPrChange>
        </w:rPr>
        <w:t>服务器端缓存利用服务器提供的</w:t>
      </w:r>
      <w:r w:rsidR="008229E0" w:rsidRPr="00045B7F">
        <w:rPr>
          <w:rFonts w:hint="eastAsia"/>
          <w:color w:val="FF0000"/>
          <w:sz w:val="24"/>
          <w:rPrChange w:id="543" w:author="JY0225" w:date="2017-08-14T12:55:00Z">
            <w:rPr>
              <w:rFonts w:hint="eastAsia"/>
              <w:color w:val="000000" w:themeColor="text1"/>
              <w:sz w:val="24"/>
            </w:rPr>
          </w:rPrChange>
        </w:rPr>
        <w:t>备份在云端的</w:t>
      </w:r>
      <w:r w:rsidR="00A17E23" w:rsidRPr="00045B7F">
        <w:rPr>
          <w:rFonts w:hint="eastAsia"/>
          <w:color w:val="FF0000"/>
          <w:sz w:val="24"/>
          <w:rPrChange w:id="544" w:author="JY0225" w:date="2017-08-14T12:55:00Z">
            <w:rPr>
              <w:rFonts w:hint="eastAsia"/>
              <w:color w:val="000000" w:themeColor="text1"/>
              <w:sz w:val="24"/>
            </w:rPr>
          </w:rPrChange>
        </w:rPr>
        <w:t>数据信息，</w:t>
      </w:r>
      <w:r w:rsidR="008229E0" w:rsidRPr="00045B7F">
        <w:rPr>
          <w:rFonts w:hint="eastAsia"/>
          <w:color w:val="FF0000"/>
          <w:sz w:val="24"/>
          <w:rPrChange w:id="545" w:author="JY0225" w:date="2017-08-14T12:55:00Z">
            <w:rPr>
              <w:rFonts w:hint="eastAsia"/>
              <w:color w:val="000000" w:themeColor="text1"/>
              <w:sz w:val="24"/>
            </w:rPr>
          </w:rPrChange>
        </w:rPr>
        <w:t>实现了服务器端去重的特性，新增了</w:t>
      </w:r>
      <w:r w:rsidR="003A7750" w:rsidRPr="00045B7F">
        <w:rPr>
          <w:rFonts w:hint="eastAsia"/>
          <w:color w:val="FF0000"/>
          <w:sz w:val="24"/>
          <w:rPrChange w:id="546" w:author="JY0225" w:date="2017-08-14T12:55:00Z">
            <w:rPr>
              <w:rFonts w:hint="eastAsia"/>
              <w:color w:val="000000" w:themeColor="text1"/>
              <w:sz w:val="24"/>
            </w:rPr>
          </w:rPrChange>
        </w:rPr>
        <w:t>针对单一用户的</w:t>
      </w:r>
      <w:r w:rsidR="008229E0" w:rsidRPr="00045B7F">
        <w:rPr>
          <w:rFonts w:hint="eastAsia"/>
          <w:color w:val="FF0000"/>
          <w:sz w:val="24"/>
          <w:rPrChange w:id="547" w:author="JY0225" w:date="2017-08-14T12:55:00Z">
            <w:rPr>
              <w:rFonts w:hint="eastAsia"/>
              <w:color w:val="000000" w:themeColor="text1"/>
              <w:sz w:val="24"/>
            </w:rPr>
          </w:rPrChange>
        </w:rPr>
        <w:t>数据“秒传”功能</w:t>
      </w:r>
      <w:r w:rsidR="003A7750" w:rsidRPr="00045B7F">
        <w:rPr>
          <w:rFonts w:hint="eastAsia"/>
          <w:color w:val="FF0000"/>
          <w:sz w:val="24"/>
          <w:rPrChange w:id="548" w:author="JY0225" w:date="2017-08-14T12:55:00Z">
            <w:rPr>
              <w:rFonts w:hint="eastAsia"/>
              <w:color w:val="000000" w:themeColor="text1"/>
              <w:sz w:val="24"/>
            </w:rPr>
          </w:rPrChange>
        </w:rPr>
        <w:t>，即用户</w:t>
      </w:r>
      <w:r w:rsidR="003922BA" w:rsidRPr="00045B7F">
        <w:rPr>
          <w:rFonts w:hint="eastAsia"/>
          <w:color w:val="FF0000"/>
          <w:sz w:val="24"/>
          <w:rPrChange w:id="549" w:author="JY0225" w:date="2017-08-14T12:55:00Z">
            <w:rPr>
              <w:rFonts w:hint="eastAsia"/>
              <w:color w:val="000000" w:themeColor="text1"/>
              <w:sz w:val="24"/>
            </w:rPr>
          </w:rPrChange>
        </w:rPr>
        <w:t>重复</w:t>
      </w:r>
      <w:proofErr w:type="gramStart"/>
      <w:r w:rsidR="003922BA" w:rsidRPr="00045B7F">
        <w:rPr>
          <w:rFonts w:hint="eastAsia"/>
          <w:color w:val="FF0000"/>
          <w:sz w:val="24"/>
          <w:rPrChange w:id="550" w:author="JY0225" w:date="2017-08-14T12:55:00Z">
            <w:rPr>
              <w:rFonts w:hint="eastAsia"/>
              <w:color w:val="000000" w:themeColor="text1"/>
              <w:sz w:val="24"/>
            </w:rPr>
          </w:rPrChange>
        </w:rPr>
        <w:t>上传同一</w:t>
      </w:r>
      <w:proofErr w:type="gramEnd"/>
      <w:r w:rsidR="003922BA" w:rsidRPr="00045B7F">
        <w:rPr>
          <w:rFonts w:hint="eastAsia"/>
          <w:color w:val="FF0000"/>
          <w:sz w:val="24"/>
          <w:rPrChange w:id="551" w:author="JY0225" w:date="2017-08-14T12:55:00Z">
            <w:rPr>
              <w:rFonts w:hint="eastAsia"/>
              <w:color w:val="000000" w:themeColor="text1"/>
              <w:sz w:val="24"/>
            </w:rPr>
          </w:rPrChange>
        </w:rPr>
        <w:t>文件时，可以调用服务器</w:t>
      </w:r>
      <w:proofErr w:type="gramStart"/>
      <w:r w:rsidR="003922BA" w:rsidRPr="00045B7F">
        <w:rPr>
          <w:rFonts w:hint="eastAsia"/>
          <w:color w:val="FF0000"/>
          <w:sz w:val="24"/>
          <w:rPrChange w:id="552" w:author="JY0225" w:date="2017-08-14T12:55:00Z">
            <w:rPr>
              <w:rFonts w:hint="eastAsia"/>
              <w:color w:val="000000" w:themeColor="text1"/>
              <w:sz w:val="24"/>
            </w:rPr>
          </w:rPrChange>
        </w:rPr>
        <w:t>端提供</w:t>
      </w:r>
      <w:proofErr w:type="gramEnd"/>
      <w:r w:rsidR="003922BA" w:rsidRPr="00045B7F">
        <w:rPr>
          <w:rFonts w:hint="eastAsia"/>
          <w:color w:val="FF0000"/>
          <w:sz w:val="24"/>
          <w:rPrChange w:id="553" w:author="JY0225" w:date="2017-08-14T12:55:00Z">
            <w:rPr>
              <w:rFonts w:hint="eastAsia"/>
              <w:color w:val="000000" w:themeColor="text1"/>
              <w:sz w:val="24"/>
            </w:rPr>
          </w:rPrChange>
        </w:rPr>
        <w:t>的复制文件接口，而无需</w:t>
      </w:r>
      <w:proofErr w:type="gramStart"/>
      <w:r w:rsidR="003922BA" w:rsidRPr="00045B7F">
        <w:rPr>
          <w:rFonts w:hint="eastAsia"/>
          <w:color w:val="FF0000"/>
          <w:sz w:val="24"/>
          <w:rPrChange w:id="554" w:author="JY0225" w:date="2017-08-14T12:55:00Z">
            <w:rPr>
              <w:rFonts w:hint="eastAsia"/>
              <w:color w:val="000000" w:themeColor="text1"/>
              <w:sz w:val="24"/>
            </w:rPr>
          </w:rPrChange>
        </w:rPr>
        <w:t>上传该文件</w:t>
      </w:r>
      <w:proofErr w:type="gramEnd"/>
      <w:r w:rsidR="00A17E23" w:rsidRPr="00045B7F">
        <w:rPr>
          <w:rFonts w:hint="eastAsia"/>
          <w:color w:val="FF0000"/>
          <w:sz w:val="24"/>
          <w:rPrChange w:id="555" w:author="JY0225" w:date="2017-08-14T12:55:00Z">
            <w:rPr>
              <w:rFonts w:hint="eastAsia"/>
              <w:color w:val="000000" w:themeColor="text1"/>
              <w:sz w:val="24"/>
            </w:rPr>
          </w:rPrChange>
        </w:rPr>
        <w:t>；</w:t>
      </w:r>
      <w:r w:rsidR="007A3B57" w:rsidRPr="00045B7F">
        <w:rPr>
          <w:rFonts w:hint="eastAsia"/>
          <w:color w:val="FF0000"/>
          <w:sz w:val="24"/>
          <w:rPrChange w:id="556" w:author="JY0225" w:date="2017-08-14T12:55:00Z">
            <w:rPr>
              <w:rFonts w:hint="eastAsia"/>
              <w:color w:val="000000" w:themeColor="text1"/>
              <w:sz w:val="24"/>
            </w:rPr>
          </w:rPrChange>
        </w:rPr>
        <w:t>多应用</w:t>
      </w:r>
      <w:proofErr w:type="gramStart"/>
      <w:r w:rsidR="007A3B57" w:rsidRPr="00045B7F">
        <w:rPr>
          <w:rFonts w:hint="eastAsia"/>
          <w:color w:val="FF0000"/>
          <w:sz w:val="24"/>
          <w:rPrChange w:id="557" w:author="JY0225" w:date="2017-08-14T12:55:00Z">
            <w:rPr>
              <w:rFonts w:hint="eastAsia"/>
              <w:color w:val="000000" w:themeColor="text1"/>
              <w:sz w:val="24"/>
            </w:rPr>
          </w:rPrChange>
        </w:rPr>
        <w:t>适</w:t>
      </w:r>
      <w:proofErr w:type="gramEnd"/>
      <w:r w:rsidR="007A3B57" w:rsidRPr="00045B7F">
        <w:rPr>
          <w:rFonts w:hint="eastAsia"/>
          <w:color w:val="FF0000"/>
          <w:sz w:val="24"/>
          <w:rPrChange w:id="558" w:author="JY0225" w:date="2017-08-14T12:55:00Z">
            <w:rPr>
              <w:rFonts w:hint="eastAsia"/>
              <w:color w:val="000000" w:themeColor="text1"/>
              <w:sz w:val="24"/>
            </w:rPr>
          </w:rPrChange>
        </w:rPr>
        <w:t>配模</w:t>
      </w:r>
      <w:proofErr w:type="gramStart"/>
      <w:r w:rsidR="007A3B57" w:rsidRPr="00045B7F">
        <w:rPr>
          <w:rFonts w:hint="eastAsia"/>
          <w:color w:val="FF0000"/>
          <w:sz w:val="24"/>
          <w:rPrChange w:id="559" w:author="JY0225" w:date="2017-08-14T12:55:00Z">
            <w:rPr>
              <w:rFonts w:hint="eastAsia"/>
              <w:color w:val="000000" w:themeColor="text1"/>
              <w:sz w:val="24"/>
            </w:rPr>
          </w:rPrChange>
        </w:rPr>
        <w:t>块解决</w:t>
      </w:r>
      <w:proofErr w:type="gramEnd"/>
      <w:r w:rsidR="007A3B57" w:rsidRPr="00045B7F">
        <w:rPr>
          <w:rFonts w:hint="eastAsia"/>
          <w:color w:val="FF0000"/>
          <w:sz w:val="24"/>
          <w:rPrChange w:id="560" w:author="JY0225" w:date="2017-08-14T12:55:00Z">
            <w:rPr>
              <w:rFonts w:hint="eastAsia"/>
              <w:color w:val="000000" w:themeColor="text1"/>
              <w:sz w:val="24"/>
            </w:rPr>
          </w:rPrChange>
        </w:rPr>
        <w:t>了</w:t>
      </w:r>
      <w:r w:rsidR="00E4327E" w:rsidRPr="00045B7F">
        <w:rPr>
          <w:rFonts w:hint="eastAsia"/>
          <w:color w:val="FF0000"/>
          <w:sz w:val="24"/>
          <w:rPrChange w:id="561" w:author="JY0225" w:date="2017-08-14T12:55:00Z">
            <w:rPr>
              <w:rFonts w:hint="eastAsia"/>
              <w:color w:val="000000" w:themeColor="text1"/>
              <w:sz w:val="24"/>
            </w:rPr>
          </w:rPrChange>
        </w:rPr>
        <w:t>现有</w:t>
      </w:r>
      <w:r w:rsidR="007A3B57" w:rsidRPr="00045B7F">
        <w:rPr>
          <w:rFonts w:hint="eastAsia"/>
          <w:color w:val="FF0000"/>
          <w:sz w:val="24"/>
          <w:rPrChange w:id="562" w:author="JY0225" w:date="2017-08-14T12:55:00Z">
            <w:rPr>
              <w:rFonts w:hint="eastAsia"/>
              <w:color w:val="000000" w:themeColor="text1"/>
              <w:sz w:val="24"/>
            </w:rPr>
          </w:rPrChange>
        </w:rPr>
        <w:t>中间件系统缺乏可扩展性的问题，本系统同时研发了两款客户端，</w:t>
      </w:r>
      <w:r w:rsidR="007A3B57" w:rsidRPr="00045B7F">
        <w:rPr>
          <w:rFonts w:hint="eastAsia"/>
          <w:color w:val="FF0000"/>
          <w:sz w:val="24"/>
          <w:rPrChange w:id="563" w:author="JY0225" w:date="2017-08-14T12:55:00Z">
            <w:rPr>
              <w:rFonts w:hint="eastAsia"/>
              <w:color w:val="000000" w:themeColor="text1"/>
              <w:sz w:val="24"/>
            </w:rPr>
          </w:rPrChange>
        </w:rPr>
        <w:t>Java</w:t>
      </w:r>
      <w:r w:rsidR="007A3B57" w:rsidRPr="00045B7F">
        <w:rPr>
          <w:color w:val="FF0000"/>
          <w:sz w:val="24"/>
          <w:rPrChange w:id="564" w:author="JY0225" w:date="2017-08-14T12:55:00Z">
            <w:rPr>
              <w:color w:val="000000" w:themeColor="text1"/>
              <w:sz w:val="24"/>
            </w:rPr>
          </w:rPrChange>
        </w:rPr>
        <w:t xml:space="preserve"> SDK</w:t>
      </w:r>
      <w:r w:rsidR="007A3B57" w:rsidRPr="00045B7F">
        <w:rPr>
          <w:color w:val="FF0000"/>
          <w:sz w:val="24"/>
          <w:rPrChange w:id="565" w:author="JY0225" w:date="2017-08-14T12:55:00Z">
            <w:rPr>
              <w:color w:val="000000" w:themeColor="text1"/>
              <w:sz w:val="24"/>
            </w:rPr>
          </w:rPrChange>
        </w:rPr>
        <w:t>和</w:t>
      </w:r>
      <w:r w:rsidR="007A3B57" w:rsidRPr="00045B7F">
        <w:rPr>
          <w:color w:val="FF0000"/>
          <w:sz w:val="24"/>
          <w:rPrChange w:id="566" w:author="JY0225" w:date="2017-08-14T12:55:00Z">
            <w:rPr>
              <w:color w:val="000000" w:themeColor="text1"/>
              <w:sz w:val="24"/>
            </w:rPr>
          </w:rPrChange>
        </w:rPr>
        <w:t>Firefox</w:t>
      </w:r>
      <w:r w:rsidR="007A3B57" w:rsidRPr="00045B7F">
        <w:rPr>
          <w:color w:val="FF0000"/>
          <w:sz w:val="24"/>
          <w:rPrChange w:id="567" w:author="JY0225" w:date="2017-08-14T12:55:00Z">
            <w:rPr>
              <w:color w:val="000000" w:themeColor="text1"/>
              <w:sz w:val="24"/>
            </w:rPr>
          </w:rPrChange>
        </w:rPr>
        <w:t>扩展</w:t>
      </w:r>
      <w:r w:rsidR="007A3B57" w:rsidRPr="00045B7F">
        <w:rPr>
          <w:rFonts w:hint="eastAsia"/>
          <w:color w:val="FF0000"/>
          <w:sz w:val="24"/>
          <w:rPrChange w:id="568" w:author="JY0225" w:date="2017-08-14T12:55:00Z">
            <w:rPr>
              <w:rFonts w:hint="eastAsia"/>
              <w:color w:val="000000" w:themeColor="text1"/>
              <w:sz w:val="24"/>
            </w:rPr>
          </w:rPrChange>
        </w:rPr>
        <w:t>，</w:t>
      </w:r>
      <w:r w:rsidR="00503C1F" w:rsidRPr="00045B7F">
        <w:rPr>
          <w:color w:val="FF0000"/>
          <w:sz w:val="24"/>
          <w:rPrChange w:id="569" w:author="JY0225" w:date="2017-08-14T12:55:00Z">
            <w:rPr>
              <w:color w:val="000000" w:themeColor="text1"/>
              <w:sz w:val="24"/>
            </w:rPr>
          </w:rPrChange>
        </w:rPr>
        <w:t>能够</w:t>
      </w:r>
      <w:r w:rsidR="006E09BC" w:rsidRPr="00045B7F">
        <w:rPr>
          <w:color w:val="FF0000"/>
          <w:sz w:val="24"/>
          <w:rPrChange w:id="570" w:author="JY0225" w:date="2017-08-14T12:55:00Z">
            <w:rPr>
              <w:color w:val="000000" w:themeColor="text1"/>
              <w:sz w:val="24"/>
            </w:rPr>
          </w:rPrChange>
        </w:rPr>
        <w:t>支持更多客户端类型</w:t>
      </w:r>
      <w:r w:rsidR="007A3B57" w:rsidRPr="00045B7F">
        <w:rPr>
          <w:rFonts w:hint="eastAsia"/>
          <w:color w:val="FF0000"/>
          <w:sz w:val="24"/>
          <w:rPrChange w:id="571" w:author="JY0225" w:date="2017-08-14T12:55:00Z">
            <w:rPr>
              <w:rFonts w:hint="eastAsia"/>
              <w:color w:val="000000" w:themeColor="text1"/>
              <w:sz w:val="24"/>
            </w:rPr>
          </w:rPrChange>
        </w:rPr>
        <w:t>。</w:t>
      </w:r>
    </w:p>
    <w:p w14:paraId="11AAFEC2" w14:textId="77777777" w:rsidR="009D35A2" w:rsidRDefault="00D14E61" w:rsidP="00601935">
      <w:pPr>
        <w:pStyle w:val="21"/>
      </w:pPr>
      <w:bookmarkStart w:id="572" w:name="_Toc490477190"/>
      <w:r>
        <w:t>7</w:t>
      </w:r>
      <w:r w:rsidR="0032102F" w:rsidRPr="00B87EE1">
        <w:t xml:space="preserve">.2 </w:t>
      </w:r>
      <w:r w:rsidR="0032102F" w:rsidRPr="00B87EE1">
        <w:t>展望</w:t>
      </w:r>
      <w:bookmarkEnd w:id="572"/>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w:t>
      </w:r>
      <w:proofErr w:type="gramStart"/>
      <w:r w:rsidRPr="009D35A2">
        <w:rPr>
          <w:color w:val="000000" w:themeColor="text1"/>
          <w:sz w:val="24"/>
        </w:rPr>
        <w:t>件关键</w:t>
      </w:r>
      <w:proofErr w:type="gramEnd"/>
      <w:r w:rsidRPr="009D35A2">
        <w:rPr>
          <w:color w:val="000000" w:themeColor="text1"/>
          <w:sz w:val="24"/>
        </w:rPr>
        <w:t>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w:t>
      </w:r>
      <w:r w:rsidR="007F03D0">
        <w:rPr>
          <w:rFonts w:hint="eastAsia"/>
          <w:color w:val="000000" w:themeColor="text1"/>
          <w:sz w:val="24"/>
        </w:rPr>
        <w:lastRenderedPageBreak/>
        <w:t>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573" w:name="_Toc420959894"/>
      <w:bookmarkStart w:id="574" w:name="_Toc421026958"/>
      <w:bookmarkStart w:id="575" w:name="_Toc421230625"/>
      <w:bookmarkStart w:id="576" w:name="_Toc490477191"/>
      <w:r w:rsidRPr="00B87EE1">
        <w:rPr>
          <w:rFonts w:ascii="Times New Roman" w:hAnsi="Times New Roman" w:cs="Times New Roman"/>
        </w:rPr>
        <w:lastRenderedPageBreak/>
        <w:t>参考文献</w:t>
      </w:r>
      <w:bookmarkStart w:id="577" w:name="_Toc420959893"/>
      <w:bookmarkStart w:id="578" w:name="_Toc421026957"/>
      <w:bookmarkStart w:id="579" w:name="_Toc421230624"/>
      <w:bookmarkEnd w:id="573"/>
      <w:bookmarkEnd w:id="574"/>
      <w:bookmarkEnd w:id="575"/>
      <w:bookmarkEnd w:id="576"/>
    </w:p>
    <w:p w14:paraId="46D2AC32" w14:textId="1F6EA278" w:rsidR="005C17C6" w:rsidRPr="003912A4" w:rsidRDefault="005C17C6" w:rsidP="003912A4">
      <w:pPr>
        <w:pStyle w:val="a7"/>
        <w:numPr>
          <w:ilvl w:val="0"/>
          <w:numId w:val="1"/>
        </w:numPr>
        <w:spacing w:line="400" w:lineRule="exact"/>
        <w:rPr>
          <w:sz w:val="21"/>
          <w:szCs w:val="21"/>
        </w:rPr>
      </w:pPr>
      <w:bookmarkStart w:id="580" w:name="_Ref489689998"/>
      <w:bookmarkStart w:id="581" w:name="_Ref489705969"/>
      <w:bookmarkStart w:id="582"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w:t>
      </w:r>
      <w:proofErr w:type="gramStart"/>
      <w:r w:rsidRPr="00793B98">
        <w:rPr>
          <w:rFonts w:hint="eastAsia"/>
          <w:sz w:val="21"/>
          <w:szCs w:val="21"/>
        </w:rPr>
        <w:t>云服务</w:t>
      </w:r>
      <w:proofErr w:type="gramEnd"/>
      <w:r w:rsidRPr="00793B98">
        <w:rPr>
          <w:rFonts w:hint="eastAsia"/>
          <w:sz w:val="21"/>
          <w:szCs w:val="21"/>
        </w:rPr>
        <w:t>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580"/>
      <w:r>
        <w:rPr>
          <w:sz w:val="21"/>
          <w:szCs w:val="21"/>
        </w:rPr>
        <w:t>.</w:t>
      </w:r>
      <w:bookmarkEnd w:id="581"/>
    </w:p>
    <w:p w14:paraId="60AF671E" w14:textId="47667F8B" w:rsidR="00505F6F" w:rsidRDefault="00505F6F" w:rsidP="00505F6F">
      <w:pPr>
        <w:pStyle w:val="a7"/>
        <w:numPr>
          <w:ilvl w:val="0"/>
          <w:numId w:val="1"/>
        </w:numPr>
        <w:spacing w:line="400" w:lineRule="exact"/>
        <w:rPr>
          <w:sz w:val="21"/>
          <w:szCs w:val="21"/>
        </w:rPr>
      </w:pPr>
      <w:bookmarkStart w:id="583" w:name="_Ref489705884"/>
      <w:bookmarkEnd w:id="582"/>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583"/>
    </w:p>
    <w:p w14:paraId="3C4B1A6F" w14:textId="44A51133" w:rsidR="00793B98" w:rsidRDefault="005A3D87" w:rsidP="00F0367C">
      <w:pPr>
        <w:pStyle w:val="a7"/>
        <w:numPr>
          <w:ilvl w:val="0"/>
          <w:numId w:val="1"/>
        </w:numPr>
        <w:spacing w:line="400" w:lineRule="exact"/>
        <w:rPr>
          <w:sz w:val="21"/>
          <w:szCs w:val="21"/>
        </w:rPr>
      </w:pPr>
      <w:bookmarkStart w:id="584" w:name="_Ref489820088"/>
      <w:r w:rsidRPr="005A3D87">
        <w:rPr>
          <w:sz w:val="21"/>
          <w:szCs w:val="21"/>
        </w:rPr>
        <w:t>Zhong Lin He</w:t>
      </w:r>
      <w:proofErr w:type="gramStart"/>
      <w:r w:rsidRPr="005A3D87">
        <w:rPr>
          <w:sz w:val="21"/>
          <w:szCs w:val="21"/>
        </w:rPr>
        <w:t>,Yu</w:t>
      </w:r>
      <w:proofErr w:type="gramEnd"/>
      <w:r w:rsidRPr="005A3D87">
        <w:rPr>
          <w:sz w:val="21"/>
          <w:szCs w:val="21"/>
        </w:rPr>
        <w:t xml:space="preserve"> Hua He,Li Yu Chen. A Study on the Key Issues of Cloud Storage </w:t>
      </w:r>
      <w:proofErr w:type="gramStart"/>
      <w:r w:rsidRPr="005A3D87">
        <w:rPr>
          <w:sz w:val="21"/>
          <w:szCs w:val="21"/>
        </w:rPr>
        <w:t>Technology[</w:t>
      </w:r>
      <w:proofErr w:type="gramEnd"/>
      <w:r w:rsidRPr="005A3D87">
        <w:rPr>
          <w:sz w:val="21"/>
          <w:szCs w:val="21"/>
        </w:rPr>
        <w:t>J]. Applied Mechanics and Materials,</w:t>
      </w:r>
      <w:ins w:id="585" w:author="JY0225" w:date="2017-08-14T13:00:00Z">
        <w:r w:rsidR="00B46969">
          <w:rPr>
            <w:sz w:val="21"/>
            <w:szCs w:val="21"/>
          </w:rPr>
          <w:t xml:space="preserve"> </w:t>
        </w:r>
      </w:ins>
      <w:r w:rsidRPr="005A3D87">
        <w:rPr>
          <w:sz w:val="21"/>
          <w:szCs w:val="21"/>
        </w:rPr>
        <w:t>2010,</w:t>
      </w:r>
      <w:ins w:id="586" w:author="JY0225" w:date="2017-08-14T13:00:00Z">
        <w:r w:rsidR="00B46969">
          <w:rPr>
            <w:sz w:val="21"/>
            <w:szCs w:val="21"/>
          </w:rPr>
          <w:t xml:space="preserve"> </w:t>
        </w:r>
      </w:ins>
      <w:r w:rsidRPr="005A3D87">
        <w:rPr>
          <w:sz w:val="21"/>
          <w:szCs w:val="21"/>
        </w:rPr>
        <w:t>979(29)</w:t>
      </w:r>
      <w:proofErr w:type="gramStart"/>
      <w:r w:rsidRPr="005A3D87">
        <w:rPr>
          <w:sz w:val="21"/>
          <w:szCs w:val="21"/>
        </w:rPr>
        <w:t>:.</w:t>
      </w:r>
      <w:bookmarkEnd w:id="584"/>
      <w:proofErr w:type="gramEnd"/>
    </w:p>
    <w:p w14:paraId="358ECECE" w14:textId="30594186" w:rsidR="00F60053" w:rsidRPr="00F60053" w:rsidRDefault="00F60053" w:rsidP="00F60053">
      <w:pPr>
        <w:pStyle w:val="a7"/>
        <w:numPr>
          <w:ilvl w:val="0"/>
          <w:numId w:val="1"/>
        </w:numPr>
        <w:spacing w:line="400" w:lineRule="exact"/>
        <w:rPr>
          <w:sz w:val="21"/>
          <w:szCs w:val="21"/>
        </w:rPr>
      </w:pPr>
      <w:bookmarkStart w:id="587" w:name="_Ref489791737"/>
      <w:r w:rsidRPr="003970CA">
        <w:rPr>
          <w:sz w:val="21"/>
          <w:szCs w:val="21"/>
        </w:rPr>
        <w:t>Amirhossein Farahzadi</w:t>
      </w:r>
      <w:proofErr w:type="gramStart"/>
      <w:r w:rsidRPr="003970CA">
        <w:rPr>
          <w:sz w:val="21"/>
          <w:szCs w:val="21"/>
        </w:rPr>
        <w:t>,Pooyan</w:t>
      </w:r>
      <w:proofErr w:type="gramEnd"/>
      <w:r w:rsidRPr="003970CA">
        <w:rPr>
          <w:sz w:val="21"/>
          <w:szCs w:val="21"/>
        </w:rPr>
        <w:t xml:space="preserve"> Shams,Javad Rezazadeh,Reza Farahbakhsh. Middleware technologies for cloud of things-a </w:t>
      </w:r>
      <w:proofErr w:type="gramStart"/>
      <w:r w:rsidRPr="003970CA">
        <w:rPr>
          <w:sz w:val="21"/>
          <w:szCs w:val="21"/>
        </w:rPr>
        <w:t>survey[</w:t>
      </w:r>
      <w:proofErr w:type="gramEnd"/>
      <w:r w:rsidRPr="003970CA">
        <w:rPr>
          <w:sz w:val="21"/>
          <w:szCs w:val="21"/>
        </w:rPr>
        <w:t>J]. Digital Communications and Networks</w:t>
      </w:r>
      <w:proofErr w:type="gramStart"/>
      <w:r w:rsidRPr="003970CA">
        <w:rPr>
          <w:sz w:val="21"/>
          <w:szCs w:val="21"/>
        </w:rPr>
        <w:t>,2017</w:t>
      </w:r>
      <w:proofErr w:type="gramEnd"/>
      <w:r w:rsidRPr="003970CA">
        <w:rPr>
          <w:sz w:val="21"/>
          <w:szCs w:val="21"/>
        </w:rPr>
        <w:t>,:.</w:t>
      </w:r>
      <w:bookmarkEnd w:id="587"/>
    </w:p>
    <w:p w14:paraId="1EC53769" w14:textId="1A6F7D8E" w:rsidR="00196979" w:rsidRDefault="00196979" w:rsidP="00196979">
      <w:pPr>
        <w:pStyle w:val="a7"/>
        <w:numPr>
          <w:ilvl w:val="0"/>
          <w:numId w:val="1"/>
        </w:numPr>
        <w:spacing w:line="400" w:lineRule="exact"/>
        <w:rPr>
          <w:sz w:val="21"/>
          <w:szCs w:val="21"/>
        </w:rPr>
      </w:pPr>
      <w:bookmarkStart w:id="588" w:name="_Ref489691828"/>
      <w:bookmarkStart w:id="589" w:name="_Ref489705992"/>
      <w:proofErr w:type="gramStart"/>
      <w:r w:rsidRPr="00196979">
        <w:rPr>
          <w:rFonts w:hint="eastAsia"/>
          <w:sz w:val="21"/>
          <w:szCs w:val="21"/>
        </w:rPr>
        <w:t>卜瑞琪</w:t>
      </w:r>
      <w:proofErr w:type="gramEnd"/>
      <w:r>
        <w:rPr>
          <w:rFonts w:hint="eastAsia"/>
          <w:sz w:val="21"/>
          <w:szCs w:val="21"/>
        </w:rPr>
        <w:t xml:space="preserve">. </w:t>
      </w:r>
      <w:r w:rsidRPr="00196979">
        <w:rPr>
          <w:rFonts w:hint="eastAsia"/>
          <w:sz w:val="21"/>
          <w:szCs w:val="21"/>
        </w:rPr>
        <w:t>面向云备份的高效中间</w:t>
      </w:r>
      <w:proofErr w:type="gramStart"/>
      <w:r w:rsidRPr="00196979">
        <w:rPr>
          <w:rFonts w:hint="eastAsia"/>
          <w:sz w:val="21"/>
          <w:szCs w:val="21"/>
        </w:rPr>
        <w:t>件设计</w:t>
      </w:r>
      <w:proofErr w:type="gramEnd"/>
      <w:r w:rsidRPr="00196979">
        <w:rPr>
          <w:rFonts w:hint="eastAsia"/>
          <w:sz w:val="21"/>
          <w:szCs w:val="21"/>
        </w:rPr>
        <w:t>与实现</w:t>
      </w:r>
      <w:r>
        <w:rPr>
          <w:rFonts w:hint="eastAsia"/>
          <w:sz w:val="21"/>
          <w:szCs w:val="21"/>
        </w:rPr>
        <w:t xml:space="preserve">. </w:t>
      </w:r>
      <w:r>
        <w:rPr>
          <w:sz w:val="21"/>
          <w:szCs w:val="21"/>
        </w:rPr>
        <w:t>2015.10.23</w:t>
      </w:r>
      <w:bookmarkEnd w:id="588"/>
      <w:r w:rsidR="00EC26E4">
        <w:rPr>
          <w:sz w:val="21"/>
          <w:szCs w:val="21"/>
        </w:rPr>
        <w:t>.</w:t>
      </w:r>
      <w:bookmarkEnd w:id="589"/>
    </w:p>
    <w:p w14:paraId="4D1728AD" w14:textId="2116A7D5" w:rsidR="003175C3" w:rsidRDefault="003175C3" w:rsidP="003175C3">
      <w:pPr>
        <w:pStyle w:val="a7"/>
        <w:numPr>
          <w:ilvl w:val="0"/>
          <w:numId w:val="1"/>
        </w:numPr>
        <w:spacing w:line="400" w:lineRule="exact"/>
        <w:rPr>
          <w:sz w:val="21"/>
          <w:szCs w:val="21"/>
        </w:rPr>
      </w:pPr>
      <w:bookmarkStart w:id="590" w:name="_Ref489690644"/>
      <w:r w:rsidRPr="003175C3">
        <w:rPr>
          <w:sz w:val="21"/>
          <w:szCs w:val="21"/>
        </w:rPr>
        <w:t>Naresh vurukonda</w:t>
      </w:r>
      <w:proofErr w:type="gramStart"/>
      <w:r w:rsidRPr="003175C3">
        <w:rPr>
          <w:sz w:val="21"/>
          <w:szCs w:val="21"/>
        </w:rPr>
        <w:t>,B</w:t>
      </w:r>
      <w:proofErr w:type="gramEnd"/>
      <w:r w:rsidRPr="003175C3">
        <w:rPr>
          <w:sz w:val="21"/>
          <w:szCs w:val="21"/>
        </w:rPr>
        <w:t xml:space="preserve">. Thirumala Rao. A Study on Data Storage Security Issues in Cloud </w:t>
      </w:r>
      <w:proofErr w:type="gramStart"/>
      <w:r w:rsidRPr="003175C3">
        <w:rPr>
          <w:sz w:val="21"/>
          <w:szCs w:val="21"/>
        </w:rPr>
        <w:t>Computing[</w:t>
      </w:r>
      <w:proofErr w:type="gramEnd"/>
      <w:r w:rsidRPr="003175C3">
        <w:rPr>
          <w:sz w:val="21"/>
          <w:szCs w:val="21"/>
        </w:rPr>
        <w:t>J]. Pr</w:t>
      </w:r>
      <w:r w:rsidR="00BB3634">
        <w:rPr>
          <w:sz w:val="21"/>
          <w:szCs w:val="21"/>
        </w:rPr>
        <w:t>ocedia Computer Science</w:t>
      </w:r>
      <w:proofErr w:type="gramStart"/>
      <w:r w:rsidR="00BB3634">
        <w:rPr>
          <w:sz w:val="21"/>
          <w:szCs w:val="21"/>
        </w:rPr>
        <w:t>,2016,92</w:t>
      </w:r>
      <w:proofErr w:type="gramEnd"/>
      <w:r w:rsidRPr="003175C3">
        <w:rPr>
          <w:sz w:val="21"/>
          <w:szCs w:val="21"/>
        </w:rPr>
        <w:t>.</w:t>
      </w:r>
      <w:bookmarkEnd w:id="590"/>
    </w:p>
    <w:p w14:paraId="1D6D7730" w14:textId="12F1D23E" w:rsidR="00793B98" w:rsidRDefault="006A1E35" w:rsidP="006A1E35">
      <w:pPr>
        <w:pStyle w:val="a7"/>
        <w:numPr>
          <w:ilvl w:val="0"/>
          <w:numId w:val="1"/>
        </w:numPr>
        <w:spacing w:line="400" w:lineRule="exact"/>
        <w:rPr>
          <w:sz w:val="21"/>
          <w:szCs w:val="21"/>
        </w:rPr>
      </w:pPr>
      <w:bookmarkStart w:id="591" w:name="_Ref489690647"/>
      <w:proofErr w:type="gramStart"/>
      <w:r w:rsidRPr="006A1E35">
        <w:rPr>
          <w:rFonts w:hint="eastAsia"/>
          <w:sz w:val="21"/>
          <w:szCs w:val="21"/>
        </w:rPr>
        <w:t>刘建毅</w:t>
      </w:r>
      <w:proofErr w:type="gramEnd"/>
      <w:r w:rsidRPr="006A1E35">
        <w:rPr>
          <w:rFonts w:hint="eastAsia"/>
          <w:sz w:val="21"/>
          <w:szCs w:val="21"/>
        </w:rPr>
        <w:t>,</w:t>
      </w:r>
      <w:r w:rsidRPr="006A1E35">
        <w:rPr>
          <w:rFonts w:hint="eastAsia"/>
          <w:sz w:val="21"/>
          <w:szCs w:val="21"/>
        </w:rPr>
        <w:t>王</w:t>
      </w:r>
      <w:proofErr w:type="gramStart"/>
      <w:r w:rsidRPr="006A1E35">
        <w:rPr>
          <w:rFonts w:hint="eastAsia"/>
          <w:sz w:val="21"/>
          <w:szCs w:val="21"/>
        </w:rPr>
        <w:t>枞</w:t>
      </w:r>
      <w:proofErr w:type="gramEnd"/>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591"/>
    </w:p>
    <w:p w14:paraId="0F51B847" w14:textId="469A4A7A" w:rsidR="003175C3" w:rsidRDefault="009E3509" w:rsidP="009E3509">
      <w:pPr>
        <w:pStyle w:val="a7"/>
        <w:numPr>
          <w:ilvl w:val="0"/>
          <w:numId w:val="1"/>
        </w:numPr>
        <w:spacing w:line="400" w:lineRule="exact"/>
        <w:rPr>
          <w:sz w:val="21"/>
          <w:szCs w:val="21"/>
        </w:rPr>
      </w:pPr>
      <w:bookmarkStart w:id="592"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592"/>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593"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w:t>
      </w:r>
      <w:proofErr w:type="gramStart"/>
      <w:r w:rsidRPr="006E0CD1">
        <w:rPr>
          <w:rFonts w:ascii="Times New Roman" w:eastAsia="宋体" w:hAnsi="Times New Roman" w:cs="Times New Roman" w:hint="eastAsia"/>
          <w:spacing w:val="10"/>
          <w:kern w:val="0"/>
          <w:szCs w:val="21"/>
        </w:rPr>
        <w:t>盘介绍</w:t>
      </w:r>
      <w:proofErr w:type="gramEnd"/>
      <w:r w:rsidRPr="006E0CD1">
        <w:rPr>
          <w:rFonts w:ascii="Times New Roman" w:eastAsia="宋体" w:hAnsi="Times New Roman" w:cs="Times New Roman" w:hint="eastAsia"/>
          <w:spacing w:val="10"/>
          <w:kern w:val="0"/>
          <w:szCs w:val="21"/>
        </w:rPr>
        <w:t>——以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593"/>
    </w:p>
    <w:p w14:paraId="2171E046" w14:textId="48301FE6" w:rsidR="00550F66" w:rsidRDefault="00550F66" w:rsidP="00550F66">
      <w:pPr>
        <w:pStyle w:val="a7"/>
        <w:numPr>
          <w:ilvl w:val="0"/>
          <w:numId w:val="1"/>
        </w:numPr>
        <w:spacing w:line="400" w:lineRule="exact"/>
        <w:rPr>
          <w:sz w:val="21"/>
          <w:szCs w:val="21"/>
        </w:rPr>
      </w:pPr>
      <w:bookmarkStart w:id="594" w:name="_Ref489792117"/>
      <w:r w:rsidRPr="00153B28">
        <w:rPr>
          <w:sz w:val="21"/>
          <w:szCs w:val="21"/>
        </w:rPr>
        <w:t xml:space="preserve">Anonymous. Research and Markets; Implementing SSL/TLS Using Cryptography and PKI - Guide to Implementing Protocols for Internet </w:t>
      </w:r>
      <w:proofErr w:type="gramStart"/>
      <w:r w:rsidRPr="00153B28">
        <w:rPr>
          <w:sz w:val="21"/>
          <w:szCs w:val="21"/>
        </w:rPr>
        <w:t>Security[</w:t>
      </w:r>
      <w:proofErr w:type="gramEnd"/>
      <w:r w:rsidRPr="00153B28">
        <w:rPr>
          <w:sz w:val="21"/>
          <w:szCs w:val="21"/>
        </w:rPr>
        <w:t>J]. Computers, Networks &amp; Communications,</w:t>
      </w:r>
      <w:ins w:id="595"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594"/>
    </w:p>
    <w:p w14:paraId="33C1613F" w14:textId="0BE1184D" w:rsidR="008A1737" w:rsidRPr="008A1737" w:rsidRDefault="008A1737" w:rsidP="008A1737">
      <w:pPr>
        <w:pStyle w:val="a7"/>
        <w:numPr>
          <w:ilvl w:val="0"/>
          <w:numId w:val="1"/>
        </w:numPr>
        <w:spacing w:line="400" w:lineRule="exact"/>
        <w:rPr>
          <w:sz w:val="21"/>
          <w:szCs w:val="21"/>
        </w:rPr>
      </w:pPr>
      <w:bookmarkStart w:id="596" w:name="_Ref489792943"/>
      <w:r w:rsidRPr="0028319A">
        <w:rPr>
          <w:rFonts w:hint="eastAsia"/>
          <w:sz w:val="21"/>
          <w:szCs w:val="21"/>
        </w:rPr>
        <w:t>刘艳萍</w:t>
      </w:r>
      <w:r w:rsidRPr="0028319A">
        <w:rPr>
          <w:rFonts w:hint="eastAsia"/>
          <w:sz w:val="21"/>
          <w:szCs w:val="21"/>
        </w:rPr>
        <w:t>,</w:t>
      </w:r>
      <w:proofErr w:type="gramStart"/>
      <w:r w:rsidRPr="0028319A">
        <w:rPr>
          <w:rFonts w:hint="eastAsia"/>
          <w:sz w:val="21"/>
          <w:szCs w:val="21"/>
        </w:rPr>
        <w:t>李秋慧</w:t>
      </w:r>
      <w:proofErr w:type="gramEnd"/>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596"/>
    </w:p>
    <w:p w14:paraId="1AA60336" w14:textId="058B2BC9" w:rsidR="00544D71" w:rsidRDefault="00544D71" w:rsidP="00544D71">
      <w:pPr>
        <w:pStyle w:val="a7"/>
        <w:numPr>
          <w:ilvl w:val="0"/>
          <w:numId w:val="1"/>
        </w:numPr>
        <w:spacing w:line="400" w:lineRule="exact"/>
        <w:rPr>
          <w:sz w:val="21"/>
          <w:szCs w:val="21"/>
        </w:rPr>
      </w:pPr>
      <w:bookmarkStart w:id="597" w:name="_Ref489792207"/>
      <w:proofErr w:type="gramStart"/>
      <w:r w:rsidRPr="00544D71">
        <w:rPr>
          <w:rFonts w:hint="eastAsia"/>
          <w:sz w:val="21"/>
          <w:szCs w:val="21"/>
        </w:rPr>
        <w:t>刘召富</w:t>
      </w:r>
      <w:proofErr w:type="gramEnd"/>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597"/>
    </w:p>
    <w:p w14:paraId="0981D947" w14:textId="1690D857" w:rsidR="002551D9" w:rsidRDefault="002551D9" w:rsidP="002551D9">
      <w:pPr>
        <w:pStyle w:val="a7"/>
        <w:numPr>
          <w:ilvl w:val="0"/>
          <w:numId w:val="1"/>
        </w:numPr>
        <w:spacing w:line="400" w:lineRule="exact"/>
        <w:rPr>
          <w:sz w:val="21"/>
          <w:szCs w:val="21"/>
        </w:rPr>
      </w:pPr>
      <w:bookmarkStart w:id="598"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598"/>
    </w:p>
    <w:p w14:paraId="62DA0067" w14:textId="47C454E1" w:rsidR="002551D9" w:rsidRPr="00BA56A7" w:rsidRDefault="002551D9" w:rsidP="00BA56A7">
      <w:pPr>
        <w:pStyle w:val="a7"/>
        <w:numPr>
          <w:ilvl w:val="0"/>
          <w:numId w:val="1"/>
        </w:numPr>
        <w:spacing w:line="400" w:lineRule="exact"/>
        <w:rPr>
          <w:sz w:val="21"/>
          <w:szCs w:val="21"/>
        </w:rPr>
      </w:pPr>
      <w:bookmarkStart w:id="599" w:name="_Ref489793034"/>
      <w:proofErr w:type="gramStart"/>
      <w:r w:rsidRPr="00DA04F3">
        <w:rPr>
          <w:rFonts w:hint="eastAsia"/>
          <w:sz w:val="21"/>
          <w:szCs w:val="21"/>
        </w:rPr>
        <w:t>鲁孙林</w:t>
      </w:r>
      <w:proofErr w:type="gramEnd"/>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599"/>
    </w:p>
    <w:p w14:paraId="19848E4C" w14:textId="7E12AAAE" w:rsidR="0067344D" w:rsidRDefault="0067344D" w:rsidP="0067344D">
      <w:pPr>
        <w:pStyle w:val="a7"/>
        <w:numPr>
          <w:ilvl w:val="0"/>
          <w:numId w:val="1"/>
        </w:numPr>
        <w:spacing w:line="400" w:lineRule="exact"/>
        <w:rPr>
          <w:sz w:val="21"/>
          <w:szCs w:val="21"/>
        </w:rPr>
      </w:pPr>
      <w:bookmarkStart w:id="600" w:name="_Ref489793121"/>
      <w:r w:rsidRPr="00F34669">
        <w:rPr>
          <w:sz w:val="21"/>
          <w:szCs w:val="21"/>
        </w:rPr>
        <w:t>K. Akhila</w:t>
      </w:r>
      <w:proofErr w:type="gramStart"/>
      <w:r w:rsidRPr="00F34669">
        <w:rPr>
          <w:sz w:val="21"/>
          <w:szCs w:val="21"/>
        </w:rPr>
        <w:t>,Amal</w:t>
      </w:r>
      <w:proofErr w:type="gramEnd"/>
      <w:r w:rsidRPr="00F34669">
        <w:rPr>
          <w:sz w:val="21"/>
          <w:szCs w:val="21"/>
        </w:rPr>
        <w:t xml:space="preserve"> Ganesh,C. Sunitha. A Study on Deduplication Techniques over Encrypted </w:t>
      </w:r>
      <w:proofErr w:type="gramStart"/>
      <w:r w:rsidRPr="00F34669">
        <w:rPr>
          <w:sz w:val="21"/>
          <w:szCs w:val="21"/>
        </w:rPr>
        <w:t>Data[</w:t>
      </w:r>
      <w:proofErr w:type="gramEnd"/>
      <w:r w:rsidRPr="00F34669">
        <w:rPr>
          <w:sz w:val="21"/>
          <w:szCs w:val="21"/>
        </w:rPr>
        <w:t>J]. Procedia Computer Science</w:t>
      </w:r>
      <w:proofErr w:type="gramStart"/>
      <w:r w:rsidRPr="00F34669">
        <w:rPr>
          <w:sz w:val="21"/>
          <w:szCs w:val="21"/>
        </w:rPr>
        <w:t>,2016,87</w:t>
      </w:r>
      <w:proofErr w:type="gramEnd"/>
      <w:r w:rsidRPr="00F34669">
        <w:rPr>
          <w:sz w:val="21"/>
          <w:szCs w:val="21"/>
        </w:rPr>
        <w:t>:.</w:t>
      </w:r>
      <w:bookmarkEnd w:id="600"/>
    </w:p>
    <w:p w14:paraId="5C1C7C2B" w14:textId="77777777" w:rsidR="00BA56A7" w:rsidRDefault="00BA56A7" w:rsidP="00BA56A7">
      <w:pPr>
        <w:pStyle w:val="a7"/>
        <w:numPr>
          <w:ilvl w:val="0"/>
          <w:numId w:val="1"/>
        </w:numPr>
        <w:spacing w:line="400" w:lineRule="exact"/>
        <w:rPr>
          <w:sz w:val="21"/>
          <w:szCs w:val="21"/>
        </w:rPr>
      </w:pPr>
      <w:bookmarkStart w:id="601"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601"/>
    </w:p>
    <w:p w14:paraId="51F9180D" w14:textId="77777777" w:rsidR="00BA56A7" w:rsidRPr="0067344D" w:rsidRDefault="00BA56A7" w:rsidP="00BA56A7">
      <w:pPr>
        <w:pStyle w:val="a7"/>
        <w:spacing w:line="400" w:lineRule="exact"/>
        <w:rPr>
          <w:sz w:val="21"/>
          <w:szCs w:val="21"/>
        </w:rPr>
      </w:pPr>
    </w:p>
    <w:p w14:paraId="502B746E" w14:textId="718754EF" w:rsidR="00001744" w:rsidRPr="00A16D7F" w:rsidRDefault="00DB7AF6" w:rsidP="00A16D7F">
      <w:pPr>
        <w:pStyle w:val="a7"/>
        <w:numPr>
          <w:ilvl w:val="0"/>
          <w:numId w:val="1"/>
        </w:numPr>
        <w:spacing w:line="400" w:lineRule="exact"/>
        <w:rPr>
          <w:sz w:val="21"/>
          <w:szCs w:val="21"/>
        </w:rPr>
      </w:pPr>
      <w:bookmarkStart w:id="602"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w:t>
      </w:r>
      <w:proofErr w:type="gramStart"/>
      <w:r w:rsidRPr="00274EF8">
        <w:rPr>
          <w:rFonts w:hint="eastAsia"/>
          <w:sz w:val="21"/>
          <w:szCs w:val="21"/>
        </w:rPr>
        <w:t>秒传系统</w:t>
      </w:r>
      <w:proofErr w:type="gramEnd"/>
      <w:r w:rsidRPr="00274EF8">
        <w:rPr>
          <w:rFonts w:hint="eastAsia"/>
          <w:sz w:val="21"/>
          <w:szCs w:val="21"/>
        </w:rPr>
        <w:t>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602"/>
    </w:p>
    <w:p w14:paraId="38592D4B" w14:textId="69B6AEE3" w:rsidR="00001744" w:rsidRPr="00001744" w:rsidRDefault="00001744" w:rsidP="00001744">
      <w:pPr>
        <w:pStyle w:val="a7"/>
        <w:numPr>
          <w:ilvl w:val="0"/>
          <w:numId w:val="1"/>
        </w:numPr>
        <w:spacing w:line="400" w:lineRule="exact"/>
        <w:ind w:left="418" w:hanging="418"/>
        <w:rPr>
          <w:sz w:val="21"/>
          <w:szCs w:val="21"/>
        </w:rPr>
      </w:pPr>
      <w:bookmarkStart w:id="603" w:name="_Ref489793205"/>
      <w:r w:rsidRPr="009D4C79">
        <w:rPr>
          <w:sz w:val="21"/>
          <w:szCs w:val="21"/>
        </w:rPr>
        <w:t>Lei Wang</w:t>
      </w:r>
      <w:proofErr w:type="gramStart"/>
      <w:r w:rsidRPr="009D4C79">
        <w:rPr>
          <w:sz w:val="21"/>
          <w:szCs w:val="21"/>
        </w:rPr>
        <w:t>,Yan</w:t>
      </w:r>
      <w:proofErr w:type="gramEnd"/>
      <w:r w:rsidRPr="009D4C79">
        <w:rPr>
          <w:sz w:val="21"/>
          <w:szCs w:val="21"/>
        </w:rPr>
        <w:t xml:space="preserve"> Yan Yu,Qian Huang,Jun Yang,Zheng Peng Zhao. The Design and Implementation of the MD5 Algorithm Based on </w:t>
      </w:r>
      <w:proofErr w:type="gramStart"/>
      <w:r w:rsidRPr="009D4C79">
        <w:rPr>
          <w:sz w:val="21"/>
          <w:szCs w:val="21"/>
        </w:rPr>
        <w:t>FPGA[</w:t>
      </w:r>
      <w:proofErr w:type="gramEnd"/>
      <w:r w:rsidRPr="009D4C79">
        <w:rPr>
          <w:sz w:val="21"/>
          <w:szCs w:val="21"/>
        </w:rPr>
        <w:t>J]. Applied Mechanics and Materials</w:t>
      </w:r>
      <w:proofErr w:type="gramStart"/>
      <w:r w:rsidRPr="009D4C79">
        <w:rPr>
          <w:sz w:val="21"/>
          <w:szCs w:val="21"/>
        </w:rPr>
        <w:t>,2013,2748</w:t>
      </w:r>
      <w:proofErr w:type="gramEnd"/>
      <w:r w:rsidRPr="009D4C79">
        <w:rPr>
          <w:sz w:val="21"/>
          <w:szCs w:val="21"/>
        </w:rPr>
        <w:t>(427):.</w:t>
      </w:r>
      <w:bookmarkEnd w:id="603"/>
    </w:p>
    <w:p w14:paraId="585BF0A8" w14:textId="0772921C" w:rsidR="00010CC0" w:rsidRDefault="00010CC0" w:rsidP="00010CC0">
      <w:pPr>
        <w:pStyle w:val="a7"/>
        <w:numPr>
          <w:ilvl w:val="0"/>
          <w:numId w:val="1"/>
        </w:numPr>
        <w:spacing w:line="400" w:lineRule="exact"/>
        <w:rPr>
          <w:sz w:val="21"/>
          <w:szCs w:val="21"/>
        </w:rPr>
      </w:pPr>
      <w:bookmarkStart w:id="604" w:name="_Ref489793232"/>
      <w:r w:rsidRPr="00010CC0">
        <w:rPr>
          <w:sz w:val="21"/>
          <w:szCs w:val="21"/>
        </w:rPr>
        <w:t>Fei Liu</w:t>
      </w:r>
      <w:proofErr w:type="gramStart"/>
      <w:r w:rsidRPr="00010CC0">
        <w:rPr>
          <w:sz w:val="21"/>
          <w:szCs w:val="21"/>
        </w:rPr>
        <w:t>,Lanfang</w:t>
      </w:r>
      <w:proofErr w:type="gramEnd"/>
      <w:r w:rsidRPr="00010CC0">
        <w:rPr>
          <w:sz w:val="21"/>
          <w:szCs w:val="21"/>
        </w:rPr>
        <w:t xml:space="preserve"> Ren,Hongtao Bai. Mitigating Cross-VM Side Channel Attack on Multiple Tenants Cloud </w:t>
      </w:r>
      <w:proofErr w:type="gramStart"/>
      <w:r w:rsidRPr="00010CC0">
        <w:rPr>
          <w:sz w:val="21"/>
          <w:szCs w:val="21"/>
        </w:rPr>
        <w:t>Platform[</w:t>
      </w:r>
      <w:proofErr w:type="gramEnd"/>
      <w:r w:rsidRPr="00010CC0">
        <w:rPr>
          <w:sz w:val="21"/>
          <w:szCs w:val="21"/>
        </w:rPr>
        <w:t>J].</w:t>
      </w:r>
      <w:r w:rsidR="003F3063">
        <w:rPr>
          <w:sz w:val="21"/>
          <w:szCs w:val="21"/>
        </w:rPr>
        <w:t xml:space="preserve"> Journal of Computers</w:t>
      </w:r>
      <w:proofErr w:type="gramStart"/>
      <w:r w:rsidR="003F3063">
        <w:rPr>
          <w:sz w:val="21"/>
          <w:szCs w:val="21"/>
        </w:rPr>
        <w:t>,2014,9</w:t>
      </w:r>
      <w:proofErr w:type="gramEnd"/>
      <w:r w:rsidR="003F3063">
        <w:rPr>
          <w:sz w:val="21"/>
          <w:szCs w:val="21"/>
        </w:rPr>
        <w:t>(4)</w:t>
      </w:r>
      <w:r w:rsidRPr="00010CC0">
        <w:rPr>
          <w:sz w:val="21"/>
          <w:szCs w:val="21"/>
        </w:rPr>
        <w:t>.</w:t>
      </w:r>
      <w:bookmarkEnd w:id="604"/>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05" w:name="_Ref489793334"/>
      <w:r w:rsidRPr="00A25B38">
        <w:rPr>
          <w:rFonts w:ascii="Times New Roman" w:eastAsia="宋体" w:hAnsi="Times New Roman" w:cs="Times New Roman"/>
          <w:spacing w:val="10"/>
          <w:kern w:val="0"/>
          <w:szCs w:val="21"/>
        </w:rPr>
        <w:t>Darren Quick</w:t>
      </w:r>
      <w:proofErr w:type="gramStart"/>
      <w:r w:rsidRPr="00A25B38">
        <w:rPr>
          <w:rFonts w:ascii="Times New Roman" w:eastAsia="宋体" w:hAnsi="Times New Roman" w:cs="Times New Roman"/>
          <w:spacing w:val="10"/>
          <w:kern w:val="0"/>
          <w:szCs w:val="21"/>
        </w:rPr>
        <w:t>,Kim</w:t>
      </w:r>
      <w:proofErr w:type="gramEnd"/>
      <w:r w:rsidRPr="00A25B38">
        <w:rPr>
          <w:rFonts w:ascii="Times New Roman" w:eastAsia="宋体" w:hAnsi="Times New Roman" w:cs="Times New Roman"/>
          <w:spacing w:val="10"/>
          <w:kern w:val="0"/>
          <w:szCs w:val="21"/>
        </w:rPr>
        <w:t xml:space="preserve">-Kwang Raymond Choo. Dropbox analysis: Data remnants on user </w:t>
      </w:r>
      <w:proofErr w:type="gramStart"/>
      <w:r w:rsidRPr="00A25B38">
        <w:rPr>
          <w:rFonts w:ascii="Times New Roman" w:eastAsia="宋体" w:hAnsi="Times New Roman" w:cs="Times New Roman"/>
          <w:spacing w:val="10"/>
          <w:kern w:val="0"/>
          <w:szCs w:val="21"/>
        </w:rPr>
        <w:t>machines[</w:t>
      </w:r>
      <w:proofErr w:type="gramEnd"/>
      <w:r w:rsidRPr="00A25B38">
        <w:rPr>
          <w:rFonts w:ascii="Times New Roman" w:eastAsia="宋体" w:hAnsi="Times New Roman" w:cs="Times New Roman"/>
          <w:spacing w:val="10"/>
          <w:kern w:val="0"/>
          <w:szCs w:val="21"/>
        </w:rPr>
        <w:t>J]. Digital Investigation</w:t>
      </w:r>
      <w:proofErr w:type="gramStart"/>
      <w:r w:rsidRPr="00A25B38">
        <w:rPr>
          <w:rFonts w:ascii="Times New Roman" w:eastAsia="宋体" w:hAnsi="Times New Roman" w:cs="Times New Roman"/>
          <w:spacing w:val="10"/>
          <w:kern w:val="0"/>
          <w:szCs w:val="21"/>
        </w:rPr>
        <w:t>,2013,101</w:t>
      </w:r>
      <w:proofErr w:type="gramEnd"/>
      <w:r w:rsidRPr="00A25B38">
        <w:rPr>
          <w:rFonts w:ascii="Times New Roman" w:eastAsia="宋体" w:hAnsi="Times New Roman" w:cs="Times New Roman"/>
          <w:spacing w:val="10"/>
          <w:kern w:val="0"/>
          <w:szCs w:val="21"/>
        </w:rPr>
        <w:t>:.</w:t>
      </w:r>
      <w:bookmarkEnd w:id="605"/>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606" w:name="_Ref489793642"/>
      <w:proofErr w:type="gramStart"/>
      <w:r w:rsidRPr="00EB4F1C">
        <w:rPr>
          <w:rFonts w:ascii="Times New Roman" w:eastAsia="宋体" w:hAnsi="Times New Roman" w:cs="Times New Roman" w:hint="eastAsia"/>
          <w:spacing w:val="10"/>
          <w:kern w:val="0"/>
          <w:szCs w:val="21"/>
        </w:rPr>
        <w:t>王济意</w:t>
      </w:r>
      <w:proofErr w:type="gramEnd"/>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606"/>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607"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proofErr w:type="gramStart"/>
      <w:r w:rsidRPr="00DB6C01">
        <w:rPr>
          <w:rFonts w:ascii="Times New Roman" w:eastAsia="宋体" w:hAnsi="Times New Roman" w:cs="Times New Roman" w:hint="eastAsia"/>
          <w:spacing w:val="10"/>
          <w:kern w:val="0"/>
          <w:szCs w:val="21"/>
        </w:rPr>
        <w:t>陈爽</w:t>
      </w:r>
      <w:proofErr w:type="gramEnd"/>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607"/>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08"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608"/>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609" w:name="_Ref489793856"/>
      <w:r w:rsidRPr="000E3ED0">
        <w:rPr>
          <w:rFonts w:ascii="Times New Roman" w:eastAsia="宋体" w:hAnsi="Times New Roman" w:cs="Times New Roman"/>
          <w:spacing w:val="10"/>
          <w:kern w:val="0"/>
          <w:szCs w:val="21"/>
        </w:rPr>
        <w:t>Grant Allen</w:t>
      </w:r>
      <w:proofErr w:type="gramStart"/>
      <w:r w:rsidRPr="000E3ED0">
        <w:rPr>
          <w:rFonts w:ascii="Times New Roman" w:eastAsia="宋体" w:hAnsi="Times New Roman" w:cs="Times New Roman"/>
          <w:spacing w:val="10"/>
          <w:kern w:val="0"/>
          <w:szCs w:val="21"/>
        </w:rPr>
        <w:t>,Mike</w:t>
      </w:r>
      <w:proofErr w:type="gramEnd"/>
      <w:r w:rsidRPr="000E3ED0">
        <w:rPr>
          <w:rFonts w:ascii="Times New Roman" w:eastAsia="宋体" w:hAnsi="Times New Roman" w:cs="Times New Roman"/>
          <w:spacing w:val="10"/>
          <w:kern w:val="0"/>
          <w:szCs w:val="21"/>
        </w:rPr>
        <w:t xml:space="preserve"> Owens. </w:t>
      </w:r>
      <w:proofErr w:type="gramStart"/>
      <w:r w:rsidRPr="000E3ED0">
        <w:rPr>
          <w:rFonts w:ascii="Times New Roman" w:eastAsia="宋体" w:hAnsi="Times New Roman" w:cs="Times New Roman"/>
          <w:spacing w:val="10"/>
          <w:kern w:val="0"/>
          <w:szCs w:val="21"/>
        </w:rPr>
        <w:t>iOS</w:t>
      </w:r>
      <w:proofErr w:type="gramEnd"/>
      <w:r w:rsidRPr="000E3ED0">
        <w:rPr>
          <w:rFonts w:ascii="Times New Roman" w:eastAsia="宋体" w:hAnsi="Times New Roman" w:cs="Times New Roman"/>
          <w:spacing w:val="10"/>
          <w:kern w:val="0"/>
          <w:szCs w:val="21"/>
        </w:rPr>
        <w:t xml:space="preserve"> Development with SQLite[M].Apress:2010.</w:t>
      </w:r>
      <w:bookmarkEnd w:id="609"/>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10" w:name="_Ref489794026"/>
      <w:r w:rsidRPr="00DA04F3">
        <w:rPr>
          <w:rFonts w:ascii="Times New Roman" w:eastAsia="宋体" w:hAnsi="Times New Roman" w:cs="Times New Roman"/>
          <w:spacing w:val="10"/>
          <w:kern w:val="0"/>
          <w:szCs w:val="21"/>
        </w:rPr>
        <w:t xml:space="preserve">Wen Tao Liu. Research on the Development of WebSocket </w:t>
      </w:r>
      <w:proofErr w:type="gramStart"/>
      <w:r w:rsidRPr="00DA04F3">
        <w:rPr>
          <w:rFonts w:ascii="Times New Roman" w:eastAsia="宋体" w:hAnsi="Times New Roman" w:cs="Times New Roman"/>
          <w:spacing w:val="10"/>
          <w:kern w:val="0"/>
          <w:szCs w:val="21"/>
        </w:rPr>
        <w:t>Server[</w:t>
      </w:r>
      <w:proofErr w:type="gramEnd"/>
      <w:r w:rsidRPr="00DA04F3">
        <w:rPr>
          <w:rFonts w:ascii="Times New Roman" w:eastAsia="宋体" w:hAnsi="Times New Roman" w:cs="Times New Roman"/>
          <w:spacing w:val="10"/>
          <w:kern w:val="0"/>
          <w:szCs w:val="21"/>
        </w:rPr>
        <w:t>J]. Advanced Materials Research</w:t>
      </w:r>
      <w:proofErr w:type="gramStart"/>
      <w:r w:rsidRPr="00DA04F3">
        <w:rPr>
          <w:rFonts w:ascii="Times New Roman" w:eastAsia="宋体" w:hAnsi="Times New Roman" w:cs="Times New Roman"/>
          <w:spacing w:val="10"/>
          <w:kern w:val="0"/>
          <w:szCs w:val="21"/>
        </w:rPr>
        <w:t>,2014,2986</w:t>
      </w:r>
      <w:proofErr w:type="gramEnd"/>
      <w:r w:rsidRPr="00DA04F3">
        <w:rPr>
          <w:rFonts w:ascii="Times New Roman" w:eastAsia="宋体" w:hAnsi="Times New Roman" w:cs="Times New Roman"/>
          <w:spacing w:val="10"/>
          <w:kern w:val="0"/>
          <w:szCs w:val="21"/>
        </w:rPr>
        <w:t>(886):.</w:t>
      </w:r>
      <w:bookmarkEnd w:id="610"/>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11"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611"/>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12" w:name="_Ref489794321"/>
      <w:proofErr w:type="gramStart"/>
      <w:r w:rsidRPr="00DB6C01">
        <w:rPr>
          <w:rFonts w:ascii="Times New Roman" w:eastAsia="宋体" w:hAnsi="Times New Roman" w:cs="Times New Roman" w:hint="eastAsia"/>
          <w:spacing w:val="10"/>
          <w:kern w:val="0"/>
          <w:szCs w:val="21"/>
        </w:rPr>
        <w:t>陆晨</w:t>
      </w:r>
      <w:proofErr w:type="gramEnd"/>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proofErr w:type="gramStart"/>
      <w:r w:rsidRPr="00DB6C01">
        <w:rPr>
          <w:rFonts w:ascii="Times New Roman" w:eastAsia="宋体" w:hAnsi="Times New Roman" w:cs="Times New Roman" w:hint="eastAsia"/>
          <w:spacing w:val="10"/>
          <w:kern w:val="0"/>
          <w:szCs w:val="21"/>
        </w:rPr>
        <w:t>苏厚勤</w:t>
      </w:r>
      <w:proofErr w:type="gramEnd"/>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612"/>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13" w:name="_Ref489794348"/>
      <w:r w:rsidRPr="00DA04F3">
        <w:rPr>
          <w:rFonts w:ascii="Times New Roman" w:eastAsia="宋体" w:hAnsi="Times New Roman" w:cs="Times New Roman"/>
          <w:spacing w:val="10"/>
          <w:kern w:val="0"/>
          <w:szCs w:val="21"/>
        </w:rPr>
        <w:t xml:space="preserve">Hong Wang. Research on the Realization of LRU </w:t>
      </w:r>
      <w:proofErr w:type="gramStart"/>
      <w:r w:rsidRPr="00DA04F3">
        <w:rPr>
          <w:rFonts w:ascii="Times New Roman" w:eastAsia="宋体" w:hAnsi="Times New Roman" w:cs="Times New Roman"/>
          <w:spacing w:val="10"/>
          <w:kern w:val="0"/>
          <w:szCs w:val="21"/>
        </w:rPr>
        <w:t>Algorithm[</w:t>
      </w:r>
      <w:proofErr w:type="gramEnd"/>
      <w:r w:rsidRPr="00DA04F3">
        <w:rPr>
          <w:rFonts w:ascii="Times New Roman" w:eastAsia="宋体" w:hAnsi="Times New Roman" w:cs="Times New Roman"/>
          <w:spacing w:val="10"/>
          <w:kern w:val="0"/>
          <w:szCs w:val="21"/>
        </w:rPr>
        <w:t>J]. Applied Mechanics and Materials</w:t>
      </w:r>
      <w:proofErr w:type="gramStart"/>
      <w:r w:rsidRPr="00DA04F3">
        <w:rPr>
          <w:rFonts w:ascii="Times New Roman" w:eastAsia="宋体" w:hAnsi="Times New Roman" w:cs="Times New Roman"/>
          <w:spacing w:val="10"/>
          <w:kern w:val="0"/>
          <w:szCs w:val="21"/>
        </w:rPr>
        <w:t>,2014,3047</w:t>
      </w:r>
      <w:proofErr w:type="gramEnd"/>
      <w:r w:rsidRPr="00DA04F3">
        <w:rPr>
          <w:rFonts w:ascii="Times New Roman" w:eastAsia="宋体" w:hAnsi="Times New Roman" w:cs="Times New Roman"/>
          <w:spacing w:val="10"/>
          <w:kern w:val="0"/>
          <w:szCs w:val="21"/>
        </w:rPr>
        <w:t>(530):.</w:t>
      </w:r>
      <w:bookmarkEnd w:id="613"/>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614" w:name="_Ref489794388"/>
      <w:r w:rsidRPr="001F6DED">
        <w:rPr>
          <w:rFonts w:ascii="Times New Roman" w:eastAsia="宋体" w:hAnsi="Times New Roman" w:cs="Times New Roman"/>
          <w:spacing w:val="10"/>
          <w:kern w:val="0"/>
          <w:szCs w:val="21"/>
        </w:rPr>
        <w:t xml:space="preserve">Anonymous. Research and Markets: Beginning HTML, XHTML, CSS, and JavaScript: Essential Update to the Key Web Authoring </w:t>
      </w:r>
      <w:proofErr w:type="gramStart"/>
      <w:r w:rsidRPr="001F6DED">
        <w:rPr>
          <w:rFonts w:ascii="Times New Roman" w:eastAsia="宋体" w:hAnsi="Times New Roman" w:cs="Times New Roman"/>
          <w:spacing w:val="10"/>
          <w:kern w:val="0"/>
          <w:szCs w:val="21"/>
        </w:rPr>
        <w:t>Standards[</w:t>
      </w:r>
      <w:proofErr w:type="gramEnd"/>
      <w:r w:rsidRPr="001F6DED">
        <w:rPr>
          <w:rFonts w:ascii="Times New Roman" w:eastAsia="宋体" w:hAnsi="Times New Roman" w:cs="Times New Roman"/>
          <w:spacing w:val="10"/>
          <w:kern w:val="0"/>
          <w:szCs w:val="21"/>
        </w:rPr>
        <w:t>J]. M2 Presswire</w:t>
      </w:r>
      <w:proofErr w:type="gramStart"/>
      <w:r w:rsidRPr="001F6DED">
        <w:rPr>
          <w:rFonts w:ascii="Times New Roman" w:eastAsia="宋体" w:hAnsi="Times New Roman" w:cs="Times New Roman"/>
          <w:spacing w:val="10"/>
          <w:kern w:val="0"/>
          <w:szCs w:val="21"/>
        </w:rPr>
        <w:t>,2010</w:t>
      </w:r>
      <w:proofErr w:type="gramEnd"/>
      <w:r w:rsidRPr="001F6DED">
        <w:rPr>
          <w:rFonts w:ascii="Times New Roman" w:eastAsia="宋体" w:hAnsi="Times New Roman" w:cs="Times New Roman"/>
          <w:spacing w:val="10"/>
          <w:kern w:val="0"/>
          <w:szCs w:val="21"/>
        </w:rPr>
        <w:t>,:.</w:t>
      </w:r>
      <w:bookmarkEnd w:id="614"/>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w:t>
      </w:r>
      <w:proofErr w:type="gramStart"/>
      <w:r w:rsidRPr="009A51B3">
        <w:rPr>
          <w:rFonts w:ascii="Times New Roman" w:eastAsia="宋体" w:hAnsi="Times New Roman" w:cs="Times New Roman"/>
          <w:spacing w:val="10"/>
          <w:kern w:val="0"/>
          <w:szCs w:val="21"/>
        </w:rPr>
        <w:t>,Xin</w:t>
      </w:r>
      <w:proofErr w:type="gramEnd"/>
      <w:r w:rsidRPr="009A51B3">
        <w:rPr>
          <w:rFonts w:ascii="Times New Roman" w:eastAsia="宋体" w:hAnsi="Times New Roman" w:cs="Times New Roman"/>
          <w:spacing w:val="10"/>
          <w:kern w:val="0"/>
          <w:szCs w:val="21"/>
        </w:rPr>
        <w:t xml:space="preserve"> Qiang Ma,Dan Ning Li,Rong Wu. Research and Applications of Access Control Based on Logic SQL Database </w:t>
      </w:r>
      <w:proofErr w:type="gramStart"/>
      <w:r w:rsidRPr="009A51B3">
        <w:rPr>
          <w:rFonts w:ascii="Times New Roman" w:eastAsia="宋体" w:hAnsi="Times New Roman" w:cs="Times New Roman"/>
          <w:spacing w:val="10"/>
          <w:kern w:val="0"/>
          <w:szCs w:val="21"/>
        </w:rPr>
        <w:t>System[</w:t>
      </w:r>
      <w:proofErr w:type="gramEnd"/>
      <w:r w:rsidRPr="009A51B3">
        <w:rPr>
          <w:rFonts w:ascii="Times New Roman" w:eastAsia="宋体" w:hAnsi="Times New Roman" w:cs="Times New Roman"/>
          <w:spacing w:val="10"/>
          <w:kern w:val="0"/>
          <w:szCs w:val="21"/>
        </w:rPr>
        <w:t>J]. Advanced Materials Research</w:t>
      </w:r>
      <w:proofErr w:type="gramStart"/>
      <w:r w:rsidRPr="009A51B3">
        <w:rPr>
          <w:rFonts w:ascii="Times New Roman" w:eastAsia="宋体" w:hAnsi="Times New Roman" w:cs="Times New Roman"/>
          <w:spacing w:val="10"/>
          <w:kern w:val="0"/>
          <w:szCs w:val="21"/>
        </w:rPr>
        <w:t>,2011,1043</w:t>
      </w:r>
      <w:proofErr w:type="gramEnd"/>
      <w:r w:rsidRPr="009A51B3">
        <w:rPr>
          <w:rFonts w:ascii="Times New Roman" w:eastAsia="宋体" w:hAnsi="Times New Roman" w:cs="Times New Roman"/>
          <w:spacing w:val="10"/>
          <w:kern w:val="0"/>
          <w:szCs w:val="21"/>
        </w:rPr>
        <w:t>(143):.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15" w:name="_Ref489794425"/>
      <w:proofErr w:type="gramStart"/>
      <w:r w:rsidRPr="00DA04F3">
        <w:rPr>
          <w:rFonts w:ascii="Times New Roman" w:eastAsia="宋体" w:hAnsi="Times New Roman" w:cs="Times New Roman" w:hint="eastAsia"/>
          <w:spacing w:val="10"/>
          <w:kern w:val="0"/>
          <w:szCs w:val="21"/>
        </w:rPr>
        <w:t>谢杰涛</w:t>
      </w:r>
      <w:proofErr w:type="gramEnd"/>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w:t>
      </w:r>
      <w:proofErr w:type="gramStart"/>
      <w:r w:rsidRPr="00DA04F3">
        <w:rPr>
          <w:rFonts w:ascii="Times New Roman" w:eastAsia="宋体" w:hAnsi="Times New Roman" w:cs="Times New Roman" w:hint="eastAsia"/>
          <w:spacing w:val="10"/>
          <w:kern w:val="0"/>
          <w:szCs w:val="21"/>
        </w:rPr>
        <w:t>)[</w:t>
      </w:r>
      <w:proofErr w:type="gramEnd"/>
      <w:r w:rsidRPr="00DA04F3">
        <w:rPr>
          <w:rFonts w:ascii="Times New Roman" w:eastAsia="宋体" w:hAnsi="Times New Roman" w:cs="Times New Roman" w:hint="eastAsia"/>
          <w:spacing w:val="10"/>
          <w:kern w:val="0"/>
          <w:szCs w:val="21"/>
        </w:rPr>
        <w:t>2017-08-05].</w:t>
      </w:r>
      <w:bookmarkEnd w:id="615"/>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616" w:name="_Ref489794793"/>
      <w:proofErr w:type="gramStart"/>
      <w:r>
        <w:rPr>
          <w:rFonts w:ascii="Arial" w:hAnsi="Arial" w:cs="Arial"/>
          <w:color w:val="333333"/>
          <w:szCs w:val="21"/>
          <w:shd w:val="clear" w:color="auto" w:fill="FFFFFF"/>
        </w:rPr>
        <w:t>韩菲</w:t>
      </w:r>
      <w:proofErr w:type="gramEnd"/>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616"/>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617" w:name="_Ref489794794"/>
      <w:r w:rsidRPr="00271774">
        <w:rPr>
          <w:rFonts w:ascii="Times New Roman" w:eastAsia="宋体" w:hAnsi="Times New Roman" w:cs="Times New Roman"/>
          <w:spacing w:val="10"/>
          <w:kern w:val="0"/>
          <w:szCs w:val="21"/>
        </w:rPr>
        <w:t>Sargon Hasso</w:t>
      </w:r>
      <w:proofErr w:type="gramStart"/>
      <w:r w:rsidRPr="00271774">
        <w:rPr>
          <w:rFonts w:ascii="Times New Roman" w:eastAsia="宋体" w:hAnsi="Times New Roman" w:cs="Times New Roman"/>
          <w:spacing w:val="10"/>
          <w:kern w:val="0"/>
          <w:szCs w:val="21"/>
        </w:rPr>
        <w:t>,Carl</w:t>
      </w:r>
      <w:proofErr w:type="gramEnd"/>
      <w:r w:rsidRPr="00271774">
        <w:rPr>
          <w:rFonts w:ascii="Times New Roman" w:eastAsia="宋体" w:hAnsi="Times New Roman" w:cs="Times New Roman"/>
          <w:spacing w:val="10"/>
          <w:kern w:val="0"/>
          <w:szCs w:val="21"/>
        </w:rPr>
        <w:t xml:space="preserve"> Robert Carlson. Software Composition Using Behavioral Models of Design </w:t>
      </w:r>
      <w:proofErr w:type="gramStart"/>
      <w:r w:rsidRPr="00271774">
        <w:rPr>
          <w:rFonts w:ascii="Times New Roman" w:eastAsia="宋体" w:hAnsi="Times New Roman" w:cs="Times New Roman"/>
          <w:spacing w:val="10"/>
          <w:kern w:val="0"/>
          <w:szCs w:val="21"/>
        </w:rPr>
        <w:t>Patterns[</w:t>
      </w:r>
      <w:proofErr w:type="gramEnd"/>
      <w:r w:rsidRPr="00271774">
        <w:rPr>
          <w:rFonts w:ascii="Times New Roman" w:eastAsia="宋体" w:hAnsi="Times New Roman" w:cs="Times New Roman"/>
          <w:spacing w:val="10"/>
          <w:kern w:val="0"/>
          <w:szCs w:val="21"/>
        </w:rPr>
        <w:t>J]. Journal of Software Engineering and Applications</w:t>
      </w:r>
      <w:proofErr w:type="gramStart"/>
      <w:r w:rsidRPr="00271774">
        <w:rPr>
          <w:rFonts w:ascii="Times New Roman" w:eastAsia="宋体" w:hAnsi="Times New Roman" w:cs="Times New Roman"/>
          <w:spacing w:val="10"/>
          <w:kern w:val="0"/>
          <w:szCs w:val="21"/>
        </w:rPr>
        <w:t>,2014,07</w:t>
      </w:r>
      <w:proofErr w:type="gramEnd"/>
      <w:r w:rsidRPr="00271774">
        <w:rPr>
          <w:rFonts w:ascii="Times New Roman" w:eastAsia="宋体" w:hAnsi="Times New Roman" w:cs="Times New Roman"/>
          <w:spacing w:val="10"/>
          <w:kern w:val="0"/>
          <w:szCs w:val="21"/>
        </w:rPr>
        <w:t>(02):.</w:t>
      </w:r>
      <w:bookmarkEnd w:id="617"/>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618" w:name="_Ref489794817"/>
      <w:r w:rsidRPr="003970CA">
        <w:rPr>
          <w:rFonts w:ascii="Times New Roman" w:eastAsia="宋体" w:hAnsi="Times New Roman" w:cs="Times New Roman"/>
          <w:spacing w:val="10"/>
          <w:kern w:val="0"/>
          <w:szCs w:val="21"/>
        </w:rPr>
        <w:lastRenderedPageBreak/>
        <w:t>Oksana Nikiforova</w:t>
      </w:r>
      <w:proofErr w:type="gramStart"/>
      <w:r w:rsidRPr="003970CA">
        <w:rPr>
          <w:rFonts w:ascii="Times New Roman" w:eastAsia="宋体" w:hAnsi="Times New Roman" w:cs="Times New Roman"/>
          <w:spacing w:val="10"/>
          <w:kern w:val="0"/>
          <w:szCs w:val="21"/>
        </w:rPr>
        <w:t>,Janis</w:t>
      </w:r>
      <w:proofErr w:type="gramEnd"/>
      <w:r w:rsidRPr="003970CA">
        <w:rPr>
          <w:rFonts w:ascii="Times New Roman" w:eastAsia="宋体" w:hAnsi="Times New Roman" w:cs="Times New Roman"/>
          <w:spacing w:val="10"/>
          <w:kern w:val="0"/>
          <w:szCs w:val="21"/>
        </w:rPr>
        <w:t xml:space="preserve"> Sejans,Antons Cernickins. Role of UML Class Diagram in Object-Oriented Software </w:t>
      </w:r>
      <w:proofErr w:type="gramStart"/>
      <w:r w:rsidRPr="003970CA">
        <w:rPr>
          <w:rFonts w:ascii="Times New Roman" w:eastAsia="宋体" w:hAnsi="Times New Roman" w:cs="Times New Roman"/>
          <w:spacing w:val="10"/>
          <w:kern w:val="0"/>
          <w:szCs w:val="21"/>
        </w:rPr>
        <w:t>Development[</w:t>
      </w:r>
      <w:proofErr w:type="gramEnd"/>
      <w:r w:rsidRPr="003970CA">
        <w:rPr>
          <w:rFonts w:ascii="Times New Roman" w:eastAsia="宋体" w:hAnsi="Times New Roman" w:cs="Times New Roman"/>
          <w:spacing w:val="10"/>
          <w:kern w:val="0"/>
          <w:szCs w:val="21"/>
        </w:rPr>
        <w:t>J]. Scientific Journal of Riga Technical University. Computer Sciences</w:t>
      </w:r>
      <w:proofErr w:type="gramStart"/>
      <w:r w:rsidRPr="003970CA">
        <w:rPr>
          <w:rFonts w:ascii="Times New Roman" w:eastAsia="宋体" w:hAnsi="Times New Roman" w:cs="Times New Roman"/>
          <w:spacing w:val="10"/>
          <w:kern w:val="0"/>
          <w:szCs w:val="21"/>
        </w:rPr>
        <w:t>,2011,44</w:t>
      </w:r>
      <w:proofErr w:type="gramEnd"/>
      <w:r w:rsidRPr="003970CA">
        <w:rPr>
          <w:rFonts w:ascii="Times New Roman" w:eastAsia="宋体" w:hAnsi="Times New Roman" w:cs="Times New Roman"/>
          <w:spacing w:val="10"/>
          <w:kern w:val="0"/>
          <w:szCs w:val="21"/>
        </w:rPr>
        <w:t>(-1):.</w:t>
      </w:r>
      <w:bookmarkEnd w:id="618"/>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619" w:name="_Ref489794863"/>
      <w:proofErr w:type="gramStart"/>
      <w:r w:rsidRPr="006972C9">
        <w:rPr>
          <w:rFonts w:ascii="Times New Roman" w:eastAsia="宋体" w:hAnsi="Times New Roman" w:cs="Times New Roman" w:hint="eastAsia"/>
          <w:spacing w:val="10"/>
          <w:kern w:val="0"/>
          <w:szCs w:val="21"/>
        </w:rPr>
        <w:t>王延武</w:t>
      </w:r>
      <w:proofErr w:type="gramEnd"/>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619"/>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620" w:name="_Ref489794879"/>
      <w:r w:rsidRPr="005A3D87">
        <w:rPr>
          <w:rFonts w:ascii="Times New Roman" w:eastAsia="宋体" w:hAnsi="Times New Roman" w:cs="Times New Roman"/>
          <w:spacing w:val="10"/>
          <w:kern w:val="0"/>
          <w:szCs w:val="21"/>
        </w:rPr>
        <w:t>Jian Zhang</w:t>
      </w:r>
      <w:proofErr w:type="gramStart"/>
      <w:r w:rsidRPr="005A3D87">
        <w:rPr>
          <w:rFonts w:ascii="Times New Roman" w:eastAsia="宋体" w:hAnsi="Times New Roman" w:cs="Times New Roman"/>
          <w:spacing w:val="10"/>
          <w:kern w:val="0"/>
          <w:szCs w:val="21"/>
        </w:rPr>
        <w:t>,Peihua</w:t>
      </w:r>
      <w:proofErr w:type="gramEnd"/>
      <w:r w:rsidRPr="005A3D87">
        <w:rPr>
          <w:rFonts w:ascii="Times New Roman" w:eastAsia="宋体" w:hAnsi="Times New Roman" w:cs="Times New Roman"/>
          <w:spacing w:val="10"/>
          <w:kern w:val="0"/>
          <w:szCs w:val="21"/>
        </w:rPr>
        <w:t xml:space="preserve"> Gu,Qingjin Peng,S. Jack Hu. Open interface design for product </w:t>
      </w:r>
      <w:proofErr w:type="gramStart"/>
      <w:r w:rsidRPr="005A3D87">
        <w:rPr>
          <w:rFonts w:ascii="Times New Roman" w:eastAsia="宋体" w:hAnsi="Times New Roman" w:cs="Times New Roman"/>
          <w:spacing w:val="10"/>
          <w:kern w:val="0"/>
          <w:szCs w:val="21"/>
        </w:rPr>
        <w:t>personalization[</w:t>
      </w:r>
      <w:proofErr w:type="gramEnd"/>
      <w:r w:rsidRPr="005A3D87">
        <w:rPr>
          <w:rFonts w:ascii="Times New Roman" w:eastAsia="宋体" w:hAnsi="Times New Roman" w:cs="Times New Roman"/>
          <w:spacing w:val="10"/>
          <w:kern w:val="0"/>
          <w:szCs w:val="21"/>
        </w:rPr>
        <w:t>J]. CIRP Annals - Manufacturing Technology</w:t>
      </w:r>
      <w:proofErr w:type="gramStart"/>
      <w:r w:rsidRPr="005A3D87">
        <w:rPr>
          <w:rFonts w:ascii="Times New Roman" w:eastAsia="宋体" w:hAnsi="Times New Roman" w:cs="Times New Roman"/>
          <w:spacing w:val="10"/>
          <w:kern w:val="0"/>
          <w:szCs w:val="21"/>
        </w:rPr>
        <w:t>,2017,66</w:t>
      </w:r>
      <w:proofErr w:type="gramEnd"/>
      <w:r w:rsidRPr="005A3D87">
        <w:rPr>
          <w:rFonts w:ascii="Times New Roman" w:eastAsia="宋体" w:hAnsi="Times New Roman" w:cs="Times New Roman"/>
          <w:spacing w:val="10"/>
          <w:kern w:val="0"/>
          <w:szCs w:val="21"/>
        </w:rPr>
        <w:t>(1):.</w:t>
      </w:r>
      <w:bookmarkEnd w:id="620"/>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621"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proofErr w:type="gramStart"/>
      <w:r w:rsidRPr="00BD3CCD">
        <w:rPr>
          <w:rFonts w:ascii="Times New Roman" w:eastAsia="宋体" w:hAnsi="Times New Roman" w:cs="Times New Roman" w:hint="eastAsia"/>
          <w:spacing w:val="10"/>
          <w:kern w:val="0"/>
          <w:szCs w:val="21"/>
        </w:rPr>
        <w:t>公有云</w:t>
      </w:r>
      <w:proofErr w:type="gramEnd"/>
      <w:r w:rsidRPr="00BD3CCD">
        <w:rPr>
          <w:rFonts w:ascii="Times New Roman" w:eastAsia="宋体" w:hAnsi="Times New Roman" w:cs="Times New Roman" w:hint="eastAsia"/>
          <w:spacing w:val="10"/>
          <w:kern w:val="0"/>
          <w:szCs w:val="21"/>
        </w:rPr>
        <w:t>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621"/>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622" w:name="_Ref489795022"/>
      <w:proofErr w:type="gramStart"/>
      <w:r w:rsidRPr="00BD3CCD">
        <w:rPr>
          <w:rFonts w:ascii="Times New Roman" w:eastAsia="宋体" w:hAnsi="Times New Roman" w:cs="Times New Roman" w:hint="eastAsia"/>
          <w:spacing w:val="10"/>
          <w:kern w:val="0"/>
          <w:szCs w:val="21"/>
        </w:rPr>
        <w:t>张沪寅</w:t>
      </w:r>
      <w:proofErr w:type="gramEnd"/>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622"/>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623"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623"/>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624"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624"/>
    </w:p>
    <w:p w14:paraId="66D9CDF0" w14:textId="489DC90A" w:rsidR="00EB4F1C" w:rsidRPr="00BF3B83" w:rsidDel="002125D1" w:rsidRDefault="00EB4F1C" w:rsidP="00BF3B83">
      <w:pPr>
        <w:pStyle w:val="a5"/>
        <w:numPr>
          <w:ilvl w:val="0"/>
          <w:numId w:val="1"/>
        </w:numPr>
        <w:spacing w:line="400" w:lineRule="exact"/>
        <w:ind w:firstLineChars="0"/>
        <w:rPr>
          <w:del w:id="625" w:author="JY0225" w:date="2017-08-14T13:03:00Z"/>
          <w:rFonts w:ascii="Times New Roman" w:eastAsia="宋体" w:hAnsi="Times New Roman" w:cs="Times New Roman"/>
          <w:spacing w:val="10"/>
          <w:kern w:val="0"/>
          <w:szCs w:val="21"/>
        </w:rPr>
      </w:pPr>
      <w:bookmarkStart w:id="626" w:name="_Ref489795089"/>
      <w:r w:rsidRPr="00EB4F1C">
        <w:rPr>
          <w:rFonts w:ascii="Times New Roman" w:eastAsia="宋体" w:hAnsi="Times New Roman" w:cs="Times New Roman"/>
          <w:spacing w:val="10"/>
          <w:kern w:val="0"/>
          <w:szCs w:val="21"/>
        </w:rPr>
        <w:t>Harish Dehariya</w:t>
      </w:r>
      <w:proofErr w:type="gramStart"/>
      <w:r w:rsidRPr="00EB4F1C">
        <w:rPr>
          <w:rFonts w:ascii="Times New Roman" w:eastAsia="宋体" w:hAnsi="Times New Roman" w:cs="Times New Roman"/>
          <w:spacing w:val="10"/>
          <w:kern w:val="0"/>
          <w:szCs w:val="21"/>
        </w:rPr>
        <w:t>,Piyush</w:t>
      </w:r>
      <w:proofErr w:type="gramEnd"/>
      <w:r w:rsidRPr="00EB4F1C">
        <w:rPr>
          <w:rFonts w:ascii="Times New Roman" w:eastAsia="宋体" w:hAnsi="Times New Roman" w:cs="Times New Roman"/>
          <w:spacing w:val="10"/>
          <w:kern w:val="0"/>
          <w:szCs w:val="21"/>
        </w:rPr>
        <w:t xml:space="preserve"> Kumar Shukla,Manish Ahirwar. A Survey on Detection and Prevention Techniques for SQL Injection </w:t>
      </w:r>
      <w:proofErr w:type="gramStart"/>
      <w:r w:rsidRPr="00EB4F1C">
        <w:rPr>
          <w:rFonts w:ascii="Times New Roman" w:eastAsia="宋体" w:hAnsi="Times New Roman" w:cs="Times New Roman"/>
          <w:spacing w:val="10"/>
          <w:kern w:val="0"/>
          <w:szCs w:val="21"/>
        </w:rPr>
        <w:t>Attacks[</w:t>
      </w:r>
      <w:proofErr w:type="gramEnd"/>
      <w:r w:rsidRPr="00EB4F1C">
        <w:rPr>
          <w:rFonts w:ascii="Times New Roman" w:eastAsia="宋体" w:hAnsi="Times New Roman" w:cs="Times New Roman"/>
          <w:spacing w:val="10"/>
          <w:kern w:val="0"/>
          <w:szCs w:val="21"/>
        </w:rPr>
        <w:t xml:space="preserve">J]. International Journal of Wireless and Microwave </w:t>
      </w:r>
      <w:proofErr w:type="gramStart"/>
      <w:r w:rsidRPr="00EB4F1C">
        <w:rPr>
          <w:rFonts w:ascii="Times New Roman" w:eastAsia="宋体" w:hAnsi="Times New Roman" w:cs="Times New Roman"/>
          <w:spacing w:val="10"/>
          <w:kern w:val="0"/>
          <w:szCs w:val="21"/>
        </w:rPr>
        <w:t>Technologies(</w:t>
      </w:r>
      <w:proofErr w:type="gramEnd"/>
      <w:r w:rsidRPr="00EB4F1C">
        <w:rPr>
          <w:rFonts w:ascii="Times New Roman" w:eastAsia="宋体" w:hAnsi="Times New Roman" w:cs="Times New Roman"/>
          <w:spacing w:val="10"/>
          <w:kern w:val="0"/>
          <w:szCs w:val="21"/>
        </w:rPr>
        <w:t>IJWMT),2016,6(6):.</w:t>
      </w:r>
      <w:bookmarkEnd w:id="626"/>
    </w:p>
    <w:p w14:paraId="6EEC265E" w14:textId="77777777" w:rsidR="00DB6C01" w:rsidRPr="002125D1" w:rsidRDefault="00DB6C01" w:rsidP="002125D1">
      <w:pPr>
        <w:pStyle w:val="a5"/>
        <w:numPr>
          <w:ilvl w:val="0"/>
          <w:numId w:val="1"/>
        </w:numPr>
        <w:spacing w:line="400" w:lineRule="exact"/>
        <w:ind w:firstLineChars="0"/>
        <w:rPr>
          <w:rFonts w:ascii="Times New Roman" w:eastAsia="宋体" w:hAnsi="Times New Roman" w:cs="Times New Roman" w:hint="eastAsia"/>
          <w:spacing w:val="10"/>
          <w:kern w:val="0"/>
          <w:szCs w:val="21"/>
          <w:rPrChange w:id="627" w:author="JY0225" w:date="2017-08-14T13:03:00Z">
            <w:rPr>
              <w:rFonts w:hint="eastAsia"/>
            </w:rPr>
          </w:rPrChange>
        </w:rPr>
        <w:pPrChange w:id="628" w:author="JY0225" w:date="2017-08-14T13:03:00Z">
          <w:pPr>
            <w:pStyle w:val="a5"/>
            <w:spacing w:line="400" w:lineRule="exact"/>
            <w:ind w:left="418" w:firstLineChars="0" w:firstLine="0"/>
          </w:pPr>
        </w:pPrChange>
      </w:pPr>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629" w:name="_Toc490477192"/>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577"/>
      <w:bookmarkEnd w:id="578"/>
      <w:bookmarkEnd w:id="579"/>
      <w:bookmarkEnd w:id="629"/>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proofErr w:type="gramStart"/>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proofErr w:type="gramEnd"/>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3"/>
      <w:footerReference w:type="first" r:id="rId54"/>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9T10:27:00Z" w:initials="J">
    <w:p w14:paraId="26D51116" w14:textId="77777777" w:rsidR="00856A51" w:rsidRDefault="00856A51">
      <w:pPr>
        <w:pStyle w:val="af0"/>
      </w:pPr>
      <w:r>
        <w:rPr>
          <w:rStyle w:val="af2"/>
        </w:rPr>
        <w:annotationRef/>
      </w:r>
      <w:r>
        <w:rPr>
          <w:rFonts w:hint="eastAsia"/>
        </w:rPr>
        <w:t>安全性</w:t>
      </w:r>
    </w:p>
  </w:comment>
  <w:comment w:id="46" w:author="JY0225" w:date="2017-07-19T10:27:00Z" w:initials="J">
    <w:p w14:paraId="56FD4591" w14:textId="77777777" w:rsidR="00856A51" w:rsidRDefault="00856A51">
      <w:pPr>
        <w:pStyle w:val="af0"/>
      </w:pPr>
      <w:r>
        <w:rPr>
          <w:rStyle w:val="af2"/>
        </w:rPr>
        <w:annotationRef/>
      </w:r>
      <w:r>
        <w:rPr>
          <w:rFonts w:hint="eastAsia"/>
        </w:rPr>
        <w:t>网络稳定性</w:t>
      </w:r>
    </w:p>
  </w:comment>
  <w:comment w:id="47" w:author="JY0225" w:date="2017-07-19T10:27:00Z" w:initials="J">
    <w:p w14:paraId="4D62BDF1" w14:textId="77777777" w:rsidR="00856A51" w:rsidRDefault="00856A51">
      <w:pPr>
        <w:pStyle w:val="af0"/>
      </w:pPr>
      <w:r>
        <w:rPr>
          <w:rStyle w:val="af2"/>
        </w:rPr>
        <w:annotationRef/>
      </w:r>
      <w:r>
        <w:rPr>
          <w:rFonts w:hint="eastAsia"/>
        </w:rPr>
        <w:t>数据冗余性和本地缓存</w:t>
      </w:r>
    </w:p>
  </w:comment>
  <w:comment w:id="48" w:author="JY0225" w:date="2017-07-19T10:39:00Z" w:initials="J">
    <w:p w14:paraId="601DA077" w14:textId="77777777" w:rsidR="00856A51" w:rsidRDefault="00856A51">
      <w:pPr>
        <w:pStyle w:val="af0"/>
      </w:pPr>
      <w:r>
        <w:rPr>
          <w:rStyle w:val="af2"/>
        </w:rPr>
        <w:annotationRef/>
      </w:r>
      <w:r>
        <w:rPr>
          <w:rFonts w:hint="eastAsia"/>
        </w:rPr>
        <w:t>多平台性</w:t>
      </w:r>
    </w:p>
  </w:comment>
  <w:comment w:id="49" w:author="JY0225" w:date="2017-07-19T21:39:00Z" w:initials="J">
    <w:p w14:paraId="6BA1CDDE" w14:textId="77777777" w:rsidR="00856A51" w:rsidRDefault="00856A51">
      <w:pPr>
        <w:pStyle w:val="af0"/>
      </w:pPr>
      <w:r>
        <w:rPr>
          <w:rStyle w:val="af2"/>
        </w:rPr>
        <w:annotationRef/>
      </w:r>
      <w:r>
        <w:rPr>
          <w:rFonts w:hint="eastAsia"/>
        </w:rPr>
        <w:t>安全性</w:t>
      </w:r>
    </w:p>
  </w:comment>
  <w:comment w:id="50" w:author="JY0225" w:date="2017-07-20T13:30:00Z" w:initials="J">
    <w:p w14:paraId="3963B948" w14:textId="77777777" w:rsidR="00856A51" w:rsidRDefault="00856A51">
      <w:pPr>
        <w:pStyle w:val="af0"/>
      </w:pPr>
      <w:r>
        <w:rPr>
          <w:rStyle w:val="af2"/>
        </w:rPr>
        <w:annotationRef/>
      </w:r>
      <w:r>
        <w:rPr>
          <w:rFonts w:hint="eastAsia"/>
        </w:rPr>
        <w:t>大文件上传与断点续传</w:t>
      </w:r>
    </w:p>
  </w:comment>
  <w:comment w:id="51" w:author="JY0225" w:date="2017-07-19T21:39:00Z" w:initials="J">
    <w:p w14:paraId="41C7CDE8" w14:textId="77777777" w:rsidR="00856A51" w:rsidRDefault="00856A51">
      <w:pPr>
        <w:pStyle w:val="af0"/>
      </w:pPr>
      <w:r>
        <w:rPr>
          <w:rStyle w:val="af2"/>
        </w:rPr>
        <w:annotationRef/>
      </w:r>
      <w:r>
        <w:rPr>
          <w:rFonts w:hint="eastAsia"/>
        </w:rPr>
        <w:t>数据冗余处理</w:t>
      </w:r>
    </w:p>
  </w:comment>
  <w:comment w:id="52" w:author="JY0225" w:date="2017-07-20T13:55:00Z" w:initials="J">
    <w:p w14:paraId="29331373" w14:textId="77777777" w:rsidR="00856A51" w:rsidRDefault="00856A51">
      <w:pPr>
        <w:pStyle w:val="af0"/>
      </w:pPr>
      <w:r>
        <w:rPr>
          <w:rStyle w:val="af2"/>
        </w:rPr>
        <w:annotationRef/>
      </w:r>
      <w:r>
        <w:rPr>
          <w:rFonts w:hint="eastAsia"/>
        </w:rPr>
        <w:t>多平台支持</w:t>
      </w:r>
    </w:p>
  </w:comment>
  <w:comment w:id="122" w:author="Liu, Wu" w:date="2017-07-25T15:25:00Z" w:initials="LW">
    <w:p w14:paraId="277DF846" w14:textId="77777777" w:rsidR="00856A51" w:rsidRDefault="00856A51">
      <w:pPr>
        <w:pStyle w:val="af0"/>
      </w:pPr>
      <w:r>
        <w:rPr>
          <w:rStyle w:val="af2"/>
        </w:rPr>
        <w:annotationRef/>
      </w:r>
      <w:proofErr w:type="gramStart"/>
      <w:r>
        <w:t>图需要</w:t>
      </w:r>
      <w:proofErr w:type="gramEnd"/>
      <w:r>
        <w:t>重新画</w:t>
      </w:r>
      <w:r>
        <w:rPr>
          <w:rFonts w:hint="eastAsia"/>
        </w:rPr>
        <w:t>，</w:t>
      </w:r>
      <w:r>
        <w:t>重点突出优化的内容</w:t>
      </w:r>
      <w:r>
        <w:rPr>
          <w:rFonts w:hint="eastAsia"/>
        </w:rPr>
        <w:t>，</w:t>
      </w:r>
      <w:r>
        <w:t>对原有系统进行简单描述</w:t>
      </w:r>
    </w:p>
  </w:comment>
  <w:comment w:id="124" w:author="Liu, Wu" w:date="2017-07-25T16:29:00Z" w:initials="LW">
    <w:p w14:paraId="26AA5293" w14:textId="77777777" w:rsidR="00856A51" w:rsidRDefault="00856A51">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80E26" w14:textId="77777777" w:rsidR="00BC1232" w:rsidRDefault="00BC1232" w:rsidP="0041428B">
      <w:r>
        <w:separator/>
      </w:r>
    </w:p>
  </w:endnote>
  <w:endnote w:type="continuationSeparator" w:id="0">
    <w:p w14:paraId="689EB3A9" w14:textId="77777777" w:rsidR="00BC1232" w:rsidRDefault="00BC1232"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856A51" w:rsidRDefault="00856A51">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856A51" w:rsidRDefault="00856A51">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2DA74DB9" w:rsidR="00856A51" w:rsidRDefault="00856A51">
        <w:pPr>
          <w:pStyle w:val="aa"/>
          <w:ind w:firstLine="480"/>
          <w:jc w:val="center"/>
        </w:pPr>
        <w:r>
          <w:fldChar w:fldCharType="begin"/>
        </w:r>
        <w:r>
          <w:instrText>PAGE   \* MERGEFORMAT</w:instrText>
        </w:r>
        <w:r>
          <w:fldChar w:fldCharType="separate"/>
        </w:r>
        <w:r w:rsidR="00E02AC8" w:rsidRPr="00E02AC8">
          <w:rPr>
            <w:noProof/>
            <w:lang w:val="zh-CN"/>
          </w:rPr>
          <w:t>61</w:t>
        </w:r>
        <w:r>
          <w:fldChar w:fldCharType="end"/>
        </w:r>
      </w:p>
    </w:sdtContent>
  </w:sdt>
  <w:p w14:paraId="6D1D6B9C" w14:textId="77777777" w:rsidR="00856A51" w:rsidRDefault="00856A51">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51462B7F" w:rsidR="00856A51" w:rsidRDefault="00856A51">
        <w:pPr>
          <w:pStyle w:val="aa"/>
          <w:ind w:firstLine="480"/>
          <w:jc w:val="center"/>
        </w:pPr>
        <w:r>
          <w:fldChar w:fldCharType="begin"/>
        </w:r>
        <w:r>
          <w:instrText>PAGE   \* MERGEFORMAT</w:instrText>
        </w:r>
        <w:r>
          <w:fldChar w:fldCharType="separate"/>
        </w:r>
        <w:r w:rsidR="00E02AC8" w:rsidRPr="00E02AC8">
          <w:rPr>
            <w:noProof/>
            <w:lang w:val="zh-CN"/>
          </w:rPr>
          <w:t>1</w:t>
        </w:r>
        <w:r>
          <w:fldChar w:fldCharType="end"/>
        </w:r>
      </w:p>
    </w:sdtContent>
  </w:sdt>
  <w:p w14:paraId="0E9873A4" w14:textId="77777777" w:rsidR="00856A51" w:rsidRDefault="00856A51">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856A51" w:rsidRDefault="00856A51">
        <w:pPr>
          <w:pStyle w:val="aa"/>
          <w:ind w:firstLine="480"/>
          <w:jc w:val="center"/>
        </w:pPr>
        <w:r>
          <w:t>2</w:t>
        </w:r>
      </w:p>
    </w:sdtContent>
  </w:sdt>
  <w:p w14:paraId="374619DA" w14:textId="77777777" w:rsidR="00856A51" w:rsidRDefault="00856A51">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Content>
      <w:p w14:paraId="5403A823" w14:textId="77777777" w:rsidR="00856A51" w:rsidRDefault="00856A51">
        <w:pPr>
          <w:pStyle w:val="aa"/>
          <w:ind w:firstLine="480"/>
          <w:jc w:val="center"/>
        </w:pPr>
        <w:r>
          <w:t>14</w:t>
        </w:r>
      </w:p>
    </w:sdtContent>
  </w:sdt>
  <w:p w14:paraId="2B5633F6" w14:textId="77777777" w:rsidR="00856A51" w:rsidRDefault="00856A51">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856A51" w:rsidRDefault="00856A51">
        <w:pPr>
          <w:pStyle w:val="aa"/>
          <w:ind w:firstLine="480"/>
          <w:jc w:val="center"/>
        </w:pPr>
        <w:r>
          <w:t>53</w:t>
        </w:r>
      </w:p>
    </w:sdtContent>
  </w:sdt>
  <w:p w14:paraId="29FA113C" w14:textId="77777777" w:rsidR="00856A51" w:rsidRDefault="00856A5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CAC9D" w14:textId="77777777" w:rsidR="00BC1232" w:rsidRDefault="00BC1232" w:rsidP="0041428B">
      <w:r>
        <w:separator/>
      </w:r>
    </w:p>
  </w:footnote>
  <w:footnote w:type="continuationSeparator" w:id="0">
    <w:p w14:paraId="1486CD7F" w14:textId="77777777" w:rsidR="00BC1232" w:rsidRDefault="00BC1232" w:rsidP="0041428B">
      <w:r>
        <w:continuationSeparator/>
      </w:r>
    </w:p>
  </w:footnote>
  <w:footnote w:id="1">
    <w:p w14:paraId="5AAB1591" w14:textId="25B57964" w:rsidR="00856A51" w:rsidRDefault="00856A51">
      <w:pPr>
        <w:pStyle w:val="afff0"/>
      </w:pPr>
      <w:r>
        <w:rPr>
          <w:rStyle w:val="affff8"/>
        </w:rPr>
        <w:footnoteRef/>
      </w:r>
      <w:r>
        <w:t xml:space="preserve"> </w:t>
      </w:r>
      <w:r w:rsidRPr="00443AD4">
        <w:t>http://www.freebuf.com/news/97925.html</w:t>
      </w:r>
    </w:p>
  </w:footnote>
  <w:footnote w:id="2">
    <w:p w14:paraId="417EA6D4" w14:textId="31873BEA" w:rsidR="00856A51" w:rsidRPr="003F1AFE" w:rsidRDefault="00856A51">
      <w:pPr>
        <w:pStyle w:val="afff0"/>
      </w:pPr>
      <w:r>
        <w:rPr>
          <w:rStyle w:val="affff8"/>
        </w:rPr>
        <w:footnoteRef/>
      </w:r>
      <w:r>
        <w:t xml:space="preserve"> </w:t>
      </w:r>
      <w:r w:rsidRPr="003F1AFE">
        <w:t>http://mobile.zol.com.cn/597/5974727_all.html</w:t>
      </w:r>
    </w:p>
  </w:footnote>
  <w:footnote w:id="3">
    <w:p w14:paraId="0A815845" w14:textId="77777777" w:rsidR="00856A51" w:rsidRDefault="00856A51" w:rsidP="00DC3BB6">
      <w:pPr>
        <w:pStyle w:val="afff0"/>
      </w:pPr>
      <w:r>
        <w:rPr>
          <w:rStyle w:val="affff8"/>
        </w:rPr>
        <w:footnoteRef/>
      </w:r>
      <w:r>
        <w:t xml:space="preserve"> </w:t>
      </w:r>
      <w:r w:rsidRPr="00E25599">
        <w:t>http://anquan.baidu.com/bbs/thread-395277-1-1.html</w:t>
      </w:r>
    </w:p>
  </w:footnote>
  <w:footnote w:id="4">
    <w:p w14:paraId="1F24077D" w14:textId="77777777" w:rsidR="00856A51" w:rsidRPr="00B60D92" w:rsidRDefault="00856A51"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856A51" w:rsidRPr="009D4C79" w:rsidRDefault="00856A51">
      <w:pPr>
        <w:pStyle w:val="afff0"/>
      </w:pPr>
      <w:r>
        <w:rPr>
          <w:rStyle w:val="affff8"/>
        </w:rPr>
        <w:footnoteRef/>
      </w:r>
      <w:r>
        <w:t xml:space="preserve"> </w:t>
      </w:r>
      <w:r w:rsidRPr="009D4C79">
        <w:t>https://en.wikipedia.org/wiki/Java_Development_Kit</w:t>
      </w:r>
    </w:p>
  </w:footnote>
  <w:footnote w:id="6">
    <w:p w14:paraId="5169C56E" w14:textId="77777777" w:rsidR="00856A51" w:rsidRDefault="00856A51">
      <w:pPr>
        <w:pStyle w:val="afff0"/>
      </w:pPr>
      <w:r>
        <w:rPr>
          <w:rStyle w:val="affff8"/>
        </w:rPr>
        <w:footnoteRef/>
      </w:r>
      <w:r>
        <w:t xml:space="preserve"> </w:t>
      </w:r>
      <w:r w:rsidRPr="00A16998">
        <w:t>http://www.ietf.org/rfc/rfc2616.txt</w:t>
      </w:r>
    </w:p>
  </w:footnote>
  <w:footnote w:id="7">
    <w:p w14:paraId="7CEC55BA" w14:textId="10993018" w:rsidR="00856A51" w:rsidRDefault="00856A51">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856A51" w:rsidRPr="0011115E" w:rsidRDefault="00856A51"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856A51" w:rsidRPr="0011115E" w:rsidRDefault="00856A51" w:rsidP="00C27396">
    <w:pPr>
      <w:pBdr>
        <w:bottom w:val="single" w:sz="4" w:space="1" w:color="auto"/>
      </w:pBd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856A51" w:rsidRPr="008C6AFE" w:rsidRDefault="00856A51"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856A51" w:rsidRPr="008C6AFE" w:rsidRDefault="00856A51" w:rsidP="008C6AFE">
    <w:pPr>
      <w:pStyle w:val="a8"/>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856A51" w:rsidRPr="008C6AFE" w:rsidRDefault="00856A51" w:rsidP="008C6AFE">
    <w:pPr>
      <w:pStyle w:val="a8"/>
      <w:tabs>
        <w:tab w:val="clear" w:pos="4153"/>
      </w:tabs>
      <w:jc w:val="both"/>
      <w:rPr>
        <w:kern w:val="0"/>
      </w:rPr>
    </w:pPr>
    <w:r>
      <w:rPr>
        <w:rFonts w:hint="eastAsia"/>
        <w:kern w:val="0"/>
      </w:rPr>
      <w:t>面向云备份的</w:t>
    </w:r>
    <w:r>
      <w:rPr>
        <w:kern w:val="0"/>
      </w:rPr>
      <w:t>高效中间</w:t>
    </w:r>
    <w:proofErr w:type="gramStart"/>
    <w:r>
      <w:rPr>
        <w:kern w:val="0"/>
      </w:rPr>
      <w:t>件设计</w:t>
    </w:r>
    <w:proofErr w:type="gramEnd"/>
    <w:r>
      <w:rPr>
        <w:kern w:val="0"/>
      </w:rPr>
      <w:t>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856A51" w:rsidRPr="008C6AFE" w:rsidRDefault="00856A51" w:rsidP="008C6AFE">
    <w:pPr>
      <w:pStyle w:val="a8"/>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856A51" w:rsidRPr="005B43E0" w:rsidRDefault="00856A51" w:rsidP="008C6AFE">
    <w:pPr>
      <w:pStyle w:val="a8"/>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856A51" w:rsidRPr="003D3BAD" w:rsidRDefault="00856A51"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revisionView w:comment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B90"/>
    <w:rsid w:val="00005CC7"/>
    <w:rsid w:val="00006190"/>
    <w:rsid w:val="0000714B"/>
    <w:rsid w:val="00007196"/>
    <w:rsid w:val="00010001"/>
    <w:rsid w:val="0001018D"/>
    <w:rsid w:val="00010307"/>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07"/>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DD"/>
    <w:rsid w:val="00040CF3"/>
    <w:rsid w:val="00041539"/>
    <w:rsid w:val="00042459"/>
    <w:rsid w:val="0004292C"/>
    <w:rsid w:val="00042FB1"/>
    <w:rsid w:val="000438FA"/>
    <w:rsid w:val="00043965"/>
    <w:rsid w:val="00044501"/>
    <w:rsid w:val="00044595"/>
    <w:rsid w:val="00044A34"/>
    <w:rsid w:val="00045B7F"/>
    <w:rsid w:val="00045D05"/>
    <w:rsid w:val="000469DC"/>
    <w:rsid w:val="00046A49"/>
    <w:rsid w:val="000473EA"/>
    <w:rsid w:val="0004785F"/>
    <w:rsid w:val="00047A32"/>
    <w:rsid w:val="00051414"/>
    <w:rsid w:val="000521E8"/>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A75E3"/>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EC6"/>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681F"/>
    <w:rsid w:val="000E7EA6"/>
    <w:rsid w:val="000F03DE"/>
    <w:rsid w:val="000F06F7"/>
    <w:rsid w:val="000F0B50"/>
    <w:rsid w:val="000F14C7"/>
    <w:rsid w:val="000F19FB"/>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4BB"/>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581"/>
    <w:rsid w:val="001B6B3E"/>
    <w:rsid w:val="001B6F89"/>
    <w:rsid w:val="001B7445"/>
    <w:rsid w:val="001C008D"/>
    <w:rsid w:val="001C0819"/>
    <w:rsid w:val="001C0987"/>
    <w:rsid w:val="001C0D7D"/>
    <w:rsid w:val="001C0E4D"/>
    <w:rsid w:val="001C148B"/>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11F6"/>
    <w:rsid w:val="002F12A1"/>
    <w:rsid w:val="002F13E5"/>
    <w:rsid w:val="002F1BB2"/>
    <w:rsid w:val="002F2561"/>
    <w:rsid w:val="002F285A"/>
    <w:rsid w:val="002F28F9"/>
    <w:rsid w:val="002F2DA9"/>
    <w:rsid w:val="002F3291"/>
    <w:rsid w:val="002F3850"/>
    <w:rsid w:val="002F3CB9"/>
    <w:rsid w:val="002F4977"/>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0797E"/>
    <w:rsid w:val="00310C8A"/>
    <w:rsid w:val="00311B3A"/>
    <w:rsid w:val="00311D33"/>
    <w:rsid w:val="00312A79"/>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5CB3"/>
    <w:rsid w:val="003465FA"/>
    <w:rsid w:val="00346B91"/>
    <w:rsid w:val="0034709C"/>
    <w:rsid w:val="00347B20"/>
    <w:rsid w:val="00347BB7"/>
    <w:rsid w:val="00347DF7"/>
    <w:rsid w:val="00347F58"/>
    <w:rsid w:val="00350DCC"/>
    <w:rsid w:val="003514D3"/>
    <w:rsid w:val="00352842"/>
    <w:rsid w:val="00352C5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525"/>
    <w:rsid w:val="003849F7"/>
    <w:rsid w:val="00385320"/>
    <w:rsid w:val="00385465"/>
    <w:rsid w:val="003858D7"/>
    <w:rsid w:val="00385952"/>
    <w:rsid w:val="00386EB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27E73"/>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4DFF"/>
    <w:rsid w:val="004562B0"/>
    <w:rsid w:val="00456DAA"/>
    <w:rsid w:val="004570CB"/>
    <w:rsid w:val="00457C73"/>
    <w:rsid w:val="0046062A"/>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97FBB"/>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1F"/>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6A7"/>
    <w:rsid w:val="00511F40"/>
    <w:rsid w:val="00513157"/>
    <w:rsid w:val="0051315A"/>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47A7"/>
    <w:rsid w:val="00565287"/>
    <w:rsid w:val="00565785"/>
    <w:rsid w:val="00565B9D"/>
    <w:rsid w:val="00566028"/>
    <w:rsid w:val="00566056"/>
    <w:rsid w:val="00566309"/>
    <w:rsid w:val="00566AAC"/>
    <w:rsid w:val="00566F45"/>
    <w:rsid w:val="00567587"/>
    <w:rsid w:val="00571132"/>
    <w:rsid w:val="0057119D"/>
    <w:rsid w:val="00571390"/>
    <w:rsid w:val="005715D9"/>
    <w:rsid w:val="00571971"/>
    <w:rsid w:val="00571BF5"/>
    <w:rsid w:val="00571C9D"/>
    <w:rsid w:val="00572938"/>
    <w:rsid w:val="0057307B"/>
    <w:rsid w:val="00573F0A"/>
    <w:rsid w:val="0057481B"/>
    <w:rsid w:val="0057491B"/>
    <w:rsid w:val="00574A1C"/>
    <w:rsid w:val="00574E0D"/>
    <w:rsid w:val="00574FEF"/>
    <w:rsid w:val="00575727"/>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3E3F"/>
    <w:rsid w:val="005E45EA"/>
    <w:rsid w:val="005E499D"/>
    <w:rsid w:val="005E6B54"/>
    <w:rsid w:val="005E6B79"/>
    <w:rsid w:val="005E6FC5"/>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25F"/>
    <w:rsid w:val="00671351"/>
    <w:rsid w:val="0067137E"/>
    <w:rsid w:val="006716A7"/>
    <w:rsid w:val="00671803"/>
    <w:rsid w:val="00672FC1"/>
    <w:rsid w:val="006731B7"/>
    <w:rsid w:val="0067344D"/>
    <w:rsid w:val="00673F71"/>
    <w:rsid w:val="006745D4"/>
    <w:rsid w:val="0067462A"/>
    <w:rsid w:val="006761C8"/>
    <w:rsid w:val="00676558"/>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443F"/>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20C5"/>
    <w:rsid w:val="00702137"/>
    <w:rsid w:val="007021BF"/>
    <w:rsid w:val="00702A76"/>
    <w:rsid w:val="00702F2A"/>
    <w:rsid w:val="00703775"/>
    <w:rsid w:val="00703C61"/>
    <w:rsid w:val="0070431B"/>
    <w:rsid w:val="00704C53"/>
    <w:rsid w:val="00705565"/>
    <w:rsid w:val="007058F7"/>
    <w:rsid w:val="00706A17"/>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3BB5"/>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2169"/>
    <w:rsid w:val="00802780"/>
    <w:rsid w:val="008029A9"/>
    <w:rsid w:val="00803F2D"/>
    <w:rsid w:val="00804972"/>
    <w:rsid w:val="00805004"/>
    <w:rsid w:val="00806EB7"/>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A7B58"/>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5677"/>
    <w:rsid w:val="00925DCB"/>
    <w:rsid w:val="0092673B"/>
    <w:rsid w:val="00926D35"/>
    <w:rsid w:val="00926EBD"/>
    <w:rsid w:val="0092719B"/>
    <w:rsid w:val="0092731C"/>
    <w:rsid w:val="00927481"/>
    <w:rsid w:val="00927A4E"/>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1E4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16"/>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99F"/>
    <w:rsid w:val="00A6650E"/>
    <w:rsid w:val="00A6665B"/>
    <w:rsid w:val="00A6719A"/>
    <w:rsid w:val="00A672E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E25"/>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94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3C4C"/>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ACF"/>
    <w:rsid w:val="00CF2CF6"/>
    <w:rsid w:val="00CF31EA"/>
    <w:rsid w:val="00CF36F8"/>
    <w:rsid w:val="00CF4348"/>
    <w:rsid w:val="00CF52EC"/>
    <w:rsid w:val="00CF5614"/>
    <w:rsid w:val="00CF5E52"/>
    <w:rsid w:val="00CF64C4"/>
    <w:rsid w:val="00CF6C89"/>
    <w:rsid w:val="00CF71FC"/>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70E4"/>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A1"/>
    <w:rsid w:val="00D326DB"/>
    <w:rsid w:val="00D32D88"/>
    <w:rsid w:val="00D339BD"/>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0FFC"/>
    <w:rsid w:val="00D71113"/>
    <w:rsid w:val="00D711C2"/>
    <w:rsid w:val="00D71AAA"/>
    <w:rsid w:val="00D71D84"/>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8E"/>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386"/>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2AC8"/>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7F3"/>
    <w:rsid w:val="00E84A38"/>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E57"/>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1DE9"/>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3BF8"/>
    <w:rsid w:val="00FA4081"/>
    <w:rsid w:val="00FA485D"/>
    <w:rsid w:val="00FA4894"/>
    <w:rsid w:val="00FA59D6"/>
    <w:rsid w:val="00FA5C0A"/>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8.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png"/><Relationship Id="rId48" Type="http://schemas.openxmlformats.org/officeDocument/2006/relationships/chart" Target="charts/chart1.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s://baike.baidu.com/item/%E7%BA%BF%E7%A8%8B" TargetMode="External"/><Relationship Id="rId41" Type="http://schemas.openxmlformats.org/officeDocument/2006/relationships/image" Target="media/image22.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817456600"/>
        <c:axId val="817453072"/>
      </c:lineChart>
      <c:catAx>
        <c:axId val="81745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3072"/>
        <c:crosses val="autoZero"/>
        <c:auto val="1"/>
        <c:lblAlgn val="ctr"/>
        <c:lblOffset val="100"/>
        <c:noMultiLvlLbl val="0"/>
      </c:catAx>
      <c:valAx>
        <c:axId val="8174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6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817452288"/>
        <c:axId val="817455032"/>
      </c:lineChart>
      <c:catAx>
        <c:axId val="817452288"/>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5032"/>
        <c:crosses val="autoZero"/>
        <c:auto val="1"/>
        <c:lblAlgn val="ctr"/>
        <c:lblOffset val="100"/>
        <c:noMultiLvlLbl val="0"/>
      </c:catAx>
      <c:valAx>
        <c:axId val="817455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CE54A-ACD2-46A5-ADE5-EF2B507C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Pages>
  <Words>8262</Words>
  <Characters>47095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685</cp:revision>
  <cp:lastPrinted>2017-08-03T09:04:00Z</cp:lastPrinted>
  <dcterms:created xsi:type="dcterms:W3CDTF">2017-08-02T05:35:00Z</dcterms:created>
  <dcterms:modified xsi:type="dcterms:W3CDTF">2017-08-14T05:05:00Z</dcterms:modified>
</cp:coreProperties>
</file>