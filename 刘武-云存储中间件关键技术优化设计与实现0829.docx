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5E1E7BA3" w14:textId="4D681979" w:rsidR="002A73B6"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1952414" w:history="1">
            <w:r w:rsidR="002A73B6" w:rsidRPr="00700AE0">
              <w:rPr>
                <w:rStyle w:val="af"/>
                <w:rFonts w:ascii="Times New Roman" w:hAnsi="Times New Roman"/>
                <w:noProof/>
              </w:rPr>
              <w:t>摘要</w:t>
            </w:r>
            <w:r w:rsidR="002A73B6">
              <w:rPr>
                <w:noProof/>
                <w:webHidden/>
              </w:rPr>
              <w:tab/>
            </w:r>
            <w:r w:rsidR="002A73B6">
              <w:rPr>
                <w:noProof/>
                <w:webHidden/>
              </w:rPr>
              <w:fldChar w:fldCharType="begin"/>
            </w:r>
            <w:r w:rsidR="002A73B6">
              <w:rPr>
                <w:noProof/>
                <w:webHidden/>
              </w:rPr>
              <w:instrText xml:space="preserve"> PAGEREF _Toc491952414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527A0916" w14:textId="3639DD69" w:rsidR="002A73B6" w:rsidRDefault="00350BD1">
          <w:pPr>
            <w:pStyle w:val="11"/>
            <w:rPr>
              <w:rFonts w:asciiTheme="minorHAnsi" w:cstheme="minorBidi"/>
              <w:noProof/>
              <w:kern w:val="2"/>
              <w:sz w:val="21"/>
              <w:szCs w:val="22"/>
            </w:rPr>
          </w:pPr>
          <w:hyperlink w:anchor="_Toc491952415" w:history="1">
            <w:r w:rsidR="002A73B6" w:rsidRPr="00700AE0">
              <w:rPr>
                <w:rStyle w:val="af"/>
                <w:rFonts w:ascii="Times New Roman" w:hAnsi="Times New Roman"/>
                <w:noProof/>
              </w:rPr>
              <w:t>Abstract</w:t>
            </w:r>
            <w:r w:rsidR="002A73B6">
              <w:rPr>
                <w:noProof/>
                <w:webHidden/>
              </w:rPr>
              <w:tab/>
            </w:r>
            <w:r w:rsidR="002A73B6">
              <w:rPr>
                <w:noProof/>
                <w:webHidden/>
              </w:rPr>
              <w:fldChar w:fldCharType="begin"/>
            </w:r>
            <w:r w:rsidR="002A73B6">
              <w:rPr>
                <w:noProof/>
                <w:webHidden/>
              </w:rPr>
              <w:instrText xml:space="preserve"> PAGEREF _Toc491952415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2EBB67E9" w14:textId="3BA44BC7" w:rsidR="002A73B6" w:rsidRDefault="00350BD1">
          <w:pPr>
            <w:pStyle w:val="11"/>
            <w:rPr>
              <w:rFonts w:asciiTheme="minorHAnsi" w:cstheme="minorBidi"/>
              <w:noProof/>
              <w:kern w:val="2"/>
              <w:sz w:val="21"/>
              <w:szCs w:val="22"/>
            </w:rPr>
          </w:pPr>
          <w:hyperlink w:anchor="_Toc491952416" w:history="1">
            <w:r w:rsidR="002A73B6" w:rsidRPr="00700AE0">
              <w:rPr>
                <w:rStyle w:val="af"/>
                <w:rFonts w:ascii="Times New Roman" w:hAnsi="Times New Roman"/>
                <w:noProof/>
              </w:rPr>
              <w:t>第一章</w:t>
            </w:r>
            <w:r w:rsidR="002A73B6" w:rsidRPr="00700AE0">
              <w:rPr>
                <w:rStyle w:val="af"/>
                <w:rFonts w:ascii="Times New Roman" w:hAnsi="Times New Roman"/>
                <w:noProof/>
              </w:rPr>
              <w:t xml:space="preserve"> </w:t>
            </w:r>
            <w:r w:rsidR="002A73B6" w:rsidRPr="00700AE0">
              <w:rPr>
                <w:rStyle w:val="af"/>
                <w:rFonts w:ascii="Times New Roman" w:hAnsi="Times New Roman"/>
                <w:noProof/>
              </w:rPr>
              <w:t>引言</w:t>
            </w:r>
            <w:r w:rsidR="002A73B6">
              <w:rPr>
                <w:noProof/>
                <w:webHidden/>
              </w:rPr>
              <w:tab/>
            </w:r>
            <w:r w:rsidR="002A73B6">
              <w:rPr>
                <w:noProof/>
                <w:webHidden/>
              </w:rPr>
              <w:fldChar w:fldCharType="begin"/>
            </w:r>
            <w:r w:rsidR="002A73B6">
              <w:rPr>
                <w:noProof/>
                <w:webHidden/>
              </w:rPr>
              <w:instrText xml:space="preserve"> PAGEREF _Toc491952416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668E2418" w14:textId="77C5C299" w:rsidR="002A73B6" w:rsidRDefault="00350BD1">
          <w:pPr>
            <w:pStyle w:val="24"/>
            <w:tabs>
              <w:tab w:val="right" w:leader="dot" w:pos="8302"/>
            </w:tabs>
            <w:ind w:left="480"/>
            <w:rPr>
              <w:rFonts w:asciiTheme="minorHAnsi" w:cstheme="minorBidi"/>
              <w:noProof/>
              <w:kern w:val="2"/>
              <w:sz w:val="21"/>
              <w:szCs w:val="22"/>
            </w:rPr>
          </w:pPr>
          <w:hyperlink w:anchor="_Toc491952417" w:history="1">
            <w:r w:rsidR="002A73B6" w:rsidRPr="00700AE0">
              <w:rPr>
                <w:rStyle w:val="af"/>
                <w:noProof/>
              </w:rPr>
              <w:t>1.1 研究背景</w:t>
            </w:r>
            <w:r w:rsidR="002A73B6">
              <w:rPr>
                <w:noProof/>
                <w:webHidden/>
              </w:rPr>
              <w:tab/>
            </w:r>
            <w:r w:rsidR="002A73B6">
              <w:rPr>
                <w:noProof/>
                <w:webHidden/>
              </w:rPr>
              <w:fldChar w:fldCharType="begin"/>
            </w:r>
            <w:r w:rsidR="002A73B6">
              <w:rPr>
                <w:noProof/>
                <w:webHidden/>
              </w:rPr>
              <w:instrText xml:space="preserve"> PAGEREF _Toc491952417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760B8D60" w14:textId="62F63350" w:rsidR="002A73B6" w:rsidRDefault="00350BD1">
          <w:pPr>
            <w:pStyle w:val="24"/>
            <w:tabs>
              <w:tab w:val="right" w:leader="dot" w:pos="8302"/>
            </w:tabs>
            <w:ind w:left="480"/>
            <w:rPr>
              <w:rFonts w:asciiTheme="minorHAnsi" w:cstheme="minorBidi"/>
              <w:noProof/>
              <w:kern w:val="2"/>
              <w:sz w:val="21"/>
              <w:szCs w:val="22"/>
            </w:rPr>
          </w:pPr>
          <w:hyperlink w:anchor="_Toc491952418" w:history="1">
            <w:r w:rsidR="002A73B6" w:rsidRPr="00700AE0">
              <w:rPr>
                <w:rStyle w:val="af"/>
                <w:noProof/>
              </w:rPr>
              <w:t>1.2 研究内容及意义</w:t>
            </w:r>
            <w:r w:rsidR="002A73B6">
              <w:rPr>
                <w:noProof/>
                <w:webHidden/>
              </w:rPr>
              <w:tab/>
            </w:r>
            <w:r w:rsidR="002A73B6">
              <w:rPr>
                <w:noProof/>
                <w:webHidden/>
              </w:rPr>
              <w:fldChar w:fldCharType="begin"/>
            </w:r>
            <w:r w:rsidR="002A73B6">
              <w:rPr>
                <w:noProof/>
                <w:webHidden/>
              </w:rPr>
              <w:instrText xml:space="preserve"> PAGEREF _Toc491952418 \h </w:instrText>
            </w:r>
            <w:r w:rsidR="002A73B6">
              <w:rPr>
                <w:noProof/>
                <w:webHidden/>
              </w:rPr>
            </w:r>
            <w:r w:rsidR="002A73B6">
              <w:rPr>
                <w:noProof/>
                <w:webHidden/>
              </w:rPr>
              <w:fldChar w:fldCharType="separate"/>
            </w:r>
            <w:r w:rsidR="002A73B6">
              <w:rPr>
                <w:noProof/>
                <w:webHidden/>
              </w:rPr>
              <w:t>3</w:t>
            </w:r>
            <w:r w:rsidR="002A73B6">
              <w:rPr>
                <w:noProof/>
                <w:webHidden/>
              </w:rPr>
              <w:fldChar w:fldCharType="end"/>
            </w:r>
          </w:hyperlink>
        </w:p>
        <w:p w14:paraId="343B81DA" w14:textId="6528D9A7" w:rsidR="002A73B6" w:rsidRDefault="00350BD1">
          <w:pPr>
            <w:pStyle w:val="24"/>
            <w:tabs>
              <w:tab w:val="right" w:leader="dot" w:pos="8302"/>
            </w:tabs>
            <w:ind w:left="480"/>
            <w:rPr>
              <w:rFonts w:asciiTheme="minorHAnsi" w:cstheme="minorBidi"/>
              <w:noProof/>
              <w:kern w:val="2"/>
              <w:sz w:val="21"/>
              <w:szCs w:val="22"/>
            </w:rPr>
          </w:pPr>
          <w:hyperlink w:anchor="_Toc491952419" w:history="1">
            <w:r w:rsidR="002A73B6" w:rsidRPr="00700AE0">
              <w:rPr>
                <w:rStyle w:val="af"/>
                <w:noProof/>
              </w:rPr>
              <w:t>1.3 论文的组织</w:t>
            </w:r>
            <w:r w:rsidR="002A73B6">
              <w:rPr>
                <w:noProof/>
                <w:webHidden/>
              </w:rPr>
              <w:tab/>
            </w:r>
            <w:r w:rsidR="002A73B6">
              <w:rPr>
                <w:noProof/>
                <w:webHidden/>
              </w:rPr>
              <w:fldChar w:fldCharType="begin"/>
            </w:r>
            <w:r w:rsidR="002A73B6">
              <w:rPr>
                <w:noProof/>
                <w:webHidden/>
              </w:rPr>
              <w:instrText xml:space="preserve"> PAGEREF _Toc491952419 \h </w:instrText>
            </w:r>
            <w:r w:rsidR="002A73B6">
              <w:rPr>
                <w:noProof/>
                <w:webHidden/>
              </w:rPr>
            </w:r>
            <w:r w:rsidR="002A73B6">
              <w:rPr>
                <w:noProof/>
                <w:webHidden/>
              </w:rPr>
              <w:fldChar w:fldCharType="separate"/>
            </w:r>
            <w:r w:rsidR="002A73B6">
              <w:rPr>
                <w:noProof/>
                <w:webHidden/>
              </w:rPr>
              <w:t>4</w:t>
            </w:r>
            <w:r w:rsidR="002A73B6">
              <w:rPr>
                <w:noProof/>
                <w:webHidden/>
              </w:rPr>
              <w:fldChar w:fldCharType="end"/>
            </w:r>
          </w:hyperlink>
        </w:p>
        <w:p w14:paraId="69F16A46" w14:textId="416E0959" w:rsidR="002A73B6" w:rsidRDefault="00350BD1">
          <w:pPr>
            <w:pStyle w:val="11"/>
            <w:rPr>
              <w:rFonts w:asciiTheme="minorHAnsi" w:cstheme="minorBidi"/>
              <w:noProof/>
              <w:kern w:val="2"/>
              <w:sz w:val="21"/>
              <w:szCs w:val="22"/>
            </w:rPr>
          </w:pPr>
          <w:hyperlink w:anchor="_Toc491952420" w:history="1">
            <w:r w:rsidR="002A73B6" w:rsidRPr="00700AE0">
              <w:rPr>
                <w:rStyle w:val="af"/>
                <w:rFonts w:ascii="Times New Roman" w:hAnsi="Times New Roman"/>
                <w:noProof/>
              </w:rPr>
              <w:t>第二章</w:t>
            </w:r>
            <w:r w:rsidR="002A73B6" w:rsidRPr="00700AE0">
              <w:rPr>
                <w:rStyle w:val="af"/>
                <w:rFonts w:ascii="Times New Roman" w:hAnsi="Times New Roman"/>
                <w:noProof/>
              </w:rPr>
              <w:t xml:space="preserve"> </w:t>
            </w:r>
            <w:r w:rsidR="002A73B6" w:rsidRPr="00700AE0">
              <w:rPr>
                <w:rStyle w:val="af"/>
                <w:rFonts w:ascii="Times New Roman" w:hAnsi="Times New Roman"/>
                <w:noProof/>
              </w:rPr>
              <w:t>核心技术</w:t>
            </w:r>
            <w:r w:rsidR="002A73B6">
              <w:rPr>
                <w:noProof/>
                <w:webHidden/>
              </w:rPr>
              <w:tab/>
            </w:r>
            <w:r w:rsidR="002A73B6">
              <w:rPr>
                <w:noProof/>
                <w:webHidden/>
              </w:rPr>
              <w:fldChar w:fldCharType="begin"/>
            </w:r>
            <w:r w:rsidR="002A73B6">
              <w:rPr>
                <w:noProof/>
                <w:webHidden/>
              </w:rPr>
              <w:instrText xml:space="preserve"> PAGEREF _Toc491952420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6D86F6B7" w14:textId="6D0F1D9B" w:rsidR="002A73B6" w:rsidRDefault="00350BD1">
          <w:pPr>
            <w:pStyle w:val="24"/>
            <w:tabs>
              <w:tab w:val="right" w:leader="dot" w:pos="8302"/>
            </w:tabs>
            <w:ind w:left="480"/>
            <w:rPr>
              <w:rFonts w:asciiTheme="minorHAnsi" w:cstheme="minorBidi"/>
              <w:noProof/>
              <w:kern w:val="2"/>
              <w:sz w:val="21"/>
              <w:szCs w:val="22"/>
            </w:rPr>
          </w:pPr>
          <w:hyperlink w:anchor="_Toc491952421" w:history="1">
            <w:r w:rsidR="002A73B6" w:rsidRPr="00700AE0">
              <w:rPr>
                <w:rStyle w:val="af"/>
                <w:noProof/>
              </w:rPr>
              <w:t>2.1 云备份与中间件</w:t>
            </w:r>
            <w:r w:rsidR="002A73B6">
              <w:rPr>
                <w:noProof/>
                <w:webHidden/>
              </w:rPr>
              <w:tab/>
            </w:r>
            <w:r w:rsidR="002A73B6">
              <w:rPr>
                <w:noProof/>
                <w:webHidden/>
              </w:rPr>
              <w:fldChar w:fldCharType="begin"/>
            </w:r>
            <w:r w:rsidR="002A73B6">
              <w:rPr>
                <w:noProof/>
                <w:webHidden/>
              </w:rPr>
              <w:instrText xml:space="preserve"> PAGEREF _Toc491952421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6DB3AAE9" w14:textId="3A64ED01" w:rsidR="002A73B6" w:rsidRDefault="00350BD1">
          <w:pPr>
            <w:pStyle w:val="33"/>
            <w:tabs>
              <w:tab w:val="right" w:leader="dot" w:pos="8302"/>
            </w:tabs>
            <w:ind w:left="960"/>
            <w:rPr>
              <w:rFonts w:asciiTheme="minorHAnsi" w:cstheme="minorBidi"/>
              <w:noProof/>
              <w:kern w:val="2"/>
              <w:sz w:val="21"/>
              <w:szCs w:val="22"/>
            </w:rPr>
          </w:pPr>
          <w:hyperlink w:anchor="_Toc491952422" w:history="1">
            <w:r w:rsidR="002A73B6" w:rsidRPr="00700AE0">
              <w:rPr>
                <w:rStyle w:val="af"/>
                <w:noProof/>
              </w:rPr>
              <w:t>2.1.1 云备份特点</w:t>
            </w:r>
            <w:r w:rsidR="002A73B6">
              <w:rPr>
                <w:noProof/>
                <w:webHidden/>
              </w:rPr>
              <w:tab/>
            </w:r>
            <w:r w:rsidR="002A73B6">
              <w:rPr>
                <w:noProof/>
                <w:webHidden/>
              </w:rPr>
              <w:fldChar w:fldCharType="begin"/>
            </w:r>
            <w:r w:rsidR="002A73B6">
              <w:rPr>
                <w:noProof/>
                <w:webHidden/>
              </w:rPr>
              <w:instrText xml:space="preserve"> PAGEREF _Toc491952422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20B0A428" w14:textId="5462D563" w:rsidR="002A73B6" w:rsidRDefault="00350BD1">
          <w:pPr>
            <w:pStyle w:val="33"/>
            <w:tabs>
              <w:tab w:val="right" w:leader="dot" w:pos="8302"/>
            </w:tabs>
            <w:ind w:left="960"/>
            <w:rPr>
              <w:rFonts w:asciiTheme="minorHAnsi" w:cstheme="minorBidi"/>
              <w:noProof/>
              <w:kern w:val="2"/>
              <w:sz w:val="21"/>
              <w:szCs w:val="22"/>
            </w:rPr>
          </w:pPr>
          <w:hyperlink w:anchor="_Toc491952423" w:history="1">
            <w:r w:rsidR="002A73B6" w:rsidRPr="00700AE0">
              <w:rPr>
                <w:rStyle w:val="af"/>
                <w:noProof/>
              </w:rPr>
              <w:t>2.1.2 云备份中间件</w:t>
            </w:r>
            <w:r w:rsidR="002A73B6">
              <w:rPr>
                <w:noProof/>
                <w:webHidden/>
              </w:rPr>
              <w:tab/>
            </w:r>
            <w:r w:rsidR="002A73B6">
              <w:rPr>
                <w:noProof/>
                <w:webHidden/>
              </w:rPr>
              <w:fldChar w:fldCharType="begin"/>
            </w:r>
            <w:r w:rsidR="002A73B6">
              <w:rPr>
                <w:noProof/>
                <w:webHidden/>
              </w:rPr>
              <w:instrText xml:space="preserve"> PAGEREF _Toc491952423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33966195" w14:textId="61D506EE" w:rsidR="002A73B6" w:rsidRDefault="00350BD1">
          <w:pPr>
            <w:pStyle w:val="24"/>
            <w:tabs>
              <w:tab w:val="right" w:leader="dot" w:pos="8302"/>
            </w:tabs>
            <w:ind w:left="480"/>
            <w:rPr>
              <w:rFonts w:asciiTheme="minorHAnsi" w:cstheme="minorBidi"/>
              <w:noProof/>
              <w:kern w:val="2"/>
              <w:sz w:val="21"/>
              <w:szCs w:val="22"/>
            </w:rPr>
          </w:pPr>
          <w:hyperlink w:anchor="_Toc491952424" w:history="1">
            <w:r w:rsidR="002A73B6" w:rsidRPr="00700AE0">
              <w:rPr>
                <w:rStyle w:val="af"/>
                <w:noProof/>
              </w:rPr>
              <w:t>2.3 SQLite</w:t>
            </w:r>
            <w:r w:rsidR="002A73B6">
              <w:rPr>
                <w:noProof/>
                <w:webHidden/>
              </w:rPr>
              <w:tab/>
            </w:r>
            <w:r w:rsidR="002A73B6">
              <w:rPr>
                <w:noProof/>
                <w:webHidden/>
              </w:rPr>
              <w:fldChar w:fldCharType="begin"/>
            </w:r>
            <w:r w:rsidR="002A73B6">
              <w:rPr>
                <w:noProof/>
                <w:webHidden/>
              </w:rPr>
              <w:instrText xml:space="preserve"> PAGEREF _Toc491952424 \h </w:instrText>
            </w:r>
            <w:r w:rsidR="002A73B6">
              <w:rPr>
                <w:noProof/>
                <w:webHidden/>
              </w:rPr>
            </w:r>
            <w:r w:rsidR="002A73B6">
              <w:rPr>
                <w:noProof/>
                <w:webHidden/>
              </w:rPr>
              <w:fldChar w:fldCharType="separate"/>
            </w:r>
            <w:r w:rsidR="002A73B6">
              <w:rPr>
                <w:noProof/>
                <w:webHidden/>
              </w:rPr>
              <w:t>6</w:t>
            </w:r>
            <w:r w:rsidR="002A73B6">
              <w:rPr>
                <w:noProof/>
                <w:webHidden/>
              </w:rPr>
              <w:fldChar w:fldCharType="end"/>
            </w:r>
          </w:hyperlink>
        </w:p>
        <w:p w14:paraId="2B2A5CCF" w14:textId="737D3C06" w:rsidR="002A73B6" w:rsidRDefault="00350BD1">
          <w:pPr>
            <w:pStyle w:val="24"/>
            <w:tabs>
              <w:tab w:val="right" w:leader="dot" w:pos="8302"/>
            </w:tabs>
            <w:ind w:left="480"/>
            <w:rPr>
              <w:rFonts w:asciiTheme="minorHAnsi" w:cstheme="minorBidi"/>
              <w:noProof/>
              <w:kern w:val="2"/>
              <w:sz w:val="21"/>
              <w:szCs w:val="22"/>
            </w:rPr>
          </w:pPr>
          <w:hyperlink w:anchor="_Toc491952425" w:history="1">
            <w:r w:rsidR="002A73B6" w:rsidRPr="00700AE0">
              <w:rPr>
                <w:rStyle w:val="af"/>
                <w:noProof/>
              </w:rPr>
              <w:t>2.4 断点续传</w:t>
            </w:r>
            <w:r w:rsidR="002A73B6">
              <w:rPr>
                <w:noProof/>
                <w:webHidden/>
              </w:rPr>
              <w:tab/>
            </w:r>
            <w:r w:rsidR="002A73B6">
              <w:rPr>
                <w:noProof/>
                <w:webHidden/>
              </w:rPr>
              <w:fldChar w:fldCharType="begin"/>
            </w:r>
            <w:r w:rsidR="002A73B6">
              <w:rPr>
                <w:noProof/>
                <w:webHidden/>
              </w:rPr>
              <w:instrText xml:space="preserve"> PAGEREF _Toc491952425 \h </w:instrText>
            </w:r>
            <w:r w:rsidR="002A73B6">
              <w:rPr>
                <w:noProof/>
                <w:webHidden/>
              </w:rPr>
            </w:r>
            <w:r w:rsidR="002A73B6">
              <w:rPr>
                <w:noProof/>
                <w:webHidden/>
              </w:rPr>
              <w:fldChar w:fldCharType="separate"/>
            </w:r>
            <w:r w:rsidR="002A73B6">
              <w:rPr>
                <w:noProof/>
                <w:webHidden/>
              </w:rPr>
              <w:t>7</w:t>
            </w:r>
            <w:r w:rsidR="002A73B6">
              <w:rPr>
                <w:noProof/>
                <w:webHidden/>
              </w:rPr>
              <w:fldChar w:fldCharType="end"/>
            </w:r>
          </w:hyperlink>
        </w:p>
        <w:p w14:paraId="13373636" w14:textId="1FE8716C" w:rsidR="002A73B6" w:rsidRDefault="00350BD1">
          <w:pPr>
            <w:pStyle w:val="24"/>
            <w:tabs>
              <w:tab w:val="right" w:leader="dot" w:pos="8302"/>
            </w:tabs>
            <w:ind w:left="480"/>
            <w:rPr>
              <w:rFonts w:asciiTheme="minorHAnsi" w:cstheme="minorBidi"/>
              <w:noProof/>
              <w:kern w:val="2"/>
              <w:sz w:val="21"/>
              <w:szCs w:val="22"/>
            </w:rPr>
          </w:pPr>
          <w:hyperlink w:anchor="_Toc491952426" w:history="1">
            <w:r w:rsidR="002A73B6" w:rsidRPr="00700AE0">
              <w:rPr>
                <w:rStyle w:val="af"/>
                <w:noProof/>
              </w:rPr>
              <w:t>2.5 WebSocket</w:t>
            </w:r>
            <w:r w:rsidR="002A73B6">
              <w:rPr>
                <w:noProof/>
                <w:webHidden/>
              </w:rPr>
              <w:tab/>
            </w:r>
            <w:r w:rsidR="002A73B6">
              <w:rPr>
                <w:noProof/>
                <w:webHidden/>
              </w:rPr>
              <w:fldChar w:fldCharType="begin"/>
            </w:r>
            <w:r w:rsidR="002A73B6">
              <w:rPr>
                <w:noProof/>
                <w:webHidden/>
              </w:rPr>
              <w:instrText xml:space="preserve"> PAGEREF _Toc491952426 \h </w:instrText>
            </w:r>
            <w:r w:rsidR="002A73B6">
              <w:rPr>
                <w:noProof/>
                <w:webHidden/>
              </w:rPr>
            </w:r>
            <w:r w:rsidR="002A73B6">
              <w:rPr>
                <w:noProof/>
                <w:webHidden/>
              </w:rPr>
              <w:fldChar w:fldCharType="separate"/>
            </w:r>
            <w:r w:rsidR="002A73B6">
              <w:rPr>
                <w:noProof/>
                <w:webHidden/>
              </w:rPr>
              <w:t>8</w:t>
            </w:r>
            <w:r w:rsidR="002A73B6">
              <w:rPr>
                <w:noProof/>
                <w:webHidden/>
              </w:rPr>
              <w:fldChar w:fldCharType="end"/>
            </w:r>
          </w:hyperlink>
        </w:p>
        <w:p w14:paraId="48277442" w14:textId="0B8C2D12" w:rsidR="002A73B6" w:rsidRDefault="00350BD1">
          <w:pPr>
            <w:pStyle w:val="24"/>
            <w:tabs>
              <w:tab w:val="right" w:leader="dot" w:pos="8302"/>
            </w:tabs>
            <w:ind w:left="480"/>
            <w:rPr>
              <w:rFonts w:asciiTheme="minorHAnsi" w:cstheme="minorBidi"/>
              <w:noProof/>
              <w:kern w:val="2"/>
              <w:sz w:val="21"/>
              <w:szCs w:val="22"/>
            </w:rPr>
          </w:pPr>
          <w:hyperlink w:anchor="_Toc491952427" w:history="1">
            <w:r w:rsidR="002A73B6" w:rsidRPr="00700AE0">
              <w:rPr>
                <w:rStyle w:val="af"/>
                <w:noProof/>
              </w:rPr>
              <w:t>2.6 WebExtension</w:t>
            </w:r>
            <w:r w:rsidR="002A73B6">
              <w:rPr>
                <w:noProof/>
                <w:webHidden/>
              </w:rPr>
              <w:tab/>
            </w:r>
            <w:r w:rsidR="002A73B6">
              <w:rPr>
                <w:noProof/>
                <w:webHidden/>
              </w:rPr>
              <w:fldChar w:fldCharType="begin"/>
            </w:r>
            <w:r w:rsidR="002A73B6">
              <w:rPr>
                <w:noProof/>
                <w:webHidden/>
              </w:rPr>
              <w:instrText xml:space="preserve"> PAGEREF _Toc491952427 \h </w:instrText>
            </w:r>
            <w:r w:rsidR="002A73B6">
              <w:rPr>
                <w:noProof/>
                <w:webHidden/>
              </w:rPr>
            </w:r>
            <w:r w:rsidR="002A73B6">
              <w:rPr>
                <w:noProof/>
                <w:webHidden/>
              </w:rPr>
              <w:fldChar w:fldCharType="separate"/>
            </w:r>
            <w:r w:rsidR="002A73B6">
              <w:rPr>
                <w:noProof/>
                <w:webHidden/>
              </w:rPr>
              <w:t>9</w:t>
            </w:r>
            <w:r w:rsidR="002A73B6">
              <w:rPr>
                <w:noProof/>
                <w:webHidden/>
              </w:rPr>
              <w:fldChar w:fldCharType="end"/>
            </w:r>
          </w:hyperlink>
        </w:p>
        <w:p w14:paraId="2CA3DC1F" w14:textId="4E471A87" w:rsidR="002A73B6" w:rsidRDefault="00350BD1">
          <w:pPr>
            <w:pStyle w:val="11"/>
            <w:rPr>
              <w:rFonts w:asciiTheme="minorHAnsi" w:cstheme="minorBidi"/>
              <w:noProof/>
              <w:kern w:val="2"/>
              <w:sz w:val="21"/>
              <w:szCs w:val="22"/>
            </w:rPr>
          </w:pPr>
          <w:hyperlink w:anchor="_Toc491952428" w:history="1">
            <w:r w:rsidR="002A73B6" w:rsidRPr="00700AE0">
              <w:rPr>
                <w:rStyle w:val="af"/>
                <w:rFonts w:ascii="Times New Roman" w:hAnsi="Times New Roman"/>
                <w:noProof/>
              </w:rPr>
              <w:t>第三章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云备份中间件优化分析</w:t>
            </w:r>
            <w:r w:rsidR="002A73B6">
              <w:rPr>
                <w:noProof/>
                <w:webHidden/>
              </w:rPr>
              <w:tab/>
            </w:r>
            <w:r w:rsidR="002A73B6">
              <w:rPr>
                <w:noProof/>
                <w:webHidden/>
              </w:rPr>
              <w:fldChar w:fldCharType="begin"/>
            </w:r>
            <w:r w:rsidR="002A73B6">
              <w:rPr>
                <w:noProof/>
                <w:webHidden/>
              </w:rPr>
              <w:instrText xml:space="preserve"> PAGEREF _Toc491952428 \h </w:instrText>
            </w:r>
            <w:r w:rsidR="002A73B6">
              <w:rPr>
                <w:noProof/>
                <w:webHidden/>
              </w:rPr>
            </w:r>
            <w:r w:rsidR="002A73B6">
              <w:rPr>
                <w:noProof/>
                <w:webHidden/>
              </w:rPr>
              <w:fldChar w:fldCharType="separate"/>
            </w:r>
            <w:r w:rsidR="002A73B6">
              <w:rPr>
                <w:noProof/>
                <w:webHidden/>
              </w:rPr>
              <w:t>11</w:t>
            </w:r>
            <w:r w:rsidR="002A73B6">
              <w:rPr>
                <w:noProof/>
                <w:webHidden/>
              </w:rPr>
              <w:fldChar w:fldCharType="end"/>
            </w:r>
          </w:hyperlink>
        </w:p>
        <w:p w14:paraId="25406A6E" w14:textId="2F8793CB" w:rsidR="002A73B6" w:rsidRDefault="00350BD1">
          <w:pPr>
            <w:pStyle w:val="24"/>
            <w:tabs>
              <w:tab w:val="right" w:leader="dot" w:pos="8302"/>
            </w:tabs>
            <w:ind w:left="480"/>
            <w:rPr>
              <w:rFonts w:asciiTheme="minorHAnsi" w:cstheme="minorBidi"/>
              <w:noProof/>
              <w:kern w:val="2"/>
              <w:sz w:val="21"/>
              <w:szCs w:val="22"/>
            </w:rPr>
          </w:pPr>
          <w:hyperlink w:anchor="_Toc491952429" w:history="1">
            <w:r w:rsidR="002A73B6" w:rsidRPr="00700AE0">
              <w:rPr>
                <w:rStyle w:val="af"/>
                <w:noProof/>
              </w:rPr>
              <w:t>3.1 现有中间件系统分析</w:t>
            </w:r>
            <w:r w:rsidR="002A73B6">
              <w:rPr>
                <w:noProof/>
                <w:webHidden/>
              </w:rPr>
              <w:tab/>
            </w:r>
            <w:r w:rsidR="002A73B6">
              <w:rPr>
                <w:noProof/>
                <w:webHidden/>
              </w:rPr>
              <w:fldChar w:fldCharType="begin"/>
            </w:r>
            <w:r w:rsidR="002A73B6">
              <w:rPr>
                <w:noProof/>
                <w:webHidden/>
              </w:rPr>
              <w:instrText xml:space="preserve"> PAGEREF _Toc491952429 \h </w:instrText>
            </w:r>
            <w:r w:rsidR="002A73B6">
              <w:rPr>
                <w:noProof/>
                <w:webHidden/>
              </w:rPr>
            </w:r>
            <w:r w:rsidR="002A73B6">
              <w:rPr>
                <w:noProof/>
                <w:webHidden/>
              </w:rPr>
              <w:fldChar w:fldCharType="separate"/>
            </w:r>
            <w:r w:rsidR="002A73B6">
              <w:rPr>
                <w:noProof/>
                <w:webHidden/>
              </w:rPr>
              <w:t>11</w:t>
            </w:r>
            <w:r w:rsidR="002A73B6">
              <w:rPr>
                <w:noProof/>
                <w:webHidden/>
              </w:rPr>
              <w:fldChar w:fldCharType="end"/>
            </w:r>
          </w:hyperlink>
        </w:p>
        <w:p w14:paraId="333FB748" w14:textId="329FC04B" w:rsidR="002A73B6" w:rsidRDefault="00350BD1">
          <w:pPr>
            <w:pStyle w:val="33"/>
            <w:tabs>
              <w:tab w:val="right" w:leader="dot" w:pos="8302"/>
            </w:tabs>
            <w:ind w:left="960"/>
            <w:rPr>
              <w:rFonts w:asciiTheme="minorHAnsi" w:cstheme="minorBidi"/>
              <w:noProof/>
              <w:kern w:val="2"/>
              <w:sz w:val="21"/>
              <w:szCs w:val="22"/>
            </w:rPr>
          </w:pPr>
          <w:hyperlink w:anchor="_Toc491952430" w:history="1">
            <w:r w:rsidR="002A73B6" w:rsidRPr="00700AE0">
              <w:rPr>
                <w:rStyle w:val="af"/>
                <w:noProof/>
              </w:rPr>
              <w:t>3.1.1 系统框架与功能分析</w:t>
            </w:r>
            <w:r w:rsidR="002A73B6">
              <w:rPr>
                <w:noProof/>
                <w:webHidden/>
              </w:rPr>
              <w:tab/>
            </w:r>
            <w:r w:rsidR="002A73B6">
              <w:rPr>
                <w:noProof/>
                <w:webHidden/>
              </w:rPr>
              <w:fldChar w:fldCharType="begin"/>
            </w:r>
            <w:r w:rsidR="002A73B6">
              <w:rPr>
                <w:noProof/>
                <w:webHidden/>
              </w:rPr>
              <w:instrText xml:space="preserve"> PAGEREF _Toc491952430 \h </w:instrText>
            </w:r>
            <w:r w:rsidR="002A73B6">
              <w:rPr>
                <w:noProof/>
                <w:webHidden/>
              </w:rPr>
            </w:r>
            <w:r w:rsidR="002A73B6">
              <w:rPr>
                <w:noProof/>
                <w:webHidden/>
              </w:rPr>
              <w:fldChar w:fldCharType="separate"/>
            </w:r>
            <w:r w:rsidR="002A73B6">
              <w:rPr>
                <w:noProof/>
                <w:webHidden/>
              </w:rPr>
              <w:t>11</w:t>
            </w:r>
            <w:r w:rsidR="002A73B6">
              <w:rPr>
                <w:noProof/>
                <w:webHidden/>
              </w:rPr>
              <w:fldChar w:fldCharType="end"/>
            </w:r>
          </w:hyperlink>
        </w:p>
        <w:p w14:paraId="2E671D46" w14:textId="6206B0FE" w:rsidR="002A73B6" w:rsidRDefault="00350BD1">
          <w:pPr>
            <w:pStyle w:val="33"/>
            <w:tabs>
              <w:tab w:val="right" w:leader="dot" w:pos="8302"/>
            </w:tabs>
            <w:ind w:left="960"/>
            <w:rPr>
              <w:rFonts w:asciiTheme="minorHAnsi" w:cstheme="minorBidi"/>
              <w:noProof/>
              <w:kern w:val="2"/>
              <w:sz w:val="21"/>
              <w:szCs w:val="22"/>
            </w:rPr>
          </w:pPr>
          <w:hyperlink w:anchor="_Toc491952431" w:history="1">
            <w:r w:rsidR="002A73B6" w:rsidRPr="00700AE0">
              <w:rPr>
                <w:rStyle w:val="af"/>
                <w:noProof/>
              </w:rPr>
              <w:t>3.1.2 现有云备份中间件的不足</w:t>
            </w:r>
            <w:r w:rsidR="002A73B6">
              <w:rPr>
                <w:noProof/>
                <w:webHidden/>
              </w:rPr>
              <w:tab/>
            </w:r>
            <w:r w:rsidR="002A73B6">
              <w:rPr>
                <w:noProof/>
                <w:webHidden/>
              </w:rPr>
              <w:fldChar w:fldCharType="begin"/>
            </w:r>
            <w:r w:rsidR="002A73B6">
              <w:rPr>
                <w:noProof/>
                <w:webHidden/>
              </w:rPr>
              <w:instrText xml:space="preserve"> PAGEREF _Toc491952431 \h </w:instrText>
            </w:r>
            <w:r w:rsidR="002A73B6">
              <w:rPr>
                <w:noProof/>
                <w:webHidden/>
              </w:rPr>
            </w:r>
            <w:r w:rsidR="002A73B6">
              <w:rPr>
                <w:noProof/>
                <w:webHidden/>
              </w:rPr>
              <w:fldChar w:fldCharType="separate"/>
            </w:r>
            <w:r w:rsidR="002A73B6">
              <w:rPr>
                <w:noProof/>
                <w:webHidden/>
              </w:rPr>
              <w:t>12</w:t>
            </w:r>
            <w:r w:rsidR="002A73B6">
              <w:rPr>
                <w:noProof/>
                <w:webHidden/>
              </w:rPr>
              <w:fldChar w:fldCharType="end"/>
            </w:r>
          </w:hyperlink>
        </w:p>
        <w:p w14:paraId="44DAD148" w14:textId="0173D28B" w:rsidR="002A73B6" w:rsidRDefault="00350BD1">
          <w:pPr>
            <w:pStyle w:val="24"/>
            <w:tabs>
              <w:tab w:val="right" w:leader="dot" w:pos="8302"/>
            </w:tabs>
            <w:ind w:left="480"/>
            <w:rPr>
              <w:rFonts w:asciiTheme="minorHAnsi" w:cstheme="minorBidi"/>
              <w:noProof/>
              <w:kern w:val="2"/>
              <w:sz w:val="21"/>
              <w:szCs w:val="22"/>
            </w:rPr>
          </w:pPr>
          <w:hyperlink w:anchor="_Toc491952432" w:history="1">
            <w:r w:rsidR="002A73B6" w:rsidRPr="00700AE0">
              <w:rPr>
                <w:rStyle w:val="af"/>
                <w:noProof/>
              </w:rPr>
              <w:t>3.2 中间件系统优化需求分析</w:t>
            </w:r>
            <w:r w:rsidR="002A73B6">
              <w:rPr>
                <w:noProof/>
                <w:webHidden/>
              </w:rPr>
              <w:tab/>
            </w:r>
            <w:r w:rsidR="002A73B6">
              <w:rPr>
                <w:noProof/>
                <w:webHidden/>
              </w:rPr>
              <w:fldChar w:fldCharType="begin"/>
            </w:r>
            <w:r w:rsidR="002A73B6">
              <w:rPr>
                <w:noProof/>
                <w:webHidden/>
              </w:rPr>
              <w:instrText xml:space="preserve"> PAGEREF _Toc491952432 \h </w:instrText>
            </w:r>
            <w:r w:rsidR="002A73B6">
              <w:rPr>
                <w:noProof/>
                <w:webHidden/>
              </w:rPr>
            </w:r>
            <w:r w:rsidR="002A73B6">
              <w:rPr>
                <w:noProof/>
                <w:webHidden/>
              </w:rPr>
              <w:fldChar w:fldCharType="separate"/>
            </w:r>
            <w:r w:rsidR="002A73B6">
              <w:rPr>
                <w:noProof/>
                <w:webHidden/>
              </w:rPr>
              <w:t>13</w:t>
            </w:r>
            <w:r w:rsidR="002A73B6">
              <w:rPr>
                <w:noProof/>
                <w:webHidden/>
              </w:rPr>
              <w:fldChar w:fldCharType="end"/>
            </w:r>
          </w:hyperlink>
        </w:p>
        <w:p w14:paraId="199BA29B" w14:textId="36E384C4" w:rsidR="002A73B6" w:rsidRDefault="00350BD1">
          <w:pPr>
            <w:pStyle w:val="33"/>
            <w:tabs>
              <w:tab w:val="right" w:leader="dot" w:pos="8302"/>
            </w:tabs>
            <w:ind w:left="960"/>
            <w:rPr>
              <w:rFonts w:asciiTheme="minorHAnsi" w:cstheme="minorBidi"/>
              <w:noProof/>
              <w:kern w:val="2"/>
              <w:sz w:val="21"/>
              <w:szCs w:val="22"/>
            </w:rPr>
          </w:pPr>
          <w:hyperlink w:anchor="_Toc491952433" w:history="1">
            <w:r w:rsidR="002A73B6" w:rsidRPr="00700AE0">
              <w:rPr>
                <w:rStyle w:val="af"/>
                <w:noProof/>
              </w:rPr>
              <w:t>3.2.1 持久会话管理</w:t>
            </w:r>
            <w:r w:rsidR="002A73B6">
              <w:rPr>
                <w:noProof/>
                <w:webHidden/>
              </w:rPr>
              <w:tab/>
            </w:r>
            <w:r w:rsidR="002A73B6">
              <w:rPr>
                <w:noProof/>
                <w:webHidden/>
              </w:rPr>
              <w:fldChar w:fldCharType="begin"/>
            </w:r>
            <w:r w:rsidR="002A73B6">
              <w:rPr>
                <w:noProof/>
                <w:webHidden/>
              </w:rPr>
              <w:instrText xml:space="preserve"> PAGEREF _Toc491952433 \h </w:instrText>
            </w:r>
            <w:r w:rsidR="002A73B6">
              <w:rPr>
                <w:noProof/>
                <w:webHidden/>
              </w:rPr>
            </w:r>
            <w:r w:rsidR="002A73B6">
              <w:rPr>
                <w:noProof/>
                <w:webHidden/>
              </w:rPr>
              <w:fldChar w:fldCharType="separate"/>
            </w:r>
            <w:r w:rsidR="002A73B6">
              <w:rPr>
                <w:noProof/>
                <w:webHidden/>
              </w:rPr>
              <w:t>13</w:t>
            </w:r>
            <w:r w:rsidR="002A73B6">
              <w:rPr>
                <w:noProof/>
                <w:webHidden/>
              </w:rPr>
              <w:fldChar w:fldCharType="end"/>
            </w:r>
          </w:hyperlink>
        </w:p>
        <w:p w14:paraId="02B9D9EC" w14:textId="3A41C57E" w:rsidR="002A73B6" w:rsidRDefault="00350BD1">
          <w:pPr>
            <w:pStyle w:val="33"/>
            <w:tabs>
              <w:tab w:val="right" w:leader="dot" w:pos="8302"/>
            </w:tabs>
            <w:ind w:left="960"/>
            <w:rPr>
              <w:rFonts w:asciiTheme="minorHAnsi" w:cstheme="minorBidi"/>
              <w:noProof/>
              <w:kern w:val="2"/>
              <w:sz w:val="21"/>
              <w:szCs w:val="22"/>
            </w:rPr>
          </w:pPr>
          <w:hyperlink w:anchor="_Toc491952434" w:history="1">
            <w:r w:rsidR="002A73B6" w:rsidRPr="00700AE0">
              <w:rPr>
                <w:rStyle w:val="af"/>
                <w:noProof/>
              </w:rPr>
              <w:t>3.2.2 大文件上传</w:t>
            </w:r>
            <w:r w:rsidR="002A73B6">
              <w:rPr>
                <w:noProof/>
                <w:webHidden/>
              </w:rPr>
              <w:tab/>
            </w:r>
            <w:r w:rsidR="002A73B6">
              <w:rPr>
                <w:noProof/>
                <w:webHidden/>
              </w:rPr>
              <w:fldChar w:fldCharType="begin"/>
            </w:r>
            <w:r w:rsidR="002A73B6">
              <w:rPr>
                <w:noProof/>
                <w:webHidden/>
              </w:rPr>
              <w:instrText xml:space="preserve"> PAGEREF _Toc491952434 \h </w:instrText>
            </w:r>
            <w:r w:rsidR="002A73B6">
              <w:rPr>
                <w:noProof/>
                <w:webHidden/>
              </w:rPr>
            </w:r>
            <w:r w:rsidR="002A73B6">
              <w:rPr>
                <w:noProof/>
                <w:webHidden/>
              </w:rPr>
              <w:fldChar w:fldCharType="separate"/>
            </w:r>
            <w:r w:rsidR="002A73B6">
              <w:rPr>
                <w:noProof/>
                <w:webHidden/>
              </w:rPr>
              <w:t>14</w:t>
            </w:r>
            <w:r w:rsidR="002A73B6">
              <w:rPr>
                <w:noProof/>
                <w:webHidden/>
              </w:rPr>
              <w:fldChar w:fldCharType="end"/>
            </w:r>
          </w:hyperlink>
        </w:p>
        <w:p w14:paraId="2EE9DC65" w14:textId="4DA0BD5C" w:rsidR="002A73B6" w:rsidRDefault="00350BD1">
          <w:pPr>
            <w:pStyle w:val="33"/>
            <w:tabs>
              <w:tab w:val="right" w:leader="dot" w:pos="8302"/>
            </w:tabs>
            <w:ind w:left="960"/>
            <w:rPr>
              <w:rFonts w:asciiTheme="minorHAnsi" w:cstheme="minorBidi"/>
              <w:noProof/>
              <w:kern w:val="2"/>
              <w:sz w:val="21"/>
              <w:szCs w:val="22"/>
            </w:rPr>
          </w:pPr>
          <w:hyperlink w:anchor="_Toc491952435" w:history="1">
            <w:r w:rsidR="002A73B6" w:rsidRPr="00700AE0">
              <w:rPr>
                <w:rStyle w:val="af"/>
                <w:noProof/>
              </w:rPr>
              <w:t>3.2.3 本地缓存</w:t>
            </w:r>
            <w:r w:rsidR="002A73B6">
              <w:rPr>
                <w:noProof/>
                <w:webHidden/>
              </w:rPr>
              <w:tab/>
            </w:r>
            <w:r w:rsidR="002A73B6">
              <w:rPr>
                <w:noProof/>
                <w:webHidden/>
              </w:rPr>
              <w:fldChar w:fldCharType="begin"/>
            </w:r>
            <w:r w:rsidR="002A73B6">
              <w:rPr>
                <w:noProof/>
                <w:webHidden/>
              </w:rPr>
              <w:instrText xml:space="preserve"> PAGEREF _Toc491952435 \h </w:instrText>
            </w:r>
            <w:r w:rsidR="002A73B6">
              <w:rPr>
                <w:noProof/>
                <w:webHidden/>
              </w:rPr>
            </w:r>
            <w:r w:rsidR="002A73B6">
              <w:rPr>
                <w:noProof/>
                <w:webHidden/>
              </w:rPr>
              <w:fldChar w:fldCharType="separate"/>
            </w:r>
            <w:r w:rsidR="002A73B6">
              <w:rPr>
                <w:noProof/>
                <w:webHidden/>
              </w:rPr>
              <w:t>15</w:t>
            </w:r>
            <w:r w:rsidR="002A73B6">
              <w:rPr>
                <w:noProof/>
                <w:webHidden/>
              </w:rPr>
              <w:fldChar w:fldCharType="end"/>
            </w:r>
          </w:hyperlink>
        </w:p>
        <w:p w14:paraId="5CB8E83B" w14:textId="3B81D3EB" w:rsidR="002A73B6" w:rsidRDefault="00350BD1">
          <w:pPr>
            <w:pStyle w:val="33"/>
            <w:tabs>
              <w:tab w:val="right" w:leader="dot" w:pos="8302"/>
            </w:tabs>
            <w:ind w:left="960"/>
            <w:rPr>
              <w:rFonts w:asciiTheme="minorHAnsi" w:cstheme="minorBidi"/>
              <w:noProof/>
              <w:kern w:val="2"/>
              <w:sz w:val="21"/>
              <w:szCs w:val="22"/>
            </w:rPr>
          </w:pPr>
          <w:hyperlink w:anchor="_Toc491952436" w:history="1">
            <w:r w:rsidR="002A73B6" w:rsidRPr="00700AE0">
              <w:rPr>
                <w:rStyle w:val="af"/>
                <w:noProof/>
              </w:rPr>
              <w:t>3.2.4 多应用适配</w:t>
            </w:r>
            <w:r w:rsidR="002A73B6">
              <w:rPr>
                <w:noProof/>
                <w:webHidden/>
              </w:rPr>
              <w:tab/>
            </w:r>
            <w:r w:rsidR="002A73B6">
              <w:rPr>
                <w:noProof/>
                <w:webHidden/>
              </w:rPr>
              <w:fldChar w:fldCharType="begin"/>
            </w:r>
            <w:r w:rsidR="002A73B6">
              <w:rPr>
                <w:noProof/>
                <w:webHidden/>
              </w:rPr>
              <w:instrText xml:space="preserve"> PAGEREF _Toc491952436 \h </w:instrText>
            </w:r>
            <w:r w:rsidR="002A73B6">
              <w:rPr>
                <w:noProof/>
                <w:webHidden/>
              </w:rPr>
            </w:r>
            <w:r w:rsidR="002A73B6">
              <w:rPr>
                <w:noProof/>
                <w:webHidden/>
              </w:rPr>
              <w:fldChar w:fldCharType="separate"/>
            </w:r>
            <w:r w:rsidR="002A73B6">
              <w:rPr>
                <w:noProof/>
                <w:webHidden/>
              </w:rPr>
              <w:t>16</w:t>
            </w:r>
            <w:r w:rsidR="002A73B6">
              <w:rPr>
                <w:noProof/>
                <w:webHidden/>
              </w:rPr>
              <w:fldChar w:fldCharType="end"/>
            </w:r>
          </w:hyperlink>
        </w:p>
        <w:p w14:paraId="3CB21299" w14:textId="617BA950" w:rsidR="002A73B6" w:rsidRDefault="00350BD1">
          <w:pPr>
            <w:pStyle w:val="11"/>
            <w:rPr>
              <w:rFonts w:asciiTheme="minorHAnsi" w:cstheme="minorBidi"/>
              <w:noProof/>
              <w:kern w:val="2"/>
              <w:sz w:val="21"/>
              <w:szCs w:val="22"/>
            </w:rPr>
          </w:pPr>
          <w:hyperlink w:anchor="_Toc491952437" w:history="1">
            <w:r w:rsidR="002A73B6" w:rsidRPr="00700AE0">
              <w:rPr>
                <w:rStyle w:val="af"/>
                <w:rFonts w:ascii="Times New Roman" w:hAnsi="Times New Roman"/>
                <w:noProof/>
              </w:rPr>
              <w:t>第四章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云备份中间件系统优化设计</w:t>
            </w:r>
            <w:r w:rsidR="002A73B6">
              <w:rPr>
                <w:noProof/>
                <w:webHidden/>
              </w:rPr>
              <w:tab/>
            </w:r>
            <w:r w:rsidR="002A73B6">
              <w:rPr>
                <w:noProof/>
                <w:webHidden/>
              </w:rPr>
              <w:fldChar w:fldCharType="begin"/>
            </w:r>
            <w:r w:rsidR="002A73B6">
              <w:rPr>
                <w:noProof/>
                <w:webHidden/>
              </w:rPr>
              <w:instrText xml:space="preserve"> PAGEREF _Toc491952437 \h </w:instrText>
            </w:r>
            <w:r w:rsidR="002A73B6">
              <w:rPr>
                <w:noProof/>
                <w:webHidden/>
              </w:rPr>
            </w:r>
            <w:r w:rsidR="002A73B6">
              <w:rPr>
                <w:noProof/>
                <w:webHidden/>
              </w:rPr>
              <w:fldChar w:fldCharType="separate"/>
            </w:r>
            <w:r w:rsidR="002A73B6">
              <w:rPr>
                <w:noProof/>
                <w:webHidden/>
              </w:rPr>
              <w:t>17</w:t>
            </w:r>
            <w:r w:rsidR="002A73B6">
              <w:rPr>
                <w:noProof/>
                <w:webHidden/>
              </w:rPr>
              <w:fldChar w:fldCharType="end"/>
            </w:r>
          </w:hyperlink>
        </w:p>
        <w:p w14:paraId="16805864" w14:textId="351F079F" w:rsidR="002A73B6" w:rsidRDefault="00350BD1">
          <w:pPr>
            <w:pStyle w:val="24"/>
            <w:tabs>
              <w:tab w:val="right" w:leader="dot" w:pos="8302"/>
            </w:tabs>
            <w:ind w:left="480"/>
            <w:rPr>
              <w:rFonts w:asciiTheme="minorHAnsi" w:cstheme="minorBidi"/>
              <w:noProof/>
              <w:kern w:val="2"/>
              <w:sz w:val="21"/>
              <w:szCs w:val="22"/>
            </w:rPr>
          </w:pPr>
          <w:hyperlink w:anchor="_Toc491952438" w:history="1">
            <w:r w:rsidR="002A73B6" w:rsidRPr="00700AE0">
              <w:rPr>
                <w:rStyle w:val="af"/>
                <w:noProof/>
              </w:rPr>
              <w:t>4.1 中间件优化系统框架设计</w:t>
            </w:r>
            <w:r w:rsidR="002A73B6">
              <w:rPr>
                <w:noProof/>
                <w:webHidden/>
              </w:rPr>
              <w:tab/>
            </w:r>
            <w:r w:rsidR="002A73B6">
              <w:rPr>
                <w:noProof/>
                <w:webHidden/>
              </w:rPr>
              <w:fldChar w:fldCharType="begin"/>
            </w:r>
            <w:r w:rsidR="002A73B6">
              <w:rPr>
                <w:noProof/>
                <w:webHidden/>
              </w:rPr>
              <w:instrText xml:space="preserve"> PAGEREF _Toc491952438 \h </w:instrText>
            </w:r>
            <w:r w:rsidR="002A73B6">
              <w:rPr>
                <w:noProof/>
                <w:webHidden/>
              </w:rPr>
            </w:r>
            <w:r w:rsidR="002A73B6">
              <w:rPr>
                <w:noProof/>
                <w:webHidden/>
              </w:rPr>
              <w:fldChar w:fldCharType="separate"/>
            </w:r>
            <w:r w:rsidR="002A73B6">
              <w:rPr>
                <w:noProof/>
                <w:webHidden/>
              </w:rPr>
              <w:t>17</w:t>
            </w:r>
            <w:r w:rsidR="002A73B6">
              <w:rPr>
                <w:noProof/>
                <w:webHidden/>
              </w:rPr>
              <w:fldChar w:fldCharType="end"/>
            </w:r>
          </w:hyperlink>
        </w:p>
        <w:p w14:paraId="54CBC1E1" w14:textId="64759DCA" w:rsidR="002A73B6" w:rsidRDefault="00350BD1">
          <w:pPr>
            <w:pStyle w:val="24"/>
            <w:tabs>
              <w:tab w:val="right" w:leader="dot" w:pos="8302"/>
            </w:tabs>
            <w:ind w:left="480"/>
            <w:rPr>
              <w:rFonts w:asciiTheme="minorHAnsi" w:cstheme="minorBidi"/>
              <w:noProof/>
              <w:kern w:val="2"/>
              <w:sz w:val="21"/>
              <w:szCs w:val="22"/>
            </w:rPr>
          </w:pPr>
          <w:hyperlink w:anchor="_Toc491952439" w:history="1">
            <w:r w:rsidR="002A73B6" w:rsidRPr="00700AE0">
              <w:rPr>
                <w:rStyle w:val="af"/>
                <w:noProof/>
              </w:rPr>
              <w:t>4.2 类图设计</w:t>
            </w:r>
            <w:r w:rsidR="002A73B6">
              <w:rPr>
                <w:noProof/>
                <w:webHidden/>
              </w:rPr>
              <w:tab/>
            </w:r>
            <w:r w:rsidR="002A73B6">
              <w:rPr>
                <w:noProof/>
                <w:webHidden/>
              </w:rPr>
              <w:fldChar w:fldCharType="begin"/>
            </w:r>
            <w:r w:rsidR="002A73B6">
              <w:rPr>
                <w:noProof/>
                <w:webHidden/>
              </w:rPr>
              <w:instrText xml:space="preserve"> PAGEREF _Toc491952439 \h </w:instrText>
            </w:r>
            <w:r w:rsidR="002A73B6">
              <w:rPr>
                <w:noProof/>
                <w:webHidden/>
              </w:rPr>
            </w:r>
            <w:r w:rsidR="002A73B6">
              <w:rPr>
                <w:noProof/>
                <w:webHidden/>
              </w:rPr>
              <w:fldChar w:fldCharType="separate"/>
            </w:r>
            <w:r w:rsidR="002A73B6">
              <w:rPr>
                <w:noProof/>
                <w:webHidden/>
              </w:rPr>
              <w:t>17</w:t>
            </w:r>
            <w:r w:rsidR="002A73B6">
              <w:rPr>
                <w:noProof/>
                <w:webHidden/>
              </w:rPr>
              <w:fldChar w:fldCharType="end"/>
            </w:r>
          </w:hyperlink>
        </w:p>
        <w:p w14:paraId="27D9AE81" w14:textId="34FF3235" w:rsidR="002A73B6" w:rsidRDefault="00350BD1">
          <w:pPr>
            <w:pStyle w:val="24"/>
            <w:tabs>
              <w:tab w:val="right" w:leader="dot" w:pos="8302"/>
            </w:tabs>
            <w:ind w:left="480"/>
            <w:rPr>
              <w:rFonts w:asciiTheme="minorHAnsi" w:cstheme="minorBidi"/>
              <w:noProof/>
              <w:kern w:val="2"/>
              <w:sz w:val="21"/>
              <w:szCs w:val="22"/>
            </w:rPr>
          </w:pPr>
          <w:hyperlink w:anchor="_Toc491952440" w:history="1">
            <w:r w:rsidR="002A73B6" w:rsidRPr="00700AE0">
              <w:rPr>
                <w:rStyle w:val="af"/>
                <w:noProof/>
              </w:rPr>
              <w:t>4.3 关键流程设计</w:t>
            </w:r>
            <w:r w:rsidR="002A73B6">
              <w:rPr>
                <w:noProof/>
                <w:webHidden/>
              </w:rPr>
              <w:tab/>
            </w:r>
            <w:r w:rsidR="002A73B6">
              <w:rPr>
                <w:noProof/>
                <w:webHidden/>
              </w:rPr>
              <w:fldChar w:fldCharType="begin"/>
            </w:r>
            <w:r w:rsidR="002A73B6">
              <w:rPr>
                <w:noProof/>
                <w:webHidden/>
              </w:rPr>
              <w:instrText xml:space="preserve"> PAGEREF _Toc491952440 \h </w:instrText>
            </w:r>
            <w:r w:rsidR="002A73B6">
              <w:rPr>
                <w:noProof/>
                <w:webHidden/>
              </w:rPr>
            </w:r>
            <w:r w:rsidR="002A73B6">
              <w:rPr>
                <w:noProof/>
                <w:webHidden/>
              </w:rPr>
              <w:fldChar w:fldCharType="separate"/>
            </w:r>
            <w:r w:rsidR="002A73B6">
              <w:rPr>
                <w:noProof/>
                <w:webHidden/>
              </w:rPr>
              <w:t>19</w:t>
            </w:r>
            <w:r w:rsidR="002A73B6">
              <w:rPr>
                <w:noProof/>
                <w:webHidden/>
              </w:rPr>
              <w:fldChar w:fldCharType="end"/>
            </w:r>
          </w:hyperlink>
        </w:p>
        <w:p w14:paraId="65085591" w14:textId="501D67DE" w:rsidR="002A73B6" w:rsidRDefault="00350BD1">
          <w:pPr>
            <w:pStyle w:val="33"/>
            <w:tabs>
              <w:tab w:val="right" w:leader="dot" w:pos="8302"/>
            </w:tabs>
            <w:ind w:left="960"/>
            <w:rPr>
              <w:rFonts w:asciiTheme="minorHAnsi" w:cstheme="minorBidi"/>
              <w:noProof/>
              <w:kern w:val="2"/>
              <w:sz w:val="21"/>
              <w:szCs w:val="22"/>
            </w:rPr>
          </w:pPr>
          <w:hyperlink w:anchor="_Toc491952441" w:history="1">
            <w:r w:rsidR="002A73B6" w:rsidRPr="00700AE0">
              <w:rPr>
                <w:rStyle w:val="af"/>
                <w:noProof/>
              </w:rPr>
              <w:t>4.3.1 系统总流程设计</w:t>
            </w:r>
            <w:r w:rsidR="002A73B6">
              <w:rPr>
                <w:noProof/>
                <w:webHidden/>
              </w:rPr>
              <w:tab/>
            </w:r>
            <w:r w:rsidR="002A73B6">
              <w:rPr>
                <w:noProof/>
                <w:webHidden/>
              </w:rPr>
              <w:fldChar w:fldCharType="begin"/>
            </w:r>
            <w:r w:rsidR="002A73B6">
              <w:rPr>
                <w:noProof/>
                <w:webHidden/>
              </w:rPr>
              <w:instrText xml:space="preserve"> PAGEREF _Toc491952441 \h </w:instrText>
            </w:r>
            <w:r w:rsidR="002A73B6">
              <w:rPr>
                <w:noProof/>
                <w:webHidden/>
              </w:rPr>
            </w:r>
            <w:r w:rsidR="002A73B6">
              <w:rPr>
                <w:noProof/>
                <w:webHidden/>
              </w:rPr>
              <w:fldChar w:fldCharType="separate"/>
            </w:r>
            <w:r w:rsidR="002A73B6">
              <w:rPr>
                <w:noProof/>
                <w:webHidden/>
              </w:rPr>
              <w:t>20</w:t>
            </w:r>
            <w:r w:rsidR="002A73B6">
              <w:rPr>
                <w:noProof/>
                <w:webHidden/>
              </w:rPr>
              <w:fldChar w:fldCharType="end"/>
            </w:r>
          </w:hyperlink>
        </w:p>
        <w:p w14:paraId="0BC77931" w14:textId="01CD9B70" w:rsidR="002A73B6" w:rsidRDefault="00350BD1">
          <w:pPr>
            <w:pStyle w:val="33"/>
            <w:tabs>
              <w:tab w:val="right" w:leader="dot" w:pos="8302"/>
            </w:tabs>
            <w:ind w:left="960"/>
            <w:rPr>
              <w:rFonts w:asciiTheme="minorHAnsi" w:cstheme="minorBidi"/>
              <w:noProof/>
              <w:kern w:val="2"/>
              <w:sz w:val="21"/>
              <w:szCs w:val="22"/>
            </w:rPr>
          </w:pPr>
          <w:hyperlink w:anchor="_Toc491952442" w:history="1">
            <w:r w:rsidR="002A73B6" w:rsidRPr="00700AE0">
              <w:rPr>
                <w:rStyle w:val="af"/>
                <w:noProof/>
              </w:rPr>
              <w:t>4.3.2 持久会话管理流程设计</w:t>
            </w:r>
            <w:r w:rsidR="002A73B6">
              <w:rPr>
                <w:noProof/>
                <w:webHidden/>
              </w:rPr>
              <w:tab/>
            </w:r>
            <w:r w:rsidR="002A73B6">
              <w:rPr>
                <w:noProof/>
                <w:webHidden/>
              </w:rPr>
              <w:fldChar w:fldCharType="begin"/>
            </w:r>
            <w:r w:rsidR="002A73B6">
              <w:rPr>
                <w:noProof/>
                <w:webHidden/>
              </w:rPr>
              <w:instrText xml:space="preserve"> PAGEREF _Toc491952442 \h </w:instrText>
            </w:r>
            <w:r w:rsidR="002A73B6">
              <w:rPr>
                <w:noProof/>
                <w:webHidden/>
              </w:rPr>
            </w:r>
            <w:r w:rsidR="002A73B6">
              <w:rPr>
                <w:noProof/>
                <w:webHidden/>
              </w:rPr>
              <w:fldChar w:fldCharType="separate"/>
            </w:r>
            <w:r w:rsidR="002A73B6">
              <w:rPr>
                <w:noProof/>
                <w:webHidden/>
              </w:rPr>
              <w:t>20</w:t>
            </w:r>
            <w:r w:rsidR="002A73B6">
              <w:rPr>
                <w:noProof/>
                <w:webHidden/>
              </w:rPr>
              <w:fldChar w:fldCharType="end"/>
            </w:r>
          </w:hyperlink>
        </w:p>
        <w:p w14:paraId="7E80F449" w14:textId="7C4862EE" w:rsidR="002A73B6" w:rsidRDefault="00350BD1">
          <w:pPr>
            <w:pStyle w:val="33"/>
            <w:tabs>
              <w:tab w:val="right" w:leader="dot" w:pos="8302"/>
            </w:tabs>
            <w:ind w:left="960"/>
            <w:rPr>
              <w:rFonts w:asciiTheme="minorHAnsi" w:cstheme="minorBidi"/>
              <w:noProof/>
              <w:kern w:val="2"/>
              <w:sz w:val="21"/>
              <w:szCs w:val="22"/>
            </w:rPr>
          </w:pPr>
          <w:hyperlink w:anchor="_Toc491952443" w:history="1">
            <w:r w:rsidR="002A73B6" w:rsidRPr="00700AE0">
              <w:rPr>
                <w:rStyle w:val="af"/>
                <w:noProof/>
              </w:rPr>
              <w:t>4.3.3 大文件传输流程设计</w:t>
            </w:r>
            <w:r w:rsidR="002A73B6">
              <w:rPr>
                <w:noProof/>
                <w:webHidden/>
              </w:rPr>
              <w:tab/>
            </w:r>
            <w:r w:rsidR="002A73B6">
              <w:rPr>
                <w:noProof/>
                <w:webHidden/>
              </w:rPr>
              <w:fldChar w:fldCharType="begin"/>
            </w:r>
            <w:r w:rsidR="002A73B6">
              <w:rPr>
                <w:noProof/>
                <w:webHidden/>
              </w:rPr>
              <w:instrText xml:space="preserve"> PAGEREF _Toc491952443 \h </w:instrText>
            </w:r>
            <w:r w:rsidR="002A73B6">
              <w:rPr>
                <w:noProof/>
                <w:webHidden/>
              </w:rPr>
            </w:r>
            <w:r w:rsidR="002A73B6">
              <w:rPr>
                <w:noProof/>
                <w:webHidden/>
              </w:rPr>
              <w:fldChar w:fldCharType="separate"/>
            </w:r>
            <w:r w:rsidR="002A73B6">
              <w:rPr>
                <w:noProof/>
                <w:webHidden/>
              </w:rPr>
              <w:t>22</w:t>
            </w:r>
            <w:r w:rsidR="002A73B6">
              <w:rPr>
                <w:noProof/>
                <w:webHidden/>
              </w:rPr>
              <w:fldChar w:fldCharType="end"/>
            </w:r>
          </w:hyperlink>
        </w:p>
        <w:p w14:paraId="34288A28" w14:textId="4AD69468" w:rsidR="002A73B6" w:rsidRDefault="00350BD1">
          <w:pPr>
            <w:pStyle w:val="33"/>
            <w:tabs>
              <w:tab w:val="right" w:leader="dot" w:pos="8302"/>
            </w:tabs>
            <w:ind w:left="960"/>
            <w:rPr>
              <w:rFonts w:asciiTheme="minorHAnsi" w:cstheme="minorBidi"/>
              <w:noProof/>
              <w:kern w:val="2"/>
              <w:sz w:val="21"/>
              <w:szCs w:val="22"/>
            </w:rPr>
          </w:pPr>
          <w:hyperlink w:anchor="_Toc491952444" w:history="1">
            <w:r w:rsidR="002A73B6" w:rsidRPr="00700AE0">
              <w:rPr>
                <w:rStyle w:val="af"/>
                <w:noProof/>
              </w:rPr>
              <w:t>4.3.4 本地缓存流程设计</w:t>
            </w:r>
            <w:r w:rsidR="002A73B6">
              <w:rPr>
                <w:noProof/>
                <w:webHidden/>
              </w:rPr>
              <w:tab/>
            </w:r>
            <w:r w:rsidR="002A73B6">
              <w:rPr>
                <w:noProof/>
                <w:webHidden/>
              </w:rPr>
              <w:fldChar w:fldCharType="begin"/>
            </w:r>
            <w:r w:rsidR="002A73B6">
              <w:rPr>
                <w:noProof/>
                <w:webHidden/>
              </w:rPr>
              <w:instrText xml:space="preserve"> PAGEREF _Toc491952444 \h </w:instrText>
            </w:r>
            <w:r w:rsidR="002A73B6">
              <w:rPr>
                <w:noProof/>
                <w:webHidden/>
              </w:rPr>
            </w:r>
            <w:r w:rsidR="002A73B6">
              <w:rPr>
                <w:noProof/>
                <w:webHidden/>
              </w:rPr>
              <w:fldChar w:fldCharType="separate"/>
            </w:r>
            <w:r w:rsidR="002A73B6">
              <w:rPr>
                <w:noProof/>
                <w:webHidden/>
              </w:rPr>
              <w:t>23</w:t>
            </w:r>
            <w:r w:rsidR="002A73B6">
              <w:rPr>
                <w:noProof/>
                <w:webHidden/>
              </w:rPr>
              <w:fldChar w:fldCharType="end"/>
            </w:r>
          </w:hyperlink>
        </w:p>
        <w:p w14:paraId="12490144" w14:textId="1A2312C7" w:rsidR="002A73B6" w:rsidRDefault="00350BD1">
          <w:pPr>
            <w:pStyle w:val="33"/>
            <w:tabs>
              <w:tab w:val="right" w:leader="dot" w:pos="8302"/>
            </w:tabs>
            <w:ind w:left="960"/>
            <w:rPr>
              <w:rFonts w:asciiTheme="minorHAnsi" w:cstheme="minorBidi"/>
              <w:noProof/>
              <w:kern w:val="2"/>
              <w:sz w:val="21"/>
              <w:szCs w:val="22"/>
            </w:rPr>
          </w:pPr>
          <w:hyperlink w:anchor="_Toc491952445" w:history="1">
            <w:r w:rsidR="002A73B6" w:rsidRPr="00700AE0">
              <w:rPr>
                <w:rStyle w:val="af"/>
                <w:noProof/>
              </w:rPr>
              <w:t>4.3.5 多应用适配流程设计</w:t>
            </w:r>
            <w:r w:rsidR="002A73B6">
              <w:rPr>
                <w:noProof/>
                <w:webHidden/>
              </w:rPr>
              <w:tab/>
            </w:r>
            <w:r w:rsidR="002A73B6">
              <w:rPr>
                <w:noProof/>
                <w:webHidden/>
              </w:rPr>
              <w:fldChar w:fldCharType="begin"/>
            </w:r>
            <w:r w:rsidR="002A73B6">
              <w:rPr>
                <w:noProof/>
                <w:webHidden/>
              </w:rPr>
              <w:instrText xml:space="preserve"> PAGEREF _Toc491952445 \h </w:instrText>
            </w:r>
            <w:r w:rsidR="002A73B6">
              <w:rPr>
                <w:noProof/>
                <w:webHidden/>
              </w:rPr>
            </w:r>
            <w:r w:rsidR="002A73B6">
              <w:rPr>
                <w:noProof/>
                <w:webHidden/>
              </w:rPr>
              <w:fldChar w:fldCharType="separate"/>
            </w:r>
            <w:r w:rsidR="002A73B6">
              <w:rPr>
                <w:noProof/>
                <w:webHidden/>
              </w:rPr>
              <w:t>24</w:t>
            </w:r>
            <w:r w:rsidR="002A73B6">
              <w:rPr>
                <w:noProof/>
                <w:webHidden/>
              </w:rPr>
              <w:fldChar w:fldCharType="end"/>
            </w:r>
          </w:hyperlink>
        </w:p>
        <w:p w14:paraId="15C2544A" w14:textId="6C044080" w:rsidR="002A73B6" w:rsidRDefault="00350BD1">
          <w:pPr>
            <w:pStyle w:val="24"/>
            <w:tabs>
              <w:tab w:val="right" w:leader="dot" w:pos="8302"/>
            </w:tabs>
            <w:ind w:left="480"/>
            <w:rPr>
              <w:rFonts w:asciiTheme="minorHAnsi" w:cstheme="minorBidi"/>
              <w:noProof/>
              <w:kern w:val="2"/>
              <w:sz w:val="21"/>
              <w:szCs w:val="22"/>
            </w:rPr>
          </w:pPr>
          <w:hyperlink w:anchor="_Toc491952453" w:history="1">
            <w:r w:rsidR="002A73B6" w:rsidRPr="00700AE0">
              <w:rPr>
                <w:rStyle w:val="af"/>
                <w:noProof/>
              </w:rPr>
              <w:t>4.4数据库设计</w:t>
            </w:r>
            <w:r w:rsidR="002A73B6">
              <w:rPr>
                <w:noProof/>
                <w:webHidden/>
              </w:rPr>
              <w:tab/>
            </w:r>
            <w:r w:rsidR="002A73B6">
              <w:rPr>
                <w:noProof/>
                <w:webHidden/>
              </w:rPr>
              <w:fldChar w:fldCharType="begin"/>
            </w:r>
            <w:r w:rsidR="002A73B6">
              <w:rPr>
                <w:noProof/>
                <w:webHidden/>
              </w:rPr>
              <w:instrText xml:space="preserve"> PAGEREF _Toc491952453 \h </w:instrText>
            </w:r>
            <w:r w:rsidR="002A73B6">
              <w:rPr>
                <w:noProof/>
                <w:webHidden/>
              </w:rPr>
            </w:r>
            <w:r w:rsidR="002A73B6">
              <w:rPr>
                <w:noProof/>
                <w:webHidden/>
              </w:rPr>
              <w:fldChar w:fldCharType="separate"/>
            </w:r>
            <w:r w:rsidR="002A73B6">
              <w:rPr>
                <w:noProof/>
                <w:webHidden/>
              </w:rPr>
              <w:t>25</w:t>
            </w:r>
            <w:r w:rsidR="002A73B6">
              <w:rPr>
                <w:noProof/>
                <w:webHidden/>
              </w:rPr>
              <w:fldChar w:fldCharType="end"/>
            </w:r>
          </w:hyperlink>
        </w:p>
        <w:p w14:paraId="5B285267" w14:textId="5AFB0F3F" w:rsidR="002A73B6" w:rsidRDefault="00350BD1">
          <w:pPr>
            <w:pStyle w:val="24"/>
            <w:tabs>
              <w:tab w:val="right" w:leader="dot" w:pos="8302"/>
            </w:tabs>
            <w:ind w:left="480"/>
            <w:rPr>
              <w:rFonts w:asciiTheme="minorHAnsi" w:cstheme="minorBidi"/>
              <w:noProof/>
              <w:kern w:val="2"/>
              <w:sz w:val="21"/>
              <w:szCs w:val="22"/>
            </w:rPr>
          </w:pPr>
          <w:hyperlink w:anchor="_Toc491952454" w:history="1">
            <w:r w:rsidR="002A73B6" w:rsidRPr="00700AE0">
              <w:rPr>
                <w:rStyle w:val="af"/>
                <w:noProof/>
              </w:rPr>
              <w:t>4.5系统优化核心接口设计</w:t>
            </w:r>
            <w:r w:rsidR="002A73B6">
              <w:rPr>
                <w:noProof/>
                <w:webHidden/>
              </w:rPr>
              <w:tab/>
            </w:r>
            <w:r w:rsidR="002A73B6">
              <w:rPr>
                <w:noProof/>
                <w:webHidden/>
              </w:rPr>
              <w:fldChar w:fldCharType="begin"/>
            </w:r>
            <w:r w:rsidR="002A73B6">
              <w:rPr>
                <w:noProof/>
                <w:webHidden/>
              </w:rPr>
              <w:instrText xml:space="preserve"> PAGEREF _Toc491952454 \h </w:instrText>
            </w:r>
            <w:r w:rsidR="002A73B6">
              <w:rPr>
                <w:noProof/>
                <w:webHidden/>
              </w:rPr>
            </w:r>
            <w:r w:rsidR="002A73B6">
              <w:rPr>
                <w:noProof/>
                <w:webHidden/>
              </w:rPr>
              <w:fldChar w:fldCharType="separate"/>
            </w:r>
            <w:r w:rsidR="002A73B6">
              <w:rPr>
                <w:noProof/>
                <w:webHidden/>
              </w:rPr>
              <w:t>26</w:t>
            </w:r>
            <w:r w:rsidR="002A73B6">
              <w:rPr>
                <w:noProof/>
                <w:webHidden/>
              </w:rPr>
              <w:fldChar w:fldCharType="end"/>
            </w:r>
          </w:hyperlink>
        </w:p>
        <w:p w14:paraId="34EE2A1C" w14:textId="1D45DAA0" w:rsidR="002A73B6" w:rsidRDefault="00350BD1">
          <w:pPr>
            <w:pStyle w:val="33"/>
            <w:tabs>
              <w:tab w:val="right" w:leader="dot" w:pos="8302"/>
            </w:tabs>
            <w:ind w:left="960"/>
            <w:rPr>
              <w:rFonts w:asciiTheme="minorHAnsi" w:cstheme="minorBidi"/>
              <w:noProof/>
              <w:kern w:val="2"/>
              <w:sz w:val="21"/>
              <w:szCs w:val="22"/>
            </w:rPr>
          </w:pPr>
          <w:hyperlink w:anchor="_Toc491952455" w:history="1">
            <w:r w:rsidR="002A73B6" w:rsidRPr="00700AE0">
              <w:rPr>
                <w:rStyle w:val="af"/>
                <w:noProof/>
              </w:rPr>
              <w:t>4.5.1 持久会话管理接口设计</w:t>
            </w:r>
            <w:r w:rsidR="002A73B6">
              <w:rPr>
                <w:noProof/>
                <w:webHidden/>
              </w:rPr>
              <w:tab/>
            </w:r>
            <w:r w:rsidR="002A73B6">
              <w:rPr>
                <w:noProof/>
                <w:webHidden/>
              </w:rPr>
              <w:fldChar w:fldCharType="begin"/>
            </w:r>
            <w:r w:rsidR="002A73B6">
              <w:rPr>
                <w:noProof/>
                <w:webHidden/>
              </w:rPr>
              <w:instrText xml:space="preserve"> PAGEREF _Toc491952455 \h </w:instrText>
            </w:r>
            <w:r w:rsidR="002A73B6">
              <w:rPr>
                <w:noProof/>
                <w:webHidden/>
              </w:rPr>
            </w:r>
            <w:r w:rsidR="002A73B6">
              <w:rPr>
                <w:noProof/>
                <w:webHidden/>
              </w:rPr>
              <w:fldChar w:fldCharType="separate"/>
            </w:r>
            <w:r w:rsidR="002A73B6">
              <w:rPr>
                <w:noProof/>
                <w:webHidden/>
              </w:rPr>
              <w:t>26</w:t>
            </w:r>
            <w:r w:rsidR="002A73B6">
              <w:rPr>
                <w:noProof/>
                <w:webHidden/>
              </w:rPr>
              <w:fldChar w:fldCharType="end"/>
            </w:r>
          </w:hyperlink>
        </w:p>
        <w:p w14:paraId="2FD25535" w14:textId="2C360248" w:rsidR="002A73B6" w:rsidRDefault="00350BD1">
          <w:pPr>
            <w:pStyle w:val="33"/>
            <w:tabs>
              <w:tab w:val="right" w:leader="dot" w:pos="8302"/>
            </w:tabs>
            <w:ind w:left="960"/>
            <w:rPr>
              <w:rFonts w:asciiTheme="minorHAnsi" w:cstheme="minorBidi"/>
              <w:noProof/>
              <w:kern w:val="2"/>
              <w:sz w:val="21"/>
              <w:szCs w:val="22"/>
            </w:rPr>
          </w:pPr>
          <w:hyperlink w:anchor="_Toc491952456" w:history="1">
            <w:r w:rsidR="002A73B6" w:rsidRPr="00700AE0">
              <w:rPr>
                <w:rStyle w:val="af"/>
                <w:noProof/>
              </w:rPr>
              <w:t>4.5.2 大文件上传接口设计</w:t>
            </w:r>
            <w:r w:rsidR="002A73B6">
              <w:rPr>
                <w:noProof/>
                <w:webHidden/>
              </w:rPr>
              <w:tab/>
            </w:r>
            <w:r w:rsidR="002A73B6">
              <w:rPr>
                <w:noProof/>
                <w:webHidden/>
              </w:rPr>
              <w:fldChar w:fldCharType="begin"/>
            </w:r>
            <w:r w:rsidR="002A73B6">
              <w:rPr>
                <w:noProof/>
                <w:webHidden/>
              </w:rPr>
              <w:instrText xml:space="preserve"> PAGEREF _Toc491952456 \h </w:instrText>
            </w:r>
            <w:r w:rsidR="002A73B6">
              <w:rPr>
                <w:noProof/>
                <w:webHidden/>
              </w:rPr>
            </w:r>
            <w:r w:rsidR="002A73B6">
              <w:rPr>
                <w:noProof/>
                <w:webHidden/>
              </w:rPr>
              <w:fldChar w:fldCharType="separate"/>
            </w:r>
            <w:r w:rsidR="002A73B6">
              <w:rPr>
                <w:noProof/>
                <w:webHidden/>
              </w:rPr>
              <w:t>28</w:t>
            </w:r>
            <w:r w:rsidR="002A73B6">
              <w:rPr>
                <w:noProof/>
                <w:webHidden/>
              </w:rPr>
              <w:fldChar w:fldCharType="end"/>
            </w:r>
          </w:hyperlink>
        </w:p>
        <w:p w14:paraId="331B8E59" w14:textId="45681E48" w:rsidR="002A73B6" w:rsidRDefault="00350BD1">
          <w:pPr>
            <w:pStyle w:val="33"/>
            <w:tabs>
              <w:tab w:val="right" w:leader="dot" w:pos="8302"/>
            </w:tabs>
            <w:ind w:left="960"/>
            <w:rPr>
              <w:rFonts w:asciiTheme="minorHAnsi" w:cstheme="minorBidi"/>
              <w:noProof/>
              <w:kern w:val="2"/>
              <w:sz w:val="21"/>
              <w:szCs w:val="22"/>
            </w:rPr>
          </w:pPr>
          <w:hyperlink w:anchor="_Toc491952457" w:history="1">
            <w:r w:rsidR="002A73B6" w:rsidRPr="00700AE0">
              <w:rPr>
                <w:rStyle w:val="af"/>
                <w:noProof/>
              </w:rPr>
              <w:t>4.5.3 本地缓存接口设计</w:t>
            </w:r>
            <w:r w:rsidR="002A73B6">
              <w:rPr>
                <w:noProof/>
                <w:webHidden/>
              </w:rPr>
              <w:tab/>
            </w:r>
            <w:r w:rsidR="002A73B6">
              <w:rPr>
                <w:noProof/>
                <w:webHidden/>
              </w:rPr>
              <w:fldChar w:fldCharType="begin"/>
            </w:r>
            <w:r w:rsidR="002A73B6">
              <w:rPr>
                <w:noProof/>
                <w:webHidden/>
              </w:rPr>
              <w:instrText xml:space="preserve"> PAGEREF _Toc491952457 \h </w:instrText>
            </w:r>
            <w:r w:rsidR="002A73B6">
              <w:rPr>
                <w:noProof/>
                <w:webHidden/>
              </w:rPr>
            </w:r>
            <w:r w:rsidR="002A73B6">
              <w:rPr>
                <w:noProof/>
                <w:webHidden/>
              </w:rPr>
              <w:fldChar w:fldCharType="separate"/>
            </w:r>
            <w:r w:rsidR="002A73B6">
              <w:rPr>
                <w:noProof/>
                <w:webHidden/>
              </w:rPr>
              <w:t>30</w:t>
            </w:r>
            <w:r w:rsidR="002A73B6">
              <w:rPr>
                <w:noProof/>
                <w:webHidden/>
              </w:rPr>
              <w:fldChar w:fldCharType="end"/>
            </w:r>
          </w:hyperlink>
        </w:p>
        <w:p w14:paraId="4330B9BC" w14:textId="48889902" w:rsidR="002A73B6" w:rsidRDefault="00350BD1">
          <w:pPr>
            <w:pStyle w:val="33"/>
            <w:tabs>
              <w:tab w:val="right" w:leader="dot" w:pos="8302"/>
            </w:tabs>
            <w:ind w:left="960"/>
            <w:rPr>
              <w:rFonts w:asciiTheme="minorHAnsi" w:cstheme="minorBidi"/>
              <w:noProof/>
              <w:kern w:val="2"/>
              <w:sz w:val="21"/>
              <w:szCs w:val="22"/>
            </w:rPr>
          </w:pPr>
          <w:hyperlink w:anchor="_Toc491952458" w:history="1">
            <w:r w:rsidR="002A73B6" w:rsidRPr="00700AE0">
              <w:rPr>
                <w:rStyle w:val="af"/>
                <w:noProof/>
              </w:rPr>
              <w:t>4.5.4 多应用适配接口设计</w:t>
            </w:r>
            <w:r w:rsidR="002A73B6">
              <w:rPr>
                <w:noProof/>
                <w:webHidden/>
              </w:rPr>
              <w:tab/>
            </w:r>
            <w:r w:rsidR="002A73B6">
              <w:rPr>
                <w:noProof/>
                <w:webHidden/>
              </w:rPr>
              <w:fldChar w:fldCharType="begin"/>
            </w:r>
            <w:r w:rsidR="002A73B6">
              <w:rPr>
                <w:noProof/>
                <w:webHidden/>
              </w:rPr>
              <w:instrText xml:space="preserve"> PAGEREF _Toc491952458 \h </w:instrText>
            </w:r>
            <w:r w:rsidR="002A73B6">
              <w:rPr>
                <w:noProof/>
                <w:webHidden/>
              </w:rPr>
            </w:r>
            <w:r w:rsidR="002A73B6">
              <w:rPr>
                <w:noProof/>
                <w:webHidden/>
              </w:rPr>
              <w:fldChar w:fldCharType="separate"/>
            </w:r>
            <w:r w:rsidR="002A73B6">
              <w:rPr>
                <w:noProof/>
                <w:webHidden/>
              </w:rPr>
              <w:t>31</w:t>
            </w:r>
            <w:r w:rsidR="002A73B6">
              <w:rPr>
                <w:noProof/>
                <w:webHidden/>
              </w:rPr>
              <w:fldChar w:fldCharType="end"/>
            </w:r>
          </w:hyperlink>
        </w:p>
        <w:p w14:paraId="3F522D20" w14:textId="1E9849F0" w:rsidR="002A73B6" w:rsidRDefault="00350BD1">
          <w:pPr>
            <w:pStyle w:val="11"/>
            <w:rPr>
              <w:rFonts w:asciiTheme="minorHAnsi" w:cstheme="minorBidi"/>
              <w:noProof/>
              <w:kern w:val="2"/>
              <w:sz w:val="21"/>
              <w:szCs w:val="22"/>
            </w:rPr>
          </w:pPr>
          <w:hyperlink w:anchor="_Toc491952459" w:history="1">
            <w:r w:rsidR="002A73B6" w:rsidRPr="00700AE0">
              <w:rPr>
                <w:rStyle w:val="af"/>
                <w:rFonts w:ascii="Times New Roman" w:hAnsi="Times New Roman"/>
                <w:noProof/>
              </w:rPr>
              <w:t>第五章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云备份中间件系统优化实现</w:t>
            </w:r>
            <w:r w:rsidR="002A73B6">
              <w:rPr>
                <w:noProof/>
                <w:webHidden/>
              </w:rPr>
              <w:tab/>
            </w:r>
            <w:r w:rsidR="002A73B6">
              <w:rPr>
                <w:noProof/>
                <w:webHidden/>
              </w:rPr>
              <w:fldChar w:fldCharType="begin"/>
            </w:r>
            <w:r w:rsidR="002A73B6">
              <w:rPr>
                <w:noProof/>
                <w:webHidden/>
              </w:rPr>
              <w:instrText xml:space="preserve"> PAGEREF _Toc491952459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4E99F792" w14:textId="5FD68AC9" w:rsidR="002A73B6" w:rsidRDefault="00350BD1">
          <w:pPr>
            <w:pStyle w:val="24"/>
            <w:tabs>
              <w:tab w:val="right" w:leader="dot" w:pos="8302"/>
            </w:tabs>
            <w:ind w:left="480"/>
            <w:rPr>
              <w:rFonts w:asciiTheme="minorHAnsi" w:cstheme="minorBidi"/>
              <w:noProof/>
              <w:kern w:val="2"/>
              <w:sz w:val="21"/>
              <w:szCs w:val="22"/>
            </w:rPr>
          </w:pPr>
          <w:hyperlink w:anchor="_Toc491952460" w:history="1">
            <w:r w:rsidR="002A73B6" w:rsidRPr="00700AE0">
              <w:rPr>
                <w:rStyle w:val="af"/>
                <w:noProof/>
              </w:rPr>
              <w:t>5.1 开发环境</w:t>
            </w:r>
            <w:r w:rsidR="002A73B6">
              <w:rPr>
                <w:noProof/>
                <w:webHidden/>
              </w:rPr>
              <w:tab/>
            </w:r>
            <w:r w:rsidR="002A73B6">
              <w:rPr>
                <w:noProof/>
                <w:webHidden/>
              </w:rPr>
              <w:fldChar w:fldCharType="begin"/>
            </w:r>
            <w:r w:rsidR="002A73B6">
              <w:rPr>
                <w:noProof/>
                <w:webHidden/>
              </w:rPr>
              <w:instrText xml:space="preserve"> PAGEREF _Toc491952460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03BB78CE" w14:textId="2311750A" w:rsidR="002A73B6" w:rsidRDefault="00350BD1">
          <w:pPr>
            <w:pStyle w:val="24"/>
            <w:tabs>
              <w:tab w:val="right" w:leader="dot" w:pos="8302"/>
            </w:tabs>
            <w:ind w:left="480"/>
            <w:rPr>
              <w:rFonts w:asciiTheme="minorHAnsi" w:cstheme="minorBidi"/>
              <w:noProof/>
              <w:kern w:val="2"/>
              <w:sz w:val="21"/>
              <w:szCs w:val="22"/>
            </w:rPr>
          </w:pPr>
          <w:hyperlink w:anchor="_Toc491952461" w:history="1">
            <w:r w:rsidR="002A73B6" w:rsidRPr="00700AE0">
              <w:rPr>
                <w:rStyle w:val="af"/>
                <w:noProof/>
              </w:rPr>
              <w:t>5.2 关键技术实现</w:t>
            </w:r>
            <w:r w:rsidR="002A73B6">
              <w:rPr>
                <w:noProof/>
                <w:webHidden/>
              </w:rPr>
              <w:tab/>
            </w:r>
            <w:r w:rsidR="002A73B6">
              <w:rPr>
                <w:noProof/>
                <w:webHidden/>
              </w:rPr>
              <w:fldChar w:fldCharType="begin"/>
            </w:r>
            <w:r w:rsidR="002A73B6">
              <w:rPr>
                <w:noProof/>
                <w:webHidden/>
              </w:rPr>
              <w:instrText xml:space="preserve"> PAGEREF _Toc491952461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4A16255E" w14:textId="6719B79D" w:rsidR="002A73B6" w:rsidRDefault="00350BD1">
          <w:pPr>
            <w:pStyle w:val="33"/>
            <w:tabs>
              <w:tab w:val="right" w:leader="dot" w:pos="8302"/>
            </w:tabs>
            <w:ind w:left="960"/>
            <w:rPr>
              <w:rFonts w:asciiTheme="minorHAnsi" w:cstheme="minorBidi"/>
              <w:noProof/>
              <w:kern w:val="2"/>
              <w:sz w:val="21"/>
              <w:szCs w:val="22"/>
            </w:rPr>
          </w:pPr>
          <w:hyperlink w:anchor="_Toc491952462" w:history="1">
            <w:r w:rsidR="002A73B6" w:rsidRPr="00700AE0">
              <w:rPr>
                <w:rStyle w:val="af"/>
                <w:noProof/>
              </w:rPr>
              <w:t>5.2.1加密方式</w:t>
            </w:r>
            <w:r w:rsidR="002A73B6">
              <w:rPr>
                <w:noProof/>
                <w:webHidden/>
              </w:rPr>
              <w:tab/>
            </w:r>
            <w:r w:rsidR="002A73B6">
              <w:rPr>
                <w:noProof/>
                <w:webHidden/>
              </w:rPr>
              <w:fldChar w:fldCharType="begin"/>
            </w:r>
            <w:r w:rsidR="002A73B6">
              <w:rPr>
                <w:noProof/>
                <w:webHidden/>
              </w:rPr>
              <w:instrText xml:space="preserve"> PAGEREF _Toc491952462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4EA45945" w14:textId="3377ED92" w:rsidR="002A73B6" w:rsidRDefault="00350BD1">
          <w:pPr>
            <w:pStyle w:val="33"/>
            <w:tabs>
              <w:tab w:val="right" w:leader="dot" w:pos="8302"/>
            </w:tabs>
            <w:ind w:left="960"/>
            <w:rPr>
              <w:rFonts w:asciiTheme="minorHAnsi" w:cstheme="minorBidi"/>
              <w:noProof/>
              <w:kern w:val="2"/>
              <w:sz w:val="21"/>
              <w:szCs w:val="22"/>
            </w:rPr>
          </w:pPr>
          <w:hyperlink w:anchor="_Toc491952463" w:history="1">
            <w:r w:rsidR="002A73B6" w:rsidRPr="00700AE0">
              <w:rPr>
                <w:rStyle w:val="af"/>
                <w:noProof/>
              </w:rPr>
              <w:t>5.2.2中间件授权代理</w:t>
            </w:r>
            <w:r w:rsidR="002A73B6">
              <w:rPr>
                <w:noProof/>
                <w:webHidden/>
              </w:rPr>
              <w:tab/>
            </w:r>
            <w:r w:rsidR="002A73B6">
              <w:rPr>
                <w:noProof/>
                <w:webHidden/>
              </w:rPr>
              <w:fldChar w:fldCharType="begin"/>
            </w:r>
            <w:r w:rsidR="002A73B6">
              <w:rPr>
                <w:noProof/>
                <w:webHidden/>
              </w:rPr>
              <w:instrText xml:space="preserve"> PAGEREF _Toc491952463 \h </w:instrText>
            </w:r>
            <w:r w:rsidR="002A73B6">
              <w:rPr>
                <w:noProof/>
                <w:webHidden/>
              </w:rPr>
            </w:r>
            <w:r w:rsidR="002A73B6">
              <w:rPr>
                <w:noProof/>
                <w:webHidden/>
              </w:rPr>
              <w:fldChar w:fldCharType="separate"/>
            </w:r>
            <w:r w:rsidR="002A73B6">
              <w:rPr>
                <w:noProof/>
                <w:webHidden/>
              </w:rPr>
              <w:t>33</w:t>
            </w:r>
            <w:r w:rsidR="002A73B6">
              <w:rPr>
                <w:noProof/>
                <w:webHidden/>
              </w:rPr>
              <w:fldChar w:fldCharType="end"/>
            </w:r>
          </w:hyperlink>
        </w:p>
        <w:p w14:paraId="120188E8" w14:textId="09F525E4" w:rsidR="002A73B6" w:rsidRDefault="00350BD1">
          <w:pPr>
            <w:pStyle w:val="33"/>
            <w:tabs>
              <w:tab w:val="right" w:leader="dot" w:pos="8302"/>
            </w:tabs>
            <w:ind w:left="960"/>
            <w:rPr>
              <w:rFonts w:asciiTheme="minorHAnsi" w:cstheme="minorBidi"/>
              <w:noProof/>
              <w:kern w:val="2"/>
              <w:sz w:val="21"/>
              <w:szCs w:val="22"/>
            </w:rPr>
          </w:pPr>
          <w:hyperlink w:anchor="_Toc491952464" w:history="1">
            <w:r w:rsidR="002A73B6" w:rsidRPr="00700AE0">
              <w:rPr>
                <w:rStyle w:val="af"/>
                <w:noProof/>
              </w:rPr>
              <w:t>5.2.3大文件上传</w:t>
            </w:r>
            <w:r w:rsidR="002A73B6">
              <w:rPr>
                <w:noProof/>
                <w:webHidden/>
              </w:rPr>
              <w:tab/>
            </w:r>
            <w:r w:rsidR="002A73B6">
              <w:rPr>
                <w:noProof/>
                <w:webHidden/>
              </w:rPr>
              <w:fldChar w:fldCharType="begin"/>
            </w:r>
            <w:r w:rsidR="002A73B6">
              <w:rPr>
                <w:noProof/>
                <w:webHidden/>
              </w:rPr>
              <w:instrText xml:space="preserve"> PAGEREF _Toc491952464 \h </w:instrText>
            </w:r>
            <w:r w:rsidR="002A73B6">
              <w:rPr>
                <w:noProof/>
                <w:webHidden/>
              </w:rPr>
            </w:r>
            <w:r w:rsidR="002A73B6">
              <w:rPr>
                <w:noProof/>
                <w:webHidden/>
              </w:rPr>
              <w:fldChar w:fldCharType="separate"/>
            </w:r>
            <w:r w:rsidR="002A73B6">
              <w:rPr>
                <w:noProof/>
                <w:webHidden/>
              </w:rPr>
              <w:t>34</w:t>
            </w:r>
            <w:r w:rsidR="002A73B6">
              <w:rPr>
                <w:noProof/>
                <w:webHidden/>
              </w:rPr>
              <w:fldChar w:fldCharType="end"/>
            </w:r>
          </w:hyperlink>
        </w:p>
        <w:p w14:paraId="5FEDE1C7" w14:textId="148CEF09" w:rsidR="002A73B6" w:rsidRDefault="00350BD1">
          <w:pPr>
            <w:pStyle w:val="33"/>
            <w:tabs>
              <w:tab w:val="right" w:leader="dot" w:pos="8302"/>
            </w:tabs>
            <w:ind w:left="960"/>
            <w:rPr>
              <w:rFonts w:asciiTheme="minorHAnsi" w:cstheme="minorBidi"/>
              <w:noProof/>
              <w:kern w:val="2"/>
              <w:sz w:val="21"/>
              <w:szCs w:val="22"/>
            </w:rPr>
          </w:pPr>
          <w:hyperlink w:anchor="_Toc491952465" w:history="1">
            <w:r w:rsidR="002A73B6" w:rsidRPr="00700AE0">
              <w:rPr>
                <w:rStyle w:val="af"/>
                <w:noProof/>
              </w:rPr>
              <w:t>5.2.4本地缓存</w:t>
            </w:r>
            <w:r w:rsidR="002A73B6">
              <w:rPr>
                <w:noProof/>
                <w:webHidden/>
              </w:rPr>
              <w:tab/>
            </w:r>
            <w:r w:rsidR="002A73B6">
              <w:rPr>
                <w:noProof/>
                <w:webHidden/>
              </w:rPr>
              <w:fldChar w:fldCharType="begin"/>
            </w:r>
            <w:r w:rsidR="002A73B6">
              <w:rPr>
                <w:noProof/>
                <w:webHidden/>
              </w:rPr>
              <w:instrText xml:space="preserve"> PAGEREF _Toc491952465 \h </w:instrText>
            </w:r>
            <w:r w:rsidR="002A73B6">
              <w:rPr>
                <w:noProof/>
                <w:webHidden/>
              </w:rPr>
            </w:r>
            <w:r w:rsidR="002A73B6">
              <w:rPr>
                <w:noProof/>
                <w:webHidden/>
              </w:rPr>
              <w:fldChar w:fldCharType="separate"/>
            </w:r>
            <w:r w:rsidR="002A73B6">
              <w:rPr>
                <w:noProof/>
                <w:webHidden/>
              </w:rPr>
              <w:t>35</w:t>
            </w:r>
            <w:r w:rsidR="002A73B6">
              <w:rPr>
                <w:noProof/>
                <w:webHidden/>
              </w:rPr>
              <w:fldChar w:fldCharType="end"/>
            </w:r>
          </w:hyperlink>
        </w:p>
        <w:p w14:paraId="43FB83A8" w14:textId="428C815F" w:rsidR="002A73B6" w:rsidRDefault="00350BD1">
          <w:pPr>
            <w:pStyle w:val="33"/>
            <w:tabs>
              <w:tab w:val="right" w:leader="dot" w:pos="8302"/>
            </w:tabs>
            <w:ind w:left="960"/>
            <w:rPr>
              <w:rFonts w:asciiTheme="minorHAnsi" w:cstheme="minorBidi"/>
              <w:noProof/>
              <w:kern w:val="2"/>
              <w:sz w:val="21"/>
              <w:szCs w:val="22"/>
            </w:rPr>
          </w:pPr>
          <w:hyperlink w:anchor="_Toc491952466" w:history="1">
            <w:r w:rsidR="002A73B6" w:rsidRPr="00700AE0">
              <w:rPr>
                <w:rStyle w:val="af"/>
                <w:noProof/>
              </w:rPr>
              <w:t>5.2.5 LRU替换策略</w:t>
            </w:r>
            <w:r w:rsidR="002A73B6">
              <w:rPr>
                <w:noProof/>
                <w:webHidden/>
              </w:rPr>
              <w:tab/>
            </w:r>
            <w:r w:rsidR="002A73B6">
              <w:rPr>
                <w:noProof/>
                <w:webHidden/>
              </w:rPr>
              <w:fldChar w:fldCharType="begin"/>
            </w:r>
            <w:r w:rsidR="002A73B6">
              <w:rPr>
                <w:noProof/>
                <w:webHidden/>
              </w:rPr>
              <w:instrText xml:space="preserve"> PAGEREF _Toc491952466 \h </w:instrText>
            </w:r>
            <w:r w:rsidR="002A73B6">
              <w:rPr>
                <w:noProof/>
                <w:webHidden/>
              </w:rPr>
            </w:r>
            <w:r w:rsidR="002A73B6">
              <w:rPr>
                <w:noProof/>
                <w:webHidden/>
              </w:rPr>
              <w:fldChar w:fldCharType="separate"/>
            </w:r>
            <w:r w:rsidR="002A73B6">
              <w:rPr>
                <w:noProof/>
                <w:webHidden/>
              </w:rPr>
              <w:t>36</w:t>
            </w:r>
            <w:r w:rsidR="002A73B6">
              <w:rPr>
                <w:noProof/>
                <w:webHidden/>
              </w:rPr>
              <w:fldChar w:fldCharType="end"/>
            </w:r>
          </w:hyperlink>
        </w:p>
        <w:p w14:paraId="22F6A13F" w14:textId="426395E3" w:rsidR="002A73B6" w:rsidRDefault="00350BD1">
          <w:pPr>
            <w:pStyle w:val="33"/>
            <w:tabs>
              <w:tab w:val="right" w:leader="dot" w:pos="8302"/>
            </w:tabs>
            <w:ind w:left="960"/>
            <w:rPr>
              <w:rFonts w:asciiTheme="minorHAnsi" w:cstheme="minorBidi"/>
              <w:noProof/>
              <w:kern w:val="2"/>
              <w:sz w:val="21"/>
              <w:szCs w:val="22"/>
            </w:rPr>
          </w:pPr>
          <w:hyperlink w:anchor="_Toc491952467" w:history="1">
            <w:r w:rsidR="002A73B6" w:rsidRPr="00700AE0">
              <w:rPr>
                <w:rStyle w:val="af"/>
                <w:noProof/>
              </w:rPr>
              <w:t>5.2.6 Firefox扩展</w:t>
            </w:r>
            <w:r w:rsidR="002A73B6">
              <w:rPr>
                <w:noProof/>
                <w:webHidden/>
              </w:rPr>
              <w:tab/>
            </w:r>
            <w:r w:rsidR="002A73B6">
              <w:rPr>
                <w:noProof/>
                <w:webHidden/>
              </w:rPr>
              <w:fldChar w:fldCharType="begin"/>
            </w:r>
            <w:r w:rsidR="002A73B6">
              <w:rPr>
                <w:noProof/>
                <w:webHidden/>
              </w:rPr>
              <w:instrText xml:space="preserve"> PAGEREF _Toc491952467 \h </w:instrText>
            </w:r>
            <w:r w:rsidR="002A73B6">
              <w:rPr>
                <w:noProof/>
                <w:webHidden/>
              </w:rPr>
            </w:r>
            <w:r w:rsidR="002A73B6">
              <w:rPr>
                <w:noProof/>
                <w:webHidden/>
              </w:rPr>
              <w:fldChar w:fldCharType="separate"/>
            </w:r>
            <w:r w:rsidR="002A73B6">
              <w:rPr>
                <w:noProof/>
                <w:webHidden/>
              </w:rPr>
              <w:t>37</w:t>
            </w:r>
            <w:r w:rsidR="002A73B6">
              <w:rPr>
                <w:noProof/>
                <w:webHidden/>
              </w:rPr>
              <w:fldChar w:fldCharType="end"/>
            </w:r>
          </w:hyperlink>
        </w:p>
        <w:p w14:paraId="6A949FDD" w14:textId="4A5045D1" w:rsidR="002A73B6" w:rsidRDefault="00350BD1">
          <w:pPr>
            <w:pStyle w:val="33"/>
            <w:tabs>
              <w:tab w:val="right" w:leader="dot" w:pos="8302"/>
            </w:tabs>
            <w:ind w:left="960"/>
            <w:rPr>
              <w:rFonts w:asciiTheme="minorHAnsi" w:cstheme="minorBidi"/>
              <w:noProof/>
              <w:kern w:val="2"/>
              <w:sz w:val="21"/>
              <w:szCs w:val="22"/>
            </w:rPr>
          </w:pPr>
          <w:hyperlink w:anchor="_Toc491952468" w:history="1">
            <w:r w:rsidR="002A73B6" w:rsidRPr="00700AE0">
              <w:rPr>
                <w:rStyle w:val="af"/>
                <w:noProof/>
              </w:rPr>
              <w:t>5.2.7 Java SDK</w:t>
            </w:r>
            <w:r w:rsidR="002A73B6">
              <w:rPr>
                <w:noProof/>
                <w:webHidden/>
              </w:rPr>
              <w:tab/>
            </w:r>
            <w:r w:rsidR="002A73B6">
              <w:rPr>
                <w:noProof/>
                <w:webHidden/>
              </w:rPr>
              <w:fldChar w:fldCharType="begin"/>
            </w:r>
            <w:r w:rsidR="002A73B6">
              <w:rPr>
                <w:noProof/>
                <w:webHidden/>
              </w:rPr>
              <w:instrText xml:space="preserve"> PAGEREF _Toc491952468 \h </w:instrText>
            </w:r>
            <w:r w:rsidR="002A73B6">
              <w:rPr>
                <w:noProof/>
                <w:webHidden/>
              </w:rPr>
            </w:r>
            <w:r w:rsidR="002A73B6">
              <w:rPr>
                <w:noProof/>
                <w:webHidden/>
              </w:rPr>
              <w:fldChar w:fldCharType="separate"/>
            </w:r>
            <w:r w:rsidR="002A73B6">
              <w:rPr>
                <w:noProof/>
                <w:webHidden/>
              </w:rPr>
              <w:t>40</w:t>
            </w:r>
            <w:r w:rsidR="002A73B6">
              <w:rPr>
                <w:noProof/>
                <w:webHidden/>
              </w:rPr>
              <w:fldChar w:fldCharType="end"/>
            </w:r>
          </w:hyperlink>
        </w:p>
        <w:p w14:paraId="62C5C10B" w14:textId="688C7A2E" w:rsidR="002A73B6" w:rsidRDefault="00350BD1">
          <w:pPr>
            <w:pStyle w:val="11"/>
            <w:rPr>
              <w:rFonts w:asciiTheme="minorHAnsi" w:cstheme="minorBidi"/>
              <w:noProof/>
              <w:kern w:val="2"/>
              <w:sz w:val="21"/>
              <w:szCs w:val="22"/>
            </w:rPr>
          </w:pPr>
          <w:hyperlink w:anchor="_Toc491952469" w:history="1">
            <w:r w:rsidR="002A73B6" w:rsidRPr="00700AE0">
              <w:rPr>
                <w:rStyle w:val="af"/>
                <w:rFonts w:ascii="Times New Roman" w:hAnsi="Times New Roman"/>
                <w:noProof/>
              </w:rPr>
              <w:t>第六章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云备份中间件优化系统测试</w:t>
            </w:r>
            <w:r w:rsidR="002A73B6">
              <w:rPr>
                <w:noProof/>
                <w:webHidden/>
              </w:rPr>
              <w:tab/>
            </w:r>
            <w:r w:rsidR="002A73B6">
              <w:rPr>
                <w:noProof/>
                <w:webHidden/>
              </w:rPr>
              <w:fldChar w:fldCharType="begin"/>
            </w:r>
            <w:r w:rsidR="002A73B6">
              <w:rPr>
                <w:noProof/>
                <w:webHidden/>
              </w:rPr>
              <w:instrText xml:space="preserve"> PAGEREF _Toc491952469 \h </w:instrText>
            </w:r>
            <w:r w:rsidR="002A73B6">
              <w:rPr>
                <w:noProof/>
                <w:webHidden/>
              </w:rPr>
            </w:r>
            <w:r w:rsidR="002A73B6">
              <w:rPr>
                <w:noProof/>
                <w:webHidden/>
              </w:rPr>
              <w:fldChar w:fldCharType="separate"/>
            </w:r>
            <w:r w:rsidR="002A73B6">
              <w:rPr>
                <w:noProof/>
                <w:webHidden/>
              </w:rPr>
              <w:t>43</w:t>
            </w:r>
            <w:r w:rsidR="002A73B6">
              <w:rPr>
                <w:noProof/>
                <w:webHidden/>
              </w:rPr>
              <w:fldChar w:fldCharType="end"/>
            </w:r>
          </w:hyperlink>
        </w:p>
        <w:p w14:paraId="578BA214" w14:textId="245E6D4D" w:rsidR="002A73B6" w:rsidRDefault="00350BD1">
          <w:pPr>
            <w:pStyle w:val="24"/>
            <w:tabs>
              <w:tab w:val="right" w:leader="dot" w:pos="8302"/>
            </w:tabs>
            <w:ind w:left="480"/>
            <w:rPr>
              <w:rFonts w:asciiTheme="minorHAnsi" w:cstheme="minorBidi"/>
              <w:noProof/>
              <w:kern w:val="2"/>
              <w:sz w:val="21"/>
              <w:szCs w:val="22"/>
            </w:rPr>
          </w:pPr>
          <w:hyperlink w:anchor="_Toc491952470" w:history="1">
            <w:r w:rsidR="002A73B6" w:rsidRPr="00700AE0">
              <w:rPr>
                <w:rStyle w:val="af"/>
                <w:noProof/>
              </w:rPr>
              <w:t>6.1 测试环境部署</w:t>
            </w:r>
            <w:r w:rsidR="002A73B6">
              <w:rPr>
                <w:noProof/>
                <w:webHidden/>
              </w:rPr>
              <w:tab/>
            </w:r>
            <w:r w:rsidR="002A73B6">
              <w:rPr>
                <w:noProof/>
                <w:webHidden/>
              </w:rPr>
              <w:fldChar w:fldCharType="begin"/>
            </w:r>
            <w:r w:rsidR="002A73B6">
              <w:rPr>
                <w:noProof/>
                <w:webHidden/>
              </w:rPr>
              <w:instrText xml:space="preserve"> PAGEREF _Toc491952470 \h </w:instrText>
            </w:r>
            <w:r w:rsidR="002A73B6">
              <w:rPr>
                <w:noProof/>
                <w:webHidden/>
              </w:rPr>
            </w:r>
            <w:r w:rsidR="002A73B6">
              <w:rPr>
                <w:noProof/>
                <w:webHidden/>
              </w:rPr>
              <w:fldChar w:fldCharType="separate"/>
            </w:r>
            <w:r w:rsidR="002A73B6">
              <w:rPr>
                <w:noProof/>
                <w:webHidden/>
              </w:rPr>
              <w:t>43</w:t>
            </w:r>
            <w:r w:rsidR="002A73B6">
              <w:rPr>
                <w:noProof/>
                <w:webHidden/>
              </w:rPr>
              <w:fldChar w:fldCharType="end"/>
            </w:r>
          </w:hyperlink>
        </w:p>
        <w:p w14:paraId="22D5C65D" w14:textId="5B95EA33" w:rsidR="002A73B6" w:rsidRDefault="00350BD1">
          <w:pPr>
            <w:pStyle w:val="24"/>
            <w:tabs>
              <w:tab w:val="right" w:leader="dot" w:pos="8302"/>
            </w:tabs>
            <w:ind w:left="480"/>
            <w:rPr>
              <w:rFonts w:asciiTheme="minorHAnsi" w:cstheme="minorBidi"/>
              <w:noProof/>
              <w:kern w:val="2"/>
              <w:sz w:val="21"/>
              <w:szCs w:val="22"/>
            </w:rPr>
          </w:pPr>
          <w:hyperlink w:anchor="_Toc491952471" w:history="1">
            <w:r w:rsidR="002A73B6" w:rsidRPr="00700AE0">
              <w:rPr>
                <w:rStyle w:val="af"/>
                <w:noProof/>
              </w:rPr>
              <w:t>6.2 测试目标</w:t>
            </w:r>
            <w:r w:rsidR="002A73B6">
              <w:rPr>
                <w:noProof/>
                <w:webHidden/>
              </w:rPr>
              <w:tab/>
            </w:r>
            <w:r w:rsidR="002A73B6">
              <w:rPr>
                <w:noProof/>
                <w:webHidden/>
              </w:rPr>
              <w:fldChar w:fldCharType="begin"/>
            </w:r>
            <w:r w:rsidR="002A73B6">
              <w:rPr>
                <w:noProof/>
                <w:webHidden/>
              </w:rPr>
              <w:instrText xml:space="preserve"> PAGEREF _Toc491952471 \h </w:instrText>
            </w:r>
            <w:r w:rsidR="002A73B6">
              <w:rPr>
                <w:noProof/>
                <w:webHidden/>
              </w:rPr>
            </w:r>
            <w:r w:rsidR="002A73B6">
              <w:rPr>
                <w:noProof/>
                <w:webHidden/>
              </w:rPr>
              <w:fldChar w:fldCharType="separate"/>
            </w:r>
            <w:r w:rsidR="002A73B6">
              <w:rPr>
                <w:noProof/>
                <w:webHidden/>
              </w:rPr>
              <w:t>43</w:t>
            </w:r>
            <w:r w:rsidR="002A73B6">
              <w:rPr>
                <w:noProof/>
                <w:webHidden/>
              </w:rPr>
              <w:fldChar w:fldCharType="end"/>
            </w:r>
          </w:hyperlink>
        </w:p>
        <w:p w14:paraId="7E27A33D" w14:textId="2C374AAC" w:rsidR="002A73B6" w:rsidRDefault="00350BD1">
          <w:pPr>
            <w:pStyle w:val="24"/>
            <w:tabs>
              <w:tab w:val="right" w:leader="dot" w:pos="8302"/>
            </w:tabs>
            <w:ind w:left="480"/>
            <w:rPr>
              <w:rFonts w:asciiTheme="minorHAnsi" w:cstheme="minorBidi"/>
              <w:noProof/>
              <w:kern w:val="2"/>
              <w:sz w:val="21"/>
              <w:szCs w:val="22"/>
            </w:rPr>
          </w:pPr>
          <w:hyperlink w:anchor="_Toc491952472" w:history="1">
            <w:r w:rsidR="002A73B6" w:rsidRPr="00700AE0">
              <w:rPr>
                <w:rStyle w:val="af"/>
                <w:noProof/>
              </w:rPr>
              <w:t>6.3 功能测试</w:t>
            </w:r>
            <w:r w:rsidR="002A73B6">
              <w:rPr>
                <w:noProof/>
                <w:webHidden/>
              </w:rPr>
              <w:tab/>
            </w:r>
            <w:r w:rsidR="002A73B6">
              <w:rPr>
                <w:noProof/>
                <w:webHidden/>
              </w:rPr>
              <w:fldChar w:fldCharType="begin"/>
            </w:r>
            <w:r w:rsidR="002A73B6">
              <w:rPr>
                <w:noProof/>
                <w:webHidden/>
              </w:rPr>
              <w:instrText xml:space="preserve"> PAGEREF _Toc491952472 \h </w:instrText>
            </w:r>
            <w:r w:rsidR="002A73B6">
              <w:rPr>
                <w:noProof/>
                <w:webHidden/>
              </w:rPr>
            </w:r>
            <w:r w:rsidR="002A73B6">
              <w:rPr>
                <w:noProof/>
                <w:webHidden/>
              </w:rPr>
              <w:fldChar w:fldCharType="separate"/>
            </w:r>
            <w:r w:rsidR="002A73B6">
              <w:rPr>
                <w:noProof/>
                <w:webHidden/>
              </w:rPr>
              <w:t>44</w:t>
            </w:r>
            <w:r w:rsidR="002A73B6">
              <w:rPr>
                <w:noProof/>
                <w:webHidden/>
              </w:rPr>
              <w:fldChar w:fldCharType="end"/>
            </w:r>
          </w:hyperlink>
        </w:p>
        <w:p w14:paraId="51AE69F9" w14:textId="3EA79265" w:rsidR="002A73B6" w:rsidRDefault="00350BD1">
          <w:pPr>
            <w:pStyle w:val="33"/>
            <w:tabs>
              <w:tab w:val="right" w:leader="dot" w:pos="8302"/>
            </w:tabs>
            <w:ind w:left="960"/>
            <w:rPr>
              <w:rFonts w:asciiTheme="minorHAnsi" w:cstheme="minorBidi"/>
              <w:noProof/>
              <w:kern w:val="2"/>
              <w:sz w:val="21"/>
              <w:szCs w:val="22"/>
            </w:rPr>
          </w:pPr>
          <w:hyperlink w:anchor="_Toc491952473" w:history="1">
            <w:r w:rsidR="002A73B6" w:rsidRPr="00700AE0">
              <w:rPr>
                <w:rStyle w:val="af"/>
                <w:noProof/>
              </w:rPr>
              <w:t>6.3.1 持久会话管理功能测试</w:t>
            </w:r>
            <w:r w:rsidR="002A73B6">
              <w:rPr>
                <w:noProof/>
                <w:webHidden/>
              </w:rPr>
              <w:tab/>
            </w:r>
            <w:r w:rsidR="002A73B6">
              <w:rPr>
                <w:noProof/>
                <w:webHidden/>
              </w:rPr>
              <w:fldChar w:fldCharType="begin"/>
            </w:r>
            <w:r w:rsidR="002A73B6">
              <w:rPr>
                <w:noProof/>
                <w:webHidden/>
              </w:rPr>
              <w:instrText xml:space="preserve"> PAGEREF _Toc491952473 \h </w:instrText>
            </w:r>
            <w:r w:rsidR="002A73B6">
              <w:rPr>
                <w:noProof/>
                <w:webHidden/>
              </w:rPr>
            </w:r>
            <w:r w:rsidR="002A73B6">
              <w:rPr>
                <w:noProof/>
                <w:webHidden/>
              </w:rPr>
              <w:fldChar w:fldCharType="separate"/>
            </w:r>
            <w:r w:rsidR="002A73B6">
              <w:rPr>
                <w:noProof/>
                <w:webHidden/>
              </w:rPr>
              <w:t>44</w:t>
            </w:r>
            <w:r w:rsidR="002A73B6">
              <w:rPr>
                <w:noProof/>
                <w:webHidden/>
              </w:rPr>
              <w:fldChar w:fldCharType="end"/>
            </w:r>
          </w:hyperlink>
        </w:p>
        <w:p w14:paraId="2B245764" w14:textId="55A51BB0" w:rsidR="002A73B6" w:rsidRDefault="00350BD1">
          <w:pPr>
            <w:pStyle w:val="33"/>
            <w:tabs>
              <w:tab w:val="right" w:leader="dot" w:pos="8302"/>
            </w:tabs>
            <w:ind w:left="960"/>
            <w:rPr>
              <w:rFonts w:asciiTheme="minorHAnsi" w:cstheme="minorBidi"/>
              <w:noProof/>
              <w:kern w:val="2"/>
              <w:sz w:val="21"/>
              <w:szCs w:val="22"/>
            </w:rPr>
          </w:pPr>
          <w:hyperlink w:anchor="_Toc491952474" w:history="1">
            <w:r w:rsidR="002A73B6" w:rsidRPr="00700AE0">
              <w:rPr>
                <w:rStyle w:val="af"/>
                <w:noProof/>
              </w:rPr>
              <w:t>6.3.2 大文件上传功能测试</w:t>
            </w:r>
            <w:r w:rsidR="002A73B6">
              <w:rPr>
                <w:noProof/>
                <w:webHidden/>
              </w:rPr>
              <w:tab/>
            </w:r>
            <w:r w:rsidR="002A73B6">
              <w:rPr>
                <w:noProof/>
                <w:webHidden/>
              </w:rPr>
              <w:fldChar w:fldCharType="begin"/>
            </w:r>
            <w:r w:rsidR="002A73B6">
              <w:rPr>
                <w:noProof/>
                <w:webHidden/>
              </w:rPr>
              <w:instrText xml:space="preserve"> PAGEREF _Toc491952474 \h </w:instrText>
            </w:r>
            <w:r w:rsidR="002A73B6">
              <w:rPr>
                <w:noProof/>
                <w:webHidden/>
              </w:rPr>
            </w:r>
            <w:r w:rsidR="002A73B6">
              <w:rPr>
                <w:noProof/>
                <w:webHidden/>
              </w:rPr>
              <w:fldChar w:fldCharType="separate"/>
            </w:r>
            <w:r w:rsidR="002A73B6">
              <w:rPr>
                <w:noProof/>
                <w:webHidden/>
              </w:rPr>
              <w:t>45</w:t>
            </w:r>
            <w:r w:rsidR="002A73B6">
              <w:rPr>
                <w:noProof/>
                <w:webHidden/>
              </w:rPr>
              <w:fldChar w:fldCharType="end"/>
            </w:r>
          </w:hyperlink>
        </w:p>
        <w:p w14:paraId="2C395A51" w14:textId="48786D80" w:rsidR="002A73B6" w:rsidRDefault="00350BD1">
          <w:pPr>
            <w:pStyle w:val="33"/>
            <w:tabs>
              <w:tab w:val="right" w:leader="dot" w:pos="8302"/>
            </w:tabs>
            <w:ind w:left="960"/>
            <w:rPr>
              <w:rFonts w:asciiTheme="minorHAnsi" w:cstheme="minorBidi"/>
              <w:noProof/>
              <w:kern w:val="2"/>
              <w:sz w:val="21"/>
              <w:szCs w:val="22"/>
            </w:rPr>
          </w:pPr>
          <w:hyperlink w:anchor="_Toc491952475" w:history="1">
            <w:r w:rsidR="002A73B6" w:rsidRPr="00700AE0">
              <w:rPr>
                <w:rStyle w:val="af"/>
                <w:noProof/>
              </w:rPr>
              <w:t>6.3.3 本地缓存功能测试</w:t>
            </w:r>
            <w:r w:rsidR="002A73B6">
              <w:rPr>
                <w:noProof/>
                <w:webHidden/>
              </w:rPr>
              <w:tab/>
            </w:r>
            <w:r w:rsidR="002A73B6">
              <w:rPr>
                <w:noProof/>
                <w:webHidden/>
              </w:rPr>
              <w:fldChar w:fldCharType="begin"/>
            </w:r>
            <w:r w:rsidR="002A73B6">
              <w:rPr>
                <w:noProof/>
                <w:webHidden/>
              </w:rPr>
              <w:instrText xml:space="preserve"> PAGEREF _Toc491952475 \h </w:instrText>
            </w:r>
            <w:r w:rsidR="002A73B6">
              <w:rPr>
                <w:noProof/>
                <w:webHidden/>
              </w:rPr>
            </w:r>
            <w:r w:rsidR="002A73B6">
              <w:rPr>
                <w:noProof/>
                <w:webHidden/>
              </w:rPr>
              <w:fldChar w:fldCharType="separate"/>
            </w:r>
            <w:r w:rsidR="002A73B6">
              <w:rPr>
                <w:noProof/>
                <w:webHidden/>
              </w:rPr>
              <w:t>46</w:t>
            </w:r>
            <w:r w:rsidR="002A73B6">
              <w:rPr>
                <w:noProof/>
                <w:webHidden/>
              </w:rPr>
              <w:fldChar w:fldCharType="end"/>
            </w:r>
          </w:hyperlink>
        </w:p>
        <w:p w14:paraId="2F4A97BD" w14:textId="6A45E297" w:rsidR="002A73B6" w:rsidRDefault="00350BD1">
          <w:pPr>
            <w:pStyle w:val="33"/>
            <w:tabs>
              <w:tab w:val="right" w:leader="dot" w:pos="8302"/>
            </w:tabs>
            <w:ind w:left="960"/>
            <w:rPr>
              <w:rFonts w:asciiTheme="minorHAnsi" w:cstheme="minorBidi"/>
              <w:noProof/>
              <w:kern w:val="2"/>
              <w:sz w:val="21"/>
              <w:szCs w:val="22"/>
            </w:rPr>
          </w:pPr>
          <w:hyperlink w:anchor="_Toc491952476" w:history="1">
            <w:r w:rsidR="002A73B6" w:rsidRPr="00700AE0">
              <w:rPr>
                <w:rStyle w:val="af"/>
                <w:noProof/>
              </w:rPr>
              <w:t>6.3.4 多应用适配功能测试</w:t>
            </w:r>
            <w:r w:rsidR="002A73B6">
              <w:rPr>
                <w:noProof/>
                <w:webHidden/>
              </w:rPr>
              <w:tab/>
            </w:r>
            <w:r w:rsidR="002A73B6">
              <w:rPr>
                <w:noProof/>
                <w:webHidden/>
              </w:rPr>
              <w:fldChar w:fldCharType="begin"/>
            </w:r>
            <w:r w:rsidR="002A73B6">
              <w:rPr>
                <w:noProof/>
                <w:webHidden/>
              </w:rPr>
              <w:instrText xml:space="preserve"> PAGEREF _Toc491952476 \h </w:instrText>
            </w:r>
            <w:r w:rsidR="002A73B6">
              <w:rPr>
                <w:noProof/>
                <w:webHidden/>
              </w:rPr>
            </w:r>
            <w:r w:rsidR="002A73B6">
              <w:rPr>
                <w:noProof/>
                <w:webHidden/>
              </w:rPr>
              <w:fldChar w:fldCharType="separate"/>
            </w:r>
            <w:r w:rsidR="002A73B6">
              <w:rPr>
                <w:noProof/>
                <w:webHidden/>
              </w:rPr>
              <w:t>47</w:t>
            </w:r>
            <w:r w:rsidR="002A73B6">
              <w:rPr>
                <w:noProof/>
                <w:webHidden/>
              </w:rPr>
              <w:fldChar w:fldCharType="end"/>
            </w:r>
          </w:hyperlink>
        </w:p>
        <w:p w14:paraId="5BABFDFB" w14:textId="75CE05FA" w:rsidR="002A73B6" w:rsidRDefault="00350BD1">
          <w:pPr>
            <w:pStyle w:val="24"/>
            <w:tabs>
              <w:tab w:val="right" w:leader="dot" w:pos="8302"/>
            </w:tabs>
            <w:ind w:left="480"/>
            <w:rPr>
              <w:rFonts w:asciiTheme="minorHAnsi" w:cstheme="minorBidi"/>
              <w:noProof/>
              <w:kern w:val="2"/>
              <w:sz w:val="21"/>
              <w:szCs w:val="22"/>
            </w:rPr>
          </w:pPr>
          <w:hyperlink w:anchor="_Toc491952477" w:history="1">
            <w:r w:rsidR="002A73B6" w:rsidRPr="00700AE0">
              <w:rPr>
                <w:rStyle w:val="af"/>
                <w:noProof/>
              </w:rPr>
              <w:t>6.4 性能分析</w:t>
            </w:r>
            <w:r w:rsidR="002A73B6">
              <w:rPr>
                <w:noProof/>
                <w:webHidden/>
              </w:rPr>
              <w:tab/>
            </w:r>
            <w:r w:rsidR="002A73B6">
              <w:rPr>
                <w:noProof/>
                <w:webHidden/>
              </w:rPr>
              <w:fldChar w:fldCharType="begin"/>
            </w:r>
            <w:r w:rsidR="002A73B6">
              <w:rPr>
                <w:noProof/>
                <w:webHidden/>
              </w:rPr>
              <w:instrText xml:space="preserve"> PAGEREF _Toc491952477 \h </w:instrText>
            </w:r>
            <w:r w:rsidR="002A73B6">
              <w:rPr>
                <w:noProof/>
                <w:webHidden/>
              </w:rPr>
            </w:r>
            <w:r w:rsidR="002A73B6">
              <w:rPr>
                <w:noProof/>
                <w:webHidden/>
              </w:rPr>
              <w:fldChar w:fldCharType="separate"/>
            </w:r>
            <w:r w:rsidR="002A73B6">
              <w:rPr>
                <w:noProof/>
                <w:webHidden/>
              </w:rPr>
              <w:t>49</w:t>
            </w:r>
            <w:r w:rsidR="002A73B6">
              <w:rPr>
                <w:noProof/>
                <w:webHidden/>
              </w:rPr>
              <w:fldChar w:fldCharType="end"/>
            </w:r>
          </w:hyperlink>
        </w:p>
        <w:p w14:paraId="703B7B98" w14:textId="34C30F27" w:rsidR="002A73B6" w:rsidRDefault="00350BD1">
          <w:pPr>
            <w:pStyle w:val="33"/>
            <w:tabs>
              <w:tab w:val="right" w:leader="dot" w:pos="8302"/>
            </w:tabs>
            <w:ind w:left="960"/>
            <w:rPr>
              <w:rFonts w:asciiTheme="minorHAnsi" w:cstheme="minorBidi"/>
              <w:noProof/>
              <w:kern w:val="2"/>
              <w:sz w:val="21"/>
              <w:szCs w:val="22"/>
            </w:rPr>
          </w:pPr>
          <w:hyperlink w:anchor="_Toc491952478" w:history="1">
            <w:r w:rsidR="002A73B6" w:rsidRPr="00700AE0">
              <w:rPr>
                <w:rStyle w:val="af"/>
                <w:noProof/>
              </w:rPr>
              <w:t>6.4.1安全性分析</w:t>
            </w:r>
            <w:r w:rsidR="002A73B6">
              <w:rPr>
                <w:noProof/>
                <w:webHidden/>
              </w:rPr>
              <w:tab/>
            </w:r>
            <w:r w:rsidR="002A73B6">
              <w:rPr>
                <w:noProof/>
                <w:webHidden/>
              </w:rPr>
              <w:fldChar w:fldCharType="begin"/>
            </w:r>
            <w:r w:rsidR="002A73B6">
              <w:rPr>
                <w:noProof/>
                <w:webHidden/>
              </w:rPr>
              <w:instrText xml:space="preserve"> PAGEREF _Toc491952478 \h </w:instrText>
            </w:r>
            <w:r w:rsidR="002A73B6">
              <w:rPr>
                <w:noProof/>
                <w:webHidden/>
              </w:rPr>
            </w:r>
            <w:r w:rsidR="002A73B6">
              <w:rPr>
                <w:noProof/>
                <w:webHidden/>
              </w:rPr>
              <w:fldChar w:fldCharType="separate"/>
            </w:r>
            <w:r w:rsidR="002A73B6">
              <w:rPr>
                <w:noProof/>
                <w:webHidden/>
              </w:rPr>
              <w:t>49</w:t>
            </w:r>
            <w:r w:rsidR="002A73B6">
              <w:rPr>
                <w:noProof/>
                <w:webHidden/>
              </w:rPr>
              <w:fldChar w:fldCharType="end"/>
            </w:r>
          </w:hyperlink>
        </w:p>
        <w:p w14:paraId="35016843" w14:textId="29E60251" w:rsidR="002A73B6" w:rsidRDefault="00350BD1">
          <w:pPr>
            <w:pStyle w:val="33"/>
            <w:tabs>
              <w:tab w:val="right" w:leader="dot" w:pos="8302"/>
            </w:tabs>
            <w:ind w:left="960"/>
            <w:rPr>
              <w:rFonts w:asciiTheme="minorHAnsi" w:cstheme="minorBidi"/>
              <w:noProof/>
              <w:kern w:val="2"/>
              <w:sz w:val="21"/>
              <w:szCs w:val="22"/>
            </w:rPr>
          </w:pPr>
          <w:hyperlink w:anchor="_Toc491952479" w:history="1">
            <w:r w:rsidR="002A73B6" w:rsidRPr="00700AE0">
              <w:rPr>
                <w:rStyle w:val="af"/>
                <w:noProof/>
              </w:rPr>
              <w:t>6.4.2稳定性分析</w:t>
            </w:r>
            <w:r w:rsidR="002A73B6">
              <w:rPr>
                <w:noProof/>
                <w:webHidden/>
              </w:rPr>
              <w:tab/>
            </w:r>
            <w:r w:rsidR="002A73B6">
              <w:rPr>
                <w:noProof/>
                <w:webHidden/>
              </w:rPr>
              <w:fldChar w:fldCharType="begin"/>
            </w:r>
            <w:r w:rsidR="002A73B6">
              <w:rPr>
                <w:noProof/>
                <w:webHidden/>
              </w:rPr>
              <w:instrText xml:space="preserve"> PAGEREF _Toc491952479 \h </w:instrText>
            </w:r>
            <w:r w:rsidR="002A73B6">
              <w:rPr>
                <w:noProof/>
                <w:webHidden/>
              </w:rPr>
            </w:r>
            <w:r w:rsidR="002A73B6">
              <w:rPr>
                <w:noProof/>
                <w:webHidden/>
              </w:rPr>
              <w:fldChar w:fldCharType="separate"/>
            </w:r>
            <w:r w:rsidR="002A73B6">
              <w:rPr>
                <w:noProof/>
                <w:webHidden/>
              </w:rPr>
              <w:t>50</w:t>
            </w:r>
            <w:r w:rsidR="002A73B6">
              <w:rPr>
                <w:noProof/>
                <w:webHidden/>
              </w:rPr>
              <w:fldChar w:fldCharType="end"/>
            </w:r>
          </w:hyperlink>
        </w:p>
        <w:p w14:paraId="12099780" w14:textId="44205556" w:rsidR="002A73B6" w:rsidRDefault="00350BD1">
          <w:pPr>
            <w:pStyle w:val="24"/>
            <w:tabs>
              <w:tab w:val="right" w:leader="dot" w:pos="8302"/>
            </w:tabs>
            <w:ind w:left="480"/>
            <w:rPr>
              <w:rFonts w:asciiTheme="minorHAnsi" w:cstheme="minorBidi"/>
              <w:noProof/>
              <w:kern w:val="2"/>
              <w:sz w:val="21"/>
              <w:szCs w:val="22"/>
            </w:rPr>
          </w:pPr>
          <w:hyperlink w:anchor="_Toc491952480" w:history="1">
            <w:r w:rsidR="002A73B6" w:rsidRPr="00700AE0">
              <w:rPr>
                <w:rStyle w:val="af"/>
                <w:noProof/>
              </w:rPr>
              <w:t>6.5 对比分析</w:t>
            </w:r>
            <w:r w:rsidR="002A73B6">
              <w:rPr>
                <w:noProof/>
                <w:webHidden/>
              </w:rPr>
              <w:tab/>
            </w:r>
            <w:r w:rsidR="002A73B6">
              <w:rPr>
                <w:noProof/>
                <w:webHidden/>
              </w:rPr>
              <w:fldChar w:fldCharType="begin"/>
            </w:r>
            <w:r w:rsidR="002A73B6">
              <w:rPr>
                <w:noProof/>
                <w:webHidden/>
              </w:rPr>
              <w:instrText xml:space="preserve"> PAGEREF _Toc491952480 \h </w:instrText>
            </w:r>
            <w:r w:rsidR="002A73B6">
              <w:rPr>
                <w:noProof/>
                <w:webHidden/>
              </w:rPr>
            </w:r>
            <w:r w:rsidR="002A73B6">
              <w:rPr>
                <w:noProof/>
                <w:webHidden/>
              </w:rPr>
              <w:fldChar w:fldCharType="separate"/>
            </w:r>
            <w:r w:rsidR="002A73B6">
              <w:rPr>
                <w:noProof/>
                <w:webHidden/>
              </w:rPr>
              <w:t>51</w:t>
            </w:r>
            <w:r w:rsidR="002A73B6">
              <w:rPr>
                <w:noProof/>
                <w:webHidden/>
              </w:rPr>
              <w:fldChar w:fldCharType="end"/>
            </w:r>
          </w:hyperlink>
        </w:p>
        <w:p w14:paraId="1505D614" w14:textId="65C6B83E" w:rsidR="002A73B6" w:rsidRDefault="00350BD1">
          <w:pPr>
            <w:pStyle w:val="33"/>
            <w:tabs>
              <w:tab w:val="right" w:leader="dot" w:pos="8302"/>
            </w:tabs>
            <w:ind w:left="960"/>
            <w:rPr>
              <w:rFonts w:asciiTheme="minorHAnsi" w:cstheme="minorBidi"/>
              <w:noProof/>
              <w:kern w:val="2"/>
              <w:sz w:val="21"/>
              <w:szCs w:val="22"/>
            </w:rPr>
          </w:pPr>
          <w:hyperlink w:anchor="_Toc491952481" w:history="1">
            <w:r w:rsidR="002A73B6" w:rsidRPr="00700AE0">
              <w:rPr>
                <w:rStyle w:val="af"/>
                <w:noProof/>
              </w:rPr>
              <w:t>6.5.1原中间系统对比分析</w:t>
            </w:r>
            <w:r w:rsidR="002A73B6">
              <w:rPr>
                <w:noProof/>
                <w:webHidden/>
              </w:rPr>
              <w:tab/>
            </w:r>
            <w:r w:rsidR="002A73B6">
              <w:rPr>
                <w:noProof/>
                <w:webHidden/>
              </w:rPr>
              <w:fldChar w:fldCharType="begin"/>
            </w:r>
            <w:r w:rsidR="002A73B6">
              <w:rPr>
                <w:noProof/>
                <w:webHidden/>
              </w:rPr>
              <w:instrText xml:space="preserve"> PAGEREF _Toc491952481 \h </w:instrText>
            </w:r>
            <w:r w:rsidR="002A73B6">
              <w:rPr>
                <w:noProof/>
                <w:webHidden/>
              </w:rPr>
            </w:r>
            <w:r w:rsidR="002A73B6">
              <w:rPr>
                <w:noProof/>
                <w:webHidden/>
              </w:rPr>
              <w:fldChar w:fldCharType="separate"/>
            </w:r>
            <w:r w:rsidR="002A73B6">
              <w:rPr>
                <w:noProof/>
                <w:webHidden/>
              </w:rPr>
              <w:t>51</w:t>
            </w:r>
            <w:r w:rsidR="002A73B6">
              <w:rPr>
                <w:noProof/>
                <w:webHidden/>
              </w:rPr>
              <w:fldChar w:fldCharType="end"/>
            </w:r>
          </w:hyperlink>
        </w:p>
        <w:p w14:paraId="1BF2892C" w14:textId="2F8E582F" w:rsidR="002A73B6" w:rsidRDefault="00350BD1">
          <w:pPr>
            <w:pStyle w:val="33"/>
            <w:tabs>
              <w:tab w:val="right" w:leader="dot" w:pos="8302"/>
            </w:tabs>
            <w:ind w:left="960"/>
            <w:rPr>
              <w:rFonts w:asciiTheme="minorHAnsi" w:cstheme="minorBidi"/>
              <w:noProof/>
              <w:kern w:val="2"/>
              <w:sz w:val="21"/>
              <w:szCs w:val="22"/>
            </w:rPr>
          </w:pPr>
          <w:hyperlink w:anchor="_Toc491952482" w:history="1">
            <w:r w:rsidR="002A73B6" w:rsidRPr="00700AE0">
              <w:rPr>
                <w:rStyle w:val="af"/>
                <w:noProof/>
              </w:rPr>
              <w:t>6.5.2同类产品对比分析</w:t>
            </w:r>
            <w:r w:rsidR="002A73B6">
              <w:rPr>
                <w:noProof/>
                <w:webHidden/>
              </w:rPr>
              <w:tab/>
            </w:r>
            <w:r w:rsidR="002A73B6">
              <w:rPr>
                <w:noProof/>
                <w:webHidden/>
              </w:rPr>
              <w:fldChar w:fldCharType="begin"/>
            </w:r>
            <w:r w:rsidR="002A73B6">
              <w:rPr>
                <w:noProof/>
                <w:webHidden/>
              </w:rPr>
              <w:instrText xml:space="preserve"> PAGEREF _Toc491952482 \h </w:instrText>
            </w:r>
            <w:r w:rsidR="002A73B6">
              <w:rPr>
                <w:noProof/>
                <w:webHidden/>
              </w:rPr>
            </w:r>
            <w:r w:rsidR="002A73B6">
              <w:rPr>
                <w:noProof/>
                <w:webHidden/>
              </w:rPr>
              <w:fldChar w:fldCharType="separate"/>
            </w:r>
            <w:r w:rsidR="002A73B6">
              <w:rPr>
                <w:noProof/>
                <w:webHidden/>
              </w:rPr>
              <w:t>52</w:t>
            </w:r>
            <w:r w:rsidR="002A73B6">
              <w:rPr>
                <w:noProof/>
                <w:webHidden/>
              </w:rPr>
              <w:fldChar w:fldCharType="end"/>
            </w:r>
          </w:hyperlink>
        </w:p>
        <w:p w14:paraId="42851089" w14:textId="27619395" w:rsidR="002A73B6" w:rsidRDefault="00350BD1">
          <w:pPr>
            <w:pStyle w:val="11"/>
            <w:rPr>
              <w:rFonts w:asciiTheme="minorHAnsi" w:cstheme="minorBidi"/>
              <w:noProof/>
              <w:kern w:val="2"/>
              <w:sz w:val="21"/>
              <w:szCs w:val="22"/>
            </w:rPr>
          </w:pPr>
          <w:hyperlink w:anchor="_Toc491952483" w:history="1">
            <w:r w:rsidR="002A73B6" w:rsidRPr="00700AE0">
              <w:rPr>
                <w:rStyle w:val="af"/>
                <w:rFonts w:ascii="Times New Roman" w:hAnsi="Times New Roman"/>
                <w:noProof/>
              </w:rPr>
              <w:t>第七章</w:t>
            </w:r>
            <w:r w:rsidR="002A73B6" w:rsidRPr="00700AE0">
              <w:rPr>
                <w:rStyle w:val="af"/>
                <w:rFonts w:ascii="Times New Roman" w:hAnsi="Times New Roman"/>
                <w:noProof/>
              </w:rPr>
              <w:t xml:space="preserve"> </w:t>
            </w:r>
            <w:r w:rsidR="002A73B6" w:rsidRPr="00700AE0">
              <w:rPr>
                <w:rStyle w:val="af"/>
                <w:rFonts w:ascii="Times New Roman" w:hAnsi="Times New Roman"/>
                <w:noProof/>
              </w:rPr>
              <w:t>总结和展望</w:t>
            </w:r>
            <w:r w:rsidR="002A73B6">
              <w:rPr>
                <w:noProof/>
                <w:webHidden/>
              </w:rPr>
              <w:tab/>
            </w:r>
            <w:r w:rsidR="002A73B6">
              <w:rPr>
                <w:noProof/>
                <w:webHidden/>
              </w:rPr>
              <w:fldChar w:fldCharType="begin"/>
            </w:r>
            <w:r w:rsidR="002A73B6">
              <w:rPr>
                <w:noProof/>
                <w:webHidden/>
              </w:rPr>
              <w:instrText xml:space="preserve"> PAGEREF _Toc491952483 \h </w:instrText>
            </w:r>
            <w:r w:rsidR="002A73B6">
              <w:rPr>
                <w:noProof/>
                <w:webHidden/>
              </w:rPr>
            </w:r>
            <w:r w:rsidR="002A73B6">
              <w:rPr>
                <w:noProof/>
                <w:webHidden/>
              </w:rPr>
              <w:fldChar w:fldCharType="separate"/>
            </w:r>
            <w:r w:rsidR="002A73B6">
              <w:rPr>
                <w:noProof/>
                <w:webHidden/>
              </w:rPr>
              <w:t>55</w:t>
            </w:r>
            <w:r w:rsidR="002A73B6">
              <w:rPr>
                <w:noProof/>
                <w:webHidden/>
              </w:rPr>
              <w:fldChar w:fldCharType="end"/>
            </w:r>
          </w:hyperlink>
        </w:p>
        <w:p w14:paraId="05D8306A" w14:textId="6B0FE8C7" w:rsidR="002A73B6" w:rsidRDefault="00350BD1">
          <w:pPr>
            <w:pStyle w:val="24"/>
            <w:tabs>
              <w:tab w:val="right" w:leader="dot" w:pos="8302"/>
            </w:tabs>
            <w:ind w:left="480"/>
            <w:rPr>
              <w:rFonts w:asciiTheme="minorHAnsi" w:cstheme="minorBidi"/>
              <w:noProof/>
              <w:kern w:val="2"/>
              <w:sz w:val="21"/>
              <w:szCs w:val="22"/>
            </w:rPr>
          </w:pPr>
          <w:hyperlink w:anchor="_Toc491952484" w:history="1">
            <w:r w:rsidR="002A73B6" w:rsidRPr="00700AE0">
              <w:rPr>
                <w:rStyle w:val="af"/>
                <w:noProof/>
              </w:rPr>
              <w:t>7.1 总结</w:t>
            </w:r>
            <w:r w:rsidR="002A73B6">
              <w:rPr>
                <w:noProof/>
                <w:webHidden/>
              </w:rPr>
              <w:tab/>
            </w:r>
            <w:r w:rsidR="002A73B6">
              <w:rPr>
                <w:noProof/>
                <w:webHidden/>
              </w:rPr>
              <w:fldChar w:fldCharType="begin"/>
            </w:r>
            <w:r w:rsidR="002A73B6">
              <w:rPr>
                <w:noProof/>
                <w:webHidden/>
              </w:rPr>
              <w:instrText xml:space="preserve"> PAGEREF _Toc491952484 \h </w:instrText>
            </w:r>
            <w:r w:rsidR="002A73B6">
              <w:rPr>
                <w:noProof/>
                <w:webHidden/>
              </w:rPr>
            </w:r>
            <w:r w:rsidR="002A73B6">
              <w:rPr>
                <w:noProof/>
                <w:webHidden/>
              </w:rPr>
              <w:fldChar w:fldCharType="separate"/>
            </w:r>
            <w:r w:rsidR="002A73B6">
              <w:rPr>
                <w:noProof/>
                <w:webHidden/>
              </w:rPr>
              <w:t>55</w:t>
            </w:r>
            <w:r w:rsidR="002A73B6">
              <w:rPr>
                <w:noProof/>
                <w:webHidden/>
              </w:rPr>
              <w:fldChar w:fldCharType="end"/>
            </w:r>
          </w:hyperlink>
        </w:p>
        <w:p w14:paraId="51C6016A" w14:textId="1EA3B678" w:rsidR="002A73B6" w:rsidRDefault="00350BD1">
          <w:pPr>
            <w:pStyle w:val="24"/>
            <w:tabs>
              <w:tab w:val="right" w:leader="dot" w:pos="8302"/>
            </w:tabs>
            <w:ind w:left="480"/>
            <w:rPr>
              <w:rFonts w:asciiTheme="minorHAnsi" w:cstheme="minorBidi"/>
              <w:noProof/>
              <w:kern w:val="2"/>
              <w:sz w:val="21"/>
              <w:szCs w:val="22"/>
            </w:rPr>
          </w:pPr>
          <w:hyperlink w:anchor="_Toc491952485" w:history="1">
            <w:r w:rsidR="002A73B6" w:rsidRPr="00700AE0">
              <w:rPr>
                <w:rStyle w:val="af"/>
                <w:noProof/>
              </w:rPr>
              <w:t>7.2 展望</w:t>
            </w:r>
            <w:r w:rsidR="002A73B6">
              <w:rPr>
                <w:noProof/>
                <w:webHidden/>
              </w:rPr>
              <w:tab/>
            </w:r>
            <w:r w:rsidR="002A73B6">
              <w:rPr>
                <w:noProof/>
                <w:webHidden/>
              </w:rPr>
              <w:fldChar w:fldCharType="begin"/>
            </w:r>
            <w:r w:rsidR="002A73B6">
              <w:rPr>
                <w:noProof/>
                <w:webHidden/>
              </w:rPr>
              <w:instrText xml:space="preserve"> PAGEREF _Toc491952485 \h </w:instrText>
            </w:r>
            <w:r w:rsidR="002A73B6">
              <w:rPr>
                <w:noProof/>
                <w:webHidden/>
              </w:rPr>
            </w:r>
            <w:r w:rsidR="002A73B6">
              <w:rPr>
                <w:noProof/>
                <w:webHidden/>
              </w:rPr>
              <w:fldChar w:fldCharType="separate"/>
            </w:r>
            <w:r w:rsidR="002A73B6">
              <w:rPr>
                <w:noProof/>
                <w:webHidden/>
              </w:rPr>
              <w:t>55</w:t>
            </w:r>
            <w:r w:rsidR="002A73B6">
              <w:rPr>
                <w:noProof/>
                <w:webHidden/>
              </w:rPr>
              <w:fldChar w:fldCharType="end"/>
            </w:r>
          </w:hyperlink>
        </w:p>
        <w:p w14:paraId="34310E1C" w14:textId="24912243" w:rsidR="002A73B6" w:rsidRDefault="00350BD1">
          <w:pPr>
            <w:pStyle w:val="11"/>
            <w:rPr>
              <w:rFonts w:asciiTheme="minorHAnsi" w:cstheme="minorBidi"/>
              <w:noProof/>
              <w:kern w:val="2"/>
              <w:sz w:val="21"/>
              <w:szCs w:val="22"/>
            </w:rPr>
          </w:pPr>
          <w:hyperlink w:anchor="_Toc491952486" w:history="1">
            <w:r w:rsidR="002A73B6" w:rsidRPr="00700AE0">
              <w:rPr>
                <w:rStyle w:val="af"/>
                <w:rFonts w:ascii="Times New Roman" w:hAnsi="Times New Roman"/>
                <w:noProof/>
              </w:rPr>
              <w:t>参考文献</w:t>
            </w:r>
            <w:r w:rsidR="002A73B6">
              <w:rPr>
                <w:noProof/>
                <w:webHidden/>
              </w:rPr>
              <w:tab/>
            </w:r>
            <w:r w:rsidR="002A73B6">
              <w:rPr>
                <w:noProof/>
                <w:webHidden/>
              </w:rPr>
              <w:fldChar w:fldCharType="begin"/>
            </w:r>
            <w:r w:rsidR="002A73B6">
              <w:rPr>
                <w:noProof/>
                <w:webHidden/>
              </w:rPr>
              <w:instrText xml:space="preserve"> PAGEREF _Toc491952486 \h </w:instrText>
            </w:r>
            <w:r w:rsidR="002A73B6">
              <w:rPr>
                <w:noProof/>
                <w:webHidden/>
              </w:rPr>
            </w:r>
            <w:r w:rsidR="002A73B6">
              <w:rPr>
                <w:noProof/>
                <w:webHidden/>
              </w:rPr>
              <w:fldChar w:fldCharType="separate"/>
            </w:r>
            <w:r w:rsidR="002A73B6">
              <w:rPr>
                <w:noProof/>
                <w:webHidden/>
              </w:rPr>
              <w:t>57</w:t>
            </w:r>
            <w:r w:rsidR="002A73B6">
              <w:rPr>
                <w:noProof/>
                <w:webHidden/>
              </w:rPr>
              <w:fldChar w:fldCharType="end"/>
            </w:r>
          </w:hyperlink>
        </w:p>
        <w:p w14:paraId="58F71067" w14:textId="6A195DA2" w:rsidR="002A73B6" w:rsidRDefault="00350BD1">
          <w:pPr>
            <w:pStyle w:val="11"/>
            <w:rPr>
              <w:rFonts w:asciiTheme="minorHAnsi" w:cstheme="minorBidi"/>
              <w:noProof/>
              <w:kern w:val="2"/>
              <w:sz w:val="21"/>
              <w:szCs w:val="22"/>
            </w:rPr>
          </w:pPr>
          <w:hyperlink w:anchor="_Toc491952487" w:history="1">
            <w:r w:rsidR="002A73B6" w:rsidRPr="00700AE0">
              <w:rPr>
                <w:rStyle w:val="af"/>
                <w:rFonts w:ascii="Times New Roman" w:hAnsi="Times New Roman"/>
                <w:noProof/>
              </w:rPr>
              <w:t>在读期间发表论文</w:t>
            </w:r>
            <w:r w:rsidR="002A73B6">
              <w:rPr>
                <w:noProof/>
                <w:webHidden/>
              </w:rPr>
              <w:tab/>
            </w:r>
            <w:r w:rsidR="002A73B6">
              <w:rPr>
                <w:noProof/>
                <w:webHidden/>
              </w:rPr>
              <w:fldChar w:fldCharType="begin"/>
            </w:r>
            <w:r w:rsidR="002A73B6">
              <w:rPr>
                <w:noProof/>
                <w:webHidden/>
              </w:rPr>
              <w:instrText xml:space="preserve"> PAGEREF _Toc491952487 \h </w:instrText>
            </w:r>
            <w:r w:rsidR="002A73B6">
              <w:rPr>
                <w:noProof/>
                <w:webHidden/>
              </w:rPr>
            </w:r>
            <w:r w:rsidR="002A73B6">
              <w:rPr>
                <w:noProof/>
                <w:webHidden/>
              </w:rPr>
              <w:fldChar w:fldCharType="separate"/>
            </w:r>
            <w:r w:rsidR="002A73B6">
              <w:rPr>
                <w:noProof/>
                <w:webHidden/>
              </w:rPr>
              <w:t>60</w:t>
            </w:r>
            <w:r w:rsidR="002A73B6">
              <w:rPr>
                <w:noProof/>
                <w:webHidden/>
              </w:rPr>
              <w:fldChar w:fldCharType="end"/>
            </w:r>
          </w:hyperlink>
        </w:p>
        <w:p w14:paraId="193D1D28" w14:textId="39822366" w:rsidR="002A73B6" w:rsidRDefault="00350BD1">
          <w:pPr>
            <w:pStyle w:val="11"/>
            <w:rPr>
              <w:rFonts w:asciiTheme="minorHAnsi" w:cstheme="minorBidi"/>
              <w:noProof/>
              <w:kern w:val="2"/>
              <w:sz w:val="21"/>
              <w:szCs w:val="22"/>
            </w:rPr>
          </w:pPr>
          <w:hyperlink w:anchor="_Toc491952488" w:history="1">
            <w:r w:rsidR="002A73B6" w:rsidRPr="00700AE0">
              <w:rPr>
                <w:rStyle w:val="af"/>
                <w:rFonts w:ascii="Times New Roman" w:hAnsi="Times New Roman"/>
                <w:noProof/>
              </w:rPr>
              <w:t>致</w:t>
            </w:r>
            <w:r w:rsidR="002A73B6" w:rsidRPr="00700AE0">
              <w:rPr>
                <w:rStyle w:val="af"/>
                <w:rFonts w:ascii="Times New Roman" w:hAnsi="Times New Roman"/>
                <w:noProof/>
              </w:rPr>
              <w:t xml:space="preserve">   </w:t>
            </w:r>
            <w:r w:rsidR="002A73B6" w:rsidRPr="00700AE0">
              <w:rPr>
                <w:rStyle w:val="af"/>
                <w:rFonts w:ascii="Times New Roman" w:hAnsi="Times New Roman"/>
                <w:noProof/>
              </w:rPr>
              <w:t>谢</w:t>
            </w:r>
            <w:r w:rsidR="002A73B6">
              <w:rPr>
                <w:noProof/>
                <w:webHidden/>
              </w:rPr>
              <w:tab/>
            </w:r>
            <w:r w:rsidR="002A73B6">
              <w:rPr>
                <w:noProof/>
                <w:webHidden/>
              </w:rPr>
              <w:fldChar w:fldCharType="begin"/>
            </w:r>
            <w:r w:rsidR="002A73B6">
              <w:rPr>
                <w:noProof/>
                <w:webHidden/>
              </w:rPr>
              <w:instrText xml:space="preserve"> PAGEREF _Toc491952488 \h </w:instrText>
            </w:r>
            <w:r w:rsidR="002A73B6">
              <w:rPr>
                <w:noProof/>
                <w:webHidden/>
              </w:rPr>
            </w:r>
            <w:r w:rsidR="002A73B6">
              <w:rPr>
                <w:noProof/>
                <w:webHidden/>
              </w:rPr>
              <w:fldChar w:fldCharType="separate"/>
            </w:r>
            <w:r w:rsidR="002A73B6">
              <w:rPr>
                <w:noProof/>
                <w:webHidden/>
              </w:rPr>
              <w:t>61</w:t>
            </w:r>
            <w:r w:rsidR="002A73B6">
              <w:rPr>
                <w:noProof/>
                <w:webHidden/>
              </w:rPr>
              <w:fldChar w:fldCharType="end"/>
            </w:r>
          </w:hyperlink>
        </w:p>
        <w:p w14:paraId="4FFA2DB9" w14:textId="1D51971A"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1952414"/>
      <w:r w:rsidRPr="00B207B1">
        <w:rPr>
          <w:rStyle w:val="1CharChar"/>
          <w:rFonts w:ascii="Times New Roman" w:eastAsiaTheme="minorEastAsia" w:hAnsi="Times New Roman"/>
          <w:b/>
          <w:bCs/>
          <w:spacing w:val="0"/>
          <w:sz w:val="36"/>
          <w:szCs w:val="36"/>
        </w:rPr>
        <w:lastRenderedPageBreak/>
        <w:t>摘要</w:t>
      </w:r>
      <w:bookmarkEnd w:id="3"/>
    </w:p>
    <w:p w14:paraId="57BFF311" w14:textId="19702D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客户端之间的</w:t>
      </w:r>
      <w:r w:rsidR="0052372E" w:rsidRPr="00B207B1">
        <w:rPr>
          <w:rFonts w:hAnsiTheme="minorEastAsia" w:hint="eastAsia"/>
          <w:color w:val="000000" w:themeColor="text1"/>
        </w:rPr>
        <w:t>数据</w:t>
      </w:r>
      <w:r w:rsidR="00B62A59"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交互枢纽，实现了数据传输、数据压缩、数据加密以及安全会话等基本功能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6" w:author="JY0225" w:date="2017-08-24T11:09:00Z">
            <w:rPr>
              <w:rFonts w:ascii="Times New Roman" w:hAnsi="Times New Roman" w:hint="eastAsia"/>
              <w:color w:val="000000" w:themeColor="text1"/>
              <w:spacing w:val="10"/>
            </w:rPr>
          </w:rPrChange>
        </w:rPr>
        <w:t>进行优化。</w:t>
      </w:r>
    </w:p>
    <w:p w14:paraId="67B4CF97" w14:textId="164D9F60"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7" w:author="JY0225" w:date="2017-08-24T11:09:00Z">
            <w:rPr>
              <w:rFonts w:ascii="Times New Roman" w:hAnsi="Times New Roman" w:hint="eastAsia"/>
              <w:spacing w:val="10"/>
            </w:rPr>
          </w:rPrChange>
        </w:rPr>
        <w:t>本论文</w:t>
      </w:r>
      <w:r w:rsidR="0052372E" w:rsidRPr="00B207B1">
        <w:rPr>
          <w:rFonts w:hAnsiTheme="minorEastAsia" w:hint="eastAsia"/>
        </w:rPr>
        <w:t>基于</w:t>
      </w:r>
      <w:r w:rsidR="00447D7B" w:rsidRPr="00B207B1">
        <w:rPr>
          <w:rFonts w:hAnsiTheme="minorEastAsia" w:hint="eastAsia"/>
          <w:rPrChange w:id="58" w:author="JY0225" w:date="2017-08-24T11:09:00Z">
            <w:rPr>
              <w:rFonts w:ascii="Times New Roman" w:hAnsi="Times New Roman" w:hint="eastAsia"/>
              <w:spacing w:val="10"/>
            </w:rPr>
          </w:rPrChange>
        </w:rPr>
        <w:t>对</w:t>
      </w:r>
      <w:r w:rsidR="00B376D6" w:rsidRPr="00B207B1">
        <w:rPr>
          <w:rFonts w:hAnsiTheme="minorEastAsia" w:hint="eastAsia"/>
          <w:rPrChange w:id="59" w:author="JY0225" w:date="2017-08-24T11:09:00Z">
            <w:rPr>
              <w:rFonts w:ascii="Times New Roman" w:hAnsi="Times New Roman" w:hint="eastAsia"/>
              <w:spacing w:val="10"/>
            </w:rPr>
          </w:rPrChange>
        </w:rPr>
        <w:t>当前</w:t>
      </w:r>
      <w:r w:rsidR="00447D7B" w:rsidRPr="00B207B1">
        <w:rPr>
          <w:rFonts w:hAnsiTheme="minorEastAsia" w:hint="eastAsia"/>
          <w:rPrChange w:id="60" w:author="JY0225" w:date="2017-08-24T11:09:00Z">
            <w:rPr>
              <w:rFonts w:ascii="Times New Roman" w:hAnsi="Times New Roman" w:hint="eastAsia"/>
              <w:spacing w:val="10"/>
            </w:rPr>
          </w:rPrChange>
        </w:rPr>
        <w:t>云</w:t>
      </w:r>
      <w:r w:rsidR="00476838" w:rsidRPr="00B207B1">
        <w:rPr>
          <w:rFonts w:hAnsiTheme="minorEastAsia" w:hint="eastAsia"/>
          <w:rPrChange w:id="61"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ins w:id="62" w:author="微软用户" w:date="2017-08-27T14:17:00Z">
        <w:r w:rsidR="008D076E" w:rsidRPr="00B207B1">
          <w:rPr>
            <w:rFonts w:hAnsiTheme="minorEastAsia"/>
          </w:rPr>
          <w:t>调研</w:t>
        </w:r>
      </w:ins>
      <w:del w:id="63" w:author="微软用户" w:date="2017-08-27T14:17:00Z">
        <w:r w:rsidR="00447D7B" w:rsidRPr="00B207B1" w:rsidDel="008D076E">
          <w:rPr>
            <w:rFonts w:hAnsiTheme="minorEastAsia" w:hint="eastAsia"/>
            <w:rPrChange w:id="64" w:author="JY0225" w:date="2017-08-24T11:09:00Z">
              <w:rPr>
                <w:rFonts w:ascii="Times New Roman" w:hAnsi="Times New Roman" w:hint="eastAsia"/>
                <w:spacing w:val="10"/>
              </w:rPr>
            </w:rPrChange>
          </w:rPr>
          <w:delText>分析</w:delText>
        </w:r>
      </w:del>
      <w:r w:rsidR="00447D7B" w:rsidRPr="00B207B1">
        <w:rPr>
          <w:rFonts w:hAnsiTheme="minorEastAsia" w:hint="eastAsia"/>
          <w:rPrChange w:id="65" w:author="JY0225" w:date="2017-08-24T11:09:00Z">
            <w:rPr>
              <w:rFonts w:ascii="Times New Roman" w:hAnsi="Times New Roman" w:hint="eastAsia"/>
              <w:spacing w:val="10"/>
            </w:rPr>
          </w:rPrChange>
        </w:rPr>
        <w:t>，</w:t>
      </w:r>
      <w:r w:rsidR="00016D23" w:rsidRPr="00B207B1">
        <w:rPr>
          <w:rFonts w:hAnsiTheme="minorEastAsia" w:hint="eastAsia"/>
        </w:rPr>
        <w:t>厘清当前</w:t>
      </w:r>
      <w:del w:id="66" w:author="微软用户" w:date="2017-08-27T14:17:00Z">
        <w:r w:rsidR="00BB16D9" w:rsidRPr="00B207B1" w:rsidDel="00B62D81">
          <w:rPr>
            <w:rFonts w:hAnsiTheme="minorEastAsia" w:hint="eastAsia"/>
            <w:rPrChange w:id="67" w:author="JY0225" w:date="2017-08-24T11:09:00Z">
              <w:rPr>
                <w:rFonts w:ascii="Times New Roman" w:hAnsi="Times New Roman" w:hint="eastAsia"/>
                <w:spacing w:val="10"/>
              </w:rPr>
            </w:rPrChange>
          </w:rPr>
          <w:delText>研究</w:delText>
        </w:r>
      </w:del>
      <w:r w:rsidR="00604D9F" w:rsidRPr="00B207B1">
        <w:rPr>
          <w:rFonts w:hAnsiTheme="minorEastAsia" w:hint="eastAsia"/>
          <w:rPrChange w:id="68" w:author="JY0225" w:date="2017-08-24T11:09:00Z">
            <w:rPr>
              <w:rFonts w:ascii="Times New Roman" w:hAnsi="Times New Roman" w:hint="eastAsia"/>
              <w:spacing w:val="10"/>
            </w:rPr>
          </w:rPrChange>
        </w:rPr>
        <w:t>云备份</w:t>
      </w:r>
      <w:r w:rsidR="00724F1A" w:rsidRPr="00B207B1">
        <w:rPr>
          <w:rFonts w:hAnsiTheme="minorEastAsia" w:hint="eastAsia"/>
          <w:rPrChange w:id="69" w:author="JY0225" w:date="2017-08-24T11:09:00Z">
            <w:rPr>
              <w:rFonts w:ascii="Times New Roman" w:hAnsi="Times New Roman" w:hint="eastAsia"/>
              <w:spacing w:val="10"/>
            </w:rPr>
          </w:rPrChange>
        </w:rPr>
        <w:t>服务中的</w:t>
      </w:r>
      <w:r w:rsidRPr="00B207B1">
        <w:rPr>
          <w:rFonts w:hAnsiTheme="minorEastAsia" w:hint="eastAsia"/>
          <w:rPrChange w:id="70" w:author="JY0225" w:date="2017-08-24T11:09:00Z">
            <w:rPr>
              <w:rFonts w:ascii="Times New Roman" w:hAnsi="Times New Roman" w:hint="eastAsia"/>
              <w:spacing w:val="10"/>
            </w:rPr>
          </w:rPrChange>
        </w:rPr>
        <w:t>关键技术</w:t>
      </w:r>
      <w:r w:rsidR="00016D23" w:rsidRPr="00B207B1">
        <w:rPr>
          <w:rFonts w:hAnsiTheme="minorEastAsia" w:hint="eastAsia"/>
        </w:rPr>
        <w:t>趋势</w:t>
      </w:r>
      <w:r w:rsidRPr="00B207B1">
        <w:rPr>
          <w:rFonts w:hAnsiTheme="minorEastAsia" w:hint="eastAsia"/>
          <w:rPrChange w:id="71"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72" w:author="JY0225" w:date="2017-08-24T11:09:00Z">
            <w:rPr>
              <w:rFonts w:ascii="Times New Roman" w:hAnsi="Times New Roman" w:hint="eastAsia"/>
              <w:spacing w:val="10"/>
            </w:rPr>
          </w:rPrChange>
        </w:rPr>
        <w:t>成果，</w:t>
      </w:r>
      <w:r w:rsidR="00D107D5" w:rsidRPr="00B207B1">
        <w:rPr>
          <w:rFonts w:hAnsiTheme="minorEastAsia" w:hint="eastAsia"/>
          <w:rPrChange w:id="73" w:author="JY0225" w:date="2017-08-24T11:09:00Z">
            <w:rPr>
              <w:rFonts w:ascii="Times New Roman" w:hAnsi="Times New Roman" w:hint="eastAsia"/>
              <w:spacing w:val="10"/>
            </w:rPr>
          </w:rPrChange>
        </w:rPr>
        <w:t>对</w:t>
      </w:r>
      <w:r w:rsidR="00B704C3" w:rsidRPr="00B207B1">
        <w:rPr>
          <w:rFonts w:hAnsiTheme="minorEastAsia" w:hint="eastAsia"/>
          <w:rPrChange w:id="74" w:author="JY0225" w:date="2017-08-24T11:09:00Z">
            <w:rPr>
              <w:rFonts w:ascii="Times New Roman" w:hAnsi="Times New Roman" w:hint="eastAsia"/>
              <w:spacing w:val="10"/>
            </w:rPr>
          </w:rPrChange>
        </w:rPr>
        <w:t>现有</w:t>
      </w:r>
      <w:r w:rsidR="00D107D5" w:rsidRPr="00B207B1">
        <w:rPr>
          <w:rFonts w:hAnsiTheme="minorEastAsia" w:hint="eastAsia"/>
          <w:rPrChange w:id="75" w:author="JY0225" w:date="2017-08-24T11:09:00Z">
            <w:rPr>
              <w:rFonts w:ascii="Times New Roman" w:hAnsi="Times New Roman" w:hint="eastAsia"/>
              <w:spacing w:val="10"/>
            </w:rPr>
          </w:rPrChange>
        </w:rPr>
        <w:t>云</w:t>
      </w:r>
      <w:r w:rsidR="00476838" w:rsidRPr="00B207B1">
        <w:rPr>
          <w:rFonts w:hAnsiTheme="minorEastAsia" w:hint="eastAsia"/>
          <w:rPrChange w:id="76" w:author="JY0225" w:date="2017-08-24T11:09:00Z">
            <w:rPr>
              <w:rFonts w:ascii="Times New Roman" w:hAnsi="Times New Roman" w:hint="eastAsia"/>
              <w:spacing w:val="10"/>
            </w:rPr>
          </w:rPrChange>
        </w:rPr>
        <w:t>备份</w:t>
      </w:r>
      <w:r w:rsidR="00D107D5" w:rsidRPr="00B207B1">
        <w:rPr>
          <w:rFonts w:hAnsiTheme="minorEastAsia" w:hint="eastAsia"/>
          <w:rPrChange w:id="77" w:author="JY0225" w:date="2017-08-24T11:09:00Z">
            <w:rPr>
              <w:rFonts w:ascii="Times New Roman" w:hAnsi="Times New Roman" w:hint="eastAsia"/>
              <w:spacing w:val="10"/>
            </w:rPr>
          </w:rPrChange>
        </w:rPr>
        <w:t>中间件</w:t>
      </w:r>
      <w:r w:rsidR="00604D9F" w:rsidRPr="00B207B1">
        <w:rPr>
          <w:rFonts w:hAnsiTheme="minorEastAsia" w:hint="eastAsia"/>
          <w:rPrChange w:id="78" w:author="JY0225" w:date="2017-08-24T11:09:00Z">
            <w:rPr>
              <w:rFonts w:ascii="Times New Roman" w:hAnsi="Times New Roman" w:hint="eastAsia"/>
              <w:spacing w:val="10"/>
            </w:rPr>
          </w:rPrChange>
        </w:rPr>
        <w:t>系统</w:t>
      </w:r>
      <w:r w:rsidR="00D107D5" w:rsidRPr="00B207B1">
        <w:rPr>
          <w:rFonts w:hAnsiTheme="minorEastAsia" w:hint="eastAsia"/>
          <w:rPrChange w:id="79"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80"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81" w:author="JY0225" w:date="2017-08-24T11:09:00Z">
            <w:rPr>
              <w:rFonts w:ascii="Times New Roman" w:hAnsi="Times New Roman" w:hint="eastAsia"/>
              <w:spacing w:val="10"/>
            </w:rPr>
          </w:rPrChange>
        </w:rPr>
        <w:t>通过</w:t>
      </w:r>
      <w:r w:rsidR="00C110AB" w:rsidRPr="00B207B1">
        <w:rPr>
          <w:rFonts w:hAnsiTheme="minorEastAsia" w:hint="eastAsia"/>
          <w:rPrChange w:id="82" w:author="JY0225" w:date="2017-08-24T11:09:00Z">
            <w:rPr>
              <w:rFonts w:ascii="Times New Roman" w:hAnsi="Times New Roman" w:hint="eastAsia"/>
              <w:spacing w:val="10"/>
            </w:rPr>
          </w:rPrChange>
        </w:rPr>
        <w:t>物理隔离和</w:t>
      </w:r>
      <w:r w:rsidR="001F17BA" w:rsidRPr="00B207B1">
        <w:rPr>
          <w:rFonts w:hAnsiTheme="minorEastAsia" w:hint="eastAsia"/>
          <w:rPrChange w:id="83" w:author="JY0225" w:date="2017-08-24T11:09:00Z">
            <w:rPr>
              <w:rFonts w:ascii="Times New Roman" w:hAnsi="Times New Roman" w:hint="eastAsia"/>
              <w:spacing w:val="10"/>
            </w:rPr>
          </w:rPrChange>
        </w:rPr>
        <w:t>数据</w:t>
      </w:r>
      <w:r w:rsidR="0027271C" w:rsidRPr="00B207B1">
        <w:rPr>
          <w:rFonts w:hAnsiTheme="minorEastAsia" w:hint="eastAsia"/>
          <w:rPrChange w:id="84" w:author="JY0225" w:date="2017-08-24T11:09:00Z">
            <w:rPr>
              <w:rFonts w:ascii="Times New Roman" w:hAnsi="Times New Roman" w:hint="eastAsia"/>
              <w:spacing w:val="10"/>
            </w:rPr>
          </w:rPrChange>
        </w:rPr>
        <w:t>加密的方式</w:t>
      </w:r>
      <w:r w:rsidR="004D4BA0" w:rsidRPr="00B207B1">
        <w:rPr>
          <w:rFonts w:hAnsiTheme="minorEastAsia" w:hint="eastAsia"/>
          <w:rPrChange w:id="85" w:author="JY0225" w:date="2017-08-24T11:09:00Z">
            <w:rPr>
              <w:rFonts w:ascii="Times New Roman" w:hAnsi="Times New Roman" w:hint="eastAsia"/>
              <w:spacing w:val="10"/>
            </w:rPr>
          </w:rPrChange>
        </w:rPr>
        <w:t>，保证</w:t>
      </w:r>
      <w:r w:rsidR="009C27D9" w:rsidRPr="00B207B1">
        <w:rPr>
          <w:rFonts w:hAnsiTheme="minorEastAsia" w:hint="eastAsia"/>
          <w:rPrChange w:id="86"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7"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8"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9" w:author="JY0225" w:date="2017-08-24T11:09:00Z">
            <w:rPr>
              <w:rFonts w:ascii="Times New Roman" w:hAnsi="Times New Roman" w:hint="eastAsia"/>
              <w:spacing w:val="10"/>
            </w:rPr>
          </w:rPrChange>
        </w:rPr>
        <w:t>，</w:t>
      </w:r>
      <w:r w:rsidR="00DC6A77" w:rsidRPr="00B207B1">
        <w:rPr>
          <w:rFonts w:hAnsiTheme="minorEastAsia" w:hint="eastAsia"/>
          <w:rPrChange w:id="90"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91" w:author="JY0225" w:date="2017-08-24T11:09:00Z">
            <w:rPr>
              <w:rFonts w:ascii="Times New Roman" w:hAnsi="Times New Roman" w:hint="eastAsia"/>
              <w:spacing w:val="10"/>
            </w:rPr>
          </w:rPrChange>
        </w:rPr>
        <w:t>机等故障</w:t>
      </w:r>
      <w:r w:rsidR="00E91674" w:rsidRPr="00B207B1">
        <w:rPr>
          <w:rFonts w:hAnsiTheme="minorEastAsia" w:hint="eastAsia"/>
          <w:rPrChange w:id="92" w:author="JY0225" w:date="2017-08-24T11:09:00Z">
            <w:rPr>
              <w:rFonts w:ascii="Times New Roman" w:hAnsi="Times New Roman" w:hint="eastAsia"/>
              <w:spacing w:val="10"/>
            </w:rPr>
          </w:rPrChange>
        </w:rPr>
        <w:t>而</w:t>
      </w:r>
      <w:r w:rsidR="00D95009" w:rsidRPr="00B207B1">
        <w:rPr>
          <w:rFonts w:hAnsiTheme="minorEastAsia" w:hint="eastAsia"/>
          <w:rPrChange w:id="93"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94"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95" w:author="JY0225" w:date="2017-08-24T11:09:00Z">
            <w:rPr>
              <w:rFonts w:ascii="Times New Roman" w:hAnsi="Times New Roman" w:hint="eastAsia"/>
              <w:spacing w:val="10"/>
            </w:rPr>
          </w:rPrChange>
        </w:rPr>
        <w:t>利用本地</w:t>
      </w:r>
      <w:ins w:id="96" w:author="微软用户" w:date="2017-08-24T22:13:00Z">
        <w:r w:rsidR="00DB55AF" w:rsidRPr="00B207B1">
          <w:rPr>
            <w:rFonts w:hAnsiTheme="minorEastAsia"/>
          </w:rPr>
          <w:t>缓存</w:t>
        </w:r>
      </w:ins>
      <w:del w:id="97" w:author="微软用户" w:date="2017-08-24T22:13:00Z">
        <w:r w:rsidR="006D0514" w:rsidRPr="00B207B1" w:rsidDel="00DB55AF">
          <w:rPr>
            <w:rFonts w:hAnsiTheme="minorEastAsia" w:hint="eastAsia"/>
            <w:rPrChange w:id="98" w:author="JY0225" w:date="2017-08-24T11:09:00Z">
              <w:rPr>
                <w:rFonts w:ascii="Times New Roman" w:hAnsi="Times New Roman" w:hint="eastAsia"/>
                <w:spacing w:val="10"/>
              </w:rPr>
            </w:rPrChange>
          </w:rPr>
          <w:delText>存储</w:delText>
        </w:r>
      </w:del>
      <w:r w:rsidR="00E9415A" w:rsidRPr="00B207B1">
        <w:rPr>
          <w:rFonts w:hAnsiTheme="minorEastAsia" w:hint="eastAsia"/>
          <w:rPrChange w:id="99" w:author="JY0225" w:date="2017-08-24T11:09:00Z">
            <w:rPr>
              <w:rFonts w:ascii="Times New Roman" w:hAnsi="Times New Roman" w:hint="eastAsia"/>
              <w:spacing w:val="10"/>
            </w:rPr>
          </w:rPrChange>
        </w:rPr>
        <w:t>和</w:t>
      </w:r>
      <w:r w:rsidR="00616B48" w:rsidRPr="00B207B1">
        <w:rPr>
          <w:rFonts w:hAnsiTheme="minorEastAsia" w:hint="eastAsia"/>
          <w:rPrChange w:id="100" w:author="JY0225" w:date="2017-08-24T11:09:00Z">
            <w:rPr>
              <w:rFonts w:ascii="Times New Roman" w:hAnsi="Times New Roman" w:hint="eastAsia"/>
              <w:spacing w:val="10"/>
            </w:rPr>
          </w:rPrChange>
        </w:rPr>
        <w:t>服务器提供的高级</w:t>
      </w:r>
      <w:r w:rsidR="004D376E" w:rsidRPr="00B207B1">
        <w:rPr>
          <w:rFonts w:hAnsiTheme="minorEastAsia" w:hint="eastAsia"/>
          <w:rPrChange w:id="101" w:author="JY0225" w:date="2017-08-24T11:09:00Z">
            <w:rPr>
              <w:rFonts w:ascii="Times New Roman" w:hAnsi="Times New Roman" w:hint="eastAsia"/>
              <w:spacing w:val="10"/>
            </w:rPr>
          </w:rPrChange>
        </w:rPr>
        <w:t>接口</w:t>
      </w:r>
      <w:r w:rsidR="00E9415A" w:rsidRPr="00B207B1">
        <w:rPr>
          <w:rFonts w:hAnsiTheme="minorEastAsia" w:hint="eastAsia"/>
          <w:rPrChange w:id="102" w:author="JY0225" w:date="2017-08-24T11:09:00Z">
            <w:rPr>
              <w:rFonts w:ascii="Times New Roman" w:hAnsi="Times New Roman" w:hint="eastAsia"/>
              <w:spacing w:val="10"/>
            </w:rPr>
          </w:rPrChange>
        </w:rPr>
        <w:t>，减少数据</w:t>
      </w:r>
      <w:r w:rsidR="00867696" w:rsidRPr="00B207B1">
        <w:rPr>
          <w:rFonts w:hAnsiTheme="minorEastAsia" w:hint="eastAsia"/>
          <w:rPrChange w:id="103" w:author="JY0225" w:date="2017-08-24T11:09:00Z">
            <w:rPr>
              <w:rFonts w:ascii="Times New Roman" w:hAnsi="Times New Roman" w:hint="eastAsia"/>
              <w:spacing w:val="10"/>
            </w:rPr>
          </w:rPrChange>
        </w:rPr>
        <w:t>在</w:t>
      </w:r>
      <w:r w:rsidR="00E9415A" w:rsidRPr="00B207B1">
        <w:rPr>
          <w:rFonts w:hAnsiTheme="minorEastAsia" w:hint="eastAsia"/>
          <w:rPrChange w:id="104" w:author="JY0225" w:date="2017-08-24T11:09:00Z">
            <w:rPr>
              <w:rFonts w:ascii="Times New Roman" w:hAnsi="Times New Roman" w:hint="eastAsia"/>
              <w:spacing w:val="10"/>
            </w:rPr>
          </w:rPrChange>
        </w:rPr>
        <w:t>上传下载</w:t>
      </w:r>
      <w:r w:rsidR="00616B48" w:rsidRPr="00B207B1">
        <w:rPr>
          <w:rFonts w:hAnsiTheme="minorEastAsia" w:hint="eastAsia"/>
          <w:rPrChange w:id="105"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6"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以</w:t>
      </w:r>
      <w:ins w:id="111" w:author="微软用户" w:date="2017-08-27T14:18:00Z">
        <w:r w:rsidR="005F615D" w:rsidRPr="00B207B1">
          <w:rPr>
            <w:rFonts w:hAnsiTheme="minorEastAsia"/>
            <w:color w:val="000000" w:themeColor="text1"/>
          </w:rPr>
          <w:t>提升</w:t>
        </w:r>
      </w:ins>
      <w:del w:id="112" w:author="微软用户" w:date="2017-08-27T14:18:00Z">
        <w:r w:rsidR="00391CD8" w:rsidRPr="00B207B1" w:rsidDel="005F615D">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7"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服务之间</w:t>
      </w:r>
      <w:ins w:id="123"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25" w:author="JY0225" w:date="2017-08-24T11:09:00Z">
            <w:rPr>
              <w:rFonts w:ascii="Times New Roman" w:hAnsi="Times New Roman" w:hint="eastAsia"/>
              <w:color w:val="000000" w:themeColor="text1"/>
              <w:spacing w:val="10"/>
            </w:rPr>
          </w:rPrChange>
        </w:rPr>
        <w:t>。</w:t>
      </w:r>
    </w:p>
    <w:p w14:paraId="79DCB10F" w14:textId="23FFAC1B" w:rsidR="009B57C6" w:rsidRPr="00B207B1" w:rsidRDefault="00016D23" w:rsidP="00D0546B">
      <w:pPr>
        <w:tabs>
          <w:tab w:val="left" w:pos="495"/>
        </w:tabs>
        <w:spacing w:line="400" w:lineRule="exact"/>
        <w:ind w:firstLineChars="200" w:firstLine="480"/>
        <w:rPr>
          <w:rFonts w:hAnsiTheme="minorEastAsia"/>
          <w:color w:val="000000" w:themeColor="text1"/>
          <w:rPrChange w:id="126"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00AF378D" w:rsidRPr="00B207B1">
        <w:rPr>
          <w:rFonts w:hAnsiTheme="minorEastAsia" w:hint="eastAsia"/>
          <w:color w:val="000000" w:themeColor="text1"/>
        </w:rPr>
        <w:t>验证</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AF378D" w:rsidRPr="00B207B1">
        <w:rPr>
          <w:rFonts w:hAnsiTheme="minorEastAsia" w:hint="eastAsia"/>
          <w:color w:val="000000" w:themeColor="text1"/>
          <w:rPrChange w:id="127" w:author="JY0225" w:date="2017-08-24T11:09:00Z">
            <w:rPr>
              <w:rFonts w:ascii="Times New Roman" w:hAnsi="Times New Roman" w:hint="eastAsia"/>
              <w:color w:val="000000" w:themeColor="text1"/>
              <w:spacing w:val="10"/>
            </w:rPr>
          </w:rPrChange>
        </w:rPr>
        <w:t>能够在不稳定的网络环境下保证数据的传输效率。</w:t>
      </w:r>
      <w:r w:rsidR="00063E48">
        <w:rPr>
          <w:rFonts w:hAnsiTheme="minorEastAsia" w:hint="eastAsia"/>
          <w:color w:val="000000" w:themeColor="text1"/>
        </w:rPr>
        <w:t>同时,通过对源码的重构</w:t>
      </w:r>
      <w:r w:rsidR="00D47978">
        <w:rPr>
          <w:rFonts w:hAnsiTheme="minorEastAsia" w:hint="eastAsia"/>
          <w:color w:val="000000" w:themeColor="text1"/>
        </w:rPr>
        <w:t>减少了代码自身的漏洞，</w:t>
      </w:r>
      <w:r w:rsidR="00C47A67">
        <w:rPr>
          <w:rFonts w:hAnsiTheme="minorEastAsia" w:hint="eastAsia"/>
          <w:color w:val="000000" w:themeColor="text1"/>
        </w:rPr>
        <w:t>以及</w:t>
      </w:r>
      <w:r w:rsidR="00026023">
        <w:rPr>
          <w:rFonts w:hAnsiTheme="minorEastAsia"/>
          <w:color w:val="000000" w:themeColor="text1"/>
        </w:rPr>
        <w:t>新增异常处理机制提高</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8" w:author="JY0225" w:date="2017-08-24T11:09:00Z">
            <w:rPr>
              <w:rFonts w:ascii="Times New Roman" w:hAnsi="Times New Roman" w:hint="eastAsia"/>
              <w:color w:val="000000" w:themeColor="text1"/>
              <w:spacing w:val="10"/>
            </w:rPr>
          </w:rPrChange>
        </w:rPr>
        <w:t>此外，在系统的可扩展性上，本文开发了两款客户端，能支持更多的客户端使用云备份服务。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9"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30" w:author="微软用户" w:date="2017-08-24T22:13:00Z">
        <w:r w:rsidR="000E26CC" w:rsidRPr="00B207B1">
          <w:rPr>
            <w:rFonts w:ascii="Times New Roman" w:hAnsi="Times New Roman" w:hint="eastAsia"/>
          </w:rPr>
          <w:t>数据加密，</w:t>
        </w:r>
      </w:ins>
      <w:ins w:id="131"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32" w:name="_Toc491952415"/>
      <w:r w:rsidRPr="00B207B1">
        <w:rPr>
          <w:rFonts w:ascii="Times New Roman" w:hAnsi="Times New Roman"/>
        </w:rPr>
        <w:lastRenderedPageBreak/>
        <w:t>Abstract</w:t>
      </w:r>
      <w:bookmarkEnd w:id="132"/>
    </w:p>
    <w:p w14:paraId="01ECF76A" w14:textId="233AE613" w:rsidR="002C3D62" w:rsidRDefault="002C3D62" w:rsidP="000E16A7">
      <w:pPr>
        <w:spacing w:line="400" w:lineRule="exact"/>
        <w:ind w:firstLine="482"/>
        <w:rPr>
          <w:rFonts w:ascii="Times New Roman" w:hAnsi="Times New Roman"/>
        </w:rPr>
      </w:pPr>
      <w:r>
        <w:rPr>
          <w:rFonts w:ascii="Times New Roman" w:hAnsi="Times New Roman" w:hint="eastAsia"/>
        </w:rPr>
        <w:t>In</w:t>
      </w:r>
      <w:r>
        <w:rPr>
          <w:rFonts w:ascii="Times New Roman" w:hAnsi="Times New Roman"/>
        </w:rPr>
        <w:t xml:space="preserve"> recent years, cloud backup service becomes </w:t>
      </w:r>
      <w:r w:rsidR="005B35C3">
        <w:rPr>
          <w:rFonts w:ascii="Times New Roman" w:hAnsi="Times New Roman"/>
        </w:rPr>
        <w:t>more and more popular because of</w:t>
      </w:r>
      <w:r>
        <w:rPr>
          <w:rFonts w:ascii="Times New Roman" w:hAnsi="Times New Roman"/>
        </w:rPr>
        <w:t xml:space="preserve"> its massive storage space and convenient access</w:t>
      </w:r>
      <w:r w:rsidR="006A59E9">
        <w:rPr>
          <w:rFonts w:ascii="Times New Roman" w:hAnsi="Times New Roman"/>
        </w:rPr>
        <w:t>. However, cloud backup system is facing many challenges such as security, stability</w:t>
      </w:r>
      <w:r w:rsidR="005B2755">
        <w:rPr>
          <w:rFonts w:ascii="Times New Roman" w:hAnsi="Times New Roman"/>
        </w:rPr>
        <w:t>,</w:t>
      </w:r>
      <w:r w:rsidR="006A59E9">
        <w:rPr>
          <w:rFonts w:ascii="Times New Roman" w:hAnsi="Times New Roman"/>
        </w:rPr>
        <w:t xml:space="preserve"> </w:t>
      </w:r>
      <w:r w:rsidR="006A59E9" w:rsidRPr="006A59E9">
        <w:rPr>
          <w:rFonts w:ascii="Times New Roman" w:hAnsi="Times New Roman"/>
        </w:rPr>
        <w:t>scalability</w:t>
      </w:r>
      <w:r w:rsidR="006A59E9">
        <w:rPr>
          <w:rFonts w:ascii="Times New Roman" w:hAnsi="Times New Roman"/>
        </w:rPr>
        <w:t xml:space="preserve"> at the sa</w:t>
      </w:r>
      <w:r w:rsidR="00A20C75">
        <w:rPr>
          <w:rFonts w:ascii="Times New Roman" w:hAnsi="Times New Roman"/>
        </w:rPr>
        <w:t>me time. U</w:t>
      </w:r>
      <w:r w:rsidR="005B2755" w:rsidRPr="005B2755">
        <w:rPr>
          <w:rFonts w:ascii="Times New Roman" w:hAnsi="Times New Roman"/>
        </w:rPr>
        <w:t>se</w:t>
      </w:r>
      <w:r w:rsidR="005B2755">
        <w:rPr>
          <w:rFonts w:ascii="Times New Roman" w:hAnsi="Times New Roman"/>
        </w:rPr>
        <w:t xml:space="preserve">rs </w:t>
      </w:r>
      <w:r w:rsidR="005B2755" w:rsidRPr="005B2755">
        <w:rPr>
          <w:rFonts w:ascii="Times New Roman" w:hAnsi="Times New Roman"/>
        </w:rPr>
        <w:t>also put forward higher requirements</w:t>
      </w:r>
      <w:r w:rsidR="005B2755">
        <w:rPr>
          <w:rFonts w:ascii="Times New Roman" w:hAnsi="Times New Roman"/>
        </w:rPr>
        <w:t>.</w:t>
      </w:r>
      <w:r w:rsidR="00A310AB">
        <w:rPr>
          <w:rFonts w:ascii="Times New Roman" w:hAnsi="Times New Roman"/>
        </w:rPr>
        <w:t xml:space="preserve"> Currently, an i</w:t>
      </w:r>
      <w:r w:rsidR="00A310AB" w:rsidRPr="00A310AB">
        <w:rPr>
          <w:rFonts w:ascii="Times New Roman" w:hAnsi="Times New Roman"/>
        </w:rPr>
        <w:t>ndependently research and develop</w:t>
      </w:r>
      <w:r w:rsidR="006A59E9">
        <w:rPr>
          <w:rFonts w:ascii="Times New Roman" w:hAnsi="Times New Roman"/>
        </w:rPr>
        <w:t xml:space="preserve"> </w:t>
      </w:r>
      <w:r w:rsidR="00A310AB">
        <w:rPr>
          <w:rFonts w:ascii="Times New Roman" w:hAnsi="Times New Roman"/>
        </w:rPr>
        <w:t xml:space="preserve">cloud backup system uses middleware as the data exchange hub between </w:t>
      </w:r>
      <w:r w:rsidR="00FF4C21">
        <w:rPr>
          <w:rFonts w:ascii="Times New Roman" w:hAnsi="Times New Roman"/>
        </w:rPr>
        <w:t xml:space="preserve">client and server, which </w:t>
      </w:r>
      <w:r w:rsidR="0009627B">
        <w:rPr>
          <w:rFonts w:ascii="Times New Roman" w:hAnsi="Times New Roman"/>
        </w:rPr>
        <w:t xml:space="preserve">achieved some basic functions like </w:t>
      </w:r>
      <w:r w:rsidR="0009627B" w:rsidRPr="0009627B">
        <w:rPr>
          <w:rFonts w:ascii="Times New Roman" w:hAnsi="Times New Roman"/>
        </w:rPr>
        <w:t>data transmission, data compression, data encryption and security sessions</w:t>
      </w:r>
      <w:r w:rsidR="0009627B">
        <w:rPr>
          <w:rFonts w:ascii="Times New Roman" w:hAnsi="Times New Roman"/>
        </w:rPr>
        <w:t xml:space="preserve"> and so on. </w:t>
      </w:r>
      <w:r w:rsidR="0009627B" w:rsidRPr="0009627B">
        <w:rPr>
          <w:rFonts w:ascii="Times New Roman" w:hAnsi="Times New Roman"/>
        </w:rPr>
        <w:t>To provide a secure and reliable cloud backup service, it is imperative to optimize its key technologies.</w:t>
      </w:r>
    </w:p>
    <w:p w14:paraId="06C77782" w14:textId="77777777" w:rsidR="00AD259A" w:rsidRDefault="001A7451" w:rsidP="007C76A5">
      <w:pPr>
        <w:spacing w:line="400" w:lineRule="exact"/>
        <w:ind w:firstLine="482"/>
        <w:rPr>
          <w:rFonts w:ascii="Times New Roman" w:hAnsi="Times New Roman"/>
        </w:rPr>
      </w:pPr>
      <w:r>
        <w:rPr>
          <w:rFonts w:ascii="Times New Roman" w:hAnsi="Times New Roman"/>
        </w:rPr>
        <w:t>B</w:t>
      </w:r>
      <w:r w:rsidR="005F504B" w:rsidRPr="005F504B">
        <w:rPr>
          <w:rFonts w:ascii="Times New Roman" w:hAnsi="Times New Roman"/>
        </w:rPr>
        <w:t>ased on the deep research of the current cloud backup system</w:t>
      </w:r>
      <w:r w:rsidR="009870FA">
        <w:rPr>
          <w:rFonts w:ascii="Times New Roman" w:hAnsi="Times New Roman"/>
        </w:rPr>
        <w:t xml:space="preserve">, this paper designs and implements the optimization of </w:t>
      </w:r>
      <w:r w:rsidR="004F5970" w:rsidRPr="004F5970">
        <w:rPr>
          <w:rFonts w:ascii="Times New Roman" w:hAnsi="Times New Roman"/>
        </w:rPr>
        <w:t>the existing cloud backup middleware system</w:t>
      </w:r>
      <w:r w:rsidR="009870FA">
        <w:rPr>
          <w:rFonts w:ascii="Times New Roman" w:hAnsi="Times New Roman"/>
        </w:rPr>
        <w:t xml:space="preserve"> </w:t>
      </w:r>
      <w:r w:rsidR="004F5970">
        <w:rPr>
          <w:rFonts w:ascii="Times New Roman" w:hAnsi="Times New Roman"/>
        </w:rPr>
        <w:t>b</w:t>
      </w:r>
      <w:r w:rsidR="00C607A9">
        <w:rPr>
          <w:rFonts w:ascii="Times New Roman" w:hAnsi="Times New Roman"/>
        </w:rPr>
        <w:t xml:space="preserve">y </w:t>
      </w:r>
      <w:r w:rsidR="005F504B">
        <w:rPr>
          <w:rFonts w:ascii="Times New Roman" w:hAnsi="Times New Roman"/>
        </w:rPr>
        <w:t>c</w:t>
      </w:r>
      <w:r w:rsidR="005F504B" w:rsidRPr="005F504B">
        <w:rPr>
          <w:rFonts w:ascii="Times New Roman" w:hAnsi="Times New Roman"/>
        </w:rPr>
        <w:t>larify</w:t>
      </w:r>
      <w:r w:rsidR="00C607A9">
        <w:rPr>
          <w:rFonts w:ascii="Times New Roman" w:hAnsi="Times New Roman"/>
        </w:rPr>
        <w:t>ing</w:t>
      </w:r>
      <w:r w:rsidR="005F504B" w:rsidRPr="005F504B">
        <w:rPr>
          <w:rFonts w:ascii="Times New Roman" w:hAnsi="Times New Roman"/>
        </w:rPr>
        <w:t xml:space="preserve"> the key technical trends</w:t>
      </w:r>
      <w:r w:rsidR="003C50ED">
        <w:rPr>
          <w:rFonts w:ascii="Times New Roman" w:hAnsi="Times New Roman"/>
        </w:rPr>
        <w:t xml:space="preserve"> and previous research results</w:t>
      </w:r>
      <w:r w:rsidR="00DC05E6">
        <w:rPr>
          <w:rFonts w:ascii="Times New Roman" w:hAnsi="Times New Roman"/>
        </w:rPr>
        <w:t xml:space="preserve">. </w:t>
      </w:r>
      <w:r w:rsidR="00DC05E6" w:rsidRPr="00DC05E6">
        <w:rPr>
          <w:rFonts w:ascii="Times New Roman" w:hAnsi="Times New Roman"/>
        </w:rPr>
        <w:t xml:space="preserve">The entire optimization design </w:t>
      </w:r>
      <w:r w:rsidR="006E63F4">
        <w:rPr>
          <w:rFonts w:ascii="Times New Roman" w:hAnsi="Times New Roman"/>
        </w:rPr>
        <w:t>contains</w:t>
      </w:r>
      <w:r w:rsidR="00DC05E6" w:rsidRPr="00DC05E6">
        <w:rPr>
          <w:rFonts w:ascii="Times New Roman" w:hAnsi="Times New Roman"/>
        </w:rPr>
        <w:t xml:space="preserve"> four parts</w:t>
      </w:r>
      <w:r w:rsidR="00DC05E6">
        <w:rPr>
          <w:rFonts w:ascii="Times New Roman" w:hAnsi="Times New Roman"/>
        </w:rPr>
        <w:t>: (1) Ensuring</w:t>
      </w:r>
      <w:r w:rsidR="008C255F">
        <w:rPr>
          <w:rFonts w:ascii="Times New Roman" w:hAnsi="Times New Roman"/>
        </w:rPr>
        <w:t xml:space="preserve"> </w:t>
      </w:r>
      <w:r w:rsidR="00DC05E6" w:rsidRPr="00DC05E6">
        <w:rPr>
          <w:rFonts w:ascii="Times New Roman" w:hAnsi="Times New Roman"/>
        </w:rPr>
        <w:t xml:space="preserve">the cache </w:t>
      </w:r>
      <w:r w:rsidR="00DF3BB9" w:rsidRPr="00DC05E6">
        <w:rPr>
          <w:rFonts w:ascii="Times New Roman" w:hAnsi="Times New Roman"/>
        </w:rPr>
        <w:t xml:space="preserve">of the user information and session records </w:t>
      </w:r>
      <w:r w:rsidR="00DC05E6" w:rsidRPr="00DC05E6">
        <w:rPr>
          <w:rFonts w:ascii="Times New Roman" w:hAnsi="Times New Roman"/>
        </w:rPr>
        <w:t xml:space="preserve">in the middleware </w:t>
      </w:r>
      <w:r w:rsidR="00DF3BB9">
        <w:rPr>
          <w:rFonts w:ascii="Times New Roman" w:hAnsi="Times New Roman"/>
        </w:rPr>
        <w:t>secure t</w:t>
      </w:r>
      <w:r w:rsidR="00DF3BB9" w:rsidRPr="00DF3BB9">
        <w:rPr>
          <w:rFonts w:ascii="Times New Roman" w:hAnsi="Times New Roman"/>
        </w:rPr>
        <w:t>hrough the physical isolation and data encryption</w:t>
      </w:r>
      <w:r w:rsidR="006E63F4">
        <w:rPr>
          <w:rFonts w:ascii="Times New Roman" w:hAnsi="Times New Roman"/>
        </w:rPr>
        <w:t xml:space="preserve">. (2) </w:t>
      </w:r>
      <w:r w:rsidR="00C30735">
        <w:rPr>
          <w:rFonts w:ascii="Times New Roman" w:hAnsi="Times New Roman"/>
        </w:rPr>
        <w:t xml:space="preserve">Solving the problem of </w:t>
      </w:r>
      <w:r w:rsidR="00C30735" w:rsidRPr="00C30735">
        <w:rPr>
          <w:rFonts w:ascii="Times New Roman" w:hAnsi="Times New Roman"/>
        </w:rPr>
        <w:t>data retransmission</w:t>
      </w:r>
      <w:r w:rsidR="00C30735">
        <w:rPr>
          <w:rFonts w:ascii="Times New Roman" w:hAnsi="Times New Roman"/>
        </w:rPr>
        <w:t xml:space="preserve"> caused by </w:t>
      </w:r>
      <w:r w:rsidR="00C30735" w:rsidRPr="00C30735">
        <w:rPr>
          <w:rFonts w:ascii="Times New Roman" w:hAnsi="Times New Roman"/>
        </w:rPr>
        <w:t>the network interruption or server crash</w:t>
      </w:r>
      <w:r w:rsidR="00C30735">
        <w:rPr>
          <w:rFonts w:ascii="Times New Roman" w:hAnsi="Times New Roman"/>
        </w:rPr>
        <w:t xml:space="preserve"> by </w:t>
      </w:r>
      <w:r w:rsidR="00C30735" w:rsidRPr="00C30735">
        <w:rPr>
          <w:rFonts w:ascii="Times New Roman" w:hAnsi="Times New Roman"/>
        </w:rPr>
        <w:t>large file block transfer</w:t>
      </w:r>
      <w:r w:rsidR="00C30735">
        <w:rPr>
          <w:rFonts w:ascii="Times New Roman" w:hAnsi="Times New Roman"/>
        </w:rPr>
        <w:t xml:space="preserve"> and </w:t>
      </w:r>
      <w:r w:rsidR="000C2FE6" w:rsidRPr="000C2FE6">
        <w:rPr>
          <w:rFonts w:ascii="Times New Roman" w:hAnsi="Times New Roman"/>
        </w:rPr>
        <w:t>breakpoint resume</w:t>
      </w:r>
      <w:r w:rsidR="000C2FE6">
        <w:rPr>
          <w:rFonts w:ascii="Times New Roman" w:hAnsi="Times New Roman"/>
        </w:rPr>
        <w:t xml:space="preserve">. </w:t>
      </w:r>
      <w:r w:rsidR="006F311E">
        <w:rPr>
          <w:rFonts w:ascii="Times New Roman" w:hAnsi="Times New Roman"/>
        </w:rPr>
        <w:t xml:space="preserve">(3) </w:t>
      </w:r>
      <w:r w:rsidR="00EC611F">
        <w:rPr>
          <w:rFonts w:ascii="Times New Roman" w:hAnsi="Times New Roman"/>
        </w:rPr>
        <w:t>Utilizing</w:t>
      </w:r>
      <w:r w:rsidR="000746F9" w:rsidRPr="000746F9">
        <w:rPr>
          <w:rFonts w:ascii="Times New Roman" w:hAnsi="Times New Roman"/>
        </w:rPr>
        <w:t xml:space="preserve"> local cache and high-level interface provided by the server to reduce the redundant data</w:t>
      </w:r>
      <w:r w:rsidR="003D2297">
        <w:rPr>
          <w:rFonts w:ascii="Times New Roman" w:hAnsi="Times New Roman"/>
        </w:rPr>
        <w:t xml:space="preserve">, </w:t>
      </w:r>
      <w:r w:rsidR="000746F9" w:rsidRPr="000746F9">
        <w:rPr>
          <w:rFonts w:ascii="Times New Roman" w:hAnsi="Times New Roman"/>
        </w:rPr>
        <w:t>and provide fast upload function to improve the stability of data transmission</w:t>
      </w:r>
      <w:r w:rsidR="000746F9">
        <w:rPr>
          <w:rFonts w:ascii="Times New Roman" w:hAnsi="Times New Roman"/>
        </w:rPr>
        <w:t>.</w:t>
      </w:r>
      <w:r w:rsidR="003038D2">
        <w:rPr>
          <w:rFonts w:ascii="Times New Roman" w:hAnsi="Times New Roman"/>
        </w:rPr>
        <w:t xml:space="preserve"> (4) </w:t>
      </w:r>
      <w:r w:rsidR="000D74F5">
        <w:rPr>
          <w:rFonts w:ascii="Times New Roman" w:hAnsi="Times New Roman"/>
        </w:rPr>
        <w:t>Optimizing and improving</w:t>
      </w:r>
      <w:r w:rsidR="000D74F5" w:rsidRPr="000D74F5">
        <w:rPr>
          <w:rFonts w:ascii="Times New Roman" w:hAnsi="Times New Roman"/>
        </w:rPr>
        <w:t xml:space="preserve"> platform framework and API support mechanisms to address requests adaptation </w:t>
      </w:r>
      <w:r w:rsidR="00670441">
        <w:rPr>
          <w:rFonts w:ascii="Times New Roman" w:hAnsi="Times New Roman"/>
        </w:rPr>
        <w:t xml:space="preserve">problems </w:t>
      </w:r>
      <w:r w:rsidR="000D74F5" w:rsidRPr="000D74F5">
        <w:rPr>
          <w:rFonts w:ascii="Times New Roman" w:hAnsi="Times New Roman"/>
        </w:rPr>
        <w:t>between different applications and cloud backup services</w:t>
      </w:r>
      <w:r w:rsidR="001D469E">
        <w:rPr>
          <w:rFonts w:ascii="Times New Roman" w:hAnsi="Times New Roman"/>
        </w:rPr>
        <w:t>.</w:t>
      </w:r>
      <w:r w:rsidR="009B0032">
        <w:rPr>
          <w:rFonts w:ascii="Times New Roman" w:hAnsi="Times New Roman"/>
        </w:rPr>
        <w:t xml:space="preserve"> </w:t>
      </w:r>
    </w:p>
    <w:p w14:paraId="2B98B3AE" w14:textId="4150F9C1" w:rsidR="007C76A5" w:rsidRDefault="00AD259A" w:rsidP="00D47978">
      <w:pPr>
        <w:spacing w:line="400" w:lineRule="exact"/>
        <w:ind w:firstLine="482"/>
        <w:rPr>
          <w:rFonts w:ascii="Times New Roman" w:hAnsi="Times New Roman"/>
        </w:rPr>
      </w:pPr>
      <w:r w:rsidRPr="00AD259A">
        <w:rPr>
          <w:rFonts w:ascii="Times New Roman" w:hAnsi="Times New Roman"/>
        </w:rPr>
        <w:t>This paper implements the above optimal design</w:t>
      </w:r>
      <w:r>
        <w:rPr>
          <w:rFonts w:ascii="Times New Roman" w:hAnsi="Times New Roman"/>
        </w:rPr>
        <w:t xml:space="preserve">. </w:t>
      </w:r>
      <w:r w:rsidRPr="00AD259A">
        <w:rPr>
          <w:rFonts w:ascii="Times New Roman" w:hAnsi="Times New Roman"/>
        </w:rPr>
        <w:t>The test results show that</w:t>
      </w:r>
      <w:r>
        <w:rPr>
          <w:rFonts w:ascii="Times New Roman" w:hAnsi="Times New Roman"/>
        </w:rPr>
        <w:t xml:space="preserve"> t</w:t>
      </w:r>
      <w:r w:rsidRPr="00AD259A">
        <w:rPr>
          <w:rFonts w:ascii="Times New Roman" w:hAnsi="Times New Roman"/>
        </w:rPr>
        <w:t>he optimized middleware system has better security and stability</w:t>
      </w:r>
      <w:r w:rsidR="00D47978">
        <w:rPr>
          <w:rFonts w:ascii="Times New Roman" w:hAnsi="Times New Roman" w:hint="eastAsia"/>
        </w:rPr>
        <w:t xml:space="preserve">, </w:t>
      </w:r>
      <w:r w:rsidR="00403B30">
        <w:rPr>
          <w:rFonts w:ascii="Times New Roman" w:hAnsi="Times New Roman" w:hint="eastAsia"/>
        </w:rPr>
        <w:t>which</w:t>
      </w:r>
      <w:r w:rsidR="00403B30">
        <w:rPr>
          <w:rFonts w:ascii="Times New Roman" w:hAnsi="Times New Roman"/>
        </w:rPr>
        <w:t xml:space="preserve"> can ensure the data security in transmission, storage and cache and</w:t>
      </w:r>
      <w:r w:rsidR="009E1C9A">
        <w:rPr>
          <w:rFonts w:ascii="Times New Roman" w:hAnsi="Times New Roman"/>
        </w:rPr>
        <w:t xml:space="preserve"> </w:t>
      </w:r>
      <w:r w:rsidR="00403B30">
        <w:rPr>
          <w:rFonts w:ascii="Times New Roman" w:hAnsi="Times New Roman"/>
        </w:rPr>
        <w:t>can guarantee</w:t>
      </w:r>
      <w:r w:rsidR="00D47978" w:rsidRPr="00D47978">
        <w:rPr>
          <w:rFonts w:ascii="Times New Roman" w:hAnsi="Times New Roman"/>
        </w:rPr>
        <w:t xml:space="preserve"> the efficiency of data transmission</w:t>
      </w:r>
      <w:r w:rsidR="00D47978">
        <w:rPr>
          <w:rFonts w:ascii="Times New Roman" w:hAnsi="Times New Roman"/>
        </w:rPr>
        <w:t xml:space="preserve"> </w:t>
      </w:r>
      <w:r w:rsidR="00D47978" w:rsidRPr="00D47978">
        <w:rPr>
          <w:rFonts w:ascii="Times New Roman" w:hAnsi="Times New Roman"/>
        </w:rPr>
        <w:t>in the</w:t>
      </w:r>
      <w:r w:rsidR="00D47978">
        <w:rPr>
          <w:rFonts w:ascii="Times New Roman" w:hAnsi="Times New Roman"/>
        </w:rPr>
        <w:t xml:space="preserve"> unstable network environment.</w:t>
      </w:r>
      <w:r w:rsidR="00026023">
        <w:rPr>
          <w:rFonts w:ascii="Times New Roman" w:hAnsi="Times New Roman"/>
        </w:rPr>
        <w:t xml:space="preserve"> </w:t>
      </w:r>
      <w:r w:rsidR="0065725E" w:rsidRPr="0065725E">
        <w:rPr>
          <w:rFonts w:ascii="Times New Roman" w:hAnsi="Times New Roman"/>
        </w:rPr>
        <w:t xml:space="preserve">At the same time, </w:t>
      </w:r>
      <w:r w:rsidR="0065725E">
        <w:rPr>
          <w:rFonts w:ascii="Times New Roman" w:hAnsi="Times New Roman"/>
        </w:rPr>
        <w:t xml:space="preserve">reducing the code </w:t>
      </w:r>
      <w:r w:rsidR="0065725E" w:rsidRPr="0065725E">
        <w:rPr>
          <w:rFonts w:ascii="Times New Roman" w:hAnsi="Times New Roman"/>
        </w:rPr>
        <w:t>loopholes</w:t>
      </w:r>
      <w:r w:rsidR="0065725E">
        <w:rPr>
          <w:rFonts w:ascii="Times New Roman" w:hAnsi="Times New Roman"/>
        </w:rPr>
        <w:t xml:space="preserve"> </w:t>
      </w:r>
      <w:r w:rsidR="0065725E" w:rsidRPr="0065725E">
        <w:rPr>
          <w:rFonts w:ascii="Times New Roman" w:hAnsi="Times New Roman"/>
        </w:rPr>
        <w:t>through the reconstruction of the</w:t>
      </w:r>
      <w:r w:rsidR="0065725E">
        <w:rPr>
          <w:rFonts w:ascii="Times New Roman" w:hAnsi="Times New Roman"/>
        </w:rPr>
        <w:t xml:space="preserve"> source code and improving t</w:t>
      </w:r>
      <w:r w:rsidR="0065725E" w:rsidRPr="0065725E">
        <w:rPr>
          <w:rFonts w:ascii="Times New Roman" w:hAnsi="Times New Roman"/>
        </w:rPr>
        <w:t xml:space="preserve">he </w:t>
      </w:r>
      <w:r w:rsidR="0065725E">
        <w:rPr>
          <w:rFonts w:ascii="Times New Roman" w:hAnsi="Times New Roman"/>
        </w:rPr>
        <w:t xml:space="preserve">system </w:t>
      </w:r>
      <w:r w:rsidR="0065725E" w:rsidRPr="0065725E">
        <w:rPr>
          <w:rFonts w:ascii="Times New Roman" w:hAnsi="Times New Roman"/>
        </w:rPr>
        <w:t xml:space="preserve">robustness </w:t>
      </w:r>
      <w:r w:rsidR="00B11BD8">
        <w:rPr>
          <w:rFonts w:ascii="Times New Roman" w:hAnsi="Times New Roman"/>
        </w:rPr>
        <w:t>by adding exception handle</w:t>
      </w:r>
      <w:r w:rsidR="0065725E" w:rsidRPr="0065725E">
        <w:rPr>
          <w:rFonts w:ascii="Times New Roman" w:hAnsi="Times New Roman"/>
        </w:rPr>
        <w:t xml:space="preserve"> mechanism</w:t>
      </w:r>
      <w:r w:rsidR="002F4ACB">
        <w:rPr>
          <w:rFonts w:ascii="Times New Roman" w:hAnsi="Times New Roman"/>
        </w:rPr>
        <w:t xml:space="preserve">. </w:t>
      </w:r>
      <w:r w:rsidR="00A355F0" w:rsidRPr="00A355F0">
        <w:rPr>
          <w:rFonts w:ascii="Times New Roman" w:hAnsi="Times New Roman"/>
        </w:rPr>
        <w:t>In addition,</w:t>
      </w:r>
      <w:r w:rsidR="00E053CC">
        <w:rPr>
          <w:rFonts w:ascii="Times New Roman" w:hAnsi="Times New Roman"/>
        </w:rPr>
        <w:t xml:space="preserve"> </w:t>
      </w:r>
      <w:r w:rsidR="00E053CC" w:rsidRPr="00E053CC">
        <w:rPr>
          <w:rFonts w:ascii="Times New Roman" w:hAnsi="Times New Roman"/>
        </w:rPr>
        <w:t>to increase the scalability of the system</w:t>
      </w:r>
      <w:r w:rsidR="00E053CC">
        <w:rPr>
          <w:rFonts w:ascii="Times New Roman" w:hAnsi="Times New Roman"/>
        </w:rPr>
        <w:t xml:space="preserve">, </w:t>
      </w:r>
      <w:r w:rsidR="00A355F0" w:rsidRPr="00A355F0">
        <w:rPr>
          <w:rFonts w:ascii="Times New Roman" w:hAnsi="Times New Roman"/>
        </w:rPr>
        <w:t xml:space="preserve">this </w:t>
      </w:r>
      <w:r w:rsidR="00A355F0">
        <w:rPr>
          <w:rFonts w:ascii="Times New Roman" w:hAnsi="Times New Roman"/>
        </w:rPr>
        <w:t>paper</w:t>
      </w:r>
      <w:r w:rsidR="00A355F0" w:rsidRPr="00A355F0">
        <w:rPr>
          <w:rFonts w:ascii="Times New Roman" w:hAnsi="Times New Roman"/>
        </w:rPr>
        <w:t xml:space="preserve"> developed two clients, </w:t>
      </w:r>
      <w:r w:rsidR="00A355F0">
        <w:rPr>
          <w:rFonts w:ascii="Times New Roman" w:hAnsi="Times New Roman"/>
        </w:rPr>
        <w:t xml:space="preserve">which </w:t>
      </w:r>
      <w:r w:rsidR="00A355F0" w:rsidRPr="00A355F0">
        <w:rPr>
          <w:rFonts w:ascii="Times New Roman" w:hAnsi="Times New Roman"/>
        </w:rPr>
        <w:t>can support more customers to use cloud backup services.</w:t>
      </w:r>
    </w:p>
    <w:p w14:paraId="53C13DEC" w14:textId="77777777" w:rsidR="00026637" w:rsidRPr="00AD259A" w:rsidRDefault="00026637" w:rsidP="00D47978">
      <w:pPr>
        <w:spacing w:line="400" w:lineRule="exact"/>
        <w:ind w:firstLine="482"/>
        <w:rPr>
          <w:rFonts w:ascii="Times New Roman" w:hAnsi="Times New Roman"/>
        </w:rPr>
      </w:pPr>
    </w:p>
    <w:p w14:paraId="6E710F29" w14:textId="22D0A14F"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E053CC">
        <w:rPr>
          <w:rFonts w:ascii="Times New Roman" w:hAnsi="Times New Roman"/>
          <w:b/>
        </w:rPr>
        <w:t xml:space="preserve">cloud backup, middleware, data encryption, </w:t>
      </w:r>
      <w:r w:rsidR="00E053CC" w:rsidRPr="00E053CC">
        <w:rPr>
          <w:rFonts w:ascii="Times New Roman" w:hAnsi="Times New Roman"/>
          <w:b/>
        </w:rPr>
        <w:t>breakpoint resume</w:t>
      </w:r>
      <w:r w:rsidR="00E053CC">
        <w:rPr>
          <w:rFonts w:ascii="Times New Roman" w:hAnsi="Times New Roman"/>
          <w:b/>
        </w:rPr>
        <w:t xml:space="preserve">, local cache, </w:t>
      </w:r>
      <w:r w:rsidR="0075355F" w:rsidRPr="0075355F">
        <w:rPr>
          <w:rFonts w:ascii="Times New Roman" w:hAnsi="Times New Roman"/>
          <w:b/>
        </w:rPr>
        <w:t>scalability</w:t>
      </w:r>
    </w:p>
    <w:p w14:paraId="213A2F25" w14:textId="77777777" w:rsidR="005B43E0" w:rsidRPr="00B207B1" w:rsidRDefault="005B43E0" w:rsidP="00B87EE1">
      <w:pPr>
        <w:pStyle w:val="1"/>
        <w:rPr>
          <w:rFonts w:ascii="Times New Roman" w:hAnsi="Times New Roman"/>
        </w:rPr>
      </w:pPr>
      <w:bookmarkStart w:id="133" w:name="_Toc491952416"/>
      <w:bookmarkStart w:id="134" w:name="_Toc73467573"/>
      <w:bookmarkStart w:id="135" w:name="_Toc73467699"/>
      <w:bookmarkStart w:id="136" w:name="_Toc73467984"/>
      <w:bookmarkStart w:id="137" w:name="_Toc73468287"/>
      <w:bookmarkStart w:id="138" w:name="_Toc73468447"/>
      <w:bookmarkStart w:id="139" w:name="_Toc73468515"/>
      <w:bookmarkStart w:id="140" w:name="_Toc73468561"/>
      <w:bookmarkStart w:id="141" w:name="_Toc73951027"/>
      <w:bookmarkStart w:id="142" w:name="_Toc74024494"/>
      <w:bookmarkStart w:id="143" w:name="_Toc74025348"/>
      <w:bookmarkStart w:id="144" w:name="_Toc74025644"/>
      <w:bookmarkStart w:id="145" w:name="_Toc74025755"/>
      <w:bookmarkStart w:id="146" w:name="_Toc74025800"/>
      <w:bookmarkStart w:id="147" w:name="_Toc74025845"/>
      <w:bookmarkStart w:id="148" w:name="_Toc74025991"/>
      <w:bookmarkStart w:id="149" w:name="_Toc74030258"/>
      <w:bookmarkStart w:id="150" w:name="_Toc420959833"/>
      <w:bookmarkStart w:id="151" w:name="_Toc421026897"/>
      <w:bookmarkStart w:id="152"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33"/>
    </w:p>
    <w:p w14:paraId="502F622D" w14:textId="77777777" w:rsidR="00E60563" w:rsidRPr="00B207B1" w:rsidRDefault="00F74305" w:rsidP="00BE5E25">
      <w:pPr>
        <w:pStyle w:val="21"/>
        <w:spacing w:line="240" w:lineRule="auto"/>
      </w:pPr>
      <w:bookmarkStart w:id="153" w:name="_Toc491952417"/>
      <w:bookmarkStart w:id="154" w:name="_Toc420959834"/>
      <w:bookmarkStart w:id="155" w:name="_Toc421026898"/>
      <w:bookmarkStart w:id="156" w:name="_Toc421230570"/>
      <w:bookmarkStart w:id="157" w:name="_Toc73467578"/>
      <w:bookmarkStart w:id="158" w:name="_Toc73467704"/>
      <w:bookmarkStart w:id="159" w:name="_Toc73467989"/>
      <w:bookmarkStart w:id="160" w:name="_Toc73468292"/>
      <w:bookmarkStart w:id="161" w:name="_Toc73468452"/>
      <w:bookmarkStart w:id="162" w:name="_Toc73468520"/>
      <w:bookmarkStart w:id="163" w:name="_Toc73468566"/>
      <w:bookmarkStart w:id="164" w:name="_Toc73951032"/>
      <w:bookmarkStart w:id="165" w:name="_Toc74024499"/>
      <w:bookmarkStart w:id="166" w:name="_Toc74025353"/>
      <w:bookmarkStart w:id="167" w:name="_Toc74025649"/>
      <w:bookmarkStart w:id="168" w:name="_Toc74025760"/>
      <w:bookmarkStart w:id="169" w:name="_Toc74025805"/>
      <w:bookmarkStart w:id="170" w:name="_Toc74025850"/>
      <w:bookmarkStart w:id="171" w:name="_Toc74025996"/>
      <w:bookmarkStart w:id="172" w:name="_Toc7403026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B207B1">
        <w:t xml:space="preserve">1.1 </w:t>
      </w:r>
      <w:r w:rsidR="00DC073C" w:rsidRPr="00B207B1">
        <w:rPr>
          <w:rFonts w:hint="eastAsia"/>
        </w:rPr>
        <w:t>研究</w:t>
      </w:r>
      <w:r w:rsidR="004E0177" w:rsidRPr="00B207B1">
        <w:rPr>
          <w:rFonts w:hint="eastAsia"/>
        </w:rPr>
        <w:t>背景</w:t>
      </w:r>
      <w:bookmarkEnd w:id="153"/>
    </w:p>
    <w:p w14:paraId="44D639FB" w14:textId="01F6839F" w:rsidR="00D76A00" w:rsidRPr="00B207B1" w:rsidRDefault="007058F7" w:rsidP="00235EEE">
      <w:pPr>
        <w:spacing w:line="400" w:lineRule="exact"/>
        <w:rPr>
          <w:rFonts w:hAnsiTheme="minorEastAsia"/>
          <w:rPrChange w:id="173"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4" w:author="JY0225" w:date="2017-08-24T11:09:00Z">
            <w:rPr>
              <w:rFonts w:ascii="Times New Roman" w:hAnsi="Times New Roman" w:hint="eastAsia"/>
              <w:spacing w:val="10"/>
              <w:szCs w:val="20"/>
            </w:rPr>
          </w:rPrChange>
        </w:rPr>
        <w:t>随着</w:t>
      </w:r>
      <w:r w:rsidRPr="00B207B1">
        <w:rPr>
          <w:rFonts w:hAnsiTheme="minorEastAsia" w:hint="eastAsia"/>
          <w:rPrChange w:id="175" w:author="JY0225" w:date="2017-08-24T11:09:00Z">
            <w:rPr>
              <w:rFonts w:ascii="Times New Roman" w:hAnsi="Times New Roman" w:hint="eastAsia"/>
              <w:spacing w:val="10"/>
              <w:szCs w:val="20"/>
            </w:rPr>
          </w:rPrChange>
        </w:rPr>
        <w:t>互联网</w:t>
      </w:r>
      <w:r w:rsidR="00BF1187" w:rsidRPr="00B207B1">
        <w:rPr>
          <w:rFonts w:hAnsiTheme="minorEastAsia" w:hint="eastAsia"/>
          <w:rPrChange w:id="176" w:author="JY0225" w:date="2017-08-24T11:09:00Z">
            <w:rPr>
              <w:rFonts w:ascii="Times New Roman" w:hAnsi="Times New Roman" w:hint="eastAsia"/>
              <w:spacing w:val="10"/>
              <w:szCs w:val="20"/>
            </w:rPr>
          </w:rPrChange>
        </w:rPr>
        <w:t>技术</w:t>
      </w:r>
      <w:r w:rsidR="00313FF9" w:rsidRPr="00B207B1">
        <w:rPr>
          <w:rFonts w:hAnsiTheme="minorEastAsia" w:hint="eastAsia"/>
          <w:rPrChange w:id="177" w:author="JY0225" w:date="2017-08-24T11:09:00Z">
            <w:rPr>
              <w:rFonts w:ascii="Times New Roman" w:hAnsi="Times New Roman" w:hint="eastAsia"/>
              <w:spacing w:val="10"/>
              <w:szCs w:val="20"/>
            </w:rPr>
          </w:rPrChange>
        </w:rPr>
        <w:t>的</w:t>
      </w:r>
      <w:r w:rsidR="00BF1187" w:rsidRPr="00B207B1">
        <w:rPr>
          <w:rFonts w:hAnsiTheme="minorEastAsia" w:hint="eastAsia"/>
          <w:rPrChange w:id="178"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9" w:author="JY0225" w:date="2017-08-24T11:09:00Z">
            <w:rPr>
              <w:rFonts w:ascii="Times New Roman" w:hAnsi="Times New Roman" w:hint="eastAsia"/>
              <w:spacing w:val="10"/>
              <w:szCs w:val="20"/>
            </w:rPr>
          </w:rPrChange>
        </w:rPr>
        <w:t>，</w:t>
      </w:r>
      <w:r w:rsidR="001A513D" w:rsidRPr="00B207B1">
        <w:rPr>
          <w:rFonts w:hAnsiTheme="minorEastAsia" w:hint="eastAsia"/>
          <w:rPrChange w:id="180" w:author="JY0225" w:date="2017-08-24T11:09:00Z">
            <w:rPr>
              <w:rFonts w:ascii="Times New Roman" w:hAnsi="Times New Roman" w:hint="eastAsia"/>
              <w:spacing w:val="10"/>
              <w:szCs w:val="20"/>
            </w:rPr>
          </w:rPrChange>
        </w:rPr>
        <w:t>网络</w:t>
      </w:r>
      <w:r w:rsidR="00A52205" w:rsidRPr="00B207B1">
        <w:rPr>
          <w:rFonts w:hAnsiTheme="minorEastAsia" w:hint="eastAsia"/>
          <w:rPrChange w:id="181" w:author="JY0225" w:date="2017-08-24T11:09:00Z">
            <w:rPr>
              <w:rFonts w:ascii="Times New Roman" w:hAnsi="Times New Roman" w:hint="eastAsia"/>
              <w:spacing w:val="10"/>
              <w:szCs w:val="20"/>
            </w:rPr>
          </w:rPrChange>
        </w:rPr>
        <w:t>数据</w:t>
      </w:r>
      <w:r w:rsidR="00CE0AD4" w:rsidRPr="00B207B1">
        <w:rPr>
          <w:rFonts w:hAnsiTheme="minorEastAsia" w:hint="eastAsia"/>
          <w:rPrChange w:id="182"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3" w:author="JY0225" w:date="2017-08-24T11:09:00Z">
            <w:rPr>
              <w:rFonts w:ascii="Times New Roman" w:hAnsi="Times New Roman" w:hint="eastAsia"/>
              <w:spacing w:val="10"/>
              <w:szCs w:val="20"/>
            </w:rPr>
          </w:rPrChange>
        </w:rPr>
        <w:t>传统的</w:t>
      </w:r>
      <w:r w:rsidR="001B2472" w:rsidRPr="00B207B1">
        <w:rPr>
          <w:rFonts w:hAnsiTheme="minorEastAsia" w:hint="eastAsia"/>
          <w:rPrChange w:id="184" w:author="JY0225" w:date="2017-08-24T11:09:00Z">
            <w:rPr>
              <w:rFonts w:ascii="Times New Roman" w:hAnsi="Times New Roman" w:hint="eastAsia"/>
              <w:spacing w:val="10"/>
              <w:szCs w:val="20"/>
            </w:rPr>
          </w:rPrChange>
        </w:rPr>
        <w:t>数据</w:t>
      </w:r>
      <w:r w:rsidR="00476838" w:rsidRPr="00B207B1">
        <w:rPr>
          <w:rFonts w:hAnsiTheme="minorEastAsia" w:hint="eastAsia"/>
          <w:rPrChange w:id="185" w:author="JY0225" w:date="2017-08-24T11:09:00Z">
            <w:rPr>
              <w:rFonts w:ascii="Times New Roman" w:hAnsi="Times New Roman" w:hint="eastAsia"/>
              <w:spacing w:val="10"/>
              <w:szCs w:val="20"/>
            </w:rPr>
          </w:rPrChange>
        </w:rPr>
        <w:t>备份</w:t>
      </w:r>
      <w:r w:rsidR="004F63D2" w:rsidRPr="00B207B1">
        <w:rPr>
          <w:rFonts w:hAnsiTheme="minorEastAsia" w:hint="eastAsia"/>
          <w:rPrChange w:id="186" w:author="JY0225" w:date="2017-08-24T11:09:00Z">
            <w:rPr>
              <w:rFonts w:ascii="Times New Roman" w:hAnsi="Times New Roman" w:hint="eastAsia"/>
              <w:spacing w:val="10"/>
              <w:szCs w:val="20"/>
            </w:rPr>
          </w:rPrChange>
        </w:rPr>
        <w:t>方式存在太多的局限性，已经无法满足人们的</w:t>
      </w:r>
      <w:ins w:id="187" w:author="微软用户" w:date="2017-08-27T14:20:00Z">
        <w:r w:rsidR="00F122A9" w:rsidRPr="00B207B1">
          <w:rPr>
            <w:rFonts w:hAnsiTheme="minorEastAsia"/>
          </w:rPr>
          <w:t>需求</w:t>
        </w:r>
      </w:ins>
      <w:del w:id="188" w:author="微软用户" w:date="2017-08-27T14:20:00Z">
        <w:r w:rsidR="00602398" w:rsidRPr="00B207B1" w:rsidDel="00F122A9">
          <w:rPr>
            <w:rFonts w:hAnsiTheme="minorEastAsia" w:hint="eastAsia"/>
            <w:rPrChange w:id="189"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90" w:author="JY0225" w:date="2017-08-24T11:09:00Z">
            <w:rPr>
              <w:rFonts w:ascii="Times New Roman" w:hAnsi="Times New Roman" w:hint="eastAsia"/>
              <w:spacing w:val="10"/>
              <w:szCs w:val="20"/>
            </w:rPr>
          </w:rPrChange>
        </w:rPr>
        <w:t>。在这样</w:t>
      </w:r>
      <w:r w:rsidR="005C42E4" w:rsidRPr="00B207B1">
        <w:rPr>
          <w:rFonts w:hAnsiTheme="minorEastAsia" w:hint="eastAsia"/>
          <w:rPrChange w:id="191" w:author="JY0225" w:date="2017-08-24T11:09:00Z">
            <w:rPr>
              <w:rFonts w:ascii="Times New Roman" w:hAnsi="Times New Roman" w:hint="eastAsia"/>
              <w:spacing w:val="10"/>
              <w:szCs w:val="20"/>
            </w:rPr>
          </w:rPrChange>
        </w:rPr>
        <w:t>的</w:t>
      </w:r>
      <w:r w:rsidR="00444634" w:rsidRPr="00B207B1">
        <w:rPr>
          <w:rFonts w:hAnsiTheme="minorEastAsia" w:hint="eastAsia"/>
          <w:rPrChange w:id="192" w:author="JY0225" w:date="2017-08-24T11:09:00Z">
            <w:rPr>
              <w:rFonts w:ascii="Times New Roman" w:hAnsi="Times New Roman" w:hint="eastAsia"/>
              <w:spacing w:val="10"/>
              <w:szCs w:val="20"/>
            </w:rPr>
          </w:rPrChange>
        </w:rPr>
        <w:t>背景下</w:t>
      </w:r>
      <w:r w:rsidR="0056038D" w:rsidRPr="00B207B1">
        <w:rPr>
          <w:rFonts w:hAnsiTheme="minorEastAsia" w:hint="eastAsia"/>
          <w:rPrChange w:id="193" w:author="JY0225" w:date="2017-08-24T11:09:00Z">
            <w:rPr>
              <w:rFonts w:ascii="Times New Roman" w:hAnsi="Times New Roman" w:hint="eastAsia"/>
              <w:spacing w:val="10"/>
              <w:szCs w:val="20"/>
            </w:rPr>
          </w:rPrChange>
        </w:rPr>
        <w:t>，</w:t>
      </w:r>
      <w:r w:rsidR="0056038D" w:rsidRPr="00B207B1">
        <w:rPr>
          <w:rFonts w:hAnsiTheme="minorEastAsia" w:hint="eastAsia"/>
          <w:rPrChange w:id="194" w:author="JY0225" w:date="2017-08-24T11:09:00Z">
            <w:rPr>
              <w:rFonts w:ascii="Times New Roman" w:hAnsi="Times New Roman" w:hint="eastAsia"/>
              <w:spacing w:val="10"/>
            </w:rPr>
          </w:rPrChange>
        </w:rPr>
        <w:t>云</w:t>
      </w:r>
      <w:r w:rsidR="00476838" w:rsidRPr="00B207B1">
        <w:rPr>
          <w:rFonts w:hAnsiTheme="minorEastAsia" w:hint="eastAsia"/>
          <w:rPrChange w:id="195" w:author="JY0225" w:date="2017-08-24T11:09:00Z">
            <w:rPr>
              <w:rFonts w:ascii="Times New Roman" w:hAnsi="Times New Roman" w:hint="eastAsia"/>
              <w:spacing w:val="10"/>
            </w:rPr>
          </w:rPrChange>
        </w:rPr>
        <w:t>备份</w:t>
      </w:r>
      <w:r w:rsidR="0056038D" w:rsidRPr="00B207B1">
        <w:rPr>
          <w:rFonts w:hAnsiTheme="minorEastAsia" w:hint="eastAsia"/>
          <w:rPrChange w:id="196" w:author="JY0225" w:date="2017-08-24T11:09:00Z">
            <w:rPr>
              <w:rFonts w:ascii="Times New Roman" w:hAnsi="Times New Roman" w:hint="eastAsia"/>
              <w:spacing w:val="10"/>
            </w:rPr>
          </w:rPrChange>
        </w:rPr>
        <w:t>服务</w:t>
      </w:r>
      <w:del w:id="197" w:author="微软用户" w:date="2017-08-27T14:20:00Z">
        <w:r w:rsidR="0056038D" w:rsidRPr="00B207B1" w:rsidDel="00597F21">
          <w:rPr>
            <w:rFonts w:hAnsiTheme="minorEastAsia"/>
            <w:vertAlign w:val="superscript"/>
            <w:rPrChange w:id="198" w:author="JY0225" w:date="2017-08-24T11:09:00Z">
              <w:rPr>
                <w:vertAlign w:val="superscript"/>
              </w:rPr>
            </w:rPrChange>
          </w:rPr>
          <w:delText>[3]</w:delText>
        </w:r>
      </w:del>
      <w:r w:rsidR="002301D9" w:rsidRPr="00B207B1">
        <w:rPr>
          <w:rFonts w:hAnsiTheme="minorEastAsia" w:hint="eastAsia"/>
          <w:rPrChange w:id="199"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200" w:author="JY0225" w:date="2017-08-24T11:09:00Z">
            <w:rPr>
              <w:rFonts w:ascii="Times New Roman" w:hAnsi="Times New Roman" w:hint="eastAsia"/>
              <w:spacing w:val="10"/>
            </w:rPr>
          </w:rPrChange>
        </w:rPr>
        <w:t>备份</w:t>
      </w:r>
      <w:r w:rsidR="002301D9" w:rsidRPr="00B207B1">
        <w:rPr>
          <w:rFonts w:hAnsiTheme="minorEastAsia" w:hint="eastAsia"/>
          <w:rPrChange w:id="201" w:author="JY0225" w:date="2017-08-24T11:09:00Z">
            <w:rPr>
              <w:rFonts w:ascii="Times New Roman" w:hAnsi="Times New Roman" w:hint="eastAsia"/>
              <w:spacing w:val="10"/>
            </w:rPr>
          </w:rPrChange>
        </w:rPr>
        <w:t>方式。</w:t>
      </w:r>
      <w:r w:rsidR="0032449F" w:rsidRPr="00B207B1">
        <w:rPr>
          <w:rFonts w:hAnsiTheme="minorEastAsia" w:hint="eastAsia"/>
          <w:rPrChange w:id="202" w:author="JY0225" w:date="2017-08-24T11:09:00Z">
            <w:rPr>
              <w:rFonts w:ascii="Times New Roman" w:hAnsi="Times New Roman" w:hint="eastAsia"/>
              <w:spacing w:val="10"/>
            </w:rPr>
          </w:rPrChange>
        </w:rPr>
        <w:t>因其</w:t>
      </w:r>
      <w:r w:rsidR="0056038D" w:rsidRPr="00B207B1">
        <w:rPr>
          <w:rFonts w:hAnsiTheme="minorEastAsia" w:hint="eastAsia"/>
          <w:rPrChange w:id="203" w:author="JY0225" w:date="2017-08-24T11:09:00Z">
            <w:rPr>
              <w:rFonts w:ascii="Times New Roman" w:hAnsi="Times New Roman" w:hint="eastAsia"/>
              <w:spacing w:val="10"/>
            </w:rPr>
          </w:rPrChange>
        </w:rPr>
        <w:t>海量的</w:t>
      </w:r>
      <w:r w:rsidR="00D71D84" w:rsidRPr="00B207B1">
        <w:rPr>
          <w:rFonts w:hAnsiTheme="minorEastAsia" w:hint="eastAsia"/>
          <w:rPrChange w:id="204" w:author="JY0225" w:date="2017-08-24T11:09:00Z">
            <w:rPr>
              <w:rFonts w:ascii="Times New Roman" w:hAnsi="Times New Roman" w:hint="eastAsia"/>
              <w:spacing w:val="10"/>
            </w:rPr>
          </w:rPrChange>
        </w:rPr>
        <w:t>存储</w:t>
      </w:r>
      <w:r w:rsidR="0056038D" w:rsidRPr="00B207B1">
        <w:rPr>
          <w:rFonts w:hAnsiTheme="minorEastAsia" w:hint="eastAsia"/>
          <w:rPrChange w:id="205"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6"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7" w:author="JY0225" w:date="2017-08-24T11:09:00Z">
            <w:rPr>
              <w:rFonts w:ascii="Times New Roman" w:hAnsi="Times New Roman" w:hint="eastAsia"/>
              <w:spacing w:val="10"/>
              <w:szCs w:val="20"/>
            </w:rPr>
          </w:rPrChange>
        </w:rPr>
        <w:t>数据显示，</w:t>
      </w:r>
      <w:r w:rsidR="00FE510D" w:rsidRPr="00B207B1">
        <w:rPr>
          <w:rFonts w:hAnsiTheme="minorEastAsia"/>
          <w:rPrChange w:id="208" w:author="JY0225" w:date="2017-08-24T11:09:00Z">
            <w:rPr>
              <w:rFonts w:ascii="Times New Roman" w:hAnsi="Times New Roman"/>
              <w:spacing w:val="10"/>
              <w:szCs w:val="20"/>
            </w:rPr>
          </w:rPrChange>
        </w:rPr>
        <w:t>2016</w:t>
      </w:r>
      <w:r w:rsidR="00FE510D" w:rsidRPr="00B207B1">
        <w:rPr>
          <w:rFonts w:hAnsiTheme="minorEastAsia" w:hint="eastAsia"/>
          <w:rPrChange w:id="209"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10" w:author="JY0225" w:date="2017-08-24T11:09:00Z">
            <w:rPr>
              <w:rFonts w:ascii="Times New Roman" w:hAnsi="Times New Roman"/>
              <w:spacing w:val="10"/>
              <w:szCs w:val="20"/>
            </w:rPr>
          </w:rPrChange>
        </w:rPr>
        <w:t>500</w:t>
      </w:r>
      <w:r w:rsidR="00FE510D" w:rsidRPr="00B207B1">
        <w:rPr>
          <w:rFonts w:hAnsiTheme="minorEastAsia" w:hint="eastAsia"/>
          <w:rPrChange w:id="211" w:author="JY0225" w:date="2017-08-24T11:09:00Z">
            <w:rPr>
              <w:rFonts w:ascii="Times New Roman" w:hAnsi="Times New Roman" w:hint="eastAsia"/>
              <w:spacing w:val="10"/>
              <w:szCs w:val="20"/>
            </w:rPr>
          </w:rPrChange>
        </w:rPr>
        <w:t>亿元，达到</w:t>
      </w:r>
      <w:r w:rsidR="00FE510D" w:rsidRPr="00B207B1">
        <w:rPr>
          <w:rFonts w:hAnsiTheme="minorEastAsia"/>
          <w:rPrChange w:id="212" w:author="JY0225" w:date="2017-08-24T11:09:00Z">
            <w:rPr>
              <w:rFonts w:ascii="Times New Roman" w:hAnsi="Times New Roman"/>
              <w:spacing w:val="10"/>
              <w:szCs w:val="20"/>
            </w:rPr>
          </w:rPrChange>
        </w:rPr>
        <w:t>516.6</w:t>
      </w:r>
      <w:r w:rsidR="00FE510D" w:rsidRPr="00B207B1">
        <w:rPr>
          <w:rFonts w:hAnsiTheme="minorEastAsia" w:hint="eastAsia"/>
          <w:rPrChange w:id="213" w:author="JY0225" w:date="2017-08-24T11:09:00Z">
            <w:rPr>
              <w:rFonts w:ascii="Times New Roman" w:hAnsi="Times New Roman" w:hint="eastAsia"/>
              <w:spacing w:val="10"/>
              <w:szCs w:val="20"/>
            </w:rPr>
          </w:rPrChange>
        </w:rPr>
        <w:t>亿。预计</w:t>
      </w:r>
      <w:r w:rsidR="00FE510D" w:rsidRPr="00B207B1">
        <w:rPr>
          <w:rFonts w:hAnsiTheme="minorEastAsia"/>
          <w:rPrChange w:id="214" w:author="JY0225" w:date="2017-08-24T11:09:00Z">
            <w:rPr>
              <w:rFonts w:ascii="Times New Roman" w:hAnsi="Times New Roman"/>
              <w:spacing w:val="10"/>
              <w:szCs w:val="20"/>
            </w:rPr>
          </w:rPrChange>
        </w:rPr>
        <w:t>2017</w:t>
      </w:r>
      <w:r w:rsidR="00F050F2" w:rsidRPr="00B207B1">
        <w:rPr>
          <w:rFonts w:hAnsiTheme="minorEastAsia" w:hint="eastAsia"/>
          <w:rPrChange w:id="215"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6" w:author="JY0225" w:date="2017-08-24T11:09:00Z">
            <w:rPr>
              <w:rFonts w:ascii="Times New Roman" w:hAnsi="Times New Roman" w:hint="eastAsia"/>
              <w:spacing w:val="10"/>
              <w:szCs w:val="20"/>
            </w:rPr>
          </w:rPrChange>
        </w:rPr>
        <w:t>市场份额将达到</w:t>
      </w:r>
      <w:r w:rsidR="00FE510D" w:rsidRPr="00B207B1">
        <w:rPr>
          <w:rFonts w:hAnsiTheme="minorEastAsia"/>
          <w:rPrChange w:id="217" w:author="JY0225" w:date="2017-08-24T11:09:00Z">
            <w:rPr>
              <w:rFonts w:ascii="Times New Roman" w:hAnsi="Times New Roman"/>
              <w:spacing w:val="10"/>
              <w:szCs w:val="20"/>
            </w:rPr>
          </w:rPrChange>
        </w:rPr>
        <w:t>690</w:t>
      </w:r>
      <w:r w:rsidR="00FE510D" w:rsidRPr="00B207B1">
        <w:rPr>
          <w:rFonts w:hAnsiTheme="minorEastAsia" w:hint="eastAsia"/>
          <w:rPrChange w:id="218"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19" w:author="JY0225" w:date="2017-08-24T11:09:00Z">
            <w:rPr>
              <w:rFonts w:ascii="Times New Roman" w:hAnsi="Times New Roman"/>
              <w:spacing w:val="10"/>
              <w:szCs w:val="20"/>
            </w:rPr>
          </w:rPrChange>
        </w:rPr>
        <w:t>32%</w:t>
      </w:r>
      <w:r w:rsidR="00FE510D" w:rsidRPr="00B207B1">
        <w:rPr>
          <w:rFonts w:hAnsiTheme="minorEastAsia" w:hint="eastAsia"/>
          <w:rPrChange w:id="220" w:author="JY0225" w:date="2017-08-24T11:09:00Z">
            <w:rPr>
              <w:rFonts w:ascii="Times New Roman" w:hAnsi="Times New Roman" w:hint="eastAsia"/>
              <w:spacing w:val="10"/>
              <w:szCs w:val="20"/>
            </w:rPr>
          </w:rPrChange>
        </w:rPr>
        <w:t>，而且</w:t>
      </w:r>
      <w:r w:rsidR="00FE510D" w:rsidRPr="00B207B1">
        <w:rPr>
          <w:rFonts w:hAnsiTheme="minorEastAsia"/>
          <w:rPrChange w:id="221" w:author="JY0225" w:date="2017-08-24T11:09:00Z">
            <w:rPr>
              <w:rFonts w:ascii="Times New Roman" w:hAnsi="Times New Roman"/>
              <w:spacing w:val="10"/>
              <w:szCs w:val="20"/>
            </w:rPr>
          </w:rPrChange>
        </w:rPr>
        <w:t>2016</w:t>
      </w:r>
      <w:r w:rsidR="00FE510D" w:rsidRPr="00B207B1">
        <w:rPr>
          <w:rFonts w:hAnsiTheme="minorEastAsia" w:hint="eastAsia"/>
          <w:rPrChange w:id="222"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3" w:author="JY0225" w:date="2017-08-24T11:09:00Z">
            <w:rPr>
              <w:vertAlign w:val="superscript"/>
            </w:rPr>
          </w:rPrChange>
        </w:rPr>
        <w:fldChar w:fldCharType="begin"/>
      </w:r>
      <w:r w:rsidR="00204DD9" w:rsidRPr="00B207B1">
        <w:rPr>
          <w:rFonts w:hAnsiTheme="minorEastAsia"/>
          <w:vertAlign w:val="superscript"/>
          <w:rPrChange w:id="224" w:author="JY0225" w:date="2017-08-24T11:09:00Z">
            <w:rPr>
              <w:vertAlign w:val="superscript"/>
            </w:rPr>
          </w:rPrChange>
        </w:rPr>
        <w:instrText xml:space="preserve"> REF _Ref489705969 \r \h </w:instrText>
      </w:r>
      <w:r w:rsidR="0034779C" w:rsidRPr="00B207B1">
        <w:rPr>
          <w:rFonts w:hAnsiTheme="minorEastAsia"/>
          <w:vertAlign w:val="superscript"/>
          <w:rPrChange w:id="225" w:author="JY0225" w:date="2017-08-24T11:09:00Z">
            <w:rPr>
              <w:vertAlign w:val="superscript"/>
            </w:rPr>
          </w:rPrChange>
        </w:rPr>
        <w:instrText xml:space="preserve"> \* MERGEFORMAT </w:instrText>
      </w:r>
      <w:r w:rsidR="00204DD9" w:rsidRPr="00B207B1">
        <w:rPr>
          <w:rFonts w:hAnsiTheme="minorEastAsia"/>
          <w:vertAlign w:val="superscript"/>
          <w:rPrChange w:id="226" w:author="JY0225" w:date="2017-08-24T11:09:00Z">
            <w:rPr>
              <w:rFonts w:hAnsiTheme="minorEastAsia"/>
              <w:vertAlign w:val="superscript"/>
            </w:rPr>
          </w:rPrChange>
        </w:rPr>
      </w:r>
      <w:r w:rsidR="00204DD9" w:rsidRPr="00B207B1">
        <w:rPr>
          <w:rFonts w:hAnsiTheme="minorEastAsia"/>
          <w:vertAlign w:val="superscript"/>
          <w:rPrChange w:id="227" w:author="JY0225" w:date="2017-08-24T11:09:00Z">
            <w:rPr>
              <w:vertAlign w:val="superscript"/>
            </w:rPr>
          </w:rPrChange>
        </w:rPr>
        <w:fldChar w:fldCharType="separate"/>
      </w:r>
      <w:r w:rsidR="003925A9">
        <w:rPr>
          <w:rFonts w:hAnsiTheme="minorEastAsia"/>
          <w:vertAlign w:val="superscript"/>
        </w:rPr>
        <w:t>[1]</w:t>
      </w:r>
      <w:r w:rsidR="00204DD9" w:rsidRPr="00B207B1">
        <w:rPr>
          <w:rFonts w:hAnsiTheme="minorEastAsia"/>
          <w:vertAlign w:val="superscript"/>
          <w:rPrChange w:id="228" w:author="JY0225" w:date="2017-08-24T11:09:00Z">
            <w:rPr>
              <w:vertAlign w:val="superscript"/>
            </w:rPr>
          </w:rPrChange>
        </w:rPr>
        <w:fldChar w:fldCharType="end"/>
      </w:r>
      <w:r w:rsidR="00FE510D" w:rsidRPr="00B207B1">
        <w:rPr>
          <w:rFonts w:hAnsiTheme="minorEastAsia" w:hint="eastAsia"/>
          <w:rPrChange w:id="229" w:author="JY0225" w:date="2017-08-24T11:09:00Z">
            <w:rPr>
              <w:rFonts w:ascii="Times New Roman" w:hAnsi="Times New Roman" w:hint="eastAsia"/>
              <w:spacing w:val="10"/>
              <w:szCs w:val="20"/>
            </w:rPr>
          </w:rPrChange>
        </w:rPr>
        <w:t>。</w:t>
      </w:r>
    </w:p>
    <w:p w14:paraId="697B1FA8" w14:textId="631B7634" w:rsidR="00761C37" w:rsidRPr="00B207B1" w:rsidRDefault="001724BF" w:rsidP="003D7736">
      <w:pPr>
        <w:spacing w:line="400" w:lineRule="exact"/>
        <w:ind w:firstLine="420"/>
        <w:rPr>
          <w:rFonts w:hAnsiTheme="minorEastAsia"/>
          <w:rPrChange w:id="230" w:author="JY0225" w:date="2017-08-24T11:09:00Z">
            <w:rPr>
              <w:rFonts w:ascii="Times New Roman" w:hAnsi="Times New Roman"/>
              <w:spacing w:val="10"/>
            </w:rPr>
          </w:rPrChange>
        </w:rPr>
      </w:pPr>
      <w:r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的安全性</w:t>
      </w:r>
      <w:ins w:id="250" w:author="微软用户" w:date="2017-08-27T14:24:00Z">
        <w:r w:rsidR="00BF0FE4" w:rsidRPr="00B207B1">
          <w:rPr>
            <w:rFonts w:hAnsiTheme="minorEastAsia" w:hint="eastAsia"/>
            <w:color w:val="000000" w:themeColor="text1"/>
          </w:rPr>
          <w:t>、</w:t>
        </w:r>
      </w:ins>
      <w:del w:id="251" w:author="微软用户" w:date="2017-08-27T14:24:00Z">
        <w:r w:rsidR="00337A88" w:rsidRPr="00B207B1" w:rsidDel="00BF0FE4">
          <w:rPr>
            <w:rFonts w:hAnsiTheme="minorEastAsia" w:hint="eastAsia"/>
            <w:color w:val="000000" w:themeColor="text1"/>
            <w:rPrChange w:id="252"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容</w:delText>
        </w:r>
      </w:del>
      <w:del w:id="254" w:author="微软用户" w:date="2017-08-27T14:22:00Z">
        <w:r w:rsidR="007B385C" w:rsidRPr="00B207B1" w:rsidDel="004B7BD1">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8" w:author="JY0225" w:date="2017-08-24T11:09:00Z">
            <w:rPr>
              <w:rFonts w:ascii="Times New Roman" w:hAnsi="Times New Roman" w:hint="eastAsia"/>
              <w:color w:val="000000" w:themeColor="text1"/>
              <w:spacing w:val="10"/>
            </w:rPr>
          </w:rPrChange>
        </w:rPr>
        <w:t>投入了更多的关注</w:t>
      </w:r>
      <w:r w:rsidR="0076686B" w:rsidRPr="00B207B1">
        <w:rPr>
          <w:rFonts w:hAnsiTheme="minorEastAsia"/>
          <w:color w:val="000000" w:themeColor="text1"/>
          <w:vertAlign w:val="superscript"/>
          <w:rPrChange w:id="259"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0" w:author="JY0225" w:date="2017-08-24T11:09:00Z">
            <w:rPr>
              <w:color w:val="000000" w:themeColor="text1"/>
              <w:vertAlign w:val="superscript"/>
            </w:rPr>
          </w:rPrChange>
        </w:rPr>
        <w:instrText xml:space="preserve"> REF _Ref489690644 \r \h </w:instrText>
      </w:r>
      <w:r w:rsidR="0034779C" w:rsidRPr="00B207B1">
        <w:rPr>
          <w:rFonts w:hAnsiTheme="minorEastAsia"/>
          <w:color w:val="000000" w:themeColor="text1"/>
          <w:vertAlign w:val="superscript"/>
          <w:rPrChange w:id="261"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2"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3"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[6]</w:t>
      </w:r>
      <w:r w:rsidR="0076686B" w:rsidRPr="00B207B1">
        <w:rPr>
          <w:rFonts w:hAnsiTheme="minorEastAsia"/>
          <w:color w:val="000000" w:themeColor="text1"/>
          <w:vertAlign w:val="superscript"/>
          <w:rPrChange w:id="264" w:author="JY0225" w:date="2017-08-24T11:09:00Z">
            <w:rPr>
              <w:color w:val="000000" w:themeColor="text1"/>
              <w:vertAlign w:val="superscript"/>
            </w:rPr>
          </w:rPrChange>
        </w:rPr>
        <w:fldChar w:fldCharType="end"/>
      </w:r>
      <w:r w:rsidR="0076686B" w:rsidRPr="00B207B1">
        <w:rPr>
          <w:rFonts w:hAnsiTheme="minorEastAsia"/>
          <w:color w:val="000000" w:themeColor="text1"/>
          <w:vertAlign w:val="superscript"/>
          <w:rPrChange w:id="265"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6" w:author="JY0225" w:date="2017-08-24T11:09:00Z">
            <w:rPr>
              <w:color w:val="000000" w:themeColor="text1"/>
              <w:vertAlign w:val="superscript"/>
            </w:rPr>
          </w:rPrChange>
        </w:rPr>
        <w:instrText xml:space="preserve"> REF _Ref489690647 \r \h </w:instrText>
      </w:r>
      <w:r w:rsidR="0034779C" w:rsidRPr="00B207B1">
        <w:rPr>
          <w:rFonts w:hAnsiTheme="minorEastAsia"/>
          <w:color w:val="000000" w:themeColor="text1"/>
          <w:vertAlign w:val="superscript"/>
          <w:rPrChange w:id="267"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8"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9"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[7]</w:t>
      </w:r>
      <w:r w:rsidR="0076686B" w:rsidRPr="00B207B1">
        <w:rPr>
          <w:rFonts w:hAnsiTheme="minorEastAsia"/>
          <w:color w:val="000000" w:themeColor="text1"/>
          <w:vertAlign w:val="superscript"/>
          <w:rPrChange w:id="270" w:author="JY0225" w:date="2017-08-24T11:09:00Z">
            <w:rPr>
              <w:color w:val="000000" w:themeColor="text1"/>
              <w:vertAlign w:val="superscript"/>
            </w:rPr>
          </w:rPrChange>
        </w:rPr>
        <w:fldChar w:fldCharType="end"/>
      </w:r>
      <w:r w:rsidR="00172F8F" w:rsidRPr="00B207B1">
        <w:rPr>
          <w:rFonts w:hAnsiTheme="minorEastAsia"/>
          <w:color w:val="000000" w:themeColor="text1"/>
          <w:vertAlign w:val="superscript"/>
          <w:rPrChange w:id="271" w:author="JY0225" w:date="2017-08-24T11:09:00Z">
            <w:rPr>
              <w:color w:val="000000" w:themeColor="text1"/>
              <w:vertAlign w:val="superscript"/>
            </w:rPr>
          </w:rPrChange>
        </w:rPr>
        <w:fldChar w:fldCharType="begin"/>
      </w:r>
      <w:r w:rsidR="00172F8F" w:rsidRPr="00B207B1">
        <w:rPr>
          <w:rFonts w:hAnsiTheme="minorEastAsia"/>
          <w:color w:val="000000" w:themeColor="text1"/>
          <w:vertAlign w:val="superscript"/>
          <w:rPrChange w:id="272" w:author="JY0225" w:date="2017-08-24T11:09:00Z">
            <w:rPr>
              <w:color w:val="000000" w:themeColor="text1"/>
              <w:vertAlign w:val="superscript"/>
            </w:rPr>
          </w:rPrChange>
        </w:rPr>
        <w:instrText xml:space="preserve"> REF _Ref489691703 \r \h </w:instrText>
      </w:r>
      <w:r w:rsidR="0034779C" w:rsidRPr="00B207B1">
        <w:rPr>
          <w:rFonts w:hAnsiTheme="minorEastAsia"/>
          <w:color w:val="000000" w:themeColor="text1"/>
          <w:vertAlign w:val="superscript"/>
          <w:rPrChange w:id="273" w:author="JY0225" w:date="2017-08-24T11:09:00Z">
            <w:rPr>
              <w:color w:val="000000" w:themeColor="text1"/>
              <w:vertAlign w:val="superscript"/>
            </w:rPr>
          </w:rPrChange>
        </w:rPr>
        <w:instrText xml:space="preserve"> \* MERGEFORMAT </w:instrText>
      </w:r>
      <w:r w:rsidR="00172F8F" w:rsidRPr="00B207B1">
        <w:rPr>
          <w:rFonts w:hAnsiTheme="minorEastAsia"/>
          <w:color w:val="000000" w:themeColor="text1"/>
          <w:vertAlign w:val="superscript"/>
          <w:rPrChange w:id="274" w:author="JY0225" w:date="2017-08-24T11:09:00Z">
            <w:rPr>
              <w:rFonts w:hAnsiTheme="minorEastAsia"/>
              <w:color w:val="000000" w:themeColor="text1"/>
              <w:vertAlign w:val="superscript"/>
            </w:rPr>
          </w:rPrChange>
        </w:rPr>
      </w:r>
      <w:r w:rsidR="00172F8F" w:rsidRPr="00B207B1">
        <w:rPr>
          <w:rFonts w:hAnsiTheme="minorEastAsia"/>
          <w:color w:val="000000" w:themeColor="text1"/>
          <w:vertAlign w:val="superscript"/>
          <w:rPrChange w:id="275"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[8]</w:t>
      </w:r>
      <w:r w:rsidR="00172F8F" w:rsidRPr="00B207B1">
        <w:rPr>
          <w:rFonts w:hAnsiTheme="minorEastAsia"/>
          <w:color w:val="000000" w:themeColor="text1"/>
          <w:vertAlign w:val="superscript"/>
          <w:rPrChange w:id="276" w:author="JY0225" w:date="2017-08-24T11:09:00Z">
            <w:rPr>
              <w:color w:val="000000" w:themeColor="text1"/>
              <w:vertAlign w:val="superscript"/>
            </w:rPr>
          </w:rPrChange>
        </w:rPr>
        <w:fldChar w:fldCharType="end"/>
      </w:r>
      <w:r w:rsidR="00337A88" w:rsidRPr="00B207B1">
        <w:rPr>
          <w:rFonts w:hAnsiTheme="minorEastAsia" w:hint="eastAsia"/>
          <w:color w:val="000000" w:themeColor="text1"/>
          <w:rPrChange w:id="277" w:author="JY0225" w:date="2017-08-24T11:09:00Z">
            <w:rPr>
              <w:rFonts w:ascii="Times New Roman" w:hAnsi="Times New Roman" w:hint="eastAsia"/>
              <w:color w:val="000000" w:themeColor="text1"/>
              <w:spacing w:val="10"/>
            </w:rPr>
          </w:rPrChange>
        </w:rPr>
        <w:t>。</w:t>
      </w:r>
      <w:commentRangeStart w:id="278"/>
      <w:r w:rsidR="00AB6716" w:rsidRPr="00B207B1">
        <w:rPr>
          <w:rFonts w:hAnsiTheme="minorEastAsia" w:hint="eastAsia"/>
          <w:color w:val="000000" w:themeColor="text1"/>
          <w:rPrChange w:id="279"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80"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81"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82"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83" w:author="JY0225" w:date="2017-08-24T11:09:00Z">
            <w:rPr>
              <w:rFonts w:ascii="Times New Roman" w:hAnsi="Times New Roman" w:hint="eastAsia"/>
              <w:color w:val="000000" w:themeColor="text1"/>
              <w:spacing w:val="10"/>
            </w:rPr>
          </w:rPrChange>
        </w:rPr>
        <w:t>中</w:t>
      </w:r>
      <w:commentRangeEnd w:id="278"/>
      <w:r w:rsidR="005F1D0B" w:rsidRPr="00B207B1">
        <w:rPr>
          <w:rStyle w:val="af2"/>
          <w:rFonts w:hAnsiTheme="minorEastAsia"/>
          <w:color w:val="000000" w:themeColor="text1"/>
          <w:sz w:val="24"/>
          <w:szCs w:val="24"/>
          <w:rPrChange w:id="284" w:author="JY0225" w:date="2017-08-24T11:09:00Z">
            <w:rPr>
              <w:rStyle w:val="af2"/>
              <w:rFonts w:ascii="Calibri" w:eastAsia="宋体" w:hAnsi="Calibri"/>
              <w:color w:val="000000" w:themeColor="text1"/>
            </w:rPr>
          </w:rPrChange>
        </w:rPr>
        <w:commentReference w:id="278"/>
      </w:r>
      <w:r w:rsidR="00AB6716" w:rsidRPr="00B207B1">
        <w:rPr>
          <w:rFonts w:hAnsiTheme="minorEastAsia" w:hint="eastAsia"/>
          <w:color w:val="000000" w:themeColor="text1"/>
          <w:rPrChange w:id="285"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86"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87"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88"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89"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90"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91"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92" w:author="JY0225" w:date="2017-08-24T11:09:00Z">
            <w:rPr>
              <w:rFonts w:ascii="Times New Roman" w:hAnsi="Times New Roman" w:hint="eastAsia"/>
              <w:spacing w:val="10"/>
            </w:rPr>
          </w:rPrChange>
        </w:rPr>
        <w:t>备份</w:t>
      </w:r>
      <w:r w:rsidR="00D76A00" w:rsidRPr="00B207B1">
        <w:rPr>
          <w:rFonts w:hAnsiTheme="minorEastAsia" w:hint="eastAsia"/>
          <w:rPrChange w:id="293"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94" w:author="JY0225" w:date="2017-08-24T11:09:00Z">
            <w:rPr>
              <w:rFonts w:ascii="Times New Roman" w:hAnsi="Times New Roman" w:hint="eastAsia"/>
              <w:spacing w:val="10"/>
            </w:rPr>
          </w:rPrChange>
        </w:rPr>
        <w:t>数据</w:t>
      </w:r>
      <w:r w:rsidR="00D76A00" w:rsidRPr="00B207B1">
        <w:rPr>
          <w:rFonts w:hAnsiTheme="minorEastAsia" w:hint="eastAsia"/>
          <w:rPrChange w:id="295" w:author="JY0225" w:date="2017-08-24T11:09:00Z">
            <w:rPr>
              <w:rFonts w:ascii="Times New Roman" w:hAnsi="Times New Roman" w:hint="eastAsia"/>
              <w:spacing w:val="10"/>
            </w:rPr>
          </w:rPrChange>
        </w:rPr>
        <w:t>泄露、</w:t>
      </w:r>
      <w:r w:rsidR="009C465B" w:rsidRPr="00B207B1">
        <w:rPr>
          <w:rFonts w:hAnsiTheme="minorEastAsia" w:hint="eastAsia"/>
          <w:rPrChange w:id="296"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97" w:author="JY0225" w:date="2017-08-24T11:09:00Z">
            <w:rPr>
              <w:rStyle w:val="affff8"/>
              <w:rFonts w:ascii="Times New Roman" w:hAnsi="Times New Roman"/>
              <w:spacing w:val="10"/>
            </w:rPr>
          </w:rPrChange>
        </w:rPr>
        <w:footnoteReference w:id="1"/>
      </w:r>
      <w:r w:rsidR="009C465B" w:rsidRPr="00B207B1">
        <w:rPr>
          <w:rFonts w:hAnsiTheme="minorEastAsia" w:hint="eastAsia"/>
          <w:rPrChange w:id="298" w:author="JY0225" w:date="2017-08-24T11:09:00Z">
            <w:rPr>
              <w:rFonts w:ascii="Times New Roman" w:hAnsi="Times New Roman" w:hint="eastAsia"/>
              <w:spacing w:val="10"/>
            </w:rPr>
          </w:rPrChange>
        </w:rPr>
        <w:t>，</w:t>
      </w:r>
      <w:r w:rsidR="001D0165" w:rsidRPr="00B207B1">
        <w:rPr>
          <w:rFonts w:hAnsiTheme="minorEastAsia" w:hint="eastAsia"/>
          <w:rPrChange w:id="299" w:author="JY0225" w:date="2017-08-24T11:09:00Z">
            <w:rPr>
              <w:rFonts w:ascii="Times New Roman" w:hAnsi="Times New Roman" w:hint="eastAsia"/>
              <w:spacing w:val="10"/>
            </w:rPr>
          </w:rPrChange>
        </w:rPr>
        <w:t>这可能</w:t>
      </w:r>
      <w:r w:rsidR="0078247A" w:rsidRPr="00B207B1">
        <w:rPr>
          <w:rFonts w:hAnsiTheme="minorEastAsia" w:hint="eastAsia"/>
          <w:rPrChange w:id="300" w:author="JY0225" w:date="2017-08-24T11:09:00Z">
            <w:rPr>
              <w:rFonts w:ascii="Times New Roman" w:hAnsi="Times New Roman" w:hint="eastAsia"/>
              <w:spacing w:val="10"/>
            </w:rPr>
          </w:rPrChange>
        </w:rPr>
        <w:t>对用户</w:t>
      </w:r>
      <w:del w:id="301" w:author="微软用户" w:date="2017-08-27T14:24:00Z">
        <w:r w:rsidR="0078247A" w:rsidRPr="00B207B1" w:rsidDel="00342891">
          <w:rPr>
            <w:rFonts w:hAnsiTheme="minorEastAsia" w:hint="eastAsia"/>
            <w:rPrChange w:id="302" w:author="JY0225" w:date="2017-08-24T11:09:00Z">
              <w:rPr>
                <w:rFonts w:ascii="Times New Roman" w:hAnsi="Times New Roman" w:hint="eastAsia"/>
                <w:spacing w:val="10"/>
              </w:rPr>
            </w:rPrChange>
          </w:rPr>
          <w:delText>产生</w:delText>
        </w:r>
      </w:del>
      <w:ins w:id="303" w:author="微软用户" w:date="2017-08-27T14:24:00Z">
        <w:r w:rsidR="00342891" w:rsidRPr="00B207B1">
          <w:rPr>
            <w:rFonts w:hAnsiTheme="minorEastAsia" w:hint="eastAsia"/>
          </w:rPr>
          <w:t>造成</w:t>
        </w:r>
      </w:ins>
      <w:r w:rsidR="0078247A" w:rsidRPr="00B207B1">
        <w:rPr>
          <w:rFonts w:hAnsiTheme="minorEastAsia" w:hint="eastAsia"/>
          <w:rPrChange w:id="304" w:author="JY0225" w:date="2017-08-24T11:09:00Z">
            <w:rPr>
              <w:rFonts w:ascii="Times New Roman" w:hAnsi="Times New Roman" w:hint="eastAsia"/>
              <w:spacing w:val="10"/>
            </w:rPr>
          </w:rPrChange>
        </w:rPr>
        <w:t>不可逆的</w:t>
      </w:r>
      <w:ins w:id="305" w:author="微软用户" w:date="2017-08-27T14:24:00Z">
        <w:r w:rsidR="00342891" w:rsidRPr="00B207B1">
          <w:rPr>
            <w:rFonts w:hAnsiTheme="minorEastAsia"/>
          </w:rPr>
          <w:t>损失</w:t>
        </w:r>
      </w:ins>
      <w:del w:id="306" w:author="微软用户" w:date="2017-08-27T14:24:00Z">
        <w:r w:rsidR="0078247A" w:rsidRPr="00B207B1" w:rsidDel="00342891">
          <w:rPr>
            <w:rFonts w:hAnsiTheme="minorEastAsia" w:hint="eastAsia"/>
            <w:rPrChange w:id="307" w:author="JY0225" w:date="2017-08-24T11:09:00Z">
              <w:rPr>
                <w:rFonts w:ascii="Times New Roman" w:hAnsi="Times New Roman" w:hint="eastAsia"/>
                <w:spacing w:val="10"/>
              </w:rPr>
            </w:rPrChange>
          </w:rPr>
          <w:delText>后果</w:delText>
        </w:r>
      </w:del>
      <w:r w:rsidR="0078247A" w:rsidRPr="00B207B1">
        <w:rPr>
          <w:rFonts w:hAnsiTheme="minorEastAsia" w:hint="eastAsia"/>
          <w:rPrChange w:id="308" w:author="JY0225" w:date="2017-08-24T11:09:00Z">
            <w:rPr>
              <w:rFonts w:ascii="Times New Roman" w:hAnsi="Times New Roman" w:hint="eastAsia"/>
              <w:spacing w:val="10"/>
            </w:rPr>
          </w:rPrChange>
        </w:rPr>
        <w:t>。</w:t>
      </w:r>
      <w:r w:rsidR="004B257E" w:rsidRPr="00B207B1">
        <w:rPr>
          <w:rFonts w:hAnsiTheme="minorEastAsia" w:hint="eastAsia"/>
          <w:rPrChange w:id="309" w:author="JY0225" w:date="2017-08-24T11:09:00Z">
            <w:rPr>
              <w:rFonts w:ascii="Times New Roman" w:hAnsi="Times New Roman" w:hint="eastAsia"/>
              <w:spacing w:val="10"/>
            </w:rPr>
          </w:rPrChange>
        </w:rPr>
        <w:t>此外，</w:t>
      </w:r>
      <w:commentRangeStart w:id="310"/>
      <w:r w:rsidR="00000F68" w:rsidRPr="00B207B1">
        <w:rPr>
          <w:rFonts w:hAnsiTheme="minorEastAsia" w:hint="eastAsia"/>
          <w:rPrChange w:id="311" w:author="JY0225" w:date="2017-08-24T11:09:00Z">
            <w:rPr>
              <w:rFonts w:ascii="Times New Roman" w:hAnsi="Times New Roman" w:hint="eastAsia"/>
              <w:spacing w:val="10"/>
            </w:rPr>
          </w:rPrChange>
        </w:rPr>
        <w:t>云</w:t>
      </w:r>
      <w:r w:rsidR="00476838" w:rsidRPr="00B207B1">
        <w:rPr>
          <w:rFonts w:hAnsiTheme="minorEastAsia" w:hint="eastAsia"/>
          <w:rPrChange w:id="312" w:author="JY0225" w:date="2017-08-24T11:09:00Z">
            <w:rPr>
              <w:rFonts w:ascii="Times New Roman" w:hAnsi="Times New Roman" w:hint="eastAsia"/>
              <w:spacing w:val="10"/>
            </w:rPr>
          </w:rPrChange>
        </w:rPr>
        <w:t>备份</w:t>
      </w:r>
      <w:r w:rsidR="00000F68" w:rsidRPr="00B207B1">
        <w:rPr>
          <w:rFonts w:hAnsiTheme="minorEastAsia" w:hint="eastAsia"/>
          <w:rPrChange w:id="313" w:author="JY0225" w:date="2017-08-24T11:09:00Z">
            <w:rPr>
              <w:rFonts w:ascii="Times New Roman" w:hAnsi="Times New Roman" w:hint="eastAsia"/>
              <w:spacing w:val="10"/>
            </w:rPr>
          </w:rPrChange>
        </w:rPr>
        <w:t>服务以网络作为基础设施</w:t>
      </w:r>
      <w:commentRangeEnd w:id="310"/>
      <w:r w:rsidR="00054FF4" w:rsidRPr="00B207B1">
        <w:rPr>
          <w:rStyle w:val="af2"/>
          <w:rFonts w:hAnsiTheme="minorEastAsia"/>
          <w:sz w:val="24"/>
          <w:szCs w:val="24"/>
          <w:rPrChange w:id="314" w:author="JY0225" w:date="2017-08-24T11:09:00Z">
            <w:rPr>
              <w:rStyle w:val="af2"/>
              <w:rFonts w:ascii="Calibri" w:eastAsia="宋体" w:hAnsi="Calibri"/>
            </w:rPr>
          </w:rPrChange>
        </w:rPr>
        <w:commentReference w:id="310"/>
      </w:r>
      <w:r w:rsidR="00000F68" w:rsidRPr="00B207B1">
        <w:rPr>
          <w:rFonts w:hAnsiTheme="minorEastAsia" w:hint="eastAsia"/>
          <w:rPrChange w:id="315" w:author="JY0225" w:date="2017-08-24T11:09:00Z">
            <w:rPr>
              <w:rFonts w:ascii="Times New Roman" w:hAnsi="Times New Roman" w:hint="eastAsia"/>
              <w:spacing w:val="10"/>
            </w:rPr>
          </w:rPrChange>
        </w:rPr>
        <w:t>，</w:t>
      </w:r>
      <w:r w:rsidR="000B4434" w:rsidRPr="00B207B1">
        <w:rPr>
          <w:rFonts w:hAnsiTheme="minorEastAsia" w:hint="eastAsia"/>
          <w:rPrChange w:id="316" w:author="JY0225" w:date="2017-08-24T11:09:00Z">
            <w:rPr>
              <w:rFonts w:ascii="Times New Roman" w:hAnsi="Times New Roman" w:hint="eastAsia"/>
              <w:spacing w:val="10"/>
            </w:rPr>
          </w:rPrChange>
        </w:rPr>
        <w:t>而</w:t>
      </w:r>
      <w:r w:rsidR="00000F68" w:rsidRPr="00B207B1">
        <w:rPr>
          <w:rFonts w:hAnsiTheme="minorEastAsia" w:hint="eastAsia"/>
          <w:rPrChange w:id="317" w:author="JY0225" w:date="2017-08-24T11:09:00Z">
            <w:rPr>
              <w:rFonts w:ascii="Times New Roman" w:hAnsi="Times New Roman" w:hint="eastAsia"/>
              <w:spacing w:val="10"/>
            </w:rPr>
          </w:rPrChange>
        </w:rPr>
        <w:t>网络</w:t>
      </w:r>
      <w:r w:rsidR="00B7250C" w:rsidRPr="00B207B1">
        <w:rPr>
          <w:rFonts w:hAnsiTheme="minorEastAsia" w:hint="eastAsia"/>
          <w:rPrChange w:id="318" w:author="JY0225" w:date="2017-08-24T11:09:00Z">
            <w:rPr>
              <w:rFonts w:ascii="Times New Roman" w:hAnsi="Times New Roman" w:hint="eastAsia"/>
              <w:spacing w:val="10"/>
            </w:rPr>
          </w:rPrChange>
        </w:rPr>
        <w:t>又</w:t>
      </w:r>
      <w:r w:rsidR="00000F68" w:rsidRPr="00B207B1">
        <w:rPr>
          <w:rFonts w:hAnsiTheme="minorEastAsia" w:hint="eastAsia"/>
          <w:rPrChange w:id="319"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20" w:author="JY0225" w:date="2017-08-24T11:09:00Z">
            <w:rPr>
              <w:rFonts w:ascii="Times New Roman" w:hAnsi="Times New Roman" w:hint="eastAsia"/>
              <w:spacing w:val="10"/>
            </w:rPr>
          </w:rPrChange>
        </w:rPr>
        <w:t>影响</w:t>
      </w:r>
      <w:r w:rsidR="00000F68" w:rsidRPr="00B207B1">
        <w:rPr>
          <w:rFonts w:hAnsiTheme="minorEastAsia" w:hint="eastAsia"/>
          <w:rPrChange w:id="321"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22" w:author="JY0225" w:date="2017-08-24T11:09:00Z">
            <w:rPr>
              <w:rFonts w:ascii="Times New Roman" w:hAnsi="Times New Roman" w:hint="eastAsia"/>
              <w:spacing w:val="10"/>
            </w:rPr>
          </w:rPrChange>
        </w:rPr>
        <w:t>，尤其对较大</w:t>
      </w:r>
      <w:r w:rsidR="002D1DEC" w:rsidRPr="00B207B1">
        <w:rPr>
          <w:rFonts w:hAnsiTheme="minorEastAsia" w:hint="eastAsia"/>
          <w:rPrChange w:id="323" w:author="JY0225" w:date="2017-08-24T11:09:00Z">
            <w:rPr>
              <w:rFonts w:ascii="Times New Roman" w:hAnsi="Times New Roman" w:hint="eastAsia"/>
              <w:spacing w:val="10"/>
            </w:rPr>
          </w:rPrChange>
        </w:rPr>
        <w:t>的文件</w:t>
      </w:r>
      <w:del w:id="324" w:author="微软用户" w:date="2017-08-27T14:25:00Z">
        <w:r w:rsidR="00D57361" w:rsidRPr="00B207B1" w:rsidDel="008B6966">
          <w:rPr>
            <w:rFonts w:hAnsiTheme="minorEastAsia" w:hint="eastAsia"/>
            <w:rPrChange w:id="325" w:author="JY0225" w:date="2017-08-24T11:09:00Z">
              <w:rPr>
                <w:rFonts w:ascii="Times New Roman" w:hAnsi="Times New Roman" w:hint="eastAsia"/>
                <w:spacing w:val="10"/>
              </w:rPr>
            </w:rPrChange>
          </w:rPr>
          <w:delText>传输</w:delText>
        </w:r>
      </w:del>
      <w:r w:rsidR="00D57361" w:rsidRPr="00B207B1">
        <w:rPr>
          <w:rFonts w:hAnsiTheme="minorEastAsia" w:hint="eastAsia"/>
          <w:rPrChange w:id="326"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27" w:author="JY0225" w:date="2017-08-24T11:09:00Z">
            <w:rPr>
              <w:rFonts w:ascii="Times New Roman" w:hAnsi="Times New Roman" w:hint="eastAsia"/>
              <w:spacing w:val="10"/>
            </w:rPr>
          </w:rPrChange>
        </w:rPr>
        <w:t>。</w:t>
      </w:r>
      <w:r w:rsidR="007E52A6" w:rsidRPr="00B207B1">
        <w:rPr>
          <w:rFonts w:hAnsiTheme="minorEastAsia" w:hint="eastAsia"/>
          <w:rPrChange w:id="328" w:author="JY0225" w:date="2017-08-24T11:09:00Z">
            <w:rPr>
              <w:rFonts w:ascii="Times New Roman" w:hAnsi="Times New Roman" w:hint="eastAsia"/>
              <w:spacing w:val="10"/>
            </w:rPr>
          </w:rPrChange>
        </w:rPr>
        <w:t>同时</w:t>
      </w:r>
      <w:r w:rsidR="003D7736" w:rsidRPr="00B207B1">
        <w:rPr>
          <w:rFonts w:hAnsiTheme="minorEastAsia" w:hint="eastAsia"/>
          <w:rPrChange w:id="329" w:author="JY0225" w:date="2017-08-24T11:09:00Z">
            <w:rPr>
              <w:rFonts w:ascii="Times New Roman" w:hAnsi="Times New Roman" w:hint="eastAsia"/>
              <w:spacing w:val="10"/>
            </w:rPr>
          </w:rPrChange>
        </w:rPr>
        <w:t>，</w:t>
      </w:r>
      <w:commentRangeStart w:id="330"/>
      <w:r w:rsidR="003D7736" w:rsidRPr="00B207B1">
        <w:rPr>
          <w:rFonts w:hAnsiTheme="minorEastAsia" w:hint="eastAsia"/>
          <w:rPrChange w:id="331" w:author="JY0225" w:date="2017-08-24T11:09:00Z">
            <w:rPr>
              <w:rFonts w:ascii="Times New Roman" w:hAnsi="Times New Roman" w:hint="eastAsia"/>
              <w:spacing w:val="10"/>
            </w:rPr>
          </w:rPrChange>
        </w:rPr>
        <w:t>随着云端数据不断地积累</w:t>
      </w:r>
      <w:commentRangeEnd w:id="330"/>
      <w:r w:rsidR="00054FF4" w:rsidRPr="00B207B1">
        <w:rPr>
          <w:rStyle w:val="af2"/>
          <w:rFonts w:hAnsiTheme="minorEastAsia"/>
          <w:sz w:val="24"/>
          <w:szCs w:val="24"/>
          <w:rPrChange w:id="332" w:author="JY0225" w:date="2017-08-24T11:09:00Z">
            <w:rPr>
              <w:rStyle w:val="af2"/>
              <w:rFonts w:ascii="Calibri" w:eastAsia="宋体" w:hAnsi="Calibri"/>
            </w:rPr>
          </w:rPrChange>
        </w:rPr>
        <w:commentReference w:id="330"/>
      </w:r>
      <w:r w:rsidR="003D7736" w:rsidRPr="00B207B1">
        <w:rPr>
          <w:rFonts w:hAnsiTheme="minorEastAsia" w:hint="eastAsia"/>
          <w:rPrChange w:id="333" w:author="JY0225" w:date="2017-08-24T11:09:00Z">
            <w:rPr>
              <w:rFonts w:ascii="Times New Roman" w:hAnsi="Times New Roman" w:hint="eastAsia"/>
              <w:spacing w:val="10"/>
            </w:rPr>
          </w:rPrChange>
        </w:rPr>
        <w:t>，</w:t>
      </w:r>
      <w:r w:rsidR="00B17559" w:rsidRPr="00B207B1">
        <w:rPr>
          <w:rFonts w:hAnsiTheme="minorEastAsia" w:hint="eastAsia"/>
          <w:rPrChange w:id="334" w:author="JY0225" w:date="2017-08-24T11:09:00Z">
            <w:rPr>
              <w:rFonts w:ascii="Times New Roman" w:hAnsi="Times New Roman" w:hint="eastAsia"/>
              <w:spacing w:val="10"/>
            </w:rPr>
          </w:rPrChange>
        </w:rPr>
        <w:t>产生</w:t>
      </w:r>
      <w:r w:rsidR="003D7736" w:rsidRPr="00B207B1">
        <w:rPr>
          <w:rFonts w:hAnsiTheme="minorEastAsia" w:hint="eastAsia"/>
          <w:rPrChange w:id="335" w:author="JY0225" w:date="2017-08-24T11:09:00Z">
            <w:rPr>
              <w:rFonts w:ascii="Times New Roman" w:hAnsi="Times New Roman" w:hint="eastAsia"/>
              <w:spacing w:val="10"/>
            </w:rPr>
          </w:rPrChange>
        </w:rPr>
        <w:t>了大量</w:t>
      </w:r>
      <w:del w:id="336" w:author="微软用户" w:date="2017-08-27T14:27:00Z">
        <w:r w:rsidR="003D7736" w:rsidRPr="00B207B1" w:rsidDel="00413952">
          <w:rPr>
            <w:rFonts w:hAnsiTheme="minorEastAsia" w:hint="eastAsia"/>
            <w:rPrChange w:id="337" w:author="JY0225" w:date="2017-08-24T11:09:00Z">
              <w:rPr>
                <w:rFonts w:ascii="Times New Roman" w:hAnsi="Times New Roman" w:hint="eastAsia"/>
                <w:spacing w:val="10"/>
              </w:rPr>
            </w:rPrChange>
          </w:rPr>
          <w:delText>重复</w:delText>
        </w:r>
      </w:del>
      <w:r w:rsidR="003D7736" w:rsidRPr="00B207B1">
        <w:rPr>
          <w:rFonts w:hAnsiTheme="minorEastAsia" w:hint="eastAsia"/>
          <w:rPrChange w:id="338"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39" w:author="JY0225" w:date="2017-08-24T11:09:00Z">
            <w:rPr>
              <w:rFonts w:ascii="Times New Roman" w:hAnsi="Times New Roman" w:hint="eastAsia"/>
              <w:spacing w:val="10"/>
            </w:rPr>
          </w:rPrChange>
        </w:rPr>
        <w:t>冗余</w:t>
      </w:r>
      <w:r w:rsidR="00375F71" w:rsidRPr="00B207B1">
        <w:rPr>
          <w:rFonts w:hAnsiTheme="minorEastAsia" w:hint="eastAsia"/>
          <w:rPrChange w:id="340" w:author="JY0225" w:date="2017-08-24T11:09:00Z">
            <w:rPr>
              <w:rFonts w:ascii="Times New Roman" w:hAnsi="Times New Roman" w:hint="eastAsia"/>
              <w:spacing w:val="10"/>
            </w:rPr>
          </w:rPrChange>
        </w:rPr>
        <w:t>的</w:t>
      </w:r>
      <w:r w:rsidR="003D7736" w:rsidRPr="00B207B1">
        <w:rPr>
          <w:rFonts w:hAnsiTheme="minorEastAsia" w:hint="eastAsia"/>
          <w:rPrChange w:id="341"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42" w:author="JY0225" w:date="2017-08-24T11:09:00Z">
            <w:rPr>
              <w:rFonts w:ascii="Times New Roman" w:hAnsi="Times New Roman" w:hint="eastAsia"/>
              <w:spacing w:val="10"/>
            </w:rPr>
          </w:rPrChange>
        </w:rPr>
        <w:t>备份</w:t>
      </w:r>
      <w:r w:rsidR="003D7736" w:rsidRPr="00B207B1">
        <w:rPr>
          <w:rFonts w:hAnsiTheme="minorEastAsia" w:hint="eastAsia"/>
          <w:rPrChange w:id="343" w:author="JY0225" w:date="2017-08-24T11:09:00Z">
            <w:rPr>
              <w:rFonts w:ascii="Times New Roman" w:hAnsi="Times New Roman" w:hint="eastAsia"/>
              <w:spacing w:val="10"/>
            </w:rPr>
          </w:rPrChange>
        </w:rPr>
        <w:t>空间，另一方面用户</w:t>
      </w:r>
      <w:r w:rsidR="00476838" w:rsidRPr="00B207B1">
        <w:rPr>
          <w:rFonts w:hAnsiTheme="minorEastAsia" w:hint="eastAsia"/>
          <w:rPrChange w:id="344" w:author="JY0225" w:date="2017-08-24T11:09:00Z">
            <w:rPr>
              <w:rFonts w:ascii="Times New Roman" w:hAnsi="Times New Roman" w:hint="eastAsia"/>
              <w:spacing w:val="10"/>
            </w:rPr>
          </w:rPrChange>
        </w:rPr>
        <w:t>备份</w:t>
      </w:r>
      <w:r w:rsidR="005D3DCB" w:rsidRPr="00B207B1">
        <w:rPr>
          <w:rFonts w:hAnsiTheme="minorEastAsia" w:hint="eastAsia"/>
          <w:rPrChange w:id="345"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46" w:author="JY0225" w:date="2017-08-24T11:09:00Z">
            <w:rPr>
              <w:rFonts w:ascii="Times New Roman" w:hAnsi="Times New Roman" w:hint="eastAsia"/>
              <w:spacing w:val="10"/>
            </w:rPr>
          </w:rPrChange>
        </w:rPr>
        <w:t>如果</w:t>
      </w:r>
      <w:r w:rsidR="001C0987" w:rsidRPr="00B207B1">
        <w:rPr>
          <w:rFonts w:hAnsiTheme="minorEastAsia" w:hint="eastAsia"/>
          <w:rPrChange w:id="347"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48" w:author="JY0225" w:date="2017-08-24T11:09:00Z">
            <w:rPr>
              <w:rFonts w:ascii="Times New Roman" w:hAnsi="Times New Roman" w:hint="eastAsia"/>
              <w:spacing w:val="10"/>
            </w:rPr>
          </w:rPrChange>
        </w:rPr>
        <w:t>。</w:t>
      </w:r>
      <w:r w:rsidR="002C2207" w:rsidRPr="00B207B1">
        <w:rPr>
          <w:rFonts w:hAnsiTheme="minorEastAsia" w:hint="eastAsia"/>
          <w:rPrChange w:id="349" w:author="JY0225" w:date="2017-08-24T11:09:00Z">
            <w:rPr>
              <w:rFonts w:ascii="Times New Roman" w:hAnsi="Times New Roman" w:hint="eastAsia"/>
              <w:spacing w:val="10"/>
            </w:rPr>
          </w:rPrChange>
        </w:rPr>
        <w:t>更进一步，</w:t>
      </w:r>
      <w:r w:rsidR="00F758DA" w:rsidRPr="00B207B1">
        <w:rPr>
          <w:rFonts w:hAnsiTheme="minorEastAsia" w:hint="eastAsia"/>
          <w:rPrChange w:id="350" w:author="JY0225" w:date="2017-08-24T11:09:00Z">
            <w:rPr>
              <w:rFonts w:ascii="Times New Roman" w:hAnsi="Times New Roman" w:hint="eastAsia"/>
              <w:spacing w:val="10"/>
            </w:rPr>
          </w:rPrChange>
        </w:rPr>
        <w:t>介于</w:t>
      </w:r>
      <w:commentRangeStart w:id="351"/>
      <w:r w:rsidR="00CC7526" w:rsidRPr="00B207B1">
        <w:rPr>
          <w:rFonts w:hAnsiTheme="minorEastAsia" w:hint="eastAsia"/>
          <w:rPrChange w:id="352" w:author="JY0225" w:date="2017-08-24T11:09:00Z">
            <w:rPr>
              <w:rFonts w:ascii="Times New Roman" w:hAnsi="Times New Roman" w:hint="eastAsia"/>
              <w:spacing w:val="10"/>
            </w:rPr>
          </w:rPrChange>
        </w:rPr>
        <w:t>移动互联网和智能手机</w:t>
      </w:r>
      <w:commentRangeEnd w:id="351"/>
      <w:r w:rsidR="00F758DA" w:rsidRPr="00B207B1">
        <w:rPr>
          <w:rStyle w:val="af2"/>
          <w:rFonts w:hAnsiTheme="minorEastAsia"/>
          <w:sz w:val="24"/>
          <w:szCs w:val="24"/>
          <w:rPrChange w:id="353" w:author="JY0225" w:date="2017-08-24T11:09:00Z">
            <w:rPr>
              <w:rStyle w:val="af2"/>
              <w:rFonts w:ascii="Calibri" w:eastAsia="宋体" w:hAnsi="Calibri"/>
            </w:rPr>
          </w:rPrChange>
        </w:rPr>
        <w:commentReference w:id="351"/>
      </w:r>
      <w:r w:rsidR="00CC7526" w:rsidRPr="00B207B1">
        <w:rPr>
          <w:rFonts w:hAnsiTheme="minorEastAsia" w:hint="eastAsia"/>
          <w:rPrChange w:id="354"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55" w:author="JY0225" w:date="2017-08-24T11:09:00Z">
            <w:rPr>
              <w:rStyle w:val="affff8"/>
              <w:rFonts w:ascii="Times New Roman" w:hAnsi="Times New Roman"/>
              <w:spacing w:val="10"/>
            </w:rPr>
          </w:rPrChange>
        </w:rPr>
        <w:footnoteReference w:id="2"/>
      </w:r>
      <w:r w:rsidR="00CC7526" w:rsidRPr="00B207B1">
        <w:rPr>
          <w:rFonts w:hAnsiTheme="minorEastAsia" w:hint="eastAsia"/>
          <w:rPrChange w:id="356" w:author="JY0225" w:date="2017-08-24T11:09:00Z">
            <w:rPr>
              <w:rFonts w:ascii="Times New Roman" w:hAnsi="Times New Roman" w:hint="eastAsia"/>
              <w:spacing w:val="10"/>
            </w:rPr>
          </w:rPrChange>
        </w:rPr>
        <w:t>，</w:t>
      </w:r>
      <w:r w:rsidR="00824067" w:rsidRPr="00B207B1">
        <w:rPr>
          <w:rFonts w:hAnsiTheme="minorEastAsia" w:hint="eastAsia"/>
          <w:rPrChange w:id="357"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58" w:author="JY0225" w:date="2017-08-24T11:09:00Z">
            <w:rPr>
              <w:rFonts w:ascii="Times New Roman" w:hAnsi="Times New Roman" w:hint="eastAsia"/>
              <w:spacing w:val="10"/>
            </w:rPr>
          </w:rPrChange>
        </w:rPr>
        <w:t>逐渐趋向于</w:t>
      </w:r>
      <w:r w:rsidR="002E10AB" w:rsidRPr="00B207B1">
        <w:rPr>
          <w:rFonts w:hAnsiTheme="minorEastAsia" w:hint="eastAsia"/>
          <w:rPrChange w:id="359" w:author="JY0225" w:date="2017-08-24T11:09:00Z">
            <w:rPr>
              <w:rFonts w:ascii="Times New Roman" w:hAnsi="Times New Roman" w:hint="eastAsia"/>
              <w:spacing w:val="10"/>
            </w:rPr>
          </w:rPrChange>
        </w:rPr>
        <w:t>平台</w:t>
      </w:r>
      <w:r w:rsidR="006C44FB" w:rsidRPr="00B207B1">
        <w:rPr>
          <w:rFonts w:hAnsiTheme="minorEastAsia" w:hint="eastAsia"/>
          <w:rPrChange w:id="360" w:author="JY0225" w:date="2017-08-24T11:09:00Z">
            <w:rPr>
              <w:rFonts w:ascii="Times New Roman" w:hAnsi="Times New Roman" w:hint="eastAsia"/>
              <w:spacing w:val="10"/>
            </w:rPr>
          </w:rPrChange>
        </w:rPr>
        <w:t>化，</w:t>
      </w:r>
      <w:r w:rsidR="00197B19" w:rsidRPr="00B207B1">
        <w:rPr>
          <w:rFonts w:hAnsiTheme="minorEastAsia" w:hint="eastAsia"/>
          <w:rPrChange w:id="361" w:author="JY0225" w:date="2017-08-24T11:09:00Z">
            <w:rPr>
              <w:rFonts w:ascii="Times New Roman" w:hAnsi="Times New Roman" w:hint="eastAsia"/>
              <w:spacing w:val="10"/>
            </w:rPr>
          </w:rPrChange>
        </w:rPr>
        <w:t>针对单一应用</w:t>
      </w:r>
      <w:r w:rsidR="00390640" w:rsidRPr="00B207B1">
        <w:rPr>
          <w:rFonts w:hAnsiTheme="minorEastAsia" w:hint="eastAsia"/>
          <w:rPrChange w:id="362" w:author="JY0225" w:date="2017-08-24T11:09:00Z">
            <w:rPr>
              <w:rFonts w:ascii="Times New Roman" w:hAnsi="Times New Roman" w:hint="eastAsia"/>
              <w:spacing w:val="10"/>
            </w:rPr>
          </w:rPrChange>
        </w:rPr>
        <w:t>的云</w:t>
      </w:r>
      <w:r w:rsidR="00476838" w:rsidRPr="00B207B1">
        <w:rPr>
          <w:rFonts w:hAnsiTheme="minorEastAsia" w:hint="eastAsia"/>
          <w:rPrChange w:id="363" w:author="JY0225" w:date="2017-08-24T11:09:00Z">
            <w:rPr>
              <w:rFonts w:ascii="Times New Roman" w:hAnsi="Times New Roman" w:hint="eastAsia"/>
              <w:spacing w:val="10"/>
            </w:rPr>
          </w:rPrChange>
        </w:rPr>
        <w:t>备份</w:t>
      </w:r>
      <w:r w:rsidR="00390640" w:rsidRPr="00B207B1">
        <w:rPr>
          <w:rFonts w:hAnsiTheme="minorEastAsia" w:hint="eastAsia"/>
          <w:rPrChange w:id="364" w:author="JY0225" w:date="2017-08-24T11:09:00Z">
            <w:rPr>
              <w:rFonts w:ascii="Times New Roman" w:hAnsi="Times New Roman" w:hint="eastAsia"/>
              <w:spacing w:val="10"/>
            </w:rPr>
          </w:rPrChange>
        </w:rPr>
        <w:t>服务</w:t>
      </w:r>
      <w:r w:rsidR="002E10AB" w:rsidRPr="00B207B1">
        <w:rPr>
          <w:rFonts w:hAnsiTheme="minorEastAsia" w:hint="eastAsia"/>
          <w:rPrChange w:id="365" w:author="JY0225" w:date="2017-08-24T11:09:00Z">
            <w:rPr>
              <w:rFonts w:ascii="Times New Roman" w:hAnsi="Times New Roman" w:hint="eastAsia"/>
              <w:spacing w:val="10"/>
            </w:rPr>
          </w:rPrChange>
        </w:rPr>
        <w:t>已不适应当前</w:t>
      </w:r>
      <w:r w:rsidR="00D07C25" w:rsidRPr="00B207B1">
        <w:rPr>
          <w:rFonts w:hAnsiTheme="minorEastAsia" w:hint="eastAsia"/>
          <w:rPrChange w:id="366" w:author="JY0225" w:date="2017-08-24T11:09:00Z">
            <w:rPr>
              <w:rFonts w:ascii="Times New Roman" w:hAnsi="Times New Roman" w:hint="eastAsia"/>
              <w:spacing w:val="10"/>
            </w:rPr>
          </w:rPrChange>
        </w:rPr>
        <w:t>平台</w:t>
      </w:r>
      <w:r w:rsidR="002E10AB" w:rsidRPr="00B207B1">
        <w:rPr>
          <w:rFonts w:hAnsiTheme="minorEastAsia" w:hint="eastAsia"/>
          <w:rPrChange w:id="367" w:author="JY0225" w:date="2017-08-24T11:09:00Z">
            <w:rPr>
              <w:rFonts w:ascii="Times New Roman" w:hAnsi="Times New Roman" w:hint="eastAsia"/>
              <w:spacing w:val="10"/>
            </w:rPr>
          </w:rPrChange>
        </w:rPr>
        <w:t>多元化的格局</w:t>
      </w:r>
      <w:r w:rsidR="00390640" w:rsidRPr="00B207B1">
        <w:rPr>
          <w:rFonts w:hAnsiTheme="minorEastAsia" w:hint="eastAsia"/>
          <w:rPrChange w:id="368" w:author="JY0225" w:date="2017-08-24T11:09:00Z">
            <w:rPr>
              <w:rFonts w:ascii="Times New Roman" w:hAnsi="Times New Roman" w:hint="eastAsia"/>
              <w:spacing w:val="10"/>
            </w:rPr>
          </w:rPrChange>
        </w:rPr>
        <w:t>，</w:t>
      </w:r>
      <w:r w:rsidR="006608A5" w:rsidRPr="00B207B1">
        <w:rPr>
          <w:rFonts w:hAnsiTheme="minorEastAsia" w:hint="eastAsia"/>
          <w:rPrChange w:id="369"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70" w:author="JY0225" w:date="2017-08-24T11:09:00Z">
            <w:rPr>
              <w:rFonts w:ascii="Times New Roman" w:hAnsi="Times New Roman" w:hint="eastAsia"/>
              <w:spacing w:val="10"/>
            </w:rPr>
          </w:rPrChange>
        </w:rPr>
        <w:t>成为</w:t>
      </w:r>
      <w:r w:rsidR="00142332" w:rsidRPr="00B207B1">
        <w:rPr>
          <w:rFonts w:hAnsiTheme="minorEastAsia" w:hint="eastAsia"/>
          <w:rPrChange w:id="371" w:author="JY0225" w:date="2017-08-24T11:09:00Z">
            <w:rPr>
              <w:rFonts w:ascii="Times New Roman" w:hAnsi="Times New Roman" w:hint="eastAsia"/>
              <w:spacing w:val="10"/>
            </w:rPr>
          </w:rPrChange>
        </w:rPr>
        <w:t>了</w:t>
      </w:r>
      <w:r w:rsidR="00CC7526" w:rsidRPr="00B207B1">
        <w:rPr>
          <w:rFonts w:hAnsiTheme="minorEastAsia" w:hint="eastAsia"/>
          <w:rPrChange w:id="372" w:author="JY0225" w:date="2017-08-24T11:09:00Z">
            <w:rPr>
              <w:rFonts w:ascii="Times New Roman" w:hAnsi="Times New Roman" w:hint="eastAsia"/>
              <w:spacing w:val="10"/>
            </w:rPr>
          </w:rPrChange>
        </w:rPr>
        <w:t>云</w:t>
      </w:r>
      <w:r w:rsidR="00476838" w:rsidRPr="00B207B1">
        <w:rPr>
          <w:rFonts w:hAnsiTheme="minorEastAsia" w:hint="eastAsia"/>
          <w:rPrChange w:id="373" w:author="JY0225" w:date="2017-08-24T11:09:00Z">
            <w:rPr>
              <w:rFonts w:ascii="Times New Roman" w:hAnsi="Times New Roman" w:hint="eastAsia"/>
              <w:spacing w:val="10"/>
            </w:rPr>
          </w:rPrChange>
        </w:rPr>
        <w:t>备份</w:t>
      </w:r>
      <w:ins w:id="374" w:author="微软用户" w:date="2017-08-27T14:25:00Z">
        <w:r w:rsidR="00723E1A" w:rsidRPr="00B207B1">
          <w:rPr>
            <w:rFonts w:hAnsiTheme="minorEastAsia" w:hint="eastAsia"/>
          </w:rPr>
          <w:t>服务</w:t>
        </w:r>
      </w:ins>
      <w:r w:rsidR="00CC7526" w:rsidRPr="00B207B1">
        <w:rPr>
          <w:rFonts w:hAnsiTheme="minorEastAsia" w:hint="eastAsia"/>
          <w:rPrChange w:id="375" w:author="JY0225" w:date="2017-08-24T11:09:00Z">
            <w:rPr>
              <w:rFonts w:ascii="Times New Roman" w:hAnsi="Times New Roman" w:hint="eastAsia"/>
              <w:spacing w:val="10"/>
            </w:rPr>
          </w:rPrChange>
        </w:rPr>
        <w:t>行业的共识</w:t>
      </w:r>
      <w:r w:rsidR="0077381A" w:rsidRPr="00B207B1">
        <w:rPr>
          <w:rFonts w:hAnsiTheme="minorEastAsia" w:hint="eastAsia"/>
          <w:rPrChange w:id="376" w:author="JY0225" w:date="2017-08-24T11:09:00Z">
            <w:rPr>
              <w:rFonts w:ascii="Times New Roman" w:hAnsi="Times New Roman" w:hint="eastAsia"/>
              <w:spacing w:val="10"/>
            </w:rPr>
          </w:rPrChange>
        </w:rPr>
        <w:t>。</w:t>
      </w:r>
      <w:r w:rsidR="00390640" w:rsidRPr="00B207B1">
        <w:rPr>
          <w:rFonts w:hAnsiTheme="minorEastAsia"/>
          <w:rPrChange w:id="377"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7B3E904D" w:rsidR="00162E61" w:rsidRPr="00B207B1" w:rsidRDefault="00162E61" w:rsidP="008D0118">
      <w:pPr>
        <w:spacing w:line="400" w:lineRule="exact"/>
        <w:ind w:firstLine="420"/>
        <w:rPr>
          <w:rFonts w:hAnsiTheme="minorEastAsia"/>
        </w:rPr>
      </w:pPr>
      <w:r w:rsidRPr="00B207B1">
        <w:rPr>
          <w:rFonts w:hAnsiTheme="minorEastAsia" w:hint="eastAsia"/>
          <w:rPrChange w:id="378" w:author="JY0225" w:date="2017-08-24T11:09:00Z">
            <w:rPr>
              <w:rFonts w:ascii="Times New Roman" w:hAnsi="Times New Roman" w:hint="eastAsia"/>
              <w:spacing w:val="10"/>
            </w:rPr>
          </w:rPrChange>
        </w:rPr>
        <w:t>目前，国内外成熟的云备份服务供应商为应对这一系列新的挑战，纷纷推出了新的技术或</w:t>
      </w:r>
      <w:del w:id="379" w:author="微软用户" w:date="2017-08-27T14:34:00Z">
        <w:r w:rsidRPr="00B207B1" w:rsidDel="00775BF5">
          <w:rPr>
            <w:rFonts w:hAnsiTheme="minorEastAsia" w:hint="eastAsia"/>
            <w:rPrChange w:id="380" w:author="JY0225" w:date="2017-08-24T11:09:00Z">
              <w:rPr>
                <w:rFonts w:ascii="Times New Roman" w:hAnsi="Times New Roman" w:hint="eastAsia"/>
                <w:spacing w:val="10"/>
              </w:rPr>
            </w:rPrChange>
          </w:rPr>
          <w:delText>是</w:delText>
        </w:r>
      </w:del>
      <w:r w:rsidRPr="00B207B1">
        <w:rPr>
          <w:rFonts w:hAnsiTheme="minorEastAsia" w:hint="eastAsia"/>
          <w:rPrChange w:id="381"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Pr="00B207B1">
        <w:rPr>
          <w:rFonts w:hAnsiTheme="minorEastAsia" w:hint="eastAsia"/>
          <w:rPrChange w:id="382" w:author="JY0225" w:date="2017-08-24T11:09:00Z">
            <w:rPr>
              <w:rFonts w:ascii="Times New Roman" w:hAnsi="Times New Roman" w:hint="eastAsia"/>
              <w:spacing w:val="10"/>
            </w:rPr>
          </w:rPrChange>
        </w:rPr>
        <w:t>，以最大化程度的满足用户需求。</w:t>
      </w:r>
      <w:r w:rsidRPr="00B207B1">
        <w:rPr>
          <w:rFonts w:hAnsiTheme="minorEastAsia" w:hint="eastAsia"/>
        </w:rPr>
        <w:t>如表1.1，</w:t>
      </w:r>
      <w:r w:rsidRPr="00B207B1">
        <w:rPr>
          <w:rFonts w:hAnsiTheme="minorEastAsia" w:hint="eastAsia"/>
          <w:rPrChange w:id="383" w:author="JY0225" w:date="2017-08-24T11:09:00Z">
            <w:rPr>
              <w:rFonts w:ascii="Times New Roman" w:hAnsi="Times New Roman" w:hint="eastAsia"/>
              <w:spacing w:val="10"/>
            </w:rPr>
          </w:rPrChange>
        </w:rPr>
        <w:lastRenderedPageBreak/>
        <w:t>本文选取了四个国内外较为知名的云备份服务供应商进行了调研，国内的百度网盘、</w:t>
      </w:r>
      <w:r w:rsidRPr="00B207B1">
        <w:rPr>
          <w:rFonts w:hAnsiTheme="minorEastAsia"/>
          <w:rPrChange w:id="384" w:author="JY0225" w:date="2017-08-24T11:09:00Z">
            <w:rPr>
              <w:rFonts w:ascii="Times New Roman" w:hAnsi="Times New Roman"/>
              <w:spacing w:val="10"/>
            </w:rPr>
          </w:rPrChange>
        </w:rPr>
        <w:t>360</w:t>
      </w:r>
      <w:r w:rsidRPr="00B207B1">
        <w:rPr>
          <w:rFonts w:hAnsiTheme="minorEastAsia" w:hint="eastAsia"/>
          <w:rPrChange w:id="385" w:author="JY0225" w:date="2017-08-24T11:09:00Z">
            <w:rPr>
              <w:rFonts w:ascii="Times New Roman" w:hAnsi="Times New Roman" w:hint="eastAsia"/>
              <w:spacing w:val="10"/>
            </w:rPr>
          </w:rPrChange>
        </w:rPr>
        <w:t>云盘</w:t>
      </w:r>
      <w:del w:id="386" w:author="微软用户" w:date="2017-08-27T14:35:00Z">
        <w:r w:rsidRPr="00B207B1" w:rsidDel="000C519F">
          <w:rPr>
            <w:rFonts w:hAnsiTheme="minorEastAsia"/>
            <w:color w:val="000000" w:themeColor="text1"/>
            <w:vertAlign w:val="superscript"/>
            <w:rPrChange w:id="387"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88"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89"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90" w:author="JY0225" w:date="2017-08-24T11:09:00Z">
              <w:rPr>
                <w:color w:val="000000" w:themeColor="text1"/>
                <w:vertAlign w:val="superscript"/>
              </w:rPr>
            </w:rPrChange>
          </w:rPr>
          <w:fldChar w:fldCharType="separate"/>
        </w:r>
      </w:del>
      <w:del w:id="391" w:author="微软用户" w:date="2017-08-24T22:18:00Z">
        <w:r w:rsidRPr="00B207B1" w:rsidDel="00C56CDB">
          <w:rPr>
            <w:rFonts w:hAnsiTheme="minorEastAsia"/>
            <w:color w:val="000000" w:themeColor="text1"/>
            <w:vertAlign w:val="superscript"/>
            <w:rPrChange w:id="392" w:author="JY0225" w:date="2017-08-24T11:09:00Z">
              <w:rPr>
                <w:color w:val="000000" w:themeColor="text1"/>
                <w:vertAlign w:val="superscript"/>
              </w:rPr>
            </w:rPrChange>
          </w:rPr>
          <w:delText>[9]</w:delText>
        </w:r>
      </w:del>
      <w:del w:id="393" w:author="微软用户" w:date="2017-08-27T14:35:00Z">
        <w:r w:rsidRPr="00B207B1" w:rsidDel="000C519F">
          <w:rPr>
            <w:rFonts w:hAnsiTheme="minorEastAsia"/>
            <w:color w:val="000000" w:themeColor="text1"/>
            <w:vertAlign w:val="superscript"/>
            <w:rPrChange w:id="394" w:author="JY0225" w:date="2017-08-24T11:09:00Z">
              <w:rPr>
                <w:color w:val="000000" w:themeColor="text1"/>
                <w:vertAlign w:val="superscript"/>
              </w:rPr>
            </w:rPrChange>
          </w:rPr>
          <w:fldChar w:fldCharType="end"/>
        </w:r>
      </w:del>
      <w:r w:rsidRPr="00B207B1">
        <w:rPr>
          <w:rFonts w:hAnsiTheme="minorEastAsia" w:hint="eastAsia"/>
          <w:rPrChange w:id="395" w:author="JY0225" w:date="2017-08-24T11:09:00Z">
            <w:rPr>
              <w:rFonts w:ascii="Times New Roman" w:hAnsi="Times New Roman" w:hint="eastAsia"/>
              <w:spacing w:val="10"/>
            </w:rPr>
          </w:rPrChange>
        </w:rPr>
        <w:t>，国外的</w:t>
      </w:r>
      <w:r w:rsidRPr="00B207B1">
        <w:rPr>
          <w:rFonts w:hAnsiTheme="minorEastAsia"/>
          <w:rPrChange w:id="396" w:author="JY0225" w:date="2017-08-24T11:09:00Z">
            <w:rPr>
              <w:rFonts w:ascii="Times New Roman" w:hAnsi="Times New Roman"/>
              <w:spacing w:val="10"/>
            </w:rPr>
          </w:rPrChange>
        </w:rPr>
        <w:t>Google Drive</w:t>
      </w:r>
      <w:r w:rsidRPr="00B207B1">
        <w:rPr>
          <w:rFonts w:hAnsiTheme="minorEastAsia" w:hint="eastAsia"/>
          <w:rPrChange w:id="397" w:author="JY0225" w:date="2017-08-24T11:09:00Z">
            <w:rPr>
              <w:rFonts w:ascii="Times New Roman" w:hAnsi="Times New Roman" w:hint="eastAsia"/>
              <w:spacing w:val="10"/>
            </w:rPr>
          </w:rPrChange>
        </w:rPr>
        <w:t>、</w:t>
      </w:r>
      <w:r w:rsidRPr="00B207B1">
        <w:rPr>
          <w:rFonts w:hAnsiTheme="minorEastAsia"/>
          <w:rPrChange w:id="398" w:author="JY0225" w:date="2017-08-24T11:09:00Z">
            <w:rPr>
              <w:rFonts w:ascii="Times New Roman" w:hAnsi="Times New Roman"/>
              <w:spacing w:val="10"/>
            </w:rPr>
          </w:rPrChange>
        </w:rPr>
        <w:t>Dropbox</w:t>
      </w:r>
      <w:ins w:id="399" w:author="微软用户" w:date="2017-08-27T14:35:00Z">
        <w:r w:rsidRPr="00B207B1">
          <w:rPr>
            <w:rFonts w:hAnsiTheme="minorEastAsia"/>
            <w:color w:val="000000" w:themeColor="text1"/>
            <w:vertAlign w:val="superscript"/>
          </w:rPr>
          <w:fldChar w:fldCharType="begin"/>
        </w:r>
        <w:r w:rsidRPr="00B207B1">
          <w:rPr>
            <w:rFonts w:hAnsiTheme="minorEastAsia"/>
            <w:color w:val="000000" w:themeColor="text1"/>
            <w:vertAlign w:val="superscript"/>
          </w:rPr>
          <w:instrText xml:space="preserve"> REF _Ref490467202 \r \h  \* MERGEFORMAT </w:instrText>
        </w:r>
      </w:ins>
      <w:r w:rsidRPr="00B207B1">
        <w:rPr>
          <w:rFonts w:hAnsiTheme="minorEastAsia"/>
          <w:color w:val="000000" w:themeColor="text1"/>
          <w:vertAlign w:val="superscript"/>
        </w:rPr>
      </w:r>
      <w:ins w:id="400" w:author="微软用户" w:date="2017-08-27T14:35:00Z">
        <w:r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[9]</w:t>
      </w:r>
      <w:ins w:id="401" w:author="微软用户" w:date="2017-08-27T14:35:00Z">
        <w:r w:rsidRPr="00B207B1">
          <w:rPr>
            <w:rFonts w:hAnsiTheme="minorEastAsia"/>
            <w:color w:val="000000" w:themeColor="text1"/>
            <w:vertAlign w:val="superscript"/>
          </w:rPr>
          <w:fldChar w:fldCharType="end"/>
        </w:r>
      </w:ins>
      <w:r w:rsidRPr="00B207B1">
        <w:rPr>
          <w:rFonts w:hAnsiTheme="minorEastAsia" w:hint="eastAsia"/>
          <w:rPrChange w:id="402" w:author="JY0225" w:date="2017-08-24T11:09:00Z">
            <w:rPr>
              <w:rFonts w:ascii="Times New Roman" w:hAnsi="Times New Roman" w:hint="eastAsia"/>
              <w:spacing w:val="10"/>
            </w:rPr>
          </w:rPrChange>
        </w:rPr>
        <w:t>，分别对他们的技术特性进行了全面的分析。</w:t>
      </w:r>
    </w:p>
    <w:p w14:paraId="7A0EF2F1" w14:textId="22B17182" w:rsidR="004E0D96" w:rsidRPr="00B207B1" w:rsidRDefault="008E04DD" w:rsidP="007527DE">
      <w:pPr>
        <w:spacing w:line="400" w:lineRule="exact"/>
        <w:ind w:firstLine="420"/>
        <w:rPr>
          <w:rFonts w:hAnsiTheme="minorEastAsia"/>
          <w:color w:val="000000" w:themeColor="text1"/>
          <w:rPrChange w:id="40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保证云端数据的安全性是云备份服务的基本要求，对</w:t>
      </w:r>
      <w:commentRangeStart w:id="405"/>
      <w:r w:rsidR="00BF1EC2" w:rsidRPr="00B207B1">
        <w:rPr>
          <w:rFonts w:hAnsiTheme="minorEastAsia" w:hint="eastAsia"/>
          <w:color w:val="000000" w:themeColor="text1"/>
          <w:rPrChange w:id="406"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加密</w:t>
      </w:r>
      <w:commentRangeEnd w:id="405"/>
      <w:r w:rsidR="000879DD" w:rsidRPr="00B207B1">
        <w:rPr>
          <w:rStyle w:val="af2"/>
          <w:rFonts w:hAnsiTheme="minorEastAsia"/>
          <w:color w:val="000000" w:themeColor="text1"/>
          <w:sz w:val="24"/>
          <w:szCs w:val="24"/>
          <w:rPrChange w:id="409" w:author="JY0225" w:date="2017-08-24T11:10:00Z">
            <w:rPr>
              <w:rStyle w:val="af2"/>
              <w:rFonts w:ascii="Calibri" w:eastAsia="宋体" w:hAnsi="Calibri"/>
              <w:color w:val="000000" w:themeColor="text1"/>
            </w:rPr>
          </w:rPrChange>
        </w:rPr>
        <w:commentReference w:id="405"/>
      </w:r>
      <w:r w:rsidR="00BF1EC2"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都</w:t>
      </w:r>
      <w:del w:id="424" w:author="微软用户" w:date="2017-08-27T14:36:00Z">
        <w:r w:rsidR="00565B9D" w:rsidRPr="00B207B1" w:rsidDel="001F21B5">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及</w:t>
      </w:r>
      <w:ins w:id="430" w:author="微软用户" w:date="2017-08-27T14:36:00Z">
        <w:r w:rsidR="00476F73" w:rsidRPr="00B207B1">
          <w:rPr>
            <w:rFonts w:hAnsiTheme="minorEastAsia"/>
            <w:color w:val="000000" w:themeColor="text1"/>
          </w:rPr>
          <w:t>存储</w:t>
        </w:r>
      </w:ins>
      <w:del w:id="431" w:author="微软用户" w:date="2017-08-27T14:36:00Z">
        <w:r w:rsidR="00476838" w:rsidRPr="00B207B1" w:rsidDel="00476F73">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37"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39"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41"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43"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45"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0"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52"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5" w:author="JY0225" w:date="2017-08-24T11:10:00Z">
            <w:rPr>
              <w:rFonts w:ascii="Times New Roman" w:hAnsi="Times New Roman"/>
              <w:color w:val="000000" w:themeColor="text1"/>
              <w:spacing w:val="10"/>
            </w:rPr>
          </w:rPrChange>
        </w:rPr>
        <w:t>SSL/TLS</w:t>
      </w:r>
      <w:r w:rsidR="00D97E3C" w:rsidRPr="00B207B1">
        <w:rPr>
          <w:rFonts w:hAnsiTheme="minorEastAsia"/>
          <w:color w:val="000000" w:themeColor="text1"/>
          <w:vertAlign w:val="superscript"/>
          <w:rPrChange w:id="456" w:author="JY0225" w:date="2017-08-24T11:10:00Z">
            <w:rPr>
              <w:color w:val="000000" w:themeColor="text1"/>
              <w:vertAlign w:val="superscript"/>
            </w:rPr>
          </w:rPrChange>
        </w:rPr>
        <w:fldChar w:fldCharType="begin"/>
      </w:r>
      <w:r w:rsidR="00D97E3C" w:rsidRPr="00B207B1">
        <w:rPr>
          <w:rFonts w:hAnsiTheme="minorEastAsia"/>
          <w:color w:val="000000" w:themeColor="text1"/>
          <w:vertAlign w:val="superscript"/>
          <w:rPrChange w:id="457" w:author="JY0225" w:date="2017-08-24T11:10:00Z">
            <w:rPr>
              <w:color w:val="000000" w:themeColor="text1"/>
              <w:vertAlign w:val="superscript"/>
            </w:rPr>
          </w:rPrChange>
        </w:rPr>
        <w:instrText xml:space="preserve"> REF _Ref489792117 \r \h </w:instrText>
      </w:r>
      <w:r w:rsidR="0034779C" w:rsidRPr="00B207B1">
        <w:rPr>
          <w:rFonts w:hAnsiTheme="minorEastAsia"/>
          <w:color w:val="000000" w:themeColor="text1"/>
          <w:vertAlign w:val="superscript"/>
          <w:rPrChange w:id="458" w:author="JY0225" w:date="2017-08-24T11:10:00Z">
            <w:rPr>
              <w:color w:val="000000" w:themeColor="text1"/>
              <w:vertAlign w:val="superscript"/>
            </w:rPr>
          </w:rPrChange>
        </w:rPr>
        <w:instrText xml:space="preserve"> \* MERGEFORMAT </w:instrText>
      </w:r>
      <w:r w:rsidR="00D97E3C" w:rsidRPr="00B207B1">
        <w:rPr>
          <w:rFonts w:hAnsiTheme="minorEastAsia"/>
          <w:color w:val="000000" w:themeColor="text1"/>
          <w:vertAlign w:val="superscript"/>
          <w:rPrChange w:id="459" w:author="JY0225" w:date="2017-08-24T11:10:00Z">
            <w:rPr>
              <w:rFonts w:hAnsiTheme="minorEastAsia"/>
              <w:color w:val="000000" w:themeColor="text1"/>
              <w:vertAlign w:val="superscript"/>
            </w:rPr>
          </w:rPrChange>
        </w:rPr>
      </w:r>
      <w:r w:rsidR="00D97E3C" w:rsidRPr="00B207B1">
        <w:rPr>
          <w:rFonts w:hAnsiTheme="minorEastAsia"/>
          <w:color w:val="000000" w:themeColor="text1"/>
          <w:vertAlign w:val="superscript"/>
          <w:rPrChange w:id="460"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[10]</w:t>
      </w:r>
      <w:r w:rsidR="00D97E3C" w:rsidRPr="00B207B1">
        <w:rPr>
          <w:rFonts w:hAnsiTheme="minorEastAsia"/>
          <w:color w:val="000000" w:themeColor="text1"/>
          <w:vertAlign w:val="superscript"/>
          <w:rPrChange w:id="461" w:author="JY0225" w:date="2017-08-24T11:10:00Z">
            <w:rPr>
              <w:color w:val="000000" w:themeColor="text1"/>
              <w:vertAlign w:val="superscript"/>
            </w:rPr>
          </w:rPrChange>
        </w:rPr>
        <w:fldChar w:fldCharType="end"/>
      </w:r>
      <w:r w:rsidR="00A21FA0"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67"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77"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79"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，它们选择了对上传至云端</w:t>
      </w:r>
      <w:ins w:id="481"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83"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85"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87"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加密</w:t>
      </w:r>
      <w:r w:rsidR="000631B8" w:rsidRPr="00B207B1">
        <w:rPr>
          <w:rFonts w:hAnsiTheme="minorEastAsia"/>
          <w:color w:val="000000" w:themeColor="text1"/>
          <w:vertAlign w:val="superscript"/>
          <w:rPrChange w:id="489" w:author="JY0225" w:date="2017-08-24T11:10:00Z">
            <w:rPr>
              <w:color w:val="000000" w:themeColor="text1"/>
              <w:vertAlign w:val="superscript"/>
            </w:rPr>
          </w:rPrChange>
        </w:rPr>
        <w:fldChar w:fldCharType="begin"/>
      </w:r>
      <w:r w:rsidR="000631B8" w:rsidRPr="00B207B1">
        <w:rPr>
          <w:rFonts w:hAnsiTheme="minorEastAsia"/>
          <w:color w:val="000000" w:themeColor="text1"/>
          <w:vertAlign w:val="superscript"/>
          <w:rPrChange w:id="490" w:author="JY0225" w:date="2017-08-24T11:10:00Z">
            <w:rPr>
              <w:color w:val="000000" w:themeColor="text1"/>
              <w:vertAlign w:val="superscript"/>
            </w:rPr>
          </w:rPrChange>
        </w:rPr>
        <w:instrText xml:space="preserve"> REF _Ref489792943 \r \h </w:instrText>
      </w:r>
      <w:r w:rsidR="0034779C" w:rsidRPr="00B207B1">
        <w:rPr>
          <w:rFonts w:hAnsiTheme="minorEastAsia"/>
          <w:color w:val="000000" w:themeColor="text1"/>
          <w:vertAlign w:val="superscript"/>
          <w:rPrChange w:id="491" w:author="JY0225" w:date="2017-08-24T11:10:00Z">
            <w:rPr>
              <w:color w:val="000000" w:themeColor="text1"/>
              <w:vertAlign w:val="superscript"/>
            </w:rPr>
          </w:rPrChange>
        </w:rPr>
        <w:instrText xml:space="preserve"> \* MERGEFORMAT </w:instrText>
      </w:r>
      <w:r w:rsidR="000631B8" w:rsidRPr="00B207B1">
        <w:rPr>
          <w:rFonts w:hAnsiTheme="minorEastAsia"/>
          <w:color w:val="000000" w:themeColor="text1"/>
          <w:vertAlign w:val="superscript"/>
          <w:rPrChange w:id="492" w:author="JY0225" w:date="2017-08-24T11:10:00Z">
            <w:rPr>
              <w:rFonts w:hAnsiTheme="minorEastAsia"/>
              <w:color w:val="000000" w:themeColor="text1"/>
              <w:vertAlign w:val="superscript"/>
            </w:rPr>
          </w:rPrChange>
        </w:rPr>
      </w:r>
      <w:r w:rsidR="000631B8" w:rsidRPr="00B207B1">
        <w:rPr>
          <w:rFonts w:hAnsiTheme="minorEastAsia"/>
          <w:color w:val="000000" w:themeColor="text1"/>
          <w:vertAlign w:val="superscript"/>
          <w:rPrChange w:id="493"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[11]</w:t>
      </w:r>
      <w:r w:rsidR="000631B8" w:rsidRPr="00B207B1">
        <w:rPr>
          <w:rFonts w:hAnsiTheme="minorEastAsia"/>
          <w:color w:val="000000" w:themeColor="text1"/>
          <w:vertAlign w:val="superscript"/>
          <w:rPrChange w:id="494" w:author="JY0225" w:date="2017-08-24T11:10:00Z">
            <w:rPr>
              <w:color w:val="000000" w:themeColor="text1"/>
              <w:vertAlign w:val="superscript"/>
            </w:rPr>
          </w:rPrChange>
        </w:rPr>
        <w:fldChar w:fldCharType="end"/>
      </w:r>
      <w:r w:rsidR="00C74BA5" w:rsidRPr="00B207B1">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97"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98"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500"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502"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t>加密技术。</w:t>
      </w:r>
    </w:p>
    <w:p w14:paraId="2A8AF626" w14:textId="0F1CD532" w:rsidR="00D423E9" w:rsidRPr="00B207B1" w:rsidRDefault="00A22E44" w:rsidP="007527DE">
      <w:pPr>
        <w:spacing w:line="400" w:lineRule="exact"/>
        <w:ind w:firstLine="420"/>
        <w:rPr>
          <w:rFonts w:hAnsiTheme="minorEastAsia"/>
          <w:color w:val="000000" w:themeColor="text1"/>
          <w:rPrChange w:id="504"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5" w:author="JY0225" w:date="2017-08-24T11:10:00Z">
            <w:rPr>
              <w:rFonts w:ascii="Times New Roman" w:hAnsi="Times New Roman" w:hint="eastAsia"/>
              <w:color w:val="000000" w:themeColor="text1"/>
              <w:spacing w:val="10"/>
            </w:rPr>
          </w:rPrChange>
        </w:rPr>
        <w:t>此外，</w:t>
      </w:r>
      <w:commentRangeStart w:id="506"/>
      <w:r w:rsidRPr="00B207B1">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t>考虑到网络的不稳定因素</w:t>
      </w:r>
      <w:commentRangeEnd w:id="506"/>
      <w:r w:rsidR="00C06733" w:rsidRPr="00B207B1">
        <w:rPr>
          <w:rStyle w:val="af2"/>
          <w:rFonts w:hAnsiTheme="minorEastAsia"/>
          <w:color w:val="000000" w:themeColor="text1"/>
          <w:sz w:val="24"/>
          <w:szCs w:val="24"/>
          <w:rPrChange w:id="508" w:author="JY0225" w:date="2017-08-24T11:10:00Z">
            <w:rPr>
              <w:rStyle w:val="af2"/>
              <w:rFonts w:ascii="Calibri" w:eastAsia="宋体" w:hAnsi="Calibri"/>
              <w:color w:val="000000" w:themeColor="text1"/>
            </w:rPr>
          </w:rPrChange>
        </w:rPr>
        <w:commentReference w:id="506"/>
      </w:r>
      <w:r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514"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问题</w:t>
      </w:r>
      <w:r w:rsidR="00FC3AD5" w:rsidRPr="00B207B1">
        <w:rPr>
          <w:rFonts w:hAnsiTheme="minorEastAsia"/>
          <w:color w:val="000000" w:themeColor="text1"/>
          <w:vertAlign w:val="superscript"/>
          <w:rPrChange w:id="522"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23" w:author="JY0225" w:date="2017-08-24T11:10:00Z">
            <w:rPr>
              <w:color w:val="000000" w:themeColor="text1"/>
              <w:vertAlign w:val="superscript"/>
            </w:rPr>
          </w:rPrChange>
        </w:rPr>
        <w:instrText xml:space="preserve"> REF _Ref489792207 \r \h </w:instrText>
      </w:r>
      <w:r w:rsidR="0034779C" w:rsidRPr="00B207B1">
        <w:rPr>
          <w:rFonts w:hAnsiTheme="minorEastAsia"/>
          <w:color w:val="000000" w:themeColor="text1"/>
          <w:vertAlign w:val="superscript"/>
          <w:rPrChange w:id="524"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25"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26"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[12]</w:t>
      </w:r>
      <w:r w:rsidR="00FC3AD5" w:rsidRPr="00B207B1">
        <w:rPr>
          <w:rFonts w:hAnsiTheme="minorEastAsia"/>
          <w:color w:val="000000" w:themeColor="text1"/>
          <w:vertAlign w:val="superscript"/>
          <w:rPrChange w:id="527" w:author="JY0225" w:date="2017-08-24T11:10:00Z">
            <w:rPr>
              <w:color w:val="000000" w:themeColor="text1"/>
              <w:vertAlign w:val="superscript"/>
            </w:rPr>
          </w:rPrChange>
        </w:rPr>
        <w:fldChar w:fldCharType="end"/>
      </w:r>
      <w:r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31"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3"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536"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537"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8"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40"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41"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42"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43" w:author="JY0225" w:date="2017-08-24T11:10:00Z">
            <w:rPr>
              <w:rFonts w:ascii="Times New Roman" w:hAnsi="Times New Roman" w:hint="eastAsia"/>
              <w:color w:val="000000" w:themeColor="text1"/>
              <w:spacing w:val="10"/>
            </w:rPr>
          </w:rPrChange>
        </w:rPr>
        <w:t>不限制单个文件的大小。在</w:t>
      </w:r>
      <w:del w:id="544" w:author="微软用户" w:date="2017-08-27T14:39:00Z">
        <w:r w:rsidRPr="00B207B1" w:rsidDel="00BB5645">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t>大文件上传的</w:t>
      </w:r>
      <w:ins w:id="547" w:author="微软用户" w:date="2017-08-27T14:39:00Z">
        <w:r w:rsidR="00265E24" w:rsidRPr="00B207B1">
          <w:rPr>
            <w:rFonts w:hAnsiTheme="minorEastAsia"/>
            <w:color w:val="000000" w:themeColor="text1"/>
          </w:rPr>
          <w:t>方式</w:t>
        </w:r>
      </w:ins>
      <w:del w:id="548" w:author="微软用户" w:date="2017-08-27T14:39:00Z">
        <w:r w:rsidRPr="00B207B1" w:rsidDel="00265E24">
          <w:rPr>
            <w:rFonts w:hAnsiTheme="minorEastAsia" w:hint="eastAsia"/>
            <w:color w:val="000000" w:themeColor="text1"/>
            <w:rPrChange w:id="549"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将文件</w:t>
      </w:r>
      <w:ins w:id="554" w:author="微软用户" w:date="2017-08-27T14:40:00Z">
        <w:r w:rsidR="00C65324" w:rsidRPr="00B207B1">
          <w:rPr>
            <w:rFonts w:hAnsiTheme="minorEastAsia"/>
            <w:color w:val="000000" w:themeColor="text1"/>
          </w:rPr>
          <w:t>分割成</w:t>
        </w:r>
      </w:ins>
      <w:del w:id="555" w:author="微软用户" w:date="2017-08-27T14:40:00Z">
        <w:r w:rsidRPr="00B207B1" w:rsidDel="00C65324">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t>固定大小的文件流形式，通过设定偏移量</w:t>
      </w:r>
      <w:del w:id="558" w:author="微软用户" w:date="2017-08-27T14:40:00Z">
        <w:r w:rsidRPr="00B207B1" w:rsidDel="00EB2A17">
          <w:rPr>
            <w:rFonts w:hAnsiTheme="minorEastAsia" w:hint="eastAsia"/>
            <w:color w:val="000000" w:themeColor="text1"/>
            <w:rPrChange w:id="559"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偏移量</w:t>
      </w:r>
      <w:del w:id="565" w:author="微软用户" w:date="2017-08-27T14:40:00Z">
        <w:r w:rsidRPr="00B207B1" w:rsidDel="00962A6D">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t>而无需从头开始</w:t>
      </w:r>
      <w:r w:rsidR="00FC3AD5" w:rsidRPr="00B207B1">
        <w:rPr>
          <w:rFonts w:hAnsiTheme="minorEastAsia"/>
          <w:color w:val="000000" w:themeColor="text1"/>
          <w:vertAlign w:val="superscript"/>
          <w:rPrChange w:id="569"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0" w:author="JY0225" w:date="2017-08-24T11:10:00Z">
            <w:rPr>
              <w:color w:val="000000" w:themeColor="text1"/>
              <w:vertAlign w:val="superscript"/>
            </w:rPr>
          </w:rPrChange>
        </w:rPr>
        <w:instrText xml:space="preserve"> REF _Ref489793033 \r \h </w:instrText>
      </w:r>
      <w:r w:rsidR="0034779C" w:rsidRPr="00B207B1">
        <w:rPr>
          <w:rFonts w:hAnsiTheme="minorEastAsia"/>
          <w:color w:val="000000" w:themeColor="text1"/>
          <w:vertAlign w:val="superscript"/>
          <w:rPrChange w:id="571"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2"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3"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[13]</w:t>
      </w:r>
      <w:r w:rsidR="00FC3AD5" w:rsidRPr="00B207B1">
        <w:rPr>
          <w:rFonts w:hAnsiTheme="minorEastAsia"/>
          <w:color w:val="000000" w:themeColor="text1"/>
          <w:vertAlign w:val="superscript"/>
          <w:rPrChange w:id="574" w:author="JY0225" w:date="2017-08-24T11:10:00Z">
            <w:rPr>
              <w:color w:val="000000" w:themeColor="text1"/>
              <w:vertAlign w:val="superscript"/>
            </w:rPr>
          </w:rPrChange>
        </w:rPr>
        <w:fldChar w:fldCharType="end"/>
      </w:r>
      <w:r w:rsidR="00FC3AD5" w:rsidRPr="00B207B1">
        <w:rPr>
          <w:rFonts w:hAnsiTheme="minorEastAsia"/>
          <w:color w:val="000000" w:themeColor="text1"/>
          <w:vertAlign w:val="superscript"/>
          <w:rPrChange w:id="575"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6" w:author="JY0225" w:date="2017-08-24T11:10:00Z">
            <w:rPr>
              <w:color w:val="000000" w:themeColor="text1"/>
              <w:vertAlign w:val="superscript"/>
            </w:rPr>
          </w:rPrChange>
        </w:rPr>
        <w:instrText xml:space="preserve"> REF _Ref489793034 \r \h </w:instrText>
      </w:r>
      <w:r w:rsidR="0034779C" w:rsidRPr="00B207B1">
        <w:rPr>
          <w:rFonts w:hAnsiTheme="minorEastAsia"/>
          <w:color w:val="000000" w:themeColor="text1"/>
          <w:vertAlign w:val="superscript"/>
          <w:rPrChange w:id="577"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8"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9"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[14]</w:t>
      </w:r>
      <w:r w:rsidR="00FC3AD5" w:rsidRPr="00B207B1">
        <w:rPr>
          <w:rFonts w:hAnsiTheme="minorEastAsia"/>
          <w:color w:val="000000" w:themeColor="text1"/>
          <w:vertAlign w:val="superscript"/>
          <w:rPrChange w:id="580" w:author="JY0225" w:date="2017-08-24T11:10:00Z">
            <w:rPr>
              <w:color w:val="000000" w:themeColor="text1"/>
              <w:vertAlign w:val="superscript"/>
            </w:rPr>
          </w:rPrChange>
        </w:rPr>
        <w:fldChar w:fldCharType="end"/>
      </w:r>
      <w:r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w:t>
      </w:r>
    </w:p>
    <w:p w14:paraId="3011C72E" w14:textId="60445815" w:rsidR="00B01C9B" w:rsidRPr="00B207B1" w:rsidRDefault="00F058B2" w:rsidP="007527DE">
      <w:pPr>
        <w:spacing w:line="400" w:lineRule="exact"/>
        <w:ind w:firstLine="420"/>
        <w:rPr>
          <w:rFonts w:hAnsiTheme="minorEastAsia"/>
          <w:color w:val="000000" w:themeColor="text1"/>
          <w:rPrChange w:id="58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83"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大量</w:t>
      </w:r>
      <w:commentRangeStart w:id="587"/>
      <w:r w:rsidR="00B72768"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冗余</w:t>
      </w:r>
      <w:commentRangeEnd w:id="587"/>
      <w:r w:rsidR="000879DD" w:rsidRPr="00B207B1">
        <w:rPr>
          <w:rStyle w:val="af2"/>
          <w:rFonts w:hAnsiTheme="minorEastAsia"/>
          <w:color w:val="000000" w:themeColor="text1"/>
          <w:sz w:val="24"/>
          <w:szCs w:val="24"/>
          <w:rPrChange w:id="589" w:author="JY0225" w:date="2017-08-24T11:10:00Z">
            <w:rPr>
              <w:rStyle w:val="af2"/>
              <w:rFonts w:ascii="Calibri" w:eastAsia="宋体" w:hAnsi="Calibri"/>
              <w:color w:val="000000" w:themeColor="text1"/>
            </w:rPr>
          </w:rPrChange>
        </w:rPr>
        <w:commentReference w:id="587"/>
      </w:r>
      <w:r w:rsidR="001C57EE"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的数据</w:t>
      </w:r>
      <w:r w:rsidR="00936035" w:rsidRPr="00B207B1">
        <w:rPr>
          <w:rFonts w:hAnsiTheme="minorEastAsia"/>
          <w:color w:val="000000" w:themeColor="text1"/>
          <w:vertAlign w:val="superscript"/>
          <w:rPrChange w:id="591"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592" w:author="JY0225" w:date="2017-08-24T11:10:00Z">
            <w:rPr>
              <w:color w:val="000000" w:themeColor="text1"/>
              <w:vertAlign w:val="superscript"/>
            </w:rPr>
          </w:rPrChange>
        </w:rPr>
        <w:instrText xml:space="preserve"> REF _Ref489793121 \r \h </w:instrText>
      </w:r>
      <w:r w:rsidR="0034779C" w:rsidRPr="00B207B1">
        <w:rPr>
          <w:rFonts w:hAnsiTheme="minorEastAsia"/>
          <w:color w:val="000000" w:themeColor="text1"/>
          <w:vertAlign w:val="superscript"/>
          <w:rPrChange w:id="593"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594"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595"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[15]</w:t>
      </w:r>
      <w:r w:rsidR="00936035" w:rsidRPr="00B207B1">
        <w:rPr>
          <w:rFonts w:hAnsiTheme="minorEastAsia"/>
          <w:color w:val="000000" w:themeColor="text1"/>
          <w:vertAlign w:val="superscript"/>
          <w:rPrChange w:id="596" w:author="JY0225" w:date="2017-08-24T11:10:00Z">
            <w:rPr>
              <w:color w:val="000000" w:themeColor="text1"/>
              <w:vertAlign w:val="superscript"/>
            </w:rPr>
          </w:rPrChange>
        </w:rPr>
        <w:fldChar w:fldCharType="end"/>
      </w:r>
      <w:ins w:id="597" w:author="微软用户" w:date="2017-08-24T21:51:00Z">
        <w:r w:rsidR="00D853F0" w:rsidRPr="00B207B1">
          <w:rPr>
            <w:rFonts w:hAnsiTheme="minorEastAsia"/>
            <w:color w:val="000000" w:themeColor="text1"/>
            <w:vertAlign w:val="superscript"/>
          </w:rPr>
          <w:fldChar w:fldCharType="begin"/>
        </w:r>
        <w:r w:rsidR="00D853F0" w:rsidRPr="00B207B1">
          <w:rPr>
            <w:rFonts w:hAnsiTheme="minorEastAsia"/>
            <w:color w:val="000000" w:themeColor="text1"/>
            <w:vertAlign w:val="superscript"/>
          </w:rPr>
          <w:instrText xml:space="preserve"> REF _Ref491374837 \r \h </w:instrText>
        </w:r>
      </w:ins>
      <w:r w:rsidR="001E6458" w:rsidRPr="00B207B1">
        <w:rPr>
          <w:rFonts w:hAnsiTheme="minorEastAsia"/>
          <w:color w:val="000000" w:themeColor="text1"/>
          <w:vertAlign w:val="superscript"/>
        </w:rPr>
        <w:instrText xml:space="preserve"> \* MERGEFORMAT </w:instrText>
      </w:r>
      <w:r w:rsidR="00D853F0" w:rsidRPr="00B207B1">
        <w:rPr>
          <w:rFonts w:hAnsiTheme="minorEastAsia"/>
          <w:color w:val="000000" w:themeColor="text1"/>
          <w:vertAlign w:val="superscript"/>
        </w:rPr>
      </w:r>
      <w:r w:rsidR="00D853F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[16]</w:t>
      </w:r>
      <w:ins w:id="598" w:author="微软用户" w:date="2017-08-24T21:51:00Z">
        <w:r w:rsidR="00D853F0" w:rsidRPr="00B207B1">
          <w:rPr>
            <w:rFonts w:hAnsiTheme="minorEastAsia"/>
            <w:color w:val="000000" w:themeColor="text1"/>
            <w:vertAlign w:val="superscript"/>
          </w:rPr>
          <w:fldChar w:fldCharType="end"/>
        </w:r>
      </w:ins>
      <w:del w:id="599" w:author="微软用户" w:date="2017-08-24T21:49:00Z">
        <w:r w:rsidR="00936035" w:rsidRPr="00B207B1" w:rsidDel="00D853F0">
          <w:rPr>
            <w:rFonts w:hAnsiTheme="minorEastAsia"/>
            <w:color w:val="000000" w:themeColor="text1"/>
            <w:vertAlign w:val="superscript"/>
            <w:rPrChange w:id="600"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601"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602"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603"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604" w:author="JY0225" w:date="2017-08-24T11:10:00Z">
              <w:rPr>
                <w:color w:val="000000" w:themeColor="text1"/>
                <w:vertAlign w:val="superscript"/>
              </w:rPr>
            </w:rPrChange>
          </w:rPr>
          <w:fldChar w:fldCharType="separate"/>
        </w:r>
      </w:del>
      <w:ins w:id="605" w:author="JY0225" w:date="2017-08-23T16:27:00Z">
        <w:del w:id="606" w:author="微软用户" w:date="2017-08-24T21:49:00Z">
          <w:r w:rsidR="008E2759" w:rsidRPr="00B207B1" w:rsidDel="00D853F0">
            <w:rPr>
              <w:rFonts w:hAnsiTheme="minorEastAsia"/>
              <w:color w:val="000000" w:themeColor="text1"/>
              <w:vertAlign w:val="superscript"/>
              <w:rPrChange w:id="607" w:author="JY0225" w:date="2017-08-24T11:10:00Z">
                <w:rPr>
                  <w:color w:val="000000" w:themeColor="text1"/>
                  <w:vertAlign w:val="superscript"/>
                </w:rPr>
              </w:rPrChange>
            </w:rPr>
            <w:delText>[1]</w:delText>
          </w:r>
        </w:del>
      </w:ins>
      <w:del w:id="608" w:author="微软用户" w:date="2017-08-24T21:49:00Z">
        <w:r w:rsidR="006D560D" w:rsidRPr="00B207B1" w:rsidDel="00D853F0">
          <w:rPr>
            <w:rFonts w:hAnsiTheme="minorEastAsia"/>
            <w:color w:val="000000" w:themeColor="text1"/>
            <w:vertAlign w:val="superscript"/>
            <w:rPrChange w:id="609"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610"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是十分有必要的，</w:t>
      </w:r>
      <w:ins w:id="614" w:author="微软用户" w:date="2017-08-27T14:41:00Z">
        <w:r w:rsidR="00F70DF9" w:rsidRPr="00B207B1">
          <w:rPr>
            <w:rFonts w:hAnsiTheme="minorEastAsia"/>
            <w:color w:val="000000" w:themeColor="text1"/>
          </w:rPr>
          <w:t>除此之外</w:t>
        </w:r>
      </w:ins>
      <w:del w:id="615" w:author="微软用户" w:date="2017-08-27T14:41:00Z">
        <w:r w:rsidR="00F20C43" w:rsidRPr="00B207B1" w:rsidDel="00F70DF9">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618" w:author="JY0225" w:date="2017-08-24T11:10:00Z">
            <w:rPr>
              <w:rFonts w:ascii="Times New Roman" w:hAnsi="Times New Roman" w:hint="eastAsia"/>
              <w:color w:val="000000" w:themeColor="text1"/>
              <w:spacing w:val="10"/>
            </w:rPr>
          </w:rPrChange>
        </w:rPr>
        <w:t>能为用户提供一</w:t>
      </w:r>
      <w:ins w:id="619" w:author="微软用户" w:date="2017-08-27T14:42:00Z">
        <w:r w:rsidR="00653881" w:rsidRPr="00B207B1">
          <w:rPr>
            <w:rFonts w:hAnsiTheme="minorEastAsia"/>
            <w:color w:val="000000" w:themeColor="text1"/>
          </w:rPr>
          <w:t>项</w:t>
        </w:r>
      </w:ins>
      <w:del w:id="620" w:author="微软用户" w:date="2017-08-27T14:42:00Z">
        <w:r w:rsidR="00221934" w:rsidRPr="00B207B1" w:rsidDel="0065388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w:t>
      </w:r>
      <w:r w:rsidR="00936035" w:rsidRPr="00B207B1">
        <w:rPr>
          <w:rFonts w:hAnsiTheme="minorEastAsia"/>
          <w:color w:val="000000" w:themeColor="text1"/>
          <w:vertAlign w:val="superscript"/>
          <w:rPrChange w:id="625"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626" w:author="JY0225" w:date="2017-08-24T11:10:00Z">
            <w:rPr>
              <w:color w:val="000000" w:themeColor="text1"/>
              <w:vertAlign w:val="superscript"/>
            </w:rPr>
          </w:rPrChange>
        </w:rPr>
        <w:instrText xml:space="preserve"> REF _Ref489793153 \r \h </w:instrText>
      </w:r>
      <w:r w:rsidR="0034779C" w:rsidRPr="00B207B1">
        <w:rPr>
          <w:rFonts w:hAnsiTheme="minorEastAsia"/>
          <w:color w:val="000000" w:themeColor="text1"/>
          <w:vertAlign w:val="superscript"/>
          <w:rPrChange w:id="627"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628"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629"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[17]</w:t>
      </w:r>
      <w:r w:rsidR="00936035" w:rsidRPr="00B207B1">
        <w:rPr>
          <w:rFonts w:hAnsiTheme="minorEastAsia"/>
          <w:color w:val="000000" w:themeColor="text1"/>
          <w:vertAlign w:val="superscript"/>
          <w:rPrChange w:id="630" w:author="JY0225" w:date="2017-08-24T11:10:00Z">
            <w:rPr>
              <w:color w:val="000000" w:themeColor="text1"/>
              <w:vertAlign w:val="superscript"/>
            </w:rPr>
          </w:rPrChange>
        </w:rPr>
        <w:fldChar w:fldCharType="end"/>
      </w:r>
      <w:ins w:id="631" w:author="微软用户" w:date="2017-08-27T14:42:00Z">
        <w:r w:rsidR="001E2F75" w:rsidRPr="00B207B1">
          <w:rPr>
            <w:rFonts w:hAnsiTheme="minorEastAsia" w:hint="eastAsia"/>
            <w:color w:val="000000" w:themeColor="text1"/>
          </w:rPr>
          <w:t>，</w:t>
        </w:r>
      </w:ins>
      <w:del w:id="632" w:author="微软用户" w:date="2017-08-27T14:42:00Z">
        <w:r w:rsidR="00221934" w:rsidRPr="00B207B1" w:rsidDel="001E2F75">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638"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进行校验</w:t>
      </w:r>
      <w:r w:rsidR="00352842" w:rsidRPr="00B207B1">
        <w:rPr>
          <w:rFonts w:hAnsiTheme="minorEastAsia"/>
          <w:color w:val="000000" w:themeColor="text1"/>
          <w:vertAlign w:val="superscript"/>
          <w:rPrChange w:id="641" w:author="JY0225" w:date="2017-08-24T11:10:00Z">
            <w:rPr>
              <w:color w:val="000000" w:themeColor="text1"/>
              <w:vertAlign w:val="superscript"/>
            </w:rPr>
          </w:rPrChange>
        </w:rPr>
        <w:t>[</w:t>
      </w:r>
      <w:r w:rsidR="00352842" w:rsidRPr="00B207B1">
        <w:rPr>
          <w:rFonts w:hAnsiTheme="minorEastAsia"/>
          <w:color w:val="000000" w:themeColor="text1"/>
          <w:vertAlign w:val="superscript"/>
          <w:rPrChange w:id="642" w:author="JY0225" w:date="2017-08-24T11:10:00Z">
            <w:rPr>
              <w:color w:val="000000" w:themeColor="text1"/>
              <w:vertAlign w:val="superscript"/>
            </w:rPr>
          </w:rPrChange>
        </w:rPr>
        <w:fldChar w:fldCharType="begin"/>
      </w:r>
      <w:r w:rsidR="00352842" w:rsidRPr="00B207B1">
        <w:rPr>
          <w:rFonts w:hAnsiTheme="minorEastAsia"/>
          <w:color w:val="000000" w:themeColor="text1"/>
          <w:vertAlign w:val="superscript"/>
          <w:rPrChange w:id="643" w:author="JY0225" w:date="2017-08-24T11:10:00Z">
            <w:rPr>
              <w:color w:val="000000" w:themeColor="text1"/>
              <w:vertAlign w:val="superscript"/>
            </w:rPr>
          </w:rPrChange>
        </w:rPr>
        <w:instrText xml:space="preserve"> REF _Ref489793205 \r \h </w:instrText>
      </w:r>
      <w:r w:rsidR="0034779C" w:rsidRPr="00B207B1">
        <w:rPr>
          <w:rFonts w:hAnsiTheme="minorEastAsia"/>
          <w:color w:val="000000" w:themeColor="text1"/>
          <w:vertAlign w:val="superscript"/>
          <w:rPrChange w:id="644" w:author="JY0225" w:date="2017-08-24T11:10:00Z">
            <w:rPr>
              <w:color w:val="000000" w:themeColor="text1"/>
              <w:vertAlign w:val="superscript"/>
            </w:rPr>
          </w:rPrChange>
        </w:rPr>
        <w:instrText xml:space="preserve"> \* MERGEFORMAT </w:instrText>
      </w:r>
      <w:r w:rsidR="00352842" w:rsidRPr="00B207B1">
        <w:rPr>
          <w:rFonts w:hAnsiTheme="minorEastAsia"/>
          <w:color w:val="000000" w:themeColor="text1"/>
          <w:vertAlign w:val="superscript"/>
          <w:rPrChange w:id="645" w:author="JY0225" w:date="2017-08-24T11:10:00Z">
            <w:rPr>
              <w:rFonts w:hAnsiTheme="minorEastAsia"/>
              <w:color w:val="000000" w:themeColor="text1"/>
              <w:vertAlign w:val="superscript"/>
            </w:rPr>
          </w:rPrChange>
        </w:rPr>
      </w:r>
      <w:r w:rsidR="00352842" w:rsidRPr="00B207B1">
        <w:rPr>
          <w:rFonts w:hAnsiTheme="minorEastAsia"/>
          <w:color w:val="000000" w:themeColor="text1"/>
          <w:vertAlign w:val="superscript"/>
          <w:rPrChange w:id="646"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[18]</w:t>
      </w:r>
      <w:r w:rsidR="00352842" w:rsidRPr="00B207B1">
        <w:rPr>
          <w:rFonts w:hAnsiTheme="minorEastAsia"/>
          <w:color w:val="000000" w:themeColor="text1"/>
          <w:vertAlign w:val="superscript"/>
          <w:rPrChange w:id="647" w:author="JY0225" w:date="2017-08-24T11:10:00Z">
            <w:rPr>
              <w:color w:val="000000" w:themeColor="text1"/>
              <w:vertAlign w:val="superscript"/>
            </w:rPr>
          </w:rPrChange>
        </w:rPr>
        <w:fldChar w:fldCharType="end"/>
      </w:r>
      <w:r w:rsidR="00553266" w:rsidRPr="00B207B1">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649"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将</w:t>
      </w:r>
      <w:ins w:id="653" w:author="微软用户" w:date="2017-08-27T14:44:00Z">
        <w:r w:rsidR="00021F2D" w:rsidRPr="00B207B1">
          <w:rPr>
            <w:rFonts w:hAnsiTheme="minorEastAsia"/>
            <w:color w:val="000000" w:themeColor="text1"/>
          </w:rPr>
          <w:t>该</w:t>
        </w:r>
      </w:ins>
      <w:del w:id="654" w:author="微软用户" w:date="2017-08-27T14:44:00Z">
        <w:r w:rsidR="001935DF" w:rsidRPr="00B207B1" w:rsidDel="00021F2D">
          <w:rPr>
            <w:rFonts w:hAnsiTheme="minorEastAsia" w:hint="eastAsia"/>
            <w:color w:val="000000" w:themeColor="text1"/>
            <w:rPrChange w:id="655"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文件的链接</w:t>
      </w:r>
      <w:ins w:id="657" w:author="微软用户" w:date="2017-08-27T14:44:00Z">
        <w:r w:rsidR="00647A93" w:rsidRPr="00B207B1">
          <w:rPr>
            <w:rFonts w:hAnsiTheme="minorEastAsia"/>
            <w:color w:val="000000" w:themeColor="text1"/>
          </w:rPr>
          <w:t>发送</w:t>
        </w:r>
      </w:ins>
      <w:del w:id="658" w:author="微软用户" w:date="2017-08-27T14:44:00Z">
        <w:r w:rsidR="001935DF" w:rsidRPr="00B207B1" w:rsidDel="00647A93">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660"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664"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云盘都支持全局的</w:t>
      </w:r>
      <w:del w:id="666" w:author="微软用户" w:date="2017-08-27T14:45:00Z">
        <w:r w:rsidR="00A412CC" w:rsidRPr="00B207B1" w:rsidDel="00792FD4">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668" w:author="JY0225" w:date="2017-08-24T11:10:00Z">
            <w:rPr>
              <w:rFonts w:ascii="Times New Roman" w:hAnsi="Times New Roman" w:hint="eastAsia"/>
              <w:color w:val="000000" w:themeColor="text1"/>
              <w:spacing w:val="10"/>
            </w:rPr>
          </w:rPrChange>
        </w:rPr>
        <w:t>文件</w:t>
      </w:r>
      <w:ins w:id="669"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670" w:author="JY0225" w:date="2017-08-24T11:10:00Z">
            <w:rPr>
              <w:rFonts w:ascii="Times New Roman" w:hAnsi="Times New Roman" w:hint="eastAsia"/>
              <w:color w:val="000000" w:themeColor="text1"/>
              <w:spacing w:val="10"/>
            </w:rPr>
          </w:rPrChange>
        </w:rPr>
        <w:t>校验，为用户提供了“秒传”</w:t>
      </w:r>
      <w:del w:id="671" w:author="微软用户" w:date="2017-08-27T14:45:00Z">
        <w:r w:rsidR="00514019" w:rsidRPr="00B207B1" w:rsidDel="001A2450">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74"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75"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76"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77"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78"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79"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80"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81"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82"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83"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84"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85"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86"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87"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88"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89"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90" w:author="JY0225" w:date="2017-08-24T11:10:00Z">
            <w:rPr>
              <w:rFonts w:ascii="Times New Roman" w:hAnsi="Times New Roman" w:hint="eastAsia"/>
              <w:color w:val="000000" w:themeColor="text1"/>
              <w:spacing w:val="10"/>
            </w:rPr>
          </w:rPrChange>
        </w:rPr>
        <w:t>如侧信道攻击</w:t>
      </w:r>
      <w:r w:rsidR="004A545D" w:rsidRPr="00B207B1">
        <w:rPr>
          <w:rFonts w:hAnsiTheme="minorEastAsia"/>
          <w:color w:val="000000" w:themeColor="text1"/>
          <w:vertAlign w:val="superscript"/>
          <w:rPrChange w:id="691" w:author="JY0225" w:date="2017-08-24T11:10:00Z">
            <w:rPr>
              <w:color w:val="000000" w:themeColor="text1"/>
              <w:vertAlign w:val="superscript"/>
            </w:rPr>
          </w:rPrChange>
        </w:rPr>
        <w:fldChar w:fldCharType="begin"/>
      </w:r>
      <w:r w:rsidR="004A545D" w:rsidRPr="00B207B1">
        <w:rPr>
          <w:rFonts w:hAnsiTheme="minorEastAsia"/>
          <w:color w:val="000000" w:themeColor="text1"/>
          <w:vertAlign w:val="superscript"/>
          <w:rPrChange w:id="692" w:author="JY0225" w:date="2017-08-24T11:10:00Z">
            <w:rPr>
              <w:color w:val="000000" w:themeColor="text1"/>
              <w:vertAlign w:val="superscript"/>
            </w:rPr>
          </w:rPrChange>
        </w:rPr>
        <w:instrText xml:space="preserve"> REF _Ref489793232 \r \h </w:instrText>
      </w:r>
      <w:r w:rsidR="0034779C" w:rsidRPr="00B207B1">
        <w:rPr>
          <w:rFonts w:hAnsiTheme="minorEastAsia"/>
          <w:color w:val="000000" w:themeColor="text1"/>
          <w:vertAlign w:val="superscript"/>
          <w:rPrChange w:id="693" w:author="JY0225" w:date="2017-08-24T11:10:00Z">
            <w:rPr>
              <w:color w:val="000000" w:themeColor="text1"/>
              <w:vertAlign w:val="superscript"/>
            </w:rPr>
          </w:rPrChange>
        </w:rPr>
        <w:instrText xml:space="preserve"> \* MERGEFORMAT </w:instrText>
      </w:r>
      <w:r w:rsidR="004A545D" w:rsidRPr="00B207B1">
        <w:rPr>
          <w:rFonts w:hAnsiTheme="minorEastAsia"/>
          <w:color w:val="000000" w:themeColor="text1"/>
          <w:vertAlign w:val="superscript"/>
          <w:rPrChange w:id="694" w:author="JY0225" w:date="2017-08-24T11:10:00Z">
            <w:rPr>
              <w:rFonts w:hAnsiTheme="minorEastAsia"/>
              <w:color w:val="000000" w:themeColor="text1"/>
              <w:vertAlign w:val="superscript"/>
            </w:rPr>
          </w:rPrChange>
        </w:rPr>
      </w:r>
      <w:r w:rsidR="004A545D" w:rsidRPr="00B207B1">
        <w:rPr>
          <w:rFonts w:hAnsiTheme="minorEastAsia"/>
          <w:color w:val="000000" w:themeColor="text1"/>
          <w:vertAlign w:val="superscript"/>
          <w:rPrChange w:id="695"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[19]</w:t>
      </w:r>
      <w:r w:rsidR="004A545D" w:rsidRPr="00B207B1">
        <w:rPr>
          <w:rFonts w:hAnsiTheme="minorEastAsia"/>
          <w:color w:val="000000" w:themeColor="text1"/>
          <w:vertAlign w:val="superscript"/>
          <w:rPrChange w:id="696" w:author="JY0225" w:date="2017-08-24T11:10:00Z">
            <w:rPr>
              <w:color w:val="000000" w:themeColor="text1"/>
              <w:vertAlign w:val="superscript"/>
            </w:rPr>
          </w:rPrChange>
        </w:rPr>
        <w:fldChar w:fldCharType="end"/>
      </w:r>
      <w:r w:rsidR="00D835BF" w:rsidRPr="00B207B1">
        <w:rPr>
          <w:rFonts w:hAnsiTheme="minorEastAsia" w:hint="eastAsia"/>
          <w:color w:val="000000" w:themeColor="text1"/>
          <w:rPrChange w:id="697"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98"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99" w:author="JY0225" w:date="2017-08-24T11:10:00Z">
            <w:rPr>
              <w:rFonts w:ascii="Times New Roman" w:hAnsi="Times New Roman" w:hint="eastAsia"/>
              <w:color w:val="000000" w:themeColor="text1"/>
              <w:spacing w:val="10"/>
            </w:rPr>
          </w:rPrChange>
        </w:rPr>
        <w:t>对待“秒传技术”极</w:t>
      </w:r>
      <w:ins w:id="700" w:author="微软用户" w:date="2017-08-27T14:46:00Z">
        <w:r w:rsidR="00082080" w:rsidRPr="00B207B1">
          <w:rPr>
            <w:rFonts w:hAnsiTheme="minorEastAsia"/>
            <w:color w:val="000000" w:themeColor="text1"/>
          </w:rPr>
          <w:t>为</w:t>
        </w:r>
      </w:ins>
      <w:del w:id="701" w:author="微软用户" w:date="2017-08-27T14:46:00Z">
        <w:r w:rsidR="00DC2A12" w:rsidRPr="00B207B1" w:rsidDel="00082080">
          <w:rPr>
            <w:rFonts w:hAnsiTheme="minorEastAsia" w:hint="eastAsia"/>
            <w:color w:val="000000" w:themeColor="text1"/>
            <w:rPrChange w:id="702"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703"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704" w:author="JY0225" w:date="2017-08-24T11:10:00Z">
            <w:rPr>
              <w:rFonts w:ascii="Times New Roman" w:hAnsi="Times New Roman" w:hint="eastAsia"/>
              <w:color w:val="000000" w:themeColor="text1"/>
              <w:spacing w:val="10"/>
            </w:rPr>
          </w:rPrChange>
        </w:rPr>
        <w:t>提升</w:t>
      </w:r>
      <w:ins w:id="705"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706" w:author="JY0225" w:date="2017-08-24T11:10:00Z">
            <w:rPr>
              <w:rFonts w:ascii="Times New Roman" w:hAnsi="Times New Roman" w:hint="eastAsia"/>
              <w:color w:val="000000" w:themeColor="text1"/>
              <w:spacing w:val="10"/>
            </w:rPr>
          </w:rPrChange>
        </w:rPr>
        <w:t>上传的效率，但出于安全</w:t>
      </w:r>
      <w:del w:id="707" w:author="微软用户" w:date="2017-08-27T14:46:00Z">
        <w:r w:rsidR="00E91D9F" w:rsidRPr="00B207B1" w:rsidDel="001112DA">
          <w:rPr>
            <w:rFonts w:hAnsiTheme="minorEastAsia" w:hint="eastAsia"/>
            <w:color w:val="000000" w:themeColor="text1"/>
            <w:rPrChange w:id="708"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709"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710"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711" w:author="JY0225" w:date="2017-08-24T11:10:00Z">
            <w:rPr>
              <w:rFonts w:ascii="Times New Roman" w:hAnsi="Times New Roman" w:hint="eastAsia"/>
              <w:color w:val="000000" w:themeColor="text1"/>
              <w:spacing w:val="10"/>
            </w:rPr>
          </w:rPrChange>
        </w:rPr>
        <w:t>未在云盘中使用该技术。</w:t>
      </w:r>
    </w:p>
    <w:p w14:paraId="3512EC1B" w14:textId="022D2AFC" w:rsidR="00E959FB" w:rsidRPr="00B207B1" w:rsidRDefault="003821C1" w:rsidP="007527DE">
      <w:pPr>
        <w:spacing w:line="400" w:lineRule="exact"/>
        <w:ind w:firstLine="420"/>
        <w:rPr>
          <w:rFonts w:hAnsiTheme="minorEastAsia"/>
          <w:color w:val="000000" w:themeColor="text1"/>
          <w:rPrChange w:id="71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713"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714"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715" w:author="JY0225" w:date="2017-08-24T11:10:00Z">
            <w:rPr>
              <w:rFonts w:ascii="Times New Roman" w:hAnsi="Times New Roman" w:hint="eastAsia"/>
              <w:color w:val="000000" w:themeColor="text1"/>
              <w:spacing w:val="10"/>
            </w:rPr>
          </w:rPrChange>
        </w:rPr>
        <w:t>备份</w:t>
      </w:r>
      <w:ins w:id="716"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717"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718"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719" w:author="JY0225" w:date="2017-08-24T11:10:00Z">
            <w:rPr>
              <w:rFonts w:ascii="Times New Roman" w:hAnsi="Times New Roman" w:hint="eastAsia"/>
              <w:color w:val="000000" w:themeColor="text1"/>
              <w:spacing w:val="10"/>
            </w:rPr>
          </w:rPrChange>
        </w:rPr>
        <w:t>，</w:t>
      </w:r>
      <w:commentRangeStart w:id="720"/>
      <w:r w:rsidR="00090B00" w:rsidRPr="00B207B1">
        <w:rPr>
          <w:rFonts w:hAnsiTheme="minorEastAsia" w:hint="eastAsia"/>
          <w:color w:val="000000" w:themeColor="text1"/>
          <w:rPrChange w:id="721" w:author="JY0225" w:date="2017-08-24T11:10:00Z">
            <w:rPr>
              <w:rFonts w:ascii="Times New Roman" w:hAnsi="Times New Roman" w:hint="eastAsia"/>
              <w:color w:val="000000" w:themeColor="text1"/>
              <w:spacing w:val="10"/>
            </w:rPr>
          </w:rPrChange>
        </w:rPr>
        <w:t>提供不同类型的客户端</w:t>
      </w:r>
      <w:commentRangeEnd w:id="720"/>
      <w:r w:rsidR="00C41A56" w:rsidRPr="00B207B1">
        <w:rPr>
          <w:rStyle w:val="af2"/>
          <w:rFonts w:hAnsiTheme="minorEastAsia"/>
          <w:color w:val="000000" w:themeColor="text1"/>
          <w:sz w:val="24"/>
          <w:szCs w:val="24"/>
          <w:rPrChange w:id="722" w:author="JY0225" w:date="2017-08-24T11:10:00Z">
            <w:rPr>
              <w:rStyle w:val="af2"/>
              <w:rFonts w:ascii="Calibri" w:eastAsia="宋体" w:hAnsi="Calibri"/>
              <w:color w:val="000000" w:themeColor="text1"/>
            </w:rPr>
          </w:rPrChange>
        </w:rPr>
        <w:commentReference w:id="720"/>
      </w:r>
      <w:r w:rsidR="00090B00" w:rsidRPr="00B207B1">
        <w:rPr>
          <w:rFonts w:hAnsiTheme="minorEastAsia" w:hint="eastAsia"/>
          <w:color w:val="000000" w:themeColor="text1"/>
          <w:rPrChange w:id="723"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724"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725"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726"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727"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72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29"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73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1"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73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3"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73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5"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736"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737"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73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739" w:author="JY0225" w:date="2017-08-24T11:10:00Z">
            <w:rPr>
              <w:rFonts w:ascii="Times New Roman" w:hAnsi="Times New Roman" w:hint="eastAsia"/>
              <w:color w:val="000000" w:themeColor="text1"/>
              <w:spacing w:val="10"/>
            </w:rPr>
          </w:rPrChange>
        </w:rPr>
        <w:t>备份</w:t>
      </w:r>
      <w:ins w:id="740"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741"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742"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743"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744"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745"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746"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747" w:author="JY0225" w:date="2017-08-24T11:10:00Z">
            <w:rPr>
              <w:rFonts w:ascii="Times New Roman" w:hAnsi="Times New Roman" w:hint="eastAsia"/>
              <w:color w:val="000000" w:themeColor="text1"/>
              <w:spacing w:val="10"/>
            </w:rPr>
          </w:rPrChange>
        </w:rPr>
        <w:t>是唯一支持</w:t>
      </w:r>
      <w:del w:id="748" w:author="微软用户" w:date="2017-08-27T14:48:00Z">
        <w:r w:rsidR="00F23B9D" w:rsidRPr="00B207B1" w:rsidDel="0034733D">
          <w:rPr>
            <w:rFonts w:hAnsiTheme="minorEastAsia"/>
            <w:color w:val="000000" w:themeColor="text1"/>
            <w:rPrChange w:id="749"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750"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751"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752" w:author="JY0225" w:date="2017-08-24T11:10:00Z">
            <w:rPr>
              <w:rFonts w:ascii="Times New Roman" w:hAnsi="Times New Roman" w:hint="eastAsia"/>
              <w:color w:val="000000" w:themeColor="text1"/>
              <w:spacing w:val="10"/>
            </w:rPr>
          </w:rPrChange>
        </w:rPr>
        <w:t>智能手机的平台</w:t>
      </w:r>
      <w:r w:rsidR="000D6924" w:rsidRPr="00B207B1">
        <w:rPr>
          <w:rFonts w:hAnsiTheme="minorEastAsia"/>
          <w:color w:val="000000" w:themeColor="text1"/>
          <w:vertAlign w:val="superscript"/>
          <w:rPrChange w:id="753" w:author="JY0225" w:date="2017-08-24T11:10:00Z">
            <w:rPr>
              <w:color w:val="000000" w:themeColor="text1"/>
              <w:vertAlign w:val="superscript"/>
            </w:rPr>
          </w:rPrChange>
        </w:rPr>
        <w:fldChar w:fldCharType="begin"/>
      </w:r>
      <w:r w:rsidR="000D6924" w:rsidRPr="00B207B1">
        <w:rPr>
          <w:rFonts w:hAnsiTheme="minorEastAsia"/>
          <w:color w:val="000000" w:themeColor="text1"/>
          <w:vertAlign w:val="superscript"/>
          <w:rPrChange w:id="754" w:author="JY0225" w:date="2017-08-24T11:10:00Z">
            <w:rPr>
              <w:color w:val="000000" w:themeColor="text1"/>
              <w:vertAlign w:val="superscript"/>
            </w:rPr>
          </w:rPrChange>
        </w:rPr>
        <w:instrText xml:space="preserve"> REF _Ref489793334 \r \h </w:instrText>
      </w:r>
      <w:r w:rsidR="0034779C" w:rsidRPr="00B207B1">
        <w:rPr>
          <w:rFonts w:hAnsiTheme="minorEastAsia"/>
          <w:color w:val="000000" w:themeColor="text1"/>
          <w:vertAlign w:val="superscript"/>
          <w:rPrChange w:id="755" w:author="JY0225" w:date="2017-08-24T11:10:00Z">
            <w:rPr>
              <w:color w:val="000000" w:themeColor="text1"/>
              <w:vertAlign w:val="superscript"/>
            </w:rPr>
          </w:rPrChange>
        </w:rPr>
        <w:instrText xml:space="preserve"> \* MERGEFORMAT </w:instrText>
      </w:r>
      <w:r w:rsidR="000D6924" w:rsidRPr="00B207B1">
        <w:rPr>
          <w:rFonts w:hAnsiTheme="minorEastAsia"/>
          <w:color w:val="000000" w:themeColor="text1"/>
          <w:vertAlign w:val="superscript"/>
          <w:rPrChange w:id="756" w:author="JY0225" w:date="2017-08-24T11:10:00Z">
            <w:rPr>
              <w:rFonts w:hAnsiTheme="minorEastAsia"/>
              <w:color w:val="000000" w:themeColor="text1"/>
              <w:vertAlign w:val="superscript"/>
            </w:rPr>
          </w:rPrChange>
        </w:rPr>
      </w:r>
      <w:r w:rsidR="000D6924" w:rsidRPr="00B207B1">
        <w:rPr>
          <w:rFonts w:hAnsiTheme="minorEastAsia"/>
          <w:color w:val="000000" w:themeColor="text1"/>
          <w:vertAlign w:val="superscript"/>
          <w:rPrChange w:id="757"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[20]</w:t>
      </w:r>
      <w:r w:rsidR="000D6924" w:rsidRPr="00B207B1">
        <w:rPr>
          <w:rFonts w:hAnsiTheme="minorEastAsia"/>
          <w:color w:val="000000" w:themeColor="text1"/>
          <w:vertAlign w:val="superscript"/>
          <w:rPrChange w:id="758" w:author="JY0225" w:date="2017-08-24T11:10:00Z">
            <w:rPr>
              <w:color w:val="000000" w:themeColor="text1"/>
              <w:vertAlign w:val="superscript"/>
            </w:rPr>
          </w:rPrChange>
        </w:rPr>
        <w:fldChar w:fldCharType="end"/>
      </w:r>
      <w:r w:rsidR="00F23B9D" w:rsidRPr="00B207B1">
        <w:rPr>
          <w:rFonts w:hAnsiTheme="minorEastAsia" w:hint="eastAsia"/>
          <w:color w:val="000000" w:themeColor="text1"/>
          <w:rPrChange w:id="759"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760" w:author="JY0225" w:date="2017-08-24T11:10:00Z">
            <w:rPr>
              <w:rFonts w:ascii="Times New Roman" w:hAnsi="Times New Roman"/>
              <w:spacing w:val="10"/>
            </w:rPr>
          </w:rPrChange>
        </w:rPr>
      </w:pPr>
      <w:r w:rsidRPr="00B207B1">
        <w:rPr>
          <w:rFonts w:hAnsiTheme="minorEastAsia" w:hint="eastAsia"/>
          <w:rPrChange w:id="761" w:author="JY0225" w:date="2017-08-24T11:10:00Z">
            <w:rPr>
              <w:rFonts w:ascii="Times New Roman" w:hAnsi="Times New Roman" w:hint="eastAsia"/>
              <w:spacing w:val="10"/>
            </w:rPr>
          </w:rPrChange>
        </w:rPr>
        <w:t>尽管这些</w:t>
      </w:r>
      <w:r w:rsidR="00DC3BB6" w:rsidRPr="00B207B1">
        <w:rPr>
          <w:rFonts w:hAnsiTheme="minorEastAsia" w:hint="eastAsia"/>
          <w:rPrChange w:id="762" w:author="JY0225" w:date="2017-08-24T11:10:00Z">
            <w:rPr>
              <w:rFonts w:ascii="Times New Roman" w:hAnsi="Times New Roman" w:hint="eastAsia"/>
              <w:spacing w:val="10"/>
            </w:rPr>
          </w:rPrChange>
        </w:rPr>
        <w:t>云备份</w:t>
      </w:r>
      <w:r w:rsidR="003D0018" w:rsidRPr="00B207B1">
        <w:rPr>
          <w:rFonts w:hAnsiTheme="minorEastAsia" w:hint="eastAsia"/>
          <w:rPrChange w:id="763" w:author="JY0225" w:date="2017-08-24T11:10:00Z">
            <w:rPr>
              <w:rFonts w:ascii="Times New Roman" w:hAnsi="Times New Roman" w:hint="eastAsia"/>
              <w:spacing w:val="10"/>
            </w:rPr>
          </w:rPrChange>
        </w:rPr>
        <w:t>服务产品在市场上取得</w:t>
      </w:r>
      <w:ins w:id="764" w:author="微软用户" w:date="2017-08-27T14:48:00Z">
        <w:r w:rsidR="004F4DBD" w:rsidRPr="00B207B1">
          <w:rPr>
            <w:rFonts w:hAnsiTheme="minorEastAsia"/>
          </w:rPr>
          <w:t>了</w:t>
        </w:r>
      </w:ins>
      <w:del w:id="765" w:author="微软用户" w:date="2017-08-27T14:48:00Z">
        <w:r w:rsidR="003D0018" w:rsidRPr="00B207B1" w:rsidDel="004F4DBD">
          <w:rPr>
            <w:rFonts w:hAnsiTheme="minorEastAsia" w:hint="eastAsia"/>
            <w:rPrChange w:id="766"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767" w:author="JY0225" w:date="2017-08-24T11:10:00Z">
            <w:rPr>
              <w:rFonts w:ascii="Times New Roman" w:hAnsi="Times New Roman" w:hint="eastAsia"/>
              <w:spacing w:val="10"/>
            </w:rPr>
          </w:rPrChange>
        </w:rPr>
        <w:t>成功，但</w:t>
      </w:r>
      <w:del w:id="768" w:author="微软用户" w:date="2017-08-27T14:48:00Z">
        <w:r w:rsidR="003D0018" w:rsidRPr="00B207B1" w:rsidDel="00EA23E9">
          <w:rPr>
            <w:rFonts w:hAnsiTheme="minorEastAsia" w:hint="eastAsia"/>
            <w:rPrChange w:id="769" w:author="JY0225" w:date="2017-08-24T11:10:00Z">
              <w:rPr>
                <w:rFonts w:ascii="Times New Roman" w:hAnsi="Times New Roman" w:hint="eastAsia"/>
                <w:spacing w:val="10"/>
              </w:rPr>
            </w:rPrChange>
          </w:rPr>
          <w:delText>是</w:delText>
        </w:r>
      </w:del>
      <w:r w:rsidR="00DC3BB6" w:rsidRPr="00B207B1">
        <w:rPr>
          <w:rFonts w:hAnsiTheme="minorEastAsia" w:hint="eastAsia"/>
          <w:rPrChange w:id="770" w:author="JY0225" w:date="2017-08-24T11:10:00Z">
            <w:rPr>
              <w:rFonts w:ascii="Times New Roman" w:hAnsi="Times New Roman" w:hint="eastAsia"/>
              <w:spacing w:val="10"/>
            </w:rPr>
          </w:rPrChange>
        </w:rPr>
        <w:t>仍存在一些</w:t>
      </w:r>
      <w:ins w:id="771" w:author="微软用户" w:date="2017-08-27T14:48:00Z">
        <w:r w:rsidR="004C28BD" w:rsidRPr="00B207B1">
          <w:rPr>
            <w:rFonts w:hAnsiTheme="minorEastAsia"/>
          </w:rPr>
          <w:t>不足</w:t>
        </w:r>
      </w:ins>
      <w:del w:id="772" w:author="微软用户" w:date="2017-08-27T14:48:00Z">
        <w:r w:rsidR="00DC3BB6" w:rsidRPr="00B207B1" w:rsidDel="004C28BD">
          <w:rPr>
            <w:rFonts w:hAnsiTheme="minorEastAsia" w:hint="eastAsia"/>
            <w:rPrChange w:id="773" w:author="JY0225" w:date="2017-08-24T11:10:00Z">
              <w:rPr>
                <w:rFonts w:ascii="Times New Roman" w:hAnsi="Times New Roman" w:hint="eastAsia"/>
                <w:spacing w:val="10"/>
              </w:rPr>
            </w:rPrChange>
          </w:rPr>
          <w:delText>问题</w:delText>
        </w:r>
      </w:del>
      <w:r w:rsidR="00DC3BB6" w:rsidRPr="00B207B1">
        <w:rPr>
          <w:rFonts w:hAnsiTheme="minorEastAsia" w:hint="eastAsia"/>
          <w:rPrChange w:id="774" w:author="JY0225" w:date="2017-08-24T11:10:00Z">
            <w:rPr>
              <w:rFonts w:ascii="Times New Roman" w:hAnsi="Times New Roman" w:hint="eastAsia"/>
              <w:spacing w:val="10"/>
            </w:rPr>
          </w:rPrChange>
        </w:rPr>
        <w:t>。在功能上</w:t>
      </w:r>
      <w:del w:id="775" w:author="微软用户" w:date="2017-08-27T14:48:00Z">
        <w:r w:rsidR="00DC3BB6" w:rsidRPr="00B207B1" w:rsidDel="0060595A">
          <w:rPr>
            <w:rFonts w:hAnsiTheme="minorEastAsia" w:hint="eastAsia"/>
            <w:rPrChange w:id="776"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777" w:author="JY0225" w:date="2017-08-24T11:10:00Z">
            <w:rPr>
              <w:rFonts w:ascii="Times New Roman" w:hAnsi="Times New Roman" w:hint="eastAsia"/>
              <w:spacing w:val="10"/>
            </w:rPr>
          </w:rPrChange>
        </w:rPr>
        <w:t>，都没有提供本地缓存的功能，也就是说它们只做到了服务器端的</w:t>
      </w:r>
      <w:ins w:id="778" w:author="微软用户" w:date="2017-08-27T14:49:00Z">
        <w:r w:rsidR="003C58C6" w:rsidRPr="00B207B1">
          <w:rPr>
            <w:rFonts w:hAnsiTheme="minorEastAsia" w:hint="eastAsia"/>
          </w:rPr>
          <w:t>数据</w:t>
        </w:r>
      </w:ins>
      <w:r w:rsidR="00DC3BB6" w:rsidRPr="00B207B1">
        <w:rPr>
          <w:rFonts w:hAnsiTheme="minorEastAsia" w:hint="eastAsia"/>
          <w:rPrChange w:id="779" w:author="JY0225" w:date="2017-08-24T11:10:00Z">
            <w:rPr>
              <w:rFonts w:ascii="Times New Roman" w:hAnsi="Times New Roman" w:hint="eastAsia"/>
              <w:spacing w:val="10"/>
            </w:rPr>
          </w:rPrChange>
        </w:rPr>
        <w:t>去重，</w:t>
      </w:r>
      <w:del w:id="780" w:author="微软用户" w:date="2017-08-27T14:49:00Z">
        <w:r w:rsidR="00DC3BB6" w:rsidRPr="00B207B1" w:rsidDel="00F23AC5">
          <w:rPr>
            <w:rFonts w:hAnsiTheme="minorEastAsia" w:hint="eastAsia"/>
            <w:rPrChange w:id="781"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782" w:author="微软用户" w:date="2017-08-27T14:49:00Z">
        <w:r w:rsidR="00A25752" w:rsidRPr="00B207B1">
          <w:rPr>
            <w:rFonts w:hAnsiTheme="minorEastAsia"/>
          </w:rPr>
          <w:t>但</w:t>
        </w:r>
      </w:ins>
      <w:del w:id="783" w:author="微软用户" w:date="2017-08-27T14:49:00Z">
        <w:r w:rsidR="00DC3BB6" w:rsidRPr="00B207B1" w:rsidDel="00A25752">
          <w:rPr>
            <w:rFonts w:hAnsiTheme="minorEastAsia" w:hint="eastAsia"/>
            <w:rPrChange w:id="784" w:author="JY0225" w:date="2017-08-24T11:10:00Z">
              <w:rPr>
                <w:rFonts w:ascii="Times New Roman" w:hAnsi="Times New Roman" w:hint="eastAsia"/>
                <w:spacing w:val="10"/>
              </w:rPr>
            </w:rPrChange>
          </w:rPr>
          <w:delText>然而</w:delText>
        </w:r>
      </w:del>
      <w:r w:rsidR="00DC3BB6" w:rsidRPr="00B207B1">
        <w:rPr>
          <w:rFonts w:hAnsiTheme="minorEastAsia" w:hint="eastAsia"/>
          <w:rPrChange w:id="785"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86" w:author="JY0225" w:date="2017-08-24T11:10:00Z">
            <w:rPr>
              <w:rFonts w:ascii="Times New Roman" w:hAnsi="Times New Roman" w:hint="eastAsia"/>
              <w:spacing w:val="10"/>
            </w:rPr>
          </w:rPrChange>
        </w:rPr>
        <w:t>一文件也是一种常见的用户行为，</w:t>
      </w:r>
      <w:del w:id="787" w:author="微软用户" w:date="2017-08-27T14:50:00Z">
        <w:r w:rsidR="00827EC4" w:rsidRPr="00B207B1" w:rsidDel="00D40A7C">
          <w:rPr>
            <w:rFonts w:hAnsiTheme="minorEastAsia" w:hint="eastAsia"/>
            <w:rPrChange w:id="788"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89" w:author="JY0225" w:date="2017-08-24T11:10:00Z">
              <w:rPr>
                <w:rFonts w:ascii="Times New Roman" w:hAnsi="Times New Roman" w:hint="eastAsia"/>
                <w:spacing w:val="10"/>
              </w:rPr>
            </w:rPrChange>
          </w:rPr>
          <w:delText>也可以</w:delText>
        </w:r>
      </w:del>
      <w:ins w:id="790" w:author="微软用户" w:date="2017-08-27T14:50:00Z">
        <w:r w:rsidR="00D40A7C" w:rsidRPr="00B207B1">
          <w:rPr>
            <w:rFonts w:hAnsiTheme="minorEastAsia" w:hint="eastAsia"/>
          </w:rPr>
          <w:t>通过</w:t>
        </w:r>
      </w:ins>
      <w:r w:rsidR="00DC3BB6" w:rsidRPr="00B207B1">
        <w:rPr>
          <w:rFonts w:hAnsiTheme="minorEastAsia" w:hint="eastAsia"/>
          <w:rPrChange w:id="791" w:author="JY0225" w:date="2017-08-24T11:10:00Z">
            <w:rPr>
              <w:rFonts w:ascii="Times New Roman" w:hAnsi="Times New Roman" w:hint="eastAsia"/>
              <w:spacing w:val="10"/>
            </w:rPr>
          </w:rPrChange>
        </w:rPr>
        <w:t>利用本地缓存技术，节省</w:t>
      </w:r>
      <w:ins w:id="792" w:author="微软用户" w:date="2017-08-27T14:50:00Z">
        <w:r w:rsidR="001356AF" w:rsidRPr="00B207B1">
          <w:rPr>
            <w:rFonts w:hAnsiTheme="minorEastAsia" w:hint="eastAsia"/>
          </w:rPr>
          <w:t>重复</w:t>
        </w:r>
      </w:ins>
      <w:r w:rsidR="00DC3BB6" w:rsidRPr="00B207B1">
        <w:rPr>
          <w:rFonts w:hAnsiTheme="minorEastAsia" w:hint="eastAsia"/>
          <w:rPrChange w:id="793" w:author="JY0225" w:date="2017-08-24T11:10:00Z">
            <w:rPr>
              <w:rFonts w:ascii="Times New Roman" w:hAnsi="Times New Roman" w:hint="eastAsia"/>
              <w:spacing w:val="10"/>
            </w:rPr>
          </w:rPrChange>
        </w:rPr>
        <w:t>下载</w:t>
      </w:r>
      <w:ins w:id="794" w:author="微软用户" w:date="2017-08-27T14:50:00Z">
        <w:r w:rsidR="003118E5" w:rsidRPr="00B207B1">
          <w:rPr>
            <w:rFonts w:hAnsiTheme="minorEastAsia"/>
          </w:rPr>
          <w:t>文件</w:t>
        </w:r>
      </w:ins>
      <w:del w:id="795" w:author="微软用户" w:date="2017-08-27T14:50:00Z">
        <w:r w:rsidR="00DC3BB6" w:rsidRPr="00B207B1" w:rsidDel="001356AF">
          <w:rPr>
            <w:rFonts w:hAnsiTheme="minorEastAsia" w:hint="eastAsia"/>
            <w:rPrChange w:id="796" w:author="JY0225" w:date="2017-08-24T11:10:00Z">
              <w:rPr>
                <w:rFonts w:ascii="Times New Roman" w:hAnsi="Times New Roman" w:hint="eastAsia"/>
                <w:spacing w:val="10"/>
              </w:rPr>
            </w:rPrChange>
          </w:rPr>
          <w:delText>时</w:delText>
        </w:r>
      </w:del>
      <w:r w:rsidR="00DC3BB6" w:rsidRPr="00B207B1">
        <w:rPr>
          <w:rFonts w:hAnsiTheme="minorEastAsia" w:hint="eastAsia"/>
          <w:rPrChange w:id="797"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98" w:author="JY0225" w:date="2017-08-24T11:10:00Z">
            <w:rPr>
              <w:rFonts w:ascii="Times New Roman" w:hAnsi="Times New Roman" w:hint="eastAsia"/>
              <w:spacing w:val="10"/>
            </w:rPr>
          </w:rPrChange>
        </w:rPr>
        <w:t>此外，</w:t>
      </w:r>
      <w:del w:id="799" w:author="微软用户" w:date="2017-08-27T14:52:00Z">
        <w:r w:rsidR="001C008D" w:rsidRPr="00B207B1" w:rsidDel="004624D1">
          <w:rPr>
            <w:rFonts w:hAnsiTheme="minorEastAsia" w:hint="eastAsia"/>
            <w:rPrChange w:id="800" w:author="JY0225" w:date="2017-08-24T11:10:00Z">
              <w:rPr>
                <w:rFonts w:ascii="Times New Roman" w:hAnsi="Times New Roman" w:hint="eastAsia"/>
                <w:spacing w:val="10"/>
              </w:rPr>
            </w:rPrChange>
          </w:rPr>
          <w:delText>以上的云备份服务商都没有提供</w:delText>
        </w:r>
      </w:del>
      <w:ins w:id="801" w:author="微软用户" w:date="2017-08-27T14:52:00Z">
        <w:r w:rsidR="00F07F30" w:rsidRPr="00B207B1">
          <w:rPr>
            <w:rFonts w:hAnsiTheme="minorEastAsia"/>
          </w:rPr>
          <w:t>Web</w:t>
        </w:r>
      </w:ins>
      <w:ins w:id="802" w:author="微软用户" w:date="2017-08-27T14:51:00Z">
        <w:r w:rsidR="00F90CE2" w:rsidRPr="00B207B1">
          <w:rPr>
            <w:rFonts w:hAnsiTheme="minorEastAsia"/>
          </w:rPr>
          <w:t>扩展</w:t>
        </w:r>
      </w:ins>
      <w:ins w:id="803" w:author="微软用户" w:date="2017-08-27T14:52:00Z">
        <w:r w:rsidR="00F07F30" w:rsidRPr="00B207B1">
          <w:rPr>
            <w:rFonts w:hAnsiTheme="minorEastAsia"/>
          </w:rPr>
          <w:t>应用</w:t>
        </w:r>
      </w:ins>
      <w:del w:id="804" w:author="微软用户" w:date="2017-08-27T14:51:00Z">
        <w:r w:rsidR="001C008D" w:rsidRPr="00B207B1" w:rsidDel="00F90CE2">
          <w:rPr>
            <w:rFonts w:hAnsiTheme="minorEastAsia" w:hint="eastAsia"/>
            <w:rPrChange w:id="805" w:author="JY0225" w:date="2017-08-24T11:10:00Z">
              <w:rPr>
                <w:rFonts w:ascii="Times New Roman" w:hAnsi="Times New Roman" w:hint="eastAsia"/>
                <w:spacing w:val="10"/>
              </w:rPr>
            </w:rPrChange>
          </w:rPr>
          <w:delText>插件</w:delText>
        </w:r>
      </w:del>
      <w:r w:rsidR="001C008D" w:rsidRPr="00B207B1">
        <w:rPr>
          <w:rFonts w:hAnsiTheme="minorEastAsia" w:hint="eastAsia"/>
          <w:rPrChange w:id="806" w:author="JY0225" w:date="2017-08-24T11:10:00Z">
            <w:rPr>
              <w:rFonts w:ascii="Times New Roman" w:hAnsi="Times New Roman" w:hint="eastAsia"/>
              <w:spacing w:val="10"/>
            </w:rPr>
          </w:rPrChange>
        </w:rPr>
        <w:t>形式的客户端</w:t>
      </w:r>
      <w:del w:id="807" w:author="微软用户" w:date="2017-08-27T14:52:00Z">
        <w:r w:rsidR="001C008D" w:rsidRPr="00B207B1" w:rsidDel="00471911">
          <w:rPr>
            <w:rFonts w:hAnsiTheme="minorEastAsia" w:hint="eastAsia"/>
            <w:rPrChange w:id="808" w:author="JY0225" w:date="2017-08-24T11:10:00Z">
              <w:rPr>
                <w:rFonts w:ascii="Times New Roman" w:hAnsi="Times New Roman" w:hint="eastAsia"/>
                <w:spacing w:val="10"/>
              </w:rPr>
            </w:rPrChange>
          </w:rPr>
          <w:delText>，这种类型的客户端</w:delText>
        </w:r>
      </w:del>
      <w:ins w:id="809" w:author="微软用户" w:date="2017-08-27T14:52:00Z">
        <w:r w:rsidR="00471911" w:rsidRPr="00B207B1">
          <w:rPr>
            <w:rFonts w:hAnsiTheme="minorEastAsia" w:hint="eastAsia"/>
          </w:rPr>
          <w:t>相较于其他</w:t>
        </w:r>
      </w:ins>
      <w:ins w:id="810" w:author="微软用户" w:date="2017-08-27T14:53:00Z">
        <w:r w:rsidR="003B4B3A" w:rsidRPr="00B207B1">
          <w:rPr>
            <w:rFonts w:hAnsiTheme="minorEastAsia" w:hint="eastAsia"/>
          </w:rPr>
          <w:t>类型</w:t>
        </w:r>
      </w:ins>
      <w:ins w:id="811" w:author="微软用户" w:date="2017-08-27T14:52:00Z">
        <w:r w:rsidR="00471911" w:rsidRPr="00B207B1">
          <w:rPr>
            <w:rFonts w:hAnsiTheme="minorEastAsia" w:hint="eastAsia"/>
          </w:rPr>
          <w:t>的客户端</w:t>
        </w:r>
      </w:ins>
      <w:r w:rsidR="001C008D" w:rsidRPr="00B207B1">
        <w:rPr>
          <w:rFonts w:hAnsiTheme="minorEastAsia" w:hint="eastAsia"/>
          <w:rPrChange w:id="812" w:author="JY0225" w:date="2017-08-24T11:10:00Z">
            <w:rPr>
              <w:rFonts w:ascii="Times New Roman" w:hAnsi="Times New Roman" w:hint="eastAsia"/>
              <w:spacing w:val="10"/>
            </w:rPr>
          </w:rPrChange>
        </w:rPr>
        <w:t>使用</w:t>
      </w:r>
      <w:ins w:id="813" w:author="微软用户" w:date="2017-08-27T14:52:00Z">
        <w:r w:rsidR="00471911" w:rsidRPr="00B207B1">
          <w:rPr>
            <w:rFonts w:hAnsiTheme="minorEastAsia"/>
          </w:rPr>
          <w:t>更加</w:t>
        </w:r>
      </w:ins>
      <w:del w:id="814" w:author="微软用户" w:date="2017-08-27T14:52:00Z">
        <w:r w:rsidR="001C008D" w:rsidRPr="00B207B1" w:rsidDel="00471911">
          <w:rPr>
            <w:rFonts w:hAnsiTheme="minorEastAsia" w:hint="eastAsia"/>
            <w:rPrChange w:id="815" w:author="JY0225" w:date="2017-08-24T11:10:00Z">
              <w:rPr>
                <w:rFonts w:ascii="Times New Roman" w:hAnsi="Times New Roman" w:hint="eastAsia"/>
                <w:spacing w:val="10"/>
              </w:rPr>
            </w:rPrChange>
          </w:rPr>
          <w:delText>十分</w:delText>
        </w:r>
      </w:del>
      <w:r w:rsidR="001C008D" w:rsidRPr="00B207B1">
        <w:rPr>
          <w:rFonts w:hAnsiTheme="minorEastAsia" w:hint="eastAsia"/>
          <w:rPrChange w:id="816" w:author="JY0225" w:date="2017-08-24T11:10:00Z">
            <w:rPr>
              <w:rFonts w:ascii="Times New Roman" w:hAnsi="Times New Roman" w:hint="eastAsia"/>
              <w:spacing w:val="10"/>
            </w:rPr>
          </w:rPrChange>
        </w:rPr>
        <w:t>方便，更加轻量级，同时还支持用户将网页上浏览</w:t>
      </w:r>
      <w:ins w:id="817" w:author="微软用户" w:date="2017-08-27T14:54:00Z">
        <w:r w:rsidR="00CC089B" w:rsidRPr="00B207B1">
          <w:rPr>
            <w:rFonts w:hAnsiTheme="minorEastAsia" w:hint="eastAsia"/>
          </w:rPr>
          <w:t>到</w:t>
        </w:r>
      </w:ins>
      <w:r w:rsidR="001C008D" w:rsidRPr="00B207B1">
        <w:rPr>
          <w:rFonts w:hAnsiTheme="minorEastAsia" w:hint="eastAsia"/>
          <w:rPrChange w:id="818" w:author="JY0225" w:date="2017-08-24T11:10:00Z">
            <w:rPr>
              <w:rFonts w:ascii="Times New Roman" w:hAnsi="Times New Roman" w:hint="eastAsia"/>
              <w:spacing w:val="10"/>
            </w:rPr>
          </w:rPrChange>
        </w:rPr>
        <w:t>的任何形式的资源</w:t>
      </w:r>
      <w:ins w:id="819" w:author="微软用户" w:date="2017-08-27T14:54:00Z">
        <w:r w:rsidR="00CC089B" w:rsidRPr="00B207B1">
          <w:rPr>
            <w:rFonts w:hAnsiTheme="minorEastAsia" w:hint="eastAsia"/>
          </w:rPr>
          <w:t>实时</w:t>
        </w:r>
      </w:ins>
      <w:ins w:id="820" w:author="JY0225" w:date="2017-08-14T12:31:00Z">
        <w:del w:id="821" w:author="微软用户" w:date="2017-08-27T14:54:00Z">
          <w:r w:rsidR="007830F2" w:rsidRPr="00B207B1" w:rsidDel="00CC089B">
            <w:rPr>
              <w:rFonts w:hAnsiTheme="minorEastAsia" w:hint="eastAsia"/>
              <w:rPrChange w:id="822" w:author="JY0225" w:date="2017-08-24T11:10:00Z">
                <w:rPr>
                  <w:rFonts w:ascii="Times New Roman" w:hAnsi="Times New Roman" w:hint="eastAsia"/>
                  <w:spacing w:val="10"/>
                </w:rPr>
              </w:rPrChange>
            </w:rPr>
            <w:delText>同步</w:delText>
          </w:r>
        </w:del>
      </w:ins>
      <w:del w:id="823" w:author="JY0225" w:date="2017-08-14T12:31:00Z">
        <w:r w:rsidR="001C008D" w:rsidRPr="00B207B1" w:rsidDel="007830F2">
          <w:rPr>
            <w:rFonts w:hAnsiTheme="minorEastAsia" w:hint="eastAsia"/>
            <w:rPrChange w:id="824" w:author="JY0225" w:date="2017-08-24T11:10:00Z">
              <w:rPr>
                <w:rFonts w:ascii="Times New Roman" w:hAnsi="Times New Roman" w:hint="eastAsia"/>
                <w:spacing w:val="10"/>
              </w:rPr>
            </w:rPrChange>
          </w:rPr>
          <w:delText>随时</w:delText>
        </w:r>
      </w:del>
      <w:r w:rsidR="001C008D" w:rsidRPr="00B207B1">
        <w:rPr>
          <w:rFonts w:hAnsiTheme="minorEastAsia" w:hint="eastAsia"/>
          <w:rPrChange w:id="825" w:author="JY0225" w:date="2017-08-24T11:10:00Z">
            <w:rPr>
              <w:rFonts w:ascii="Times New Roman" w:hAnsi="Times New Roman" w:hint="eastAsia"/>
              <w:spacing w:val="10"/>
            </w:rPr>
          </w:rPrChange>
        </w:rPr>
        <w:t>上传到服务器</w:t>
      </w:r>
      <w:ins w:id="826"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827" w:author="微软用户" w:date="2017-08-27T14:53:00Z">
        <w:r w:rsidR="001C008D" w:rsidRPr="00B207B1" w:rsidDel="00A07BCA">
          <w:rPr>
            <w:rFonts w:hAnsiTheme="minorEastAsia" w:hint="eastAsia"/>
            <w:rPrChange w:id="828" w:author="JY0225" w:date="2017-08-24T11:10:00Z">
              <w:rPr>
                <w:rFonts w:ascii="Times New Roman" w:hAnsi="Times New Roman" w:hint="eastAsia"/>
                <w:spacing w:val="10"/>
              </w:rPr>
            </w:rPrChange>
          </w:rPr>
          <w:delText>。</w:delText>
        </w:r>
      </w:del>
      <w:r w:rsidR="00DC3BB6" w:rsidRPr="00B207B1">
        <w:rPr>
          <w:rFonts w:hAnsiTheme="minorEastAsia" w:hint="eastAsia"/>
          <w:rPrChange w:id="829" w:author="JY0225" w:date="2017-08-24T11:10:00Z">
            <w:rPr>
              <w:rFonts w:ascii="Times New Roman" w:hAnsi="Times New Roman" w:hint="eastAsia"/>
              <w:spacing w:val="10"/>
            </w:rPr>
          </w:rPrChange>
        </w:rPr>
        <w:t>在安全性上，成熟</w:t>
      </w:r>
      <w:ins w:id="830" w:author="微软用户" w:date="2017-08-27T14:55:00Z">
        <w:r w:rsidR="00F97B2C" w:rsidRPr="00B207B1">
          <w:rPr>
            <w:rFonts w:hAnsiTheme="minorEastAsia" w:hint="eastAsia"/>
          </w:rPr>
          <w:t>的</w:t>
        </w:r>
      </w:ins>
      <w:r w:rsidR="00DC3BB6" w:rsidRPr="00B207B1">
        <w:rPr>
          <w:rFonts w:hAnsiTheme="minorEastAsia" w:hint="eastAsia"/>
          <w:rPrChange w:id="831"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832"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833" w:author="JY0225" w:date="2017-08-24T11:10:00Z">
            <w:rPr>
              <w:rFonts w:ascii="Times New Roman" w:hAnsi="Times New Roman" w:hint="eastAsia"/>
              <w:spacing w:val="10"/>
            </w:rPr>
          </w:rPrChange>
        </w:rPr>
        <w:t>SDK虫洞漏洞</w:t>
      </w:r>
      <w:r w:rsidR="00DC3BB6" w:rsidRPr="00B207B1">
        <w:rPr>
          <w:rStyle w:val="affff8"/>
          <w:rFonts w:hAnsiTheme="minorEastAsia"/>
          <w:rPrChange w:id="834" w:author="JY0225" w:date="2017-08-24T11:10:00Z">
            <w:rPr>
              <w:rStyle w:val="affff8"/>
              <w:rFonts w:ascii="Times New Roman" w:hAnsi="Times New Roman"/>
              <w:spacing w:val="10"/>
            </w:rPr>
          </w:rPrChange>
        </w:rPr>
        <w:footnoteReference w:id="3"/>
      </w:r>
      <w:r w:rsidR="00DC3BB6" w:rsidRPr="00B207B1">
        <w:rPr>
          <w:rFonts w:hAnsiTheme="minorEastAsia"/>
          <w:rPrChange w:id="835" w:author="JY0225" w:date="2017-08-24T11:10:00Z">
            <w:rPr>
              <w:rFonts w:ascii="Times New Roman" w:hAnsi="Times New Roman"/>
              <w:spacing w:val="10"/>
            </w:rPr>
          </w:rPrChange>
        </w:rPr>
        <w:t xml:space="preserve"> </w:t>
      </w:r>
      <w:r w:rsidR="00DC3BB6" w:rsidRPr="00B207B1">
        <w:rPr>
          <w:rFonts w:hAnsiTheme="minorEastAsia" w:hint="eastAsia"/>
          <w:rPrChange w:id="836" w:author="JY0225" w:date="2017-08-24T11:10:00Z">
            <w:rPr>
              <w:rFonts w:ascii="Times New Roman" w:hAnsi="Times New Roman" w:hint="eastAsia"/>
              <w:spacing w:val="10"/>
            </w:rPr>
          </w:rPrChange>
        </w:rPr>
        <w:t>，安装了百度云的</w:t>
      </w:r>
      <w:r w:rsidR="00DC3BB6" w:rsidRPr="00B207B1">
        <w:rPr>
          <w:rFonts w:hAnsiTheme="minorEastAsia"/>
          <w:rPrChange w:id="837" w:author="JY0225" w:date="2017-08-24T11:10:00Z">
            <w:rPr>
              <w:rFonts w:ascii="Times New Roman" w:hAnsi="Times New Roman"/>
              <w:spacing w:val="10"/>
            </w:rPr>
          </w:rPrChange>
        </w:rPr>
        <w:t>Android</w:t>
      </w:r>
      <w:r w:rsidR="00DC3BB6" w:rsidRPr="00B207B1">
        <w:rPr>
          <w:rFonts w:hAnsiTheme="minorEastAsia" w:hint="eastAsia"/>
          <w:rPrChange w:id="838"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839" w:author="JY0225" w:date="2017-08-24T11:10:00Z">
            <w:rPr>
              <w:rFonts w:ascii="Times New Roman" w:hAnsi="Times New Roman"/>
              <w:spacing w:val="10"/>
            </w:rPr>
          </w:rPrChange>
        </w:rPr>
        <w:t>Dropbox CVE-2014-8889</w:t>
      </w:r>
      <w:del w:id="840" w:author="微软用户" w:date="2017-08-27T14:55:00Z">
        <w:r w:rsidR="00DC3BB6" w:rsidRPr="00B207B1" w:rsidDel="009354C2">
          <w:rPr>
            <w:rFonts w:hAnsiTheme="minorEastAsia" w:hint="eastAsia"/>
            <w:rPrChange w:id="841" w:author="JY0225" w:date="2017-08-24T11:10:00Z">
              <w:rPr>
                <w:rFonts w:ascii="Times New Roman" w:hAnsi="Times New Roman" w:hint="eastAsia"/>
                <w:spacing w:val="10"/>
              </w:rPr>
            </w:rPrChange>
          </w:rPr>
          <w:delText>的</w:delText>
        </w:r>
      </w:del>
      <w:r w:rsidR="00DC3BB6" w:rsidRPr="00B207B1">
        <w:rPr>
          <w:rFonts w:hAnsiTheme="minorEastAsia" w:hint="eastAsia"/>
          <w:rPrChange w:id="842" w:author="JY0225" w:date="2017-08-24T11:10:00Z">
            <w:rPr>
              <w:rFonts w:ascii="Times New Roman" w:hAnsi="Times New Roman" w:hint="eastAsia"/>
              <w:spacing w:val="10"/>
            </w:rPr>
          </w:rPrChange>
        </w:rPr>
        <w:t>漏洞</w:t>
      </w:r>
      <w:r w:rsidR="00DC3BB6" w:rsidRPr="00B207B1">
        <w:rPr>
          <w:rStyle w:val="affff8"/>
          <w:rFonts w:hAnsiTheme="minorEastAsia"/>
          <w:rPrChange w:id="843" w:author="JY0225" w:date="2017-08-24T11:10:00Z">
            <w:rPr>
              <w:rStyle w:val="affff8"/>
              <w:rFonts w:ascii="Times New Roman" w:hAnsi="Times New Roman"/>
              <w:spacing w:val="10"/>
            </w:rPr>
          </w:rPrChange>
        </w:rPr>
        <w:footnoteReference w:id="4"/>
      </w:r>
      <w:r w:rsidR="00DC3BB6" w:rsidRPr="00B207B1">
        <w:rPr>
          <w:rFonts w:hAnsiTheme="minorEastAsia" w:hint="eastAsia"/>
          <w:rPrChange w:id="844" w:author="JY0225" w:date="2017-08-24T11:10:00Z">
            <w:rPr>
              <w:rFonts w:ascii="Times New Roman" w:hAnsi="Times New Roman" w:hint="eastAsia"/>
              <w:spacing w:val="10"/>
            </w:rPr>
          </w:rPrChange>
        </w:rPr>
        <w:t>，</w:t>
      </w:r>
      <w:ins w:id="845"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846" w:author="微软用户" w:date="2017-08-27T14:58:00Z">
        <w:r w:rsidR="00947487" w:rsidRPr="00B207B1">
          <w:rPr>
            <w:rFonts w:hAnsiTheme="minorEastAsia" w:hint="eastAsia"/>
          </w:rPr>
          <w:t>漏洞的应用程序</w:t>
        </w:r>
      </w:ins>
      <w:ins w:id="847" w:author="微软用户" w:date="2017-08-27T14:57:00Z">
        <w:r w:rsidR="0005558D" w:rsidRPr="00B207B1">
          <w:rPr>
            <w:rFonts w:hAnsiTheme="minorEastAsia" w:hint="eastAsia"/>
          </w:rPr>
          <w:t>，</w:t>
        </w:r>
      </w:ins>
      <w:r w:rsidR="00DC3BB6" w:rsidRPr="00B207B1">
        <w:rPr>
          <w:rFonts w:hAnsiTheme="minorEastAsia" w:hint="eastAsia"/>
          <w:rPrChange w:id="848" w:author="JY0225" w:date="2017-08-24T11:10:00Z">
            <w:rPr>
              <w:rFonts w:ascii="Times New Roman" w:hAnsi="Times New Roman" w:hint="eastAsia"/>
              <w:spacing w:val="10"/>
            </w:rPr>
          </w:rPrChange>
        </w:rPr>
        <w:t>攻击者</w:t>
      </w:r>
      <w:del w:id="849" w:author="微软用户" w:date="2017-08-27T14:59:00Z">
        <w:r w:rsidR="00DC3BB6" w:rsidRPr="00B207B1" w:rsidDel="009758CA">
          <w:rPr>
            <w:rFonts w:hAnsiTheme="minorEastAsia" w:hint="eastAsia"/>
            <w:rPrChange w:id="850" w:author="JY0225" w:date="2017-08-24T11:10:00Z">
              <w:rPr>
                <w:rFonts w:ascii="Times New Roman" w:hAnsi="Times New Roman" w:hint="eastAsia"/>
                <w:spacing w:val="10"/>
              </w:rPr>
            </w:rPrChange>
          </w:rPr>
          <w:delText>利用该漏洞</w:delText>
        </w:r>
      </w:del>
      <w:ins w:id="851" w:author="微软用户" w:date="2017-08-27T14:59:00Z">
        <w:r w:rsidR="009758CA" w:rsidRPr="00B207B1">
          <w:rPr>
            <w:rFonts w:hAnsiTheme="minorEastAsia" w:hint="eastAsia"/>
          </w:rPr>
          <w:t>便</w:t>
        </w:r>
      </w:ins>
      <w:ins w:id="852" w:author="微软用户" w:date="2017-08-27T14:57:00Z">
        <w:r w:rsidR="00A23410" w:rsidRPr="00B207B1">
          <w:rPr>
            <w:rFonts w:hAnsiTheme="minorEastAsia" w:hint="eastAsia"/>
          </w:rPr>
          <w:t>可</w:t>
        </w:r>
      </w:ins>
      <w:ins w:id="853" w:author="微软用户" w:date="2017-08-27T14:56:00Z">
        <w:r w:rsidR="007E5FB6" w:rsidRPr="00B207B1">
          <w:rPr>
            <w:rFonts w:hAnsiTheme="minorEastAsia"/>
          </w:rPr>
          <w:t>在</w:t>
        </w:r>
      </w:ins>
      <w:del w:id="854" w:author="微软用户" w:date="2017-08-27T14:56:00Z">
        <w:r w:rsidR="00DC3BB6" w:rsidRPr="00B207B1" w:rsidDel="007E5FB6">
          <w:rPr>
            <w:rFonts w:hAnsiTheme="minorEastAsia" w:hint="eastAsia"/>
            <w:rPrChange w:id="855" w:author="JY0225" w:date="2017-08-24T11:10:00Z">
              <w:rPr>
                <w:rFonts w:ascii="Times New Roman" w:hAnsi="Times New Roman" w:hint="eastAsia"/>
                <w:spacing w:val="10"/>
              </w:rPr>
            </w:rPrChange>
          </w:rPr>
          <w:delText>可</w:delText>
        </w:r>
      </w:del>
      <w:r w:rsidR="00DC3BB6" w:rsidRPr="00B207B1">
        <w:rPr>
          <w:rFonts w:hAnsiTheme="minorEastAsia" w:hint="eastAsia"/>
          <w:rPrChange w:id="856" w:author="JY0225" w:date="2017-08-24T11:10:00Z">
            <w:rPr>
              <w:rFonts w:ascii="Times New Roman" w:hAnsi="Times New Roman" w:hint="eastAsia"/>
              <w:spacing w:val="10"/>
            </w:rPr>
          </w:rPrChange>
        </w:rPr>
        <w:t>未经用户同意</w:t>
      </w:r>
      <w:ins w:id="857" w:author="微软用户" w:date="2017-08-27T14:56:00Z">
        <w:r w:rsidR="007E5FB6" w:rsidRPr="00B207B1">
          <w:rPr>
            <w:rFonts w:hAnsiTheme="minorEastAsia" w:hint="eastAsia"/>
          </w:rPr>
          <w:t>的情况下</w:t>
        </w:r>
      </w:ins>
      <w:r w:rsidR="00DC3BB6" w:rsidRPr="00B207B1">
        <w:rPr>
          <w:rFonts w:hAnsiTheme="minorEastAsia" w:hint="eastAsia"/>
          <w:rPrChange w:id="858" w:author="JY0225" w:date="2017-08-24T11:10:00Z">
            <w:rPr>
              <w:rFonts w:ascii="Times New Roman" w:hAnsi="Times New Roman" w:hint="eastAsia"/>
              <w:spacing w:val="10"/>
            </w:rPr>
          </w:rPrChange>
        </w:rPr>
        <w:t>直接</w:t>
      </w:r>
      <w:del w:id="859" w:author="微软用户" w:date="2017-08-27T14:56:00Z">
        <w:r w:rsidR="00DC3BB6" w:rsidRPr="00B207B1" w:rsidDel="007A55DC">
          <w:rPr>
            <w:rFonts w:hAnsiTheme="minorEastAsia" w:hint="eastAsia"/>
            <w:rPrChange w:id="860" w:author="JY0225" w:date="2017-08-24T11:10:00Z">
              <w:rPr>
                <w:rFonts w:ascii="Times New Roman" w:hAnsi="Times New Roman" w:hint="eastAsia"/>
                <w:spacing w:val="10"/>
              </w:rPr>
            </w:rPrChange>
          </w:rPr>
          <w:delText>把应用程序和</w:delText>
        </w:r>
      </w:del>
      <w:ins w:id="861" w:author="微软用户" w:date="2017-08-27T14:56:00Z">
        <w:r w:rsidR="007A55DC" w:rsidRPr="00B207B1">
          <w:rPr>
            <w:rFonts w:hAnsiTheme="minorEastAsia" w:hint="eastAsia"/>
          </w:rPr>
          <w:t>访问用户的</w:t>
        </w:r>
      </w:ins>
      <w:r w:rsidR="00DC3BB6" w:rsidRPr="00B207B1">
        <w:rPr>
          <w:rFonts w:hAnsiTheme="minorEastAsia"/>
          <w:rPrChange w:id="862" w:author="JY0225" w:date="2017-08-24T11:10:00Z">
            <w:rPr>
              <w:rFonts w:ascii="Times New Roman" w:hAnsi="Times New Roman"/>
              <w:spacing w:val="10"/>
            </w:rPr>
          </w:rPrChange>
        </w:rPr>
        <w:t>Dropbox</w:t>
      </w:r>
      <w:ins w:id="863" w:author="微软用户" w:date="2017-08-27T14:57:00Z">
        <w:r w:rsidR="00300C53" w:rsidRPr="00B207B1">
          <w:rPr>
            <w:rFonts w:hAnsiTheme="minorEastAsia"/>
          </w:rPr>
          <w:t>资源</w:t>
        </w:r>
      </w:ins>
      <w:del w:id="864" w:author="微软用户" w:date="2017-08-27T14:57:00Z">
        <w:r w:rsidR="00DC3BB6" w:rsidRPr="00B207B1" w:rsidDel="00300C53">
          <w:rPr>
            <w:rFonts w:hAnsiTheme="minorEastAsia" w:hint="eastAsia"/>
            <w:rPrChange w:id="865"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866" w:author="JY0225" w:date="2017-08-24T11:10:00Z">
              <w:rPr>
                <w:rFonts w:ascii="Times New Roman" w:hAnsi="Times New Roman" w:hint="eastAsia"/>
                <w:spacing w:val="10"/>
              </w:rPr>
            </w:rPrChange>
          </w:rPr>
          <w:delText>连接</w:delText>
        </w:r>
      </w:del>
      <w:r w:rsidR="00DC3BB6" w:rsidRPr="00B207B1">
        <w:rPr>
          <w:rFonts w:hAnsiTheme="minorEastAsia" w:hint="eastAsia"/>
          <w:rPrChange w:id="867" w:author="JY0225" w:date="2017-08-24T11:10:00Z">
            <w:rPr>
              <w:rFonts w:ascii="Times New Roman" w:hAnsi="Times New Roman" w:hint="eastAsia"/>
              <w:spacing w:val="10"/>
            </w:rPr>
          </w:rPrChange>
        </w:rPr>
        <w:t>。</w:t>
      </w:r>
      <w:del w:id="868" w:author="微软用户" w:date="2017-08-27T14:57:00Z">
        <w:r w:rsidR="00DC3BB6" w:rsidRPr="00B207B1" w:rsidDel="0005558D">
          <w:rPr>
            <w:rFonts w:hAnsiTheme="minorEastAsia" w:hint="eastAsia"/>
            <w:rPrChange w:id="869"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870"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871"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872" w:name="_Toc491952418"/>
      <w:r w:rsidRPr="00B207B1">
        <w:t xml:space="preserve">1.2 </w:t>
      </w:r>
      <w:bookmarkEnd w:id="154"/>
      <w:bookmarkEnd w:id="155"/>
      <w:bookmarkEnd w:id="156"/>
      <w:r w:rsidR="00C06BEE" w:rsidRPr="00B207B1">
        <w:rPr>
          <w:rFonts w:hint="eastAsia"/>
        </w:rPr>
        <w:t>研究内容及意义</w:t>
      </w:r>
      <w:bookmarkEnd w:id="872"/>
    </w:p>
    <w:p w14:paraId="2A1273AB" w14:textId="0885CF86" w:rsidR="008E66D8" w:rsidRPr="00B207B1" w:rsidRDefault="001D3873" w:rsidP="00A078AB">
      <w:pPr>
        <w:spacing w:line="400" w:lineRule="exact"/>
        <w:ind w:firstLine="420"/>
        <w:rPr>
          <w:rFonts w:hAnsiTheme="minorEastAsia"/>
          <w:rPrChange w:id="873" w:author="JY0225" w:date="2017-08-24T11:10:00Z">
            <w:rPr>
              <w:rFonts w:ascii="Times New Roman" w:hAnsi="Times New Roman"/>
              <w:spacing w:val="10"/>
            </w:rPr>
          </w:rPrChange>
        </w:rPr>
      </w:pPr>
      <w:r w:rsidRPr="00B207B1">
        <w:rPr>
          <w:rFonts w:hAnsiTheme="minorEastAsia" w:hint="eastAsia"/>
          <w:rPrChange w:id="874" w:author="JY0225" w:date="2017-08-24T11:10:00Z">
            <w:rPr>
              <w:rFonts w:ascii="Times New Roman" w:hAnsi="Times New Roman" w:hint="eastAsia"/>
              <w:spacing w:val="10"/>
            </w:rPr>
          </w:rPrChange>
        </w:rPr>
        <w:t>由国家“核高基”科技重大专项自主研</w:t>
      </w:r>
      <w:ins w:id="875" w:author="微软用户" w:date="2017-08-27T15:08:00Z">
        <w:r w:rsidR="00C9097E" w:rsidRPr="00B207B1">
          <w:rPr>
            <w:rFonts w:hAnsiTheme="minorEastAsia"/>
          </w:rPr>
          <w:t>发</w:t>
        </w:r>
      </w:ins>
      <w:del w:id="876" w:author="微软用户" w:date="2017-08-27T15:08:00Z">
        <w:r w:rsidRPr="00B207B1" w:rsidDel="00C9097E">
          <w:rPr>
            <w:rFonts w:hAnsiTheme="minorEastAsia" w:hint="eastAsia"/>
            <w:rPrChange w:id="877" w:author="JY0225" w:date="2017-08-24T11:10:00Z">
              <w:rPr>
                <w:rFonts w:ascii="Times New Roman" w:hAnsi="Times New Roman" w:hint="eastAsia"/>
                <w:spacing w:val="10"/>
              </w:rPr>
            </w:rPrChange>
          </w:rPr>
          <w:delText>制</w:delText>
        </w:r>
      </w:del>
      <w:r w:rsidRPr="00B207B1">
        <w:rPr>
          <w:rFonts w:hAnsiTheme="minorEastAsia" w:hint="eastAsia"/>
          <w:rPrChange w:id="878" w:author="JY0225" w:date="2017-08-24T11:10:00Z">
            <w:rPr>
              <w:rFonts w:ascii="Times New Roman" w:hAnsi="Times New Roman" w:hint="eastAsia"/>
              <w:spacing w:val="10"/>
            </w:rPr>
          </w:rPrChange>
        </w:rPr>
        <w:t>的云</w:t>
      </w:r>
      <w:r w:rsidR="00476838" w:rsidRPr="00B207B1">
        <w:rPr>
          <w:rFonts w:hAnsiTheme="minorEastAsia" w:hint="eastAsia"/>
          <w:rPrChange w:id="879" w:author="JY0225" w:date="2017-08-24T11:10:00Z">
            <w:rPr>
              <w:rFonts w:ascii="Times New Roman" w:hAnsi="Times New Roman" w:hint="eastAsia"/>
              <w:spacing w:val="10"/>
            </w:rPr>
          </w:rPrChange>
        </w:rPr>
        <w:t>备份</w:t>
      </w:r>
      <w:r w:rsidRPr="00B207B1">
        <w:rPr>
          <w:rFonts w:hAnsiTheme="minorEastAsia" w:hint="eastAsia"/>
          <w:rPrChange w:id="880" w:author="JY0225" w:date="2017-08-24T11:10:00Z">
            <w:rPr>
              <w:rFonts w:ascii="Times New Roman" w:hAnsi="Times New Roman" w:hint="eastAsia"/>
              <w:spacing w:val="10"/>
            </w:rPr>
          </w:rPrChange>
        </w:rPr>
        <w:t>服务平台</w:t>
      </w:r>
      <w:r w:rsidR="00144DC7" w:rsidRPr="00B207B1">
        <w:rPr>
          <w:rFonts w:hAnsiTheme="minorEastAsia" w:hint="eastAsia"/>
          <w:rPrChange w:id="881"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D26CF8" w:rsidRPr="00B207B1">
        <w:rPr>
          <w:rFonts w:hAnsiTheme="minorEastAsia" w:hint="eastAsia"/>
          <w:rPrChange w:id="882" w:author="JY0225" w:date="2017-08-24T11:10:00Z">
            <w:rPr>
              <w:rFonts w:ascii="Times New Roman" w:hAnsi="Times New Roman" w:hint="eastAsia"/>
              <w:spacing w:val="10"/>
            </w:rPr>
          </w:rPrChange>
        </w:rPr>
        <w:t>。</w:t>
      </w:r>
      <w:r w:rsidR="00D30616" w:rsidRPr="00B207B1">
        <w:rPr>
          <w:rFonts w:hAnsiTheme="minorEastAsia" w:hint="eastAsia"/>
          <w:rPrChange w:id="883" w:author="JY0225" w:date="2017-08-24T11:10:00Z">
            <w:rPr>
              <w:rFonts w:ascii="Times New Roman" w:hAnsi="Times New Roman" w:hint="eastAsia"/>
              <w:spacing w:val="10"/>
            </w:rPr>
          </w:rPrChange>
        </w:rPr>
        <w:t>然而，这些基础的</w:t>
      </w:r>
      <w:ins w:id="884" w:author="微软用户" w:date="2017-08-27T15:15:00Z">
        <w:r w:rsidR="009E6E6E" w:rsidRPr="00B207B1">
          <w:rPr>
            <w:rFonts w:hAnsiTheme="minorEastAsia"/>
          </w:rPr>
          <w:t>功能已</w:t>
        </w:r>
      </w:ins>
      <w:del w:id="885" w:author="微软用户" w:date="2017-08-27T15:15:00Z">
        <w:r w:rsidR="00D30616" w:rsidRPr="00B207B1" w:rsidDel="009E6E6E">
          <w:rPr>
            <w:rFonts w:hAnsiTheme="minorEastAsia" w:hint="eastAsia"/>
            <w:rPrChange w:id="886" w:author="JY0225" w:date="2017-08-24T11:10:00Z">
              <w:rPr>
                <w:rFonts w:ascii="Times New Roman" w:hAnsi="Times New Roman" w:hint="eastAsia"/>
                <w:spacing w:val="10"/>
              </w:rPr>
            </w:rPrChange>
          </w:rPr>
          <w:delText>功能</w:delText>
        </w:r>
      </w:del>
      <w:ins w:id="887" w:author="JY0225" w:date="2017-08-14T12:31:00Z">
        <w:del w:id="888" w:author="微软用户" w:date="2017-08-27T15:15:00Z">
          <w:r w:rsidR="008621A3" w:rsidRPr="00B207B1" w:rsidDel="009E6E6E">
            <w:rPr>
              <w:rFonts w:hAnsiTheme="minorEastAsia" w:hint="eastAsia"/>
              <w:rPrChange w:id="889" w:author="JY0225" w:date="2017-08-24T11:10:00Z">
                <w:rPr>
                  <w:rFonts w:ascii="Times New Roman" w:hAnsi="Times New Roman" w:hint="eastAsia"/>
                  <w:spacing w:val="10"/>
                </w:rPr>
              </w:rPrChange>
            </w:rPr>
            <w:delText>还</w:delText>
          </w:r>
        </w:del>
      </w:ins>
      <w:del w:id="890" w:author="JY0225" w:date="2017-08-14T12:31:00Z">
        <w:r w:rsidR="00D30616" w:rsidRPr="00B207B1" w:rsidDel="008621A3">
          <w:rPr>
            <w:rFonts w:hAnsiTheme="minorEastAsia" w:hint="eastAsia"/>
            <w:rPrChange w:id="891" w:author="JY0225" w:date="2017-08-24T11:10:00Z">
              <w:rPr>
                <w:rFonts w:ascii="Times New Roman" w:hAnsi="Times New Roman" w:hint="eastAsia"/>
                <w:spacing w:val="10"/>
              </w:rPr>
            </w:rPrChange>
          </w:rPr>
          <w:delText>已经</w:delText>
        </w:r>
      </w:del>
      <w:r w:rsidR="00D30616" w:rsidRPr="00B207B1">
        <w:rPr>
          <w:rFonts w:hAnsiTheme="minorEastAsia" w:hint="eastAsia"/>
          <w:rPrChange w:id="892"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93" w:author="JY0225" w:date="2017-08-24T11:10:00Z">
            <w:rPr>
              <w:rFonts w:ascii="Times New Roman" w:hAnsi="Times New Roman" w:hint="eastAsia"/>
              <w:spacing w:val="10"/>
            </w:rPr>
          </w:rPrChange>
        </w:rPr>
        <w:t>行业的需求</w:t>
      </w:r>
      <w:r w:rsidR="00DA53A9" w:rsidRPr="00B207B1">
        <w:rPr>
          <w:rFonts w:hAnsiTheme="minorEastAsia" w:hint="eastAsia"/>
          <w:rPrChange w:id="894" w:author="JY0225" w:date="2017-08-24T11:10:00Z">
            <w:rPr>
              <w:rFonts w:ascii="Times New Roman" w:hAnsi="Times New Roman" w:hint="eastAsia"/>
              <w:spacing w:val="10"/>
            </w:rPr>
          </w:rPrChange>
        </w:rPr>
        <w:t>。</w:t>
      </w:r>
      <w:r w:rsidR="00D26CF8" w:rsidRPr="00B207B1">
        <w:rPr>
          <w:rFonts w:hAnsiTheme="minorEastAsia" w:hint="eastAsia"/>
          <w:rPrChange w:id="895" w:author="JY0225" w:date="2017-08-24T11:10:00Z">
            <w:rPr>
              <w:rFonts w:ascii="Times New Roman" w:hAnsi="Times New Roman" w:hint="eastAsia"/>
              <w:spacing w:val="10"/>
            </w:rPr>
          </w:rPrChange>
        </w:rPr>
        <w:t>云备份关键技术作为产品的核心竞争力，已成为了各大供应商</w:t>
      </w:r>
      <w:del w:id="896" w:author="微软用户" w:date="2017-08-27T15:16:00Z">
        <w:r w:rsidR="00D26CF8" w:rsidRPr="00B207B1" w:rsidDel="003566AC">
          <w:rPr>
            <w:rFonts w:hAnsiTheme="minorEastAsia" w:hint="eastAsia"/>
            <w:rPrChange w:id="897" w:author="JY0225" w:date="2017-08-24T11:10:00Z">
              <w:rPr>
                <w:rFonts w:ascii="Times New Roman" w:hAnsi="Times New Roman" w:hint="eastAsia"/>
                <w:spacing w:val="10"/>
              </w:rPr>
            </w:rPrChange>
          </w:rPr>
          <w:delText>的</w:delText>
        </w:r>
      </w:del>
      <w:r w:rsidR="00D26CF8" w:rsidRPr="00B207B1">
        <w:rPr>
          <w:rFonts w:hAnsiTheme="minorEastAsia" w:hint="eastAsia"/>
          <w:rPrChange w:id="898" w:author="JY0225" w:date="2017-08-24T11:10:00Z">
            <w:rPr>
              <w:rFonts w:ascii="Times New Roman" w:hAnsi="Times New Roman" w:hint="eastAsia"/>
              <w:spacing w:val="10"/>
            </w:rPr>
          </w:rPrChange>
        </w:rPr>
        <w:t>研究的重点</w:t>
      </w:r>
      <w:r w:rsidR="00D21E05" w:rsidRPr="00B207B1">
        <w:rPr>
          <w:rFonts w:hAnsiTheme="minorEastAsia" w:hint="eastAsia"/>
          <w:rPrChange w:id="899" w:author="JY0225" w:date="2017-08-24T11:10:00Z">
            <w:rPr>
              <w:rFonts w:ascii="Times New Roman" w:hAnsi="Times New Roman" w:hint="eastAsia"/>
              <w:spacing w:val="10"/>
            </w:rPr>
          </w:rPrChange>
        </w:rPr>
        <w:t>，</w:t>
      </w:r>
      <w:r w:rsidR="00E1521A" w:rsidRPr="00B207B1">
        <w:rPr>
          <w:rFonts w:hAnsiTheme="minorEastAsia" w:hint="eastAsia"/>
          <w:rPrChange w:id="900" w:author="JY0225" w:date="2017-08-24T11:10:00Z">
            <w:rPr>
              <w:rFonts w:ascii="Times New Roman" w:hAnsi="Times New Roman" w:hint="eastAsia"/>
              <w:spacing w:val="10"/>
            </w:rPr>
          </w:rPrChange>
        </w:rPr>
        <w:t>而</w:t>
      </w:r>
      <w:del w:id="901" w:author="微软用户" w:date="2017-08-27T15:16:00Z">
        <w:r w:rsidR="00E1521A" w:rsidRPr="00B207B1" w:rsidDel="00515F51">
          <w:rPr>
            <w:rFonts w:hAnsiTheme="minorEastAsia" w:hint="eastAsia"/>
            <w:rPrChange w:id="902"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903"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904"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905"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906" w:author="JY0225" w:date="2017-08-24T11:10:00Z">
              <w:rPr>
                <w:rFonts w:ascii="Times New Roman" w:hAnsi="Times New Roman" w:hint="eastAsia"/>
                <w:spacing w:val="10"/>
              </w:rPr>
            </w:rPrChange>
          </w:rPr>
          <w:delText>关键</w:delText>
        </w:r>
      </w:del>
      <w:ins w:id="907" w:author="微软用户" w:date="2017-08-27T15:16:00Z">
        <w:r w:rsidR="00515F51" w:rsidRPr="00B207B1">
          <w:rPr>
            <w:rFonts w:hAnsiTheme="minorEastAsia" w:hint="eastAsia"/>
          </w:rPr>
          <w:t>这些</w:t>
        </w:r>
      </w:ins>
      <w:r w:rsidR="00943525" w:rsidRPr="00B207B1">
        <w:rPr>
          <w:rFonts w:hAnsiTheme="minorEastAsia" w:hint="eastAsia"/>
          <w:rPrChange w:id="908" w:author="JY0225" w:date="2017-08-24T11:10:00Z">
            <w:rPr>
              <w:rFonts w:ascii="Times New Roman" w:hAnsi="Times New Roman" w:hint="eastAsia"/>
              <w:spacing w:val="10"/>
            </w:rPr>
          </w:rPrChange>
        </w:rPr>
        <w:t>技术</w:t>
      </w:r>
      <w:r w:rsidR="001F0FE9" w:rsidRPr="00B207B1">
        <w:rPr>
          <w:rFonts w:hAnsiTheme="minorEastAsia" w:hint="eastAsia"/>
          <w:rPrChange w:id="909"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910" w:author="JY0225" w:date="2017-08-24T11:10:00Z">
            <w:rPr>
              <w:rFonts w:ascii="Times New Roman" w:hAnsi="Times New Roman" w:hint="eastAsia"/>
              <w:spacing w:val="10"/>
            </w:rPr>
          </w:rPrChange>
        </w:rPr>
        <w:t>通过</w:t>
      </w:r>
      <w:r w:rsidR="0009664F" w:rsidRPr="00B207B1">
        <w:rPr>
          <w:rFonts w:hAnsiTheme="minorEastAsia" w:hint="eastAsia"/>
          <w:rPrChange w:id="911" w:author="JY0225" w:date="2017-08-24T11:10:00Z">
            <w:rPr>
              <w:rFonts w:ascii="Times New Roman" w:hAnsi="Times New Roman" w:hint="eastAsia"/>
              <w:spacing w:val="10"/>
            </w:rPr>
          </w:rPrChange>
        </w:rPr>
        <w:t>对</w:t>
      </w:r>
      <w:r w:rsidR="00E05DB3" w:rsidRPr="00B207B1">
        <w:rPr>
          <w:rFonts w:hAnsiTheme="minorEastAsia" w:hint="eastAsia"/>
          <w:rPrChange w:id="912" w:author="JY0225" w:date="2017-08-24T11:10:00Z">
            <w:rPr>
              <w:rFonts w:ascii="Times New Roman" w:hAnsi="Times New Roman" w:hint="eastAsia"/>
              <w:spacing w:val="10"/>
            </w:rPr>
          </w:rPrChange>
        </w:rPr>
        <w:t>现有</w:t>
      </w:r>
      <w:r w:rsidR="00612F8E" w:rsidRPr="00B207B1">
        <w:rPr>
          <w:rFonts w:hAnsiTheme="minorEastAsia" w:hint="eastAsia"/>
          <w:rPrChange w:id="913" w:author="JY0225" w:date="2017-08-24T11:10:00Z">
            <w:rPr>
              <w:rFonts w:ascii="Times New Roman" w:hAnsi="Times New Roman" w:hint="eastAsia"/>
              <w:spacing w:val="10"/>
            </w:rPr>
          </w:rPrChange>
        </w:rPr>
        <w:t>的</w:t>
      </w:r>
      <w:r w:rsidR="0009664F" w:rsidRPr="00B207B1">
        <w:rPr>
          <w:rFonts w:hAnsiTheme="minorEastAsia" w:hint="eastAsia"/>
          <w:rPrChange w:id="914" w:author="JY0225" w:date="2017-08-24T11:10:00Z">
            <w:rPr>
              <w:rFonts w:ascii="Times New Roman" w:hAnsi="Times New Roman" w:hint="eastAsia"/>
              <w:spacing w:val="10"/>
            </w:rPr>
          </w:rPrChange>
        </w:rPr>
        <w:t>中间件系统</w:t>
      </w:r>
      <w:r w:rsidR="00BF6461" w:rsidRPr="00B207B1">
        <w:rPr>
          <w:rFonts w:hAnsiTheme="minorEastAsia" w:hint="eastAsia"/>
          <w:rPrChange w:id="915" w:author="JY0225" w:date="2017-08-24T11:10:00Z">
            <w:rPr>
              <w:rFonts w:ascii="Times New Roman" w:hAnsi="Times New Roman" w:hint="eastAsia"/>
              <w:spacing w:val="10"/>
            </w:rPr>
          </w:rPrChange>
        </w:rPr>
        <w:t>进行</w:t>
      </w:r>
      <w:r w:rsidR="0009664F" w:rsidRPr="00B207B1">
        <w:rPr>
          <w:rFonts w:hAnsiTheme="minorEastAsia" w:hint="eastAsia"/>
          <w:rPrChange w:id="916" w:author="JY0225" w:date="2017-08-24T11:10:00Z">
            <w:rPr>
              <w:rFonts w:ascii="Times New Roman" w:hAnsi="Times New Roman" w:hint="eastAsia"/>
              <w:spacing w:val="10"/>
            </w:rPr>
          </w:rPrChange>
        </w:rPr>
        <w:t>全面分析，</w:t>
      </w:r>
      <w:r w:rsidR="001F0FE9" w:rsidRPr="00B207B1">
        <w:rPr>
          <w:rFonts w:hAnsiTheme="minorEastAsia" w:hint="eastAsia"/>
          <w:rPrChange w:id="917"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918" w:author="JY0225" w:date="2017-08-24T11:10:00Z">
            <w:rPr>
              <w:rFonts w:ascii="Times New Roman" w:hAnsi="Times New Roman" w:hint="eastAsia"/>
              <w:spacing w:val="10"/>
            </w:rPr>
          </w:rPrChange>
        </w:rPr>
        <w:t>，</w:t>
      </w:r>
      <w:r w:rsidR="00587634" w:rsidRPr="00B207B1">
        <w:rPr>
          <w:rFonts w:hAnsiTheme="minorEastAsia" w:hint="eastAsia"/>
          <w:rPrChange w:id="919" w:author="JY0225" w:date="2017-08-24T11:10:00Z">
            <w:rPr>
              <w:rFonts w:ascii="Times New Roman" w:hAnsi="Times New Roman" w:hint="eastAsia"/>
              <w:spacing w:val="10"/>
            </w:rPr>
          </w:rPrChange>
        </w:rPr>
        <w:t>对</w:t>
      </w:r>
      <w:r w:rsidR="00DC0C8E" w:rsidRPr="00B207B1">
        <w:rPr>
          <w:rFonts w:hAnsiTheme="minorEastAsia" w:hint="eastAsia"/>
          <w:rPrChange w:id="920" w:author="JY0225" w:date="2017-08-24T11:10:00Z">
            <w:rPr>
              <w:rFonts w:ascii="Times New Roman" w:hAnsi="Times New Roman" w:hint="eastAsia"/>
              <w:spacing w:val="10"/>
            </w:rPr>
          </w:rPrChange>
        </w:rPr>
        <w:t>中间件的关键技术</w:t>
      </w:r>
      <w:r w:rsidR="00D54DD6" w:rsidRPr="00B207B1">
        <w:rPr>
          <w:rFonts w:hAnsiTheme="minorEastAsia" w:hint="eastAsia"/>
          <w:rPrChange w:id="921" w:author="JY0225" w:date="2017-08-24T11:10:00Z">
            <w:rPr>
              <w:rFonts w:ascii="Times New Roman" w:hAnsi="Times New Roman" w:hint="eastAsia"/>
              <w:spacing w:val="10"/>
            </w:rPr>
          </w:rPrChange>
        </w:rPr>
        <w:t>进行</w:t>
      </w:r>
      <w:del w:id="922" w:author="微软用户" w:date="2017-08-27T17:11:00Z">
        <w:r w:rsidR="00D54DD6" w:rsidRPr="00B207B1" w:rsidDel="00780111">
          <w:rPr>
            <w:rFonts w:hAnsiTheme="minorEastAsia" w:hint="eastAsia"/>
            <w:rPrChange w:id="923" w:author="JY0225" w:date="2017-08-24T11:10:00Z">
              <w:rPr>
                <w:rFonts w:ascii="Times New Roman" w:hAnsi="Times New Roman" w:hint="eastAsia"/>
                <w:spacing w:val="10"/>
              </w:rPr>
            </w:rPrChange>
          </w:rPr>
          <w:delText>自主研发</w:delText>
        </w:r>
      </w:del>
      <w:ins w:id="924" w:author="微软用户" w:date="2017-08-27T17:11:00Z">
        <w:r w:rsidR="00780111" w:rsidRPr="00B207B1">
          <w:rPr>
            <w:rFonts w:hAnsiTheme="minorEastAsia" w:hint="eastAsia"/>
          </w:rPr>
          <w:t>优化</w:t>
        </w:r>
      </w:ins>
      <w:r w:rsidR="00D54DD6" w:rsidRPr="00B207B1">
        <w:rPr>
          <w:rFonts w:hAnsiTheme="minorEastAsia" w:hint="eastAsia"/>
          <w:rPrChange w:id="925" w:author="JY0225" w:date="2017-08-24T11:10:00Z">
            <w:rPr>
              <w:rFonts w:ascii="Times New Roman" w:hAnsi="Times New Roman" w:hint="eastAsia"/>
              <w:spacing w:val="10"/>
            </w:rPr>
          </w:rPrChange>
        </w:rPr>
        <w:t>，以符合当前云</w:t>
      </w:r>
      <w:r w:rsidR="00476838" w:rsidRPr="00B207B1">
        <w:rPr>
          <w:rFonts w:hAnsiTheme="minorEastAsia" w:hint="eastAsia"/>
          <w:rPrChange w:id="926"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927" w:author="JY0225" w:date="2017-08-24T11:10:00Z">
            <w:rPr>
              <w:rFonts w:ascii="Times New Roman" w:hAnsi="Times New Roman" w:hint="eastAsia"/>
              <w:spacing w:val="10"/>
            </w:rPr>
          </w:rPrChange>
        </w:rPr>
        <w:t>行业的发展趋势</w:t>
      </w:r>
      <w:r w:rsidR="00B447F7" w:rsidRPr="00B207B1">
        <w:rPr>
          <w:rFonts w:hAnsiTheme="minorEastAsia" w:hint="eastAsia"/>
          <w:rPrChange w:id="928"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929" w:author="JY0225" w:date="2017-08-24T11:10:00Z">
            <w:rPr>
              <w:rFonts w:ascii="Times New Roman" w:hAnsi="Times New Roman"/>
              <w:spacing w:val="10"/>
            </w:rPr>
          </w:rPrChange>
        </w:rPr>
      </w:pPr>
      <w:r w:rsidRPr="00B207B1">
        <w:rPr>
          <w:rFonts w:hAnsiTheme="minorEastAsia" w:hint="eastAsia"/>
          <w:rPrChange w:id="930"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931"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932"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933" w:author="JY0225" w:date="2017-08-24T11:10:00Z">
            <w:rPr>
              <w:rFonts w:ascii="Times New Roman" w:hAnsi="Times New Roman" w:hint="eastAsia"/>
              <w:spacing w:val="10"/>
            </w:rPr>
          </w:rPrChange>
        </w:rPr>
        <w:t>的</w:t>
      </w:r>
      <w:r w:rsidRPr="00B207B1">
        <w:rPr>
          <w:rFonts w:hAnsiTheme="minorEastAsia" w:hint="eastAsia"/>
          <w:rPrChange w:id="934" w:author="JY0225" w:date="2017-08-24T11:10:00Z">
            <w:rPr>
              <w:rFonts w:ascii="Times New Roman" w:hAnsi="Times New Roman" w:hint="eastAsia"/>
              <w:spacing w:val="10"/>
            </w:rPr>
          </w:rPrChange>
        </w:rPr>
        <w:t>分析</w:t>
      </w:r>
      <w:r w:rsidR="00353FB6" w:rsidRPr="00B207B1">
        <w:rPr>
          <w:rFonts w:hAnsiTheme="minorEastAsia" w:hint="eastAsia"/>
          <w:rPrChange w:id="935" w:author="JY0225" w:date="2017-08-24T11:10:00Z">
            <w:rPr>
              <w:rFonts w:ascii="Times New Roman" w:hAnsi="Times New Roman" w:hint="eastAsia"/>
              <w:spacing w:val="10"/>
            </w:rPr>
          </w:rPrChange>
        </w:rPr>
        <w:t>和优化</w:t>
      </w:r>
      <w:r w:rsidRPr="00B207B1">
        <w:rPr>
          <w:rFonts w:hAnsiTheme="minorEastAsia" w:hint="eastAsia"/>
          <w:rPrChange w:id="936" w:author="JY0225" w:date="2017-08-24T11:10:00Z">
            <w:rPr>
              <w:rFonts w:ascii="Times New Roman" w:hAnsi="Times New Roman" w:hint="eastAsia"/>
              <w:spacing w:val="10"/>
            </w:rPr>
          </w:rPrChange>
        </w:rPr>
        <w:t>，</w:t>
      </w:r>
      <w:r w:rsidR="00581747" w:rsidRPr="00B207B1">
        <w:rPr>
          <w:rFonts w:hAnsiTheme="minorEastAsia" w:hint="eastAsia"/>
          <w:rPrChange w:id="937"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938" w:author="JY0225" w:date="2017-08-24T11:10:00Z">
            <w:rPr>
              <w:rFonts w:ascii="Times New Roman" w:hAnsi="Times New Roman" w:hint="eastAsia"/>
              <w:spacing w:val="10"/>
            </w:rPr>
          </w:rPrChange>
        </w:rPr>
        <w:t>系统</w:t>
      </w:r>
      <w:r w:rsidR="00581747" w:rsidRPr="00B207B1">
        <w:rPr>
          <w:rFonts w:hAnsiTheme="minorEastAsia" w:hint="eastAsia"/>
          <w:rPrChange w:id="939"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940" w:author="JY0225" w:date="2017-08-24T11:10:00Z">
            <w:rPr>
              <w:rFonts w:ascii="Times New Roman" w:hAnsi="Times New Roman" w:hint="eastAsia"/>
              <w:spacing w:val="10"/>
            </w:rPr>
          </w:rPrChange>
        </w:rPr>
        <w:t>另外，通过</w:t>
      </w:r>
      <w:r w:rsidR="00F9087C" w:rsidRPr="00B207B1">
        <w:rPr>
          <w:rFonts w:hAnsiTheme="minorEastAsia" w:hint="eastAsia"/>
          <w:rPrChange w:id="941" w:author="JY0225" w:date="2017-08-24T11:10:00Z">
            <w:rPr>
              <w:rFonts w:ascii="Times New Roman" w:hAnsi="Times New Roman" w:hint="eastAsia"/>
              <w:spacing w:val="10"/>
            </w:rPr>
          </w:rPrChange>
        </w:rPr>
        <w:t>对现有中间件系统</w:t>
      </w:r>
      <w:del w:id="942" w:author="Liu, Wu" w:date="2017-08-29T10:03:00Z">
        <w:r w:rsidR="00F9087C" w:rsidRPr="00B207B1" w:rsidDel="00EE6945">
          <w:rPr>
            <w:rFonts w:hAnsiTheme="minorEastAsia" w:hint="eastAsia"/>
            <w:rPrChange w:id="943" w:author="JY0225" w:date="2017-08-24T11:10:00Z">
              <w:rPr>
                <w:rFonts w:ascii="Times New Roman" w:hAnsi="Times New Roman" w:hint="eastAsia"/>
                <w:spacing w:val="10"/>
              </w:rPr>
            </w:rPrChange>
          </w:rPr>
          <w:delText>的</w:delText>
        </w:r>
      </w:del>
      <w:r w:rsidR="00F9087C" w:rsidRPr="00B207B1">
        <w:rPr>
          <w:rFonts w:hAnsiTheme="minorEastAsia" w:hint="eastAsia"/>
          <w:rPrChange w:id="944"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945" w:author="JY0225" w:date="2017-08-24T11:10:00Z">
            <w:rPr>
              <w:rFonts w:ascii="Times New Roman" w:hAnsi="Times New Roman"/>
              <w:spacing w:val="10"/>
            </w:rPr>
          </w:rPrChange>
        </w:rPr>
      </w:pPr>
      <w:r w:rsidRPr="00B207B1">
        <w:rPr>
          <w:rFonts w:hAnsiTheme="minorEastAsia" w:hint="eastAsia"/>
          <w:rPrChange w:id="946" w:author="JY0225" w:date="2017-08-24T11:10:00Z">
            <w:rPr>
              <w:rFonts w:ascii="Times New Roman" w:hAnsi="Times New Roman" w:hint="eastAsia"/>
              <w:spacing w:val="10"/>
            </w:rPr>
          </w:rPrChange>
        </w:rPr>
        <w:t>本文的</w:t>
      </w:r>
      <w:r w:rsidR="00F84322" w:rsidRPr="00B207B1">
        <w:rPr>
          <w:rFonts w:hAnsiTheme="minorEastAsia" w:hint="eastAsia"/>
          <w:rPrChange w:id="947" w:author="JY0225" w:date="2017-08-24T11:10:00Z">
            <w:rPr>
              <w:rFonts w:ascii="Times New Roman" w:hAnsi="Times New Roman" w:hint="eastAsia"/>
              <w:spacing w:val="10"/>
            </w:rPr>
          </w:rPrChange>
        </w:rPr>
        <w:t>主要</w:t>
      </w:r>
      <w:r w:rsidRPr="00B207B1">
        <w:rPr>
          <w:rFonts w:hAnsiTheme="minorEastAsia" w:hint="eastAsia"/>
          <w:rPrChange w:id="948"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949"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950" w:author="微软用户" w:date="2017-08-20T10:09:00Z"/>
          <w:del w:id="951" w:author="JY0225" w:date="2017-08-24T10:46:00Z"/>
          <w:rFonts w:hAnsiTheme="minorEastAsia" w:cstheme="minorBidi"/>
          <w:color w:val="000000" w:themeColor="text1"/>
          <w:kern w:val="2"/>
          <w:sz w:val="21"/>
          <w:szCs w:val="22"/>
          <w:rPrChange w:id="952" w:author="JY0225" w:date="2017-08-24T11:10:00Z">
            <w:rPr>
              <w:ins w:id="953" w:author="微软用户" w:date="2017-08-20T10:09:00Z"/>
              <w:del w:id="954" w:author="JY0225" w:date="2017-08-24T10:46:00Z"/>
              <w:rFonts w:ascii="Times New Roman" w:hAnsi="Times New Roman" w:cs="Times New Roman"/>
              <w:spacing w:val="10"/>
            </w:rPr>
          </w:rPrChange>
        </w:rPr>
        <w:pPrChange w:id="955" w:author="JY0225" w:date="2017-08-24T10:46:00Z">
          <w:pPr>
            <w:pStyle w:val="Default"/>
            <w:numPr>
              <w:numId w:val="12"/>
            </w:numPr>
            <w:spacing w:line="400" w:lineRule="exact"/>
            <w:ind w:left="1140" w:hanging="720"/>
          </w:pPr>
        </w:pPrChange>
      </w:pPr>
      <w:ins w:id="956" w:author="微软用户" w:date="2017-08-20T11:18:00Z">
        <w:del w:id="957" w:author="JY0225" w:date="2017-08-24T10:46:00Z">
          <w:r w:rsidRPr="00B207B1" w:rsidDel="00211BF5">
            <w:rPr>
              <w:rFonts w:hAnsiTheme="minorEastAsia" w:cstheme="minorBidi"/>
              <w:color w:val="000000" w:themeColor="text1"/>
              <w:kern w:val="2"/>
              <w:rPrChange w:id="958" w:author="JY0225" w:date="2017-08-24T11:10:00Z">
                <w:rPr>
                  <w:rFonts w:ascii="Times New Roman" w:hAnsi="Times New Roman"/>
                  <w:spacing w:val="10"/>
                </w:rPr>
              </w:rPrChange>
            </w:rPr>
            <w:delText xml:space="preserve">1. </w:delText>
          </w:r>
        </w:del>
      </w:ins>
      <w:ins w:id="959" w:author="微软用户" w:date="2017-08-20T10:05:00Z">
        <w:del w:id="960" w:author="微软用户" w:date="2017-08-20T11:18:00Z">
          <w:r w:rsidR="00A41E84" w:rsidRPr="00B207B1" w:rsidDel="003B296E">
            <w:rPr>
              <w:rFonts w:hAnsiTheme="minorEastAsia" w:cstheme="minorBidi"/>
              <w:color w:val="000000" w:themeColor="text1"/>
              <w:kern w:val="2"/>
              <w:rPrChange w:id="961" w:author="JY0225" w:date="2017-08-24T11:10:00Z">
                <w:rPr/>
              </w:rPrChange>
            </w:rPr>
            <w:delText></w:delText>
          </w:r>
          <w:r w:rsidR="00A41E84" w:rsidRPr="00B207B1" w:rsidDel="003B296E">
            <w:rPr>
              <w:rFonts w:hAnsiTheme="minorEastAsia" w:cstheme="minorBidi"/>
              <w:color w:val="000000" w:themeColor="text1"/>
              <w:kern w:val="2"/>
              <w:rPrChange w:id="962" w:author="JY0225" w:date="2017-08-24T11:10:00Z">
                <w:rPr/>
              </w:rPrChange>
            </w:rPr>
            <w:delText></w:delText>
          </w:r>
          <w:r w:rsidR="00A41E84" w:rsidRPr="00B207B1" w:rsidDel="003B296E">
            <w:rPr>
              <w:rFonts w:hAnsiTheme="minorEastAsia" w:cstheme="minorBidi"/>
              <w:color w:val="000000" w:themeColor="text1"/>
              <w:kern w:val="2"/>
              <w:rPrChange w:id="963" w:author="JY0225" w:date="2017-08-24T11:10:00Z">
                <w:rPr/>
              </w:rPrChange>
            </w:rPr>
            <w:delText></w:delText>
          </w:r>
        </w:del>
      </w:ins>
      <w:r w:rsidR="001D47BE" w:rsidRPr="00B207B1">
        <w:rPr>
          <w:rFonts w:hAnsiTheme="minorEastAsia" w:cstheme="minorBidi" w:hint="eastAsia"/>
          <w:color w:val="000000" w:themeColor="text1"/>
          <w:kern w:val="2"/>
          <w:rPrChange w:id="964" w:author="JY0225" w:date="2017-08-24T11:10:00Z">
            <w:rPr>
              <w:rFonts w:hint="eastAsia"/>
            </w:rPr>
          </w:rPrChange>
        </w:rPr>
        <w:t>持久会话</w:t>
      </w:r>
      <w:r w:rsidR="00876293" w:rsidRPr="00B207B1">
        <w:rPr>
          <w:rFonts w:hAnsiTheme="minorEastAsia" w:cstheme="minorBidi" w:hint="eastAsia"/>
          <w:color w:val="000000" w:themeColor="text1"/>
          <w:kern w:val="2"/>
          <w:rPrChange w:id="965" w:author="JY0225" w:date="2017-08-24T11:10:00Z">
            <w:rPr>
              <w:rFonts w:hint="eastAsia"/>
            </w:rPr>
          </w:rPrChange>
        </w:rPr>
        <w:t>管理：</w:t>
      </w:r>
      <w:r w:rsidR="0040112B" w:rsidRPr="00B207B1">
        <w:rPr>
          <w:rFonts w:hAnsiTheme="minorEastAsia" w:cstheme="minorBidi" w:hint="eastAsia"/>
          <w:color w:val="000000" w:themeColor="text1"/>
          <w:kern w:val="2"/>
          <w:rPrChange w:id="966" w:author="JY0225" w:date="2017-08-24T11:10:00Z">
            <w:rPr>
              <w:rFonts w:hint="eastAsia"/>
            </w:rPr>
          </w:rPrChange>
        </w:rPr>
        <w:t>云</w:t>
      </w:r>
      <w:r w:rsidR="00476838" w:rsidRPr="00B207B1">
        <w:rPr>
          <w:rFonts w:hAnsiTheme="minorEastAsia" w:cstheme="minorBidi" w:hint="eastAsia"/>
          <w:color w:val="000000" w:themeColor="text1"/>
          <w:kern w:val="2"/>
          <w:rPrChange w:id="967" w:author="JY0225" w:date="2017-08-24T11:10:00Z">
            <w:rPr>
              <w:rFonts w:hint="eastAsia"/>
            </w:rPr>
          </w:rPrChange>
        </w:rPr>
        <w:t>备份</w:t>
      </w:r>
      <w:r w:rsidR="00582425" w:rsidRPr="00B207B1">
        <w:rPr>
          <w:rFonts w:hAnsiTheme="minorEastAsia" w:cstheme="minorBidi" w:hint="eastAsia"/>
          <w:color w:val="000000" w:themeColor="text1"/>
          <w:kern w:val="2"/>
          <w:rPrChange w:id="968" w:author="JY0225" w:date="2017-08-24T11:10:00Z">
            <w:rPr>
              <w:rFonts w:hint="eastAsia"/>
            </w:rPr>
          </w:rPrChange>
        </w:rPr>
        <w:t>中间件在客户端和服务器之间工作，多个客</w:t>
      </w:r>
    </w:p>
    <w:p w14:paraId="34E20232" w14:textId="5EEC3CB0" w:rsidR="00876293" w:rsidRPr="00B207B1" w:rsidRDefault="00582425">
      <w:pPr>
        <w:numPr>
          <w:ilvl w:val="0"/>
          <w:numId w:val="18"/>
        </w:numPr>
        <w:spacing w:line="400" w:lineRule="exact"/>
        <w:rPr>
          <w:rFonts w:hAnsiTheme="minorEastAsia"/>
          <w:color w:val="000000" w:themeColor="text1"/>
          <w:rPrChange w:id="969" w:author="JY0225" w:date="2017-08-24T11:10:00Z">
            <w:rPr>
              <w:sz w:val="23"/>
              <w:szCs w:val="23"/>
            </w:rPr>
          </w:rPrChange>
        </w:rPr>
        <w:pPrChange w:id="970" w:author="JY0225" w:date="2017-08-24T10:46:00Z">
          <w:pPr>
            <w:spacing w:line="400" w:lineRule="exact"/>
          </w:pPr>
        </w:pPrChange>
      </w:pPr>
      <w:r w:rsidRPr="00B207B1">
        <w:rPr>
          <w:rFonts w:hAnsiTheme="minorEastAsia" w:hint="eastAsia"/>
          <w:color w:val="000000" w:themeColor="text1"/>
          <w:rPrChange w:id="971" w:author="JY0225" w:date="2017-08-24T11:10:00Z">
            <w:rPr>
              <w:rFonts w:hint="eastAsia"/>
            </w:rPr>
          </w:rPrChange>
        </w:rPr>
        <w:t>户端的命令通过中间件提交给服务器。</w:t>
      </w:r>
      <w:r w:rsidR="0098799E" w:rsidRPr="00B207B1">
        <w:rPr>
          <w:rFonts w:hAnsiTheme="minorEastAsia" w:hint="eastAsia"/>
          <w:color w:val="000000" w:themeColor="text1"/>
          <w:rPrChange w:id="972"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973" w:author="JY0225" w:date="2017-08-24T11:10:00Z">
            <w:rPr>
              <w:rFonts w:hint="eastAsia"/>
            </w:rPr>
          </w:rPrChange>
        </w:rPr>
        <w:t>系统</w:t>
      </w:r>
      <w:r w:rsidR="0098799E" w:rsidRPr="00B207B1">
        <w:rPr>
          <w:rFonts w:hAnsiTheme="minorEastAsia" w:hint="eastAsia"/>
          <w:color w:val="000000" w:themeColor="text1"/>
          <w:rPrChange w:id="974" w:author="JY0225" w:date="2017-08-24T11:10:00Z">
            <w:rPr>
              <w:rFonts w:hint="eastAsia"/>
            </w:rPr>
          </w:rPrChange>
        </w:rPr>
        <w:t>出现异常时（如网络中断、中间件死机</w:t>
      </w:r>
      <w:r w:rsidR="009713D6" w:rsidRPr="00B207B1">
        <w:rPr>
          <w:rFonts w:hAnsiTheme="minorEastAsia" w:hint="eastAsia"/>
          <w:color w:val="000000" w:themeColor="text1"/>
          <w:rPrChange w:id="975" w:author="JY0225" w:date="2017-08-24T11:10:00Z">
            <w:rPr>
              <w:rFonts w:hint="eastAsia"/>
            </w:rPr>
          </w:rPrChange>
        </w:rPr>
        <w:t>），会在</w:t>
      </w:r>
      <w:r w:rsidR="0098799E" w:rsidRPr="00B207B1">
        <w:rPr>
          <w:rFonts w:hAnsiTheme="minorEastAsia" w:hint="eastAsia"/>
          <w:color w:val="000000" w:themeColor="text1"/>
          <w:rPrChange w:id="976" w:author="JY0225" w:date="2017-08-24T11:10:00Z">
            <w:rPr>
              <w:rFonts w:hint="eastAsia"/>
            </w:rPr>
          </w:rPrChange>
        </w:rPr>
        <w:t>下次重启中间件时自动恢复执行未完成的会话</w:t>
      </w:r>
      <w:ins w:id="977" w:author="JY0225" w:date="2017-08-24T10:47:00Z">
        <w:r w:rsidR="007265D4" w:rsidRPr="00B207B1">
          <w:rPr>
            <w:rFonts w:hAnsiTheme="minorEastAsia" w:hint="eastAsia"/>
            <w:color w:val="000000" w:themeColor="text1"/>
            <w:rPrChange w:id="978" w:author="JY0225" w:date="2017-08-24T11:10:00Z">
              <w:rPr>
                <w:rFonts w:hint="eastAsia"/>
                <w:color w:val="000000" w:themeColor="text1"/>
              </w:rPr>
            </w:rPrChange>
          </w:rPr>
          <w:t>。</w:t>
        </w:r>
      </w:ins>
      <w:del w:id="979" w:author="JY0225" w:date="2017-08-24T10:47:00Z">
        <w:r w:rsidR="0098799E" w:rsidRPr="00B207B1" w:rsidDel="007265D4">
          <w:rPr>
            <w:rFonts w:hAnsiTheme="minorEastAsia" w:hint="eastAsia"/>
            <w:color w:val="000000" w:themeColor="text1"/>
            <w:rPrChange w:id="980" w:author="JY0225" w:date="2017-08-24T11:10:00Z">
              <w:rPr>
                <w:rFonts w:hint="eastAsia"/>
              </w:rPr>
            </w:rPrChange>
          </w:rPr>
          <w:delText>。</w:delText>
        </w:r>
      </w:del>
      <w:r w:rsidR="00B15A7A" w:rsidRPr="00B207B1">
        <w:rPr>
          <w:rFonts w:hAnsiTheme="minorEastAsia" w:hint="eastAsia"/>
          <w:color w:val="000000" w:themeColor="text1"/>
          <w:rPrChange w:id="981" w:author="JY0225" w:date="2017-08-24T11:10:00Z">
            <w:rPr>
              <w:rFonts w:hint="eastAsia"/>
            </w:rPr>
          </w:rPrChange>
        </w:rPr>
        <w:t>此外</w:t>
      </w:r>
      <w:r w:rsidR="00411C76" w:rsidRPr="00B207B1">
        <w:rPr>
          <w:rFonts w:hAnsiTheme="minorEastAsia" w:hint="eastAsia"/>
          <w:color w:val="000000" w:themeColor="text1"/>
          <w:rPrChange w:id="982" w:author="JY0225" w:date="2017-08-24T11:10:00Z">
            <w:rPr>
              <w:rFonts w:hint="eastAsia"/>
            </w:rPr>
          </w:rPrChange>
        </w:rPr>
        <w:t>，</w:t>
      </w:r>
      <w:r w:rsidR="00E35669" w:rsidRPr="00B207B1">
        <w:rPr>
          <w:rFonts w:hAnsiTheme="minorEastAsia" w:hint="eastAsia"/>
          <w:color w:val="000000" w:themeColor="text1"/>
          <w:rPrChange w:id="983" w:author="JY0225" w:date="2017-08-24T11:10:00Z">
            <w:rPr>
              <w:rFonts w:hint="eastAsia"/>
            </w:rPr>
          </w:rPrChange>
        </w:rPr>
        <w:t>对</w:t>
      </w:r>
      <w:r w:rsidR="00B140A3" w:rsidRPr="00B207B1">
        <w:rPr>
          <w:rFonts w:hAnsiTheme="minorEastAsia" w:hint="eastAsia"/>
          <w:color w:val="000000" w:themeColor="text1"/>
          <w:rPrChange w:id="984" w:author="JY0225" w:date="2017-08-24T11:10:00Z">
            <w:rPr>
              <w:rFonts w:hint="eastAsia"/>
            </w:rPr>
          </w:rPrChange>
        </w:rPr>
        <w:t>会话信息</w:t>
      </w:r>
      <w:r w:rsidR="003B2FBA" w:rsidRPr="00B207B1">
        <w:rPr>
          <w:rFonts w:hAnsiTheme="minorEastAsia" w:hint="eastAsia"/>
          <w:color w:val="000000" w:themeColor="text1"/>
          <w:rPrChange w:id="985" w:author="JY0225" w:date="2017-08-24T11:10:00Z">
            <w:rPr>
              <w:rFonts w:hint="eastAsia"/>
            </w:rPr>
          </w:rPrChange>
        </w:rPr>
        <w:t>进行</w:t>
      </w:r>
      <w:r w:rsidR="00E35669" w:rsidRPr="00B207B1">
        <w:rPr>
          <w:rFonts w:hAnsiTheme="minorEastAsia" w:hint="eastAsia"/>
          <w:color w:val="000000" w:themeColor="text1"/>
          <w:rPrChange w:id="986" w:author="JY0225" w:date="2017-08-24T11:10:00Z">
            <w:rPr>
              <w:rFonts w:hint="eastAsia"/>
            </w:rPr>
          </w:rPrChange>
        </w:rPr>
        <w:t>了</w:t>
      </w:r>
      <w:r w:rsidR="003B2FBA" w:rsidRPr="00B207B1">
        <w:rPr>
          <w:rFonts w:hAnsiTheme="minorEastAsia" w:hint="eastAsia"/>
          <w:color w:val="000000" w:themeColor="text1"/>
          <w:rPrChange w:id="987" w:author="JY0225" w:date="2017-08-24T11:10:00Z">
            <w:rPr>
              <w:rFonts w:hint="eastAsia"/>
            </w:rPr>
          </w:rPrChange>
        </w:rPr>
        <w:t>物理隔离</w:t>
      </w:r>
      <w:r w:rsidR="00682FF3" w:rsidRPr="00B207B1">
        <w:rPr>
          <w:rFonts w:hAnsiTheme="minorEastAsia"/>
          <w:color w:val="000000" w:themeColor="text1"/>
          <w:vertAlign w:val="superscript"/>
          <w:rPrChange w:id="988" w:author="JY0225" w:date="2017-08-24T11:10:00Z">
            <w:rPr>
              <w:vertAlign w:val="superscript"/>
            </w:rPr>
          </w:rPrChange>
        </w:rPr>
        <w:fldChar w:fldCharType="begin"/>
      </w:r>
      <w:r w:rsidR="00682FF3" w:rsidRPr="00B207B1">
        <w:rPr>
          <w:rFonts w:hAnsiTheme="minorEastAsia"/>
          <w:color w:val="000000" w:themeColor="text1"/>
          <w:vertAlign w:val="superscript"/>
          <w:rPrChange w:id="989" w:author="JY0225" w:date="2017-08-24T11:10:00Z">
            <w:rPr>
              <w:vertAlign w:val="superscript"/>
            </w:rPr>
          </w:rPrChange>
        </w:rPr>
        <w:instrText xml:space="preserve"> REF _Ref489793642 \r \h  \* MERGEFORMAT </w:instrText>
      </w:r>
      <w:r w:rsidR="00682FF3" w:rsidRPr="00B207B1">
        <w:rPr>
          <w:rFonts w:hAnsiTheme="minorEastAsia"/>
          <w:color w:val="000000" w:themeColor="text1"/>
          <w:vertAlign w:val="superscript"/>
          <w:rPrChange w:id="990" w:author="JY0225" w:date="2017-08-24T11:10:00Z">
            <w:rPr>
              <w:rFonts w:hAnsiTheme="minorEastAsia"/>
              <w:color w:val="000000" w:themeColor="text1"/>
              <w:vertAlign w:val="superscript"/>
            </w:rPr>
          </w:rPrChange>
        </w:rPr>
      </w:r>
      <w:r w:rsidR="00682FF3" w:rsidRPr="00B207B1">
        <w:rPr>
          <w:rFonts w:hAnsiTheme="minorEastAsia"/>
          <w:color w:val="000000" w:themeColor="text1"/>
          <w:vertAlign w:val="superscript"/>
          <w:rPrChange w:id="991" w:author="JY0225" w:date="2017-08-24T11:10:00Z">
            <w:rPr>
              <w:vertAlign w:val="superscript"/>
            </w:rPr>
          </w:rPrChange>
        </w:rPr>
        <w:fldChar w:fldCharType="separate"/>
      </w:r>
      <w:r w:rsidR="003925A9">
        <w:rPr>
          <w:rFonts w:hAnsiTheme="minorEastAsia"/>
          <w:color w:val="000000" w:themeColor="text1"/>
          <w:vertAlign w:val="superscript"/>
        </w:rPr>
        <w:t>[21]</w:t>
      </w:r>
      <w:r w:rsidR="00682FF3" w:rsidRPr="00B207B1">
        <w:rPr>
          <w:rFonts w:hAnsiTheme="minorEastAsia"/>
          <w:color w:val="000000" w:themeColor="text1"/>
          <w:vertAlign w:val="superscript"/>
          <w:rPrChange w:id="992" w:author="JY0225" w:date="2017-08-24T11:10:00Z">
            <w:rPr>
              <w:vertAlign w:val="superscript"/>
            </w:rPr>
          </w:rPrChange>
        </w:rPr>
        <w:fldChar w:fldCharType="end"/>
      </w:r>
      <w:r w:rsidR="003B2FBA" w:rsidRPr="00B207B1">
        <w:rPr>
          <w:rFonts w:hAnsiTheme="minorEastAsia" w:hint="eastAsia"/>
          <w:color w:val="000000" w:themeColor="text1"/>
          <w:rPrChange w:id="993" w:author="JY0225" w:date="2017-08-24T11:10:00Z">
            <w:rPr>
              <w:rFonts w:hint="eastAsia"/>
            </w:rPr>
          </w:rPrChange>
        </w:rPr>
        <w:t>，</w:t>
      </w:r>
      <w:r w:rsidR="003B2FBA" w:rsidRPr="00B207B1">
        <w:rPr>
          <w:rFonts w:hAnsiTheme="minorEastAsia" w:hint="eastAsia"/>
          <w:color w:val="000000" w:themeColor="text1"/>
          <w:rPrChange w:id="994" w:author="JY0225" w:date="2017-08-24T11:10:00Z">
            <w:rPr>
              <w:rFonts w:hint="eastAsia"/>
            </w:rPr>
          </w:rPrChange>
        </w:rPr>
        <w:lastRenderedPageBreak/>
        <w:t>并且以加密的</w:t>
      </w:r>
      <w:r w:rsidR="00921F85" w:rsidRPr="00B207B1">
        <w:rPr>
          <w:rFonts w:hAnsiTheme="minorEastAsia" w:hint="eastAsia"/>
          <w:color w:val="000000" w:themeColor="text1"/>
          <w:rPrChange w:id="995" w:author="JY0225" w:date="2017-08-24T11:10:00Z">
            <w:rPr>
              <w:rFonts w:hint="eastAsia"/>
            </w:rPr>
          </w:rPrChange>
        </w:rPr>
        <w:t>形式</w:t>
      </w:r>
      <w:ins w:id="996" w:author="Liu, Wu" w:date="2017-08-29T10:04:00Z">
        <w:r w:rsidR="00266C91" w:rsidRPr="00B207B1">
          <w:rPr>
            <w:rFonts w:hAnsiTheme="minorEastAsia"/>
            <w:color w:val="000000" w:themeColor="text1"/>
          </w:rPr>
          <w:t>存储</w:t>
        </w:r>
      </w:ins>
      <w:del w:id="997" w:author="Liu, Wu" w:date="2017-08-29T10:04:00Z">
        <w:r w:rsidR="00476838" w:rsidRPr="00B207B1" w:rsidDel="00266C91">
          <w:rPr>
            <w:rFonts w:hAnsiTheme="minorEastAsia" w:hint="eastAsia"/>
            <w:color w:val="000000" w:themeColor="text1"/>
            <w:rPrChange w:id="998" w:author="JY0225" w:date="2017-08-24T11:10:00Z">
              <w:rPr>
                <w:rFonts w:hint="eastAsia"/>
              </w:rPr>
            </w:rPrChange>
          </w:rPr>
          <w:delText>备份</w:delText>
        </w:r>
      </w:del>
      <w:r w:rsidR="00921F85" w:rsidRPr="00B207B1">
        <w:rPr>
          <w:rFonts w:hAnsiTheme="minorEastAsia" w:hint="eastAsia"/>
          <w:color w:val="000000" w:themeColor="text1"/>
          <w:rPrChange w:id="999" w:author="JY0225" w:date="2017-08-24T11:10:00Z">
            <w:rPr>
              <w:rFonts w:hint="eastAsia"/>
            </w:rPr>
          </w:rPrChange>
        </w:rPr>
        <w:t>在数据库中</w:t>
      </w:r>
      <w:r w:rsidR="00B15A7A" w:rsidRPr="00B207B1">
        <w:rPr>
          <w:rFonts w:hAnsiTheme="minorEastAsia" w:hint="eastAsia"/>
          <w:color w:val="000000" w:themeColor="text1"/>
          <w:rPrChange w:id="1000" w:author="JY0225" w:date="2017-08-24T11:10:00Z">
            <w:rPr>
              <w:rFonts w:hint="eastAsia"/>
            </w:rPr>
          </w:rPrChange>
        </w:rPr>
        <w:t>，以提高用户信息的安全性</w:t>
      </w:r>
      <w:r w:rsidR="00921F85" w:rsidRPr="00B207B1">
        <w:rPr>
          <w:rFonts w:hAnsiTheme="minorEastAsia" w:hint="eastAsia"/>
          <w:color w:val="000000" w:themeColor="text1"/>
          <w:rPrChange w:id="1001"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1002" w:author="微软用户" w:date="2017-08-20T10:09:00Z"/>
          <w:del w:id="1003" w:author="JY0225" w:date="2017-08-24T10:49:00Z"/>
          <w:rFonts w:hAnsiTheme="minorEastAsia" w:cstheme="minorBidi"/>
          <w:color w:val="000000" w:themeColor="text1"/>
          <w:rPrChange w:id="1004" w:author="JY0225" w:date="2017-08-24T11:10:00Z">
            <w:rPr>
              <w:ins w:id="1005" w:author="微软用户" w:date="2017-08-20T10:09:00Z"/>
              <w:del w:id="1006" w:author="JY0225" w:date="2017-08-24T10:49:00Z"/>
              <w:rFonts w:ascii="Times New Roman" w:hAnsi="Times New Roman"/>
              <w:spacing w:val="10"/>
            </w:rPr>
          </w:rPrChange>
        </w:rPr>
        <w:pPrChange w:id="1007" w:author="JY0225" w:date="2017-08-24T10:49:00Z">
          <w:pPr>
            <w:pStyle w:val="a5"/>
            <w:numPr>
              <w:numId w:val="12"/>
            </w:numPr>
            <w:spacing w:line="400" w:lineRule="exact"/>
            <w:ind w:left="1140" w:firstLineChars="0" w:hanging="720"/>
          </w:pPr>
        </w:pPrChange>
      </w:pPr>
      <w:ins w:id="1008" w:author="微软用户" w:date="2017-08-20T10:07:00Z">
        <w:del w:id="1009" w:author="JY0225" w:date="2017-08-24T10:50:00Z">
          <w:r w:rsidRPr="00B207B1" w:rsidDel="004D1DB4">
            <w:rPr>
              <w:rFonts w:hAnsiTheme="minorEastAsia" w:cstheme="minorBidi"/>
              <w:color w:val="000000" w:themeColor="text1"/>
              <w:rPrChange w:id="1010"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1011" w:author="JY0225" w:date="2017-08-24T11:10:00Z">
            <w:rPr>
              <w:rFonts w:hint="eastAsia"/>
            </w:rPr>
          </w:rPrChange>
        </w:rPr>
        <w:t>大文件上传：</w:t>
      </w:r>
      <w:r w:rsidR="006835FF" w:rsidRPr="00B207B1">
        <w:rPr>
          <w:rFonts w:hAnsiTheme="minorEastAsia" w:hint="eastAsia"/>
          <w:color w:val="000000" w:themeColor="text1"/>
          <w:rPrChange w:id="1012" w:author="JY0225" w:date="2017-08-24T11:10:00Z">
            <w:rPr>
              <w:rFonts w:hint="eastAsia"/>
            </w:rPr>
          </w:rPrChange>
        </w:rPr>
        <w:t>利用服务器提供的</w:t>
      </w:r>
      <w:del w:id="1013" w:author="Liu, Wu" w:date="2017-08-29T10:04:00Z">
        <w:r w:rsidR="006835FF" w:rsidRPr="00B207B1" w:rsidDel="00FD13FD">
          <w:rPr>
            <w:rFonts w:hAnsiTheme="minorEastAsia" w:hint="eastAsia"/>
            <w:color w:val="000000" w:themeColor="text1"/>
            <w:rPrChange w:id="1014" w:author="JY0225" w:date="2017-08-24T11:10:00Z">
              <w:rPr>
                <w:rFonts w:hint="eastAsia"/>
              </w:rPr>
            </w:rPrChange>
          </w:rPr>
          <w:delText>高级功能</w:delText>
        </w:r>
      </w:del>
      <w:ins w:id="1015"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1016" w:author="JY0225" w:date="2017-08-24T11:10:00Z">
            <w:rPr>
              <w:rFonts w:hint="eastAsia"/>
            </w:rPr>
          </w:rPrChange>
        </w:rPr>
        <w:t>，实现</w:t>
      </w:r>
      <w:r w:rsidR="0032561D" w:rsidRPr="00B207B1">
        <w:rPr>
          <w:rFonts w:hAnsiTheme="minorEastAsia" w:hint="eastAsia"/>
          <w:color w:val="000000" w:themeColor="text1"/>
          <w:rPrChange w:id="1017" w:author="JY0225" w:date="2017-08-24T11:10:00Z">
            <w:rPr>
              <w:rFonts w:hint="eastAsia"/>
            </w:rPr>
          </w:rPrChange>
        </w:rPr>
        <w:t>了</w:t>
      </w:r>
      <w:r w:rsidR="00C06733" w:rsidRPr="00B207B1">
        <w:rPr>
          <w:rFonts w:hAnsiTheme="minorEastAsia" w:hint="eastAsia"/>
          <w:color w:val="000000" w:themeColor="text1"/>
          <w:rPrChange w:id="1018"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1019" w:author="JY0225" w:date="2017-08-24T11:10:00Z">
            <w:rPr/>
          </w:rPrChange>
        </w:rPr>
        <w:pPrChange w:id="1020"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1021" w:author="JY0225" w:date="2017-08-24T11:10:00Z">
            <w:rPr>
              <w:rFonts w:hint="eastAsia"/>
            </w:rPr>
          </w:rPrChange>
        </w:rPr>
        <w:t>功</w:t>
      </w:r>
      <w:ins w:id="1022" w:author="JY0225" w:date="2017-08-24T10:49:00Z">
        <w:r w:rsidR="00BE637B" w:rsidRPr="00B207B1">
          <w:rPr>
            <w:rFonts w:hAnsiTheme="minorEastAsia" w:hint="eastAsia"/>
            <w:color w:val="000000" w:themeColor="text1"/>
            <w:rPrChange w:id="1023" w:author="JY0225" w:date="2017-08-24T11:10:00Z">
              <w:rPr>
                <w:rFonts w:hint="eastAsia"/>
                <w:color w:val="000000" w:themeColor="text1"/>
              </w:rPr>
            </w:rPrChange>
          </w:rPr>
          <w:t>能</w:t>
        </w:r>
      </w:ins>
      <w:del w:id="1024" w:author="微软用户" w:date="2017-08-20T10:06:00Z">
        <w:r w:rsidRPr="00B207B1" w:rsidDel="00A41E84">
          <w:rPr>
            <w:rFonts w:hAnsiTheme="minorEastAsia" w:hint="eastAsia"/>
            <w:color w:val="000000" w:themeColor="text1"/>
            <w:rPrChange w:id="1025" w:author="JY0225" w:date="2017-08-24T11:10:00Z">
              <w:rPr>
                <w:rFonts w:hint="eastAsia"/>
              </w:rPr>
            </w:rPrChange>
          </w:rPr>
          <w:delText>能</w:delText>
        </w:r>
      </w:del>
      <w:r w:rsidRPr="00B207B1">
        <w:rPr>
          <w:rFonts w:hAnsiTheme="minorEastAsia" w:hint="eastAsia"/>
          <w:color w:val="000000" w:themeColor="text1"/>
          <w:rPrChange w:id="1026" w:author="JY0225" w:date="2017-08-24T11:10:00Z">
            <w:rPr>
              <w:rFonts w:hint="eastAsia"/>
            </w:rPr>
          </w:rPrChange>
        </w:rPr>
        <w:t>，在受到网络</w:t>
      </w:r>
      <w:r w:rsidR="001821F6" w:rsidRPr="00B207B1">
        <w:rPr>
          <w:rFonts w:hAnsiTheme="minorEastAsia" w:hint="eastAsia"/>
          <w:color w:val="000000" w:themeColor="text1"/>
          <w:rPrChange w:id="1027" w:author="JY0225" w:date="2017-08-24T11:10:00Z">
            <w:rPr>
              <w:rFonts w:hint="eastAsia"/>
            </w:rPr>
          </w:rPrChange>
        </w:rPr>
        <w:t>状况</w:t>
      </w:r>
      <w:del w:id="1028" w:author="Liu, Wu" w:date="2017-08-29T10:05:00Z">
        <w:r w:rsidR="001821F6" w:rsidRPr="00B207B1" w:rsidDel="00DA79F9">
          <w:rPr>
            <w:rFonts w:hAnsiTheme="minorEastAsia" w:hint="eastAsia"/>
            <w:color w:val="000000" w:themeColor="text1"/>
            <w:rPrChange w:id="1029" w:author="JY0225" w:date="2017-08-24T11:10:00Z">
              <w:rPr>
                <w:rFonts w:hint="eastAsia"/>
              </w:rPr>
            </w:rPrChange>
          </w:rPr>
          <w:delText>受到</w:delText>
        </w:r>
      </w:del>
      <w:r w:rsidRPr="00B207B1">
        <w:rPr>
          <w:rFonts w:hAnsiTheme="minorEastAsia" w:hint="eastAsia"/>
          <w:color w:val="000000" w:themeColor="text1"/>
          <w:rPrChange w:id="1030" w:author="JY0225" w:date="2017-08-24T11:10:00Z">
            <w:rPr>
              <w:rFonts w:hint="eastAsia"/>
            </w:rPr>
          </w:rPrChange>
        </w:rPr>
        <w:t>影响的情况下，</w:t>
      </w:r>
      <w:r w:rsidR="00175CB3" w:rsidRPr="00B207B1">
        <w:rPr>
          <w:rFonts w:hAnsiTheme="minorEastAsia" w:hint="eastAsia"/>
          <w:color w:val="000000" w:themeColor="text1"/>
          <w:rPrChange w:id="1031" w:author="JY0225" w:date="2017-08-24T11:10:00Z">
            <w:rPr>
              <w:rFonts w:hint="eastAsia"/>
            </w:rPr>
          </w:rPrChange>
        </w:rPr>
        <w:t>若文件上传中断</w:t>
      </w:r>
      <w:r w:rsidR="000C5AC0" w:rsidRPr="00B207B1">
        <w:rPr>
          <w:rFonts w:hAnsiTheme="minorEastAsia" w:hint="eastAsia"/>
          <w:color w:val="000000" w:themeColor="text1"/>
          <w:rPrChange w:id="1032" w:author="JY0225" w:date="2017-08-24T11:10:00Z">
            <w:rPr>
              <w:rFonts w:hint="eastAsia"/>
            </w:rPr>
          </w:rPrChange>
        </w:rPr>
        <w:t>，</w:t>
      </w:r>
      <w:r w:rsidR="00DB0556" w:rsidRPr="00B207B1">
        <w:rPr>
          <w:rFonts w:hAnsiTheme="minorEastAsia" w:hint="eastAsia"/>
          <w:color w:val="000000" w:themeColor="text1"/>
          <w:rPrChange w:id="1033" w:author="JY0225" w:date="2017-08-24T11:10:00Z">
            <w:rPr>
              <w:rFonts w:hint="eastAsia"/>
            </w:rPr>
          </w:rPrChange>
        </w:rPr>
        <w:t>会自动启用</w:t>
      </w:r>
      <w:r w:rsidRPr="00B207B1">
        <w:rPr>
          <w:rFonts w:hAnsiTheme="minorEastAsia" w:hint="eastAsia"/>
          <w:color w:val="000000" w:themeColor="text1"/>
          <w:rPrChange w:id="1034" w:author="JY0225" w:date="2017-08-24T11:10:00Z">
            <w:rPr>
              <w:rFonts w:hint="eastAsia"/>
            </w:rPr>
          </w:rPrChange>
        </w:rPr>
        <w:t>断点续传功能</w:t>
      </w:r>
      <w:r w:rsidR="00614159" w:rsidRPr="00B207B1">
        <w:rPr>
          <w:rFonts w:hAnsiTheme="minorEastAsia" w:hint="eastAsia"/>
          <w:color w:val="000000" w:themeColor="text1"/>
          <w:rPrChange w:id="1035" w:author="JY0225" w:date="2017-08-24T11:10:00Z">
            <w:rPr>
              <w:rFonts w:hint="eastAsia"/>
            </w:rPr>
          </w:rPrChange>
        </w:rPr>
        <w:t>，</w:t>
      </w:r>
      <w:r w:rsidR="00B84A4F" w:rsidRPr="00B207B1">
        <w:rPr>
          <w:rFonts w:hAnsiTheme="minorEastAsia" w:hint="eastAsia"/>
          <w:color w:val="000000" w:themeColor="text1"/>
          <w:rPrChange w:id="1036" w:author="JY0225" w:date="2017-08-24T11:10:00Z">
            <w:rPr>
              <w:rFonts w:hint="eastAsia"/>
            </w:rPr>
          </w:rPrChange>
        </w:rPr>
        <w:t>避免数据</w:t>
      </w:r>
      <w:r w:rsidRPr="00B207B1">
        <w:rPr>
          <w:rFonts w:hAnsiTheme="minorEastAsia" w:hint="eastAsia"/>
          <w:color w:val="000000" w:themeColor="text1"/>
          <w:rPrChange w:id="1037"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1038" w:author="微软用户" w:date="2017-08-20T10:10:00Z"/>
          <w:del w:id="1039" w:author="JY0225" w:date="2017-08-24T10:50:00Z"/>
          <w:rFonts w:hAnsiTheme="minorEastAsia" w:cstheme="minorBidi"/>
          <w:color w:val="000000" w:themeColor="text1"/>
          <w:rPrChange w:id="1040" w:author="JY0225" w:date="2017-08-24T11:10:00Z">
            <w:rPr>
              <w:ins w:id="1041" w:author="微软用户" w:date="2017-08-20T10:10:00Z"/>
              <w:del w:id="1042" w:author="JY0225" w:date="2017-08-24T10:50:00Z"/>
              <w:rFonts w:ascii="Times New Roman" w:hAnsi="Times New Roman"/>
              <w:spacing w:val="10"/>
            </w:rPr>
          </w:rPrChange>
        </w:rPr>
        <w:pPrChange w:id="1043" w:author="JY0225" w:date="2017-08-24T10:50:00Z">
          <w:pPr>
            <w:pStyle w:val="a5"/>
            <w:numPr>
              <w:numId w:val="12"/>
            </w:numPr>
            <w:spacing w:line="400" w:lineRule="exact"/>
            <w:ind w:left="1140" w:firstLineChars="0" w:hanging="720"/>
          </w:pPr>
        </w:pPrChange>
      </w:pPr>
      <w:ins w:id="1044" w:author="微软用户" w:date="2017-08-20T10:07:00Z">
        <w:del w:id="1045" w:author="JY0225" w:date="2017-08-24T10:50:00Z">
          <w:r w:rsidRPr="00B207B1" w:rsidDel="0020414D">
            <w:rPr>
              <w:rFonts w:hAnsiTheme="minorEastAsia"/>
              <w:color w:val="000000" w:themeColor="text1"/>
              <w:rPrChange w:id="1046" w:author="JY0225" w:date="2017-08-24T11:10:00Z">
                <w:rPr/>
              </w:rPrChange>
            </w:rPr>
            <w:delText xml:space="preserve">3. </w:delText>
          </w:r>
        </w:del>
      </w:ins>
      <w:r w:rsidR="001A782A" w:rsidRPr="00B207B1">
        <w:rPr>
          <w:rFonts w:hAnsiTheme="minorEastAsia" w:hint="eastAsia"/>
          <w:color w:val="000000" w:themeColor="text1"/>
          <w:rPrChange w:id="1047" w:author="JY0225" w:date="2017-08-24T11:10:00Z">
            <w:rPr>
              <w:rFonts w:hint="eastAsia"/>
            </w:rPr>
          </w:rPrChange>
        </w:rPr>
        <w:t>本地缓存：利用现代计算机普遍较大的</w:t>
      </w:r>
      <w:ins w:id="1048" w:author="Liu, Wu" w:date="2017-08-29T10:05:00Z">
        <w:r w:rsidR="007E2B21" w:rsidRPr="00B207B1">
          <w:rPr>
            <w:rFonts w:hAnsiTheme="minorEastAsia"/>
            <w:color w:val="000000" w:themeColor="text1"/>
          </w:rPr>
          <w:t>存储</w:t>
        </w:r>
      </w:ins>
      <w:del w:id="1049" w:author="Liu, Wu" w:date="2017-08-29T10:05:00Z">
        <w:r w:rsidR="00476838" w:rsidRPr="00B207B1" w:rsidDel="007E2B21">
          <w:rPr>
            <w:rFonts w:hAnsiTheme="minorEastAsia" w:hint="eastAsia"/>
            <w:color w:val="000000" w:themeColor="text1"/>
            <w:rPrChange w:id="1050" w:author="JY0225" w:date="2017-08-24T11:10:00Z">
              <w:rPr>
                <w:rFonts w:hint="eastAsia"/>
              </w:rPr>
            </w:rPrChange>
          </w:rPr>
          <w:delText>备份</w:delText>
        </w:r>
      </w:del>
      <w:r w:rsidR="001A782A" w:rsidRPr="00B207B1">
        <w:rPr>
          <w:rFonts w:hAnsiTheme="minorEastAsia" w:hint="eastAsia"/>
          <w:color w:val="000000" w:themeColor="text1"/>
          <w:rPrChange w:id="1051" w:author="JY0225" w:date="2017-08-24T11:10:00Z">
            <w:rPr>
              <w:rFonts w:hint="eastAsia"/>
            </w:rPr>
          </w:rPrChange>
        </w:rPr>
        <w:t>空间以及</w:t>
      </w:r>
      <w:del w:id="1052" w:author="Liu, Wu" w:date="2017-08-29T10:05:00Z">
        <w:r w:rsidR="001A782A" w:rsidRPr="00B207B1" w:rsidDel="00513532">
          <w:rPr>
            <w:rFonts w:hAnsiTheme="minorEastAsia" w:hint="eastAsia"/>
            <w:color w:val="000000" w:themeColor="text1"/>
            <w:rPrChange w:id="1053" w:author="JY0225" w:date="2017-08-24T11:10:00Z">
              <w:rPr>
                <w:rFonts w:hint="eastAsia"/>
              </w:rPr>
            </w:rPrChange>
          </w:rPr>
          <w:delText>高性能的</w:delText>
        </w:r>
      </w:del>
      <w:r w:rsidR="001A782A" w:rsidRPr="00B207B1">
        <w:rPr>
          <w:rFonts w:hAnsiTheme="minorEastAsia" w:hint="eastAsia"/>
          <w:color w:val="000000" w:themeColor="text1"/>
          <w:rPrChange w:id="1054"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1055" w:author="JY0225" w:date="2017-08-24T11:10:00Z">
            <w:rPr/>
          </w:rPrChange>
        </w:rPr>
        <w:pPrChange w:id="1056"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1057" w:author="JY0225" w:date="2017-08-24T11:10:00Z">
            <w:rPr>
              <w:rFonts w:hint="eastAsia"/>
            </w:rPr>
          </w:rPrChange>
        </w:rPr>
        <w:t>能力，实现</w:t>
      </w:r>
      <w:r w:rsidR="00E74C76" w:rsidRPr="00B207B1">
        <w:rPr>
          <w:rFonts w:hAnsiTheme="minorEastAsia" w:hint="eastAsia"/>
          <w:color w:val="000000" w:themeColor="text1"/>
          <w:rPrChange w:id="1058" w:author="JY0225" w:date="2017-08-24T11:10:00Z">
            <w:rPr>
              <w:rFonts w:hint="eastAsia"/>
            </w:rPr>
          </w:rPrChange>
        </w:rPr>
        <w:t>了</w:t>
      </w:r>
      <w:r w:rsidRPr="00B207B1">
        <w:rPr>
          <w:rFonts w:hAnsiTheme="minorEastAsia" w:hint="eastAsia"/>
          <w:color w:val="000000" w:themeColor="text1"/>
          <w:rPrChange w:id="1059" w:author="JY0225" w:date="2017-08-24T11:10:00Z">
            <w:rPr>
              <w:rFonts w:hint="eastAsia"/>
            </w:rPr>
          </w:rPrChange>
        </w:rPr>
        <w:t>本地缓存管理，</w:t>
      </w:r>
      <w:del w:id="1060" w:author="Liu, Wu" w:date="2017-08-29T10:05:00Z">
        <w:r w:rsidRPr="00B207B1" w:rsidDel="00964D28">
          <w:rPr>
            <w:rFonts w:hAnsiTheme="minorEastAsia" w:hint="eastAsia"/>
            <w:color w:val="000000" w:themeColor="text1"/>
            <w:rPrChange w:id="1061" w:author="JY0225" w:date="2017-08-24T11:10:00Z">
              <w:rPr>
                <w:rFonts w:hint="eastAsia"/>
              </w:rPr>
            </w:rPrChange>
          </w:rPr>
          <w:delText>进一步</w:delText>
        </w:r>
      </w:del>
      <w:r w:rsidRPr="00B207B1">
        <w:rPr>
          <w:rFonts w:hAnsiTheme="minorEastAsia" w:hint="eastAsia"/>
          <w:color w:val="000000" w:themeColor="text1"/>
          <w:rPrChange w:id="1062" w:author="JY0225" w:date="2017-08-24T11:10:00Z">
            <w:rPr>
              <w:rFonts w:hint="eastAsia"/>
            </w:rPr>
          </w:rPrChange>
        </w:rPr>
        <w:t>减少</w:t>
      </w:r>
      <w:del w:id="1063" w:author="Liu, Wu" w:date="2017-08-29T10:05:00Z">
        <w:r w:rsidRPr="00B207B1" w:rsidDel="00964D28">
          <w:rPr>
            <w:rFonts w:hAnsiTheme="minorEastAsia" w:hint="eastAsia"/>
            <w:color w:val="000000" w:themeColor="text1"/>
            <w:rPrChange w:id="1064" w:author="JY0225" w:date="2017-08-24T11:10:00Z">
              <w:rPr>
                <w:rFonts w:hint="eastAsia"/>
              </w:rPr>
            </w:rPrChange>
          </w:rPr>
          <w:delText>了</w:delText>
        </w:r>
      </w:del>
      <w:r w:rsidRPr="00B207B1">
        <w:rPr>
          <w:rFonts w:hAnsiTheme="minorEastAsia" w:hint="eastAsia"/>
          <w:color w:val="000000" w:themeColor="text1"/>
          <w:rPrChange w:id="1065" w:author="JY0225" w:date="2017-08-24T11:10:00Z">
            <w:rPr>
              <w:rFonts w:hint="eastAsia"/>
            </w:rPr>
          </w:rPrChange>
        </w:rPr>
        <w:t>系统</w:t>
      </w:r>
      <w:r w:rsidRPr="00B207B1">
        <w:rPr>
          <w:rFonts w:hAnsiTheme="minorEastAsia"/>
          <w:color w:val="000000" w:themeColor="text1"/>
          <w:rPrChange w:id="1066" w:author="JY0225" w:date="2017-08-24T11:10:00Z">
            <w:rPr/>
          </w:rPrChange>
        </w:rPr>
        <w:t>I/O</w:t>
      </w:r>
      <w:r w:rsidRPr="00B207B1">
        <w:rPr>
          <w:rFonts w:hAnsiTheme="minorEastAsia" w:hint="eastAsia"/>
          <w:color w:val="000000" w:themeColor="text1"/>
          <w:rPrChange w:id="1067" w:author="JY0225" w:date="2017-08-24T11:10:00Z">
            <w:rPr>
              <w:rFonts w:hint="eastAsia"/>
            </w:rPr>
          </w:rPrChange>
        </w:rPr>
        <w:t>操作，提高了中间件</w:t>
      </w:r>
      <w:ins w:id="1068" w:author="Liu, Wu" w:date="2017-08-29T10:06:00Z">
        <w:r w:rsidR="00DF45B8" w:rsidRPr="00B207B1">
          <w:rPr>
            <w:rFonts w:hAnsiTheme="minorEastAsia" w:hint="eastAsia"/>
            <w:color w:val="000000" w:themeColor="text1"/>
          </w:rPr>
          <w:t>系统</w:t>
        </w:r>
      </w:ins>
      <w:ins w:id="1069"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1070" w:author="JY0225" w:date="2017-08-24T11:10:00Z">
            <w:rPr>
              <w:rFonts w:hint="eastAsia"/>
            </w:rPr>
          </w:rPrChange>
        </w:rPr>
        <w:t>性能。</w:t>
      </w:r>
      <w:r w:rsidR="007020C5" w:rsidRPr="00B207B1">
        <w:rPr>
          <w:rFonts w:hAnsiTheme="minorEastAsia" w:hint="eastAsia"/>
          <w:color w:val="000000" w:themeColor="text1"/>
          <w:rPrChange w:id="1071" w:author="JY0225" w:date="2017-08-24T11:10:00Z">
            <w:rPr>
              <w:rFonts w:hint="eastAsia"/>
            </w:rPr>
          </w:rPrChange>
        </w:rPr>
        <w:t>同时，</w:t>
      </w:r>
      <w:r w:rsidR="00AF1FAE" w:rsidRPr="00B207B1">
        <w:rPr>
          <w:rFonts w:hAnsiTheme="minorEastAsia" w:hint="eastAsia"/>
          <w:color w:val="000000" w:themeColor="text1"/>
          <w:rPrChange w:id="1072" w:author="JY0225" w:date="2017-08-24T11:10:00Z">
            <w:rPr>
              <w:rFonts w:hint="eastAsia"/>
            </w:rPr>
          </w:rPrChange>
        </w:rPr>
        <w:t>利用服务器提供的</w:t>
      </w:r>
      <w:del w:id="1073" w:author="Liu, Wu" w:date="2017-08-29T10:06:00Z">
        <w:r w:rsidR="003A3FFF" w:rsidRPr="00B207B1" w:rsidDel="00512567">
          <w:rPr>
            <w:rFonts w:hAnsiTheme="minorEastAsia" w:hint="eastAsia"/>
            <w:color w:val="000000" w:themeColor="text1"/>
            <w:rPrChange w:id="1074" w:author="JY0225" w:date="2017-08-24T11:10:00Z">
              <w:rPr>
                <w:rFonts w:hint="eastAsia"/>
              </w:rPr>
            </w:rPrChange>
          </w:rPr>
          <w:delText>个人</w:delText>
        </w:r>
        <w:r w:rsidR="00476838" w:rsidRPr="00B207B1" w:rsidDel="00512567">
          <w:rPr>
            <w:rFonts w:hAnsiTheme="minorEastAsia" w:hint="eastAsia"/>
            <w:color w:val="000000" w:themeColor="text1"/>
            <w:rPrChange w:id="1075" w:author="JY0225" w:date="2017-08-24T11:10:00Z">
              <w:rPr>
                <w:rFonts w:hint="eastAsia"/>
              </w:rPr>
            </w:rPrChange>
          </w:rPr>
          <w:delText>备份</w:delText>
        </w:r>
        <w:r w:rsidR="00F253FF" w:rsidRPr="00B207B1" w:rsidDel="00512567">
          <w:rPr>
            <w:rFonts w:hAnsiTheme="minorEastAsia" w:hint="eastAsia"/>
            <w:color w:val="000000" w:themeColor="text1"/>
            <w:rPrChange w:id="1076" w:author="JY0225" w:date="2017-08-24T11:10:00Z">
              <w:rPr>
                <w:rFonts w:hint="eastAsia"/>
              </w:rPr>
            </w:rPrChange>
          </w:rPr>
          <w:delText>在</w:delText>
        </w:r>
      </w:del>
      <w:r w:rsidR="00DD69B5" w:rsidRPr="00B207B1">
        <w:rPr>
          <w:rFonts w:hAnsiTheme="minorEastAsia" w:hint="eastAsia"/>
          <w:color w:val="000000" w:themeColor="text1"/>
          <w:rPrChange w:id="1077" w:author="JY0225" w:date="2017-08-24T11:10:00Z">
            <w:rPr>
              <w:rFonts w:hint="eastAsia"/>
            </w:rPr>
          </w:rPrChange>
        </w:rPr>
        <w:t>云端</w:t>
      </w:r>
      <w:del w:id="1078" w:author="Liu, Wu" w:date="2017-08-29T10:06:00Z">
        <w:r w:rsidR="002E5632" w:rsidRPr="00B207B1" w:rsidDel="00512567">
          <w:rPr>
            <w:rFonts w:hAnsiTheme="minorEastAsia" w:hint="eastAsia"/>
            <w:color w:val="000000" w:themeColor="text1"/>
            <w:rPrChange w:id="1079" w:author="JY0225" w:date="2017-08-24T11:10:00Z">
              <w:rPr>
                <w:rFonts w:hint="eastAsia"/>
              </w:rPr>
            </w:rPrChange>
          </w:rPr>
          <w:delText>的</w:delText>
        </w:r>
      </w:del>
      <w:r w:rsidR="003A3FFF" w:rsidRPr="00B207B1">
        <w:rPr>
          <w:rFonts w:hAnsiTheme="minorEastAsia" w:hint="eastAsia"/>
          <w:color w:val="000000" w:themeColor="text1"/>
          <w:rPrChange w:id="1080" w:author="JY0225" w:date="2017-08-24T11:10:00Z">
            <w:rPr>
              <w:rFonts w:hint="eastAsia"/>
            </w:rPr>
          </w:rPrChange>
        </w:rPr>
        <w:t>数据信息</w:t>
      </w:r>
      <w:r w:rsidR="00AF1FAE" w:rsidRPr="00B207B1">
        <w:rPr>
          <w:rFonts w:hAnsiTheme="minorEastAsia" w:hint="eastAsia"/>
          <w:color w:val="000000" w:themeColor="text1"/>
          <w:rPrChange w:id="1081" w:author="JY0225" w:date="2017-08-24T11:10:00Z">
            <w:rPr>
              <w:rFonts w:hint="eastAsia"/>
            </w:rPr>
          </w:rPrChange>
        </w:rPr>
        <w:t>，实现</w:t>
      </w:r>
      <w:r w:rsidR="00B77C9D" w:rsidRPr="00B207B1">
        <w:rPr>
          <w:rFonts w:hAnsiTheme="minorEastAsia" w:hint="eastAsia"/>
          <w:color w:val="000000" w:themeColor="text1"/>
          <w:rPrChange w:id="1082" w:author="JY0225" w:date="2017-08-24T11:10:00Z">
            <w:rPr>
              <w:rFonts w:hint="eastAsia"/>
            </w:rPr>
          </w:rPrChange>
        </w:rPr>
        <w:t>了</w:t>
      </w:r>
      <w:r w:rsidR="000A335A" w:rsidRPr="00B207B1">
        <w:rPr>
          <w:rFonts w:hAnsiTheme="minorEastAsia" w:hint="eastAsia"/>
          <w:color w:val="000000" w:themeColor="text1"/>
          <w:rPrChange w:id="1083" w:author="JY0225" w:date="2017-08-24T11:10:00Z">
            <w:rPr>
              <w:rFonts w:hint="eastAsia"/>
            </w:rPr>
          </w:rPrChange>
        </w:rPr>
        <w:t>针对单一用户的“秒传</w:t>
      </w:r>
      <w:r w:rsidR="00AF1FAE" w:rsidRPr="00B207B1">
        <w:rPr>
          <w:rFonts w:hAnsiTheme="minorEastAsia" w:hint="eastAsia"/>
          <w:color w:val="000000" w:themeColor="text1"/>
          <w:rPrChange w:id="1084" w:author="JY0225" w:date="2017-08-24T11:10:00Z">
            <w:rPr>
              <w:rFonts w:hint="eastAsia"/>
            </w:rPr>
          </w:rPrChange>
        </w:rPr>
        <w:t>”</w:t>
      </w:r>
      <w:r w:rsidR="000A335A" w:rsidRPr="00B207B1">
        <w:rPr>
          <w:rFonts w:hAnsiTheme="minorEastAsia" w:hint="eastAsia"/>
          <w:color w:val="000000" w:themeColor="text1"/>
          <w:rPrChange w:id="1085" w:author="JY0225" w:date="2017-08-24T11:10:00Z">
            <w:rPr>
              <w:rFonts w:hint="eastAsia"/>
            </w:rPr>
          </w:rPrChange>
        </w:rPr>
        <w:t>功能</w:t>
      </w:r>
      <w:r w:rsidR="00AF1FAE" w:rsidRPr="00B207B1">
        <w:rPr>
          <w:rFonts w:hAnsiTheme="minorEastAsia" w:hint="eastAsia"/>
          <w:color w:val="000000" w:themeColor="text1"/>
          <w:rPrChange w:id="1086"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087" w:author="微软用户" w:date="2017-08-20T10:10:00Z"/>
          <w:del w:id="1088" w:author="JY0225" w:date="2017-08-24T10:51:00Z"/>
          <w:rFonts w:hAnsiTheme="minorEastAsia"/>
          <w:color w:val="000000" w:themeColor="text1"/>
          <w:rPrChange w:id="1089" w:author="JY0225" w:date="2017-08-24T11:10:00Z">
            <w:rPr>
              <w:ins w:id="1090" w:author="微软用户" w:date="2017-08-20T10:10:00Z"/>
              <w:del w:id="1091" w:author="JY0225" w:date="2017-08-24T10:51:00Z"/>
            </w:rPr>
          </w:rPrChange>
        </w:rPr>
        <w:pPrChange w:id="1092" w:author="JY0225" w:date="2017-08-24T10:50:00Z">
          <w:pPr>
            <w:pStyle w:val="a5"/>
            <w:numPr>
              <w:numId w:val="12"/>
            </w:numPr>
            <w:spacing w:line="400" w:lineRule="exact"/>
            <w:ind w:left="1140" w:firstLineChars="0" w:hanging="720"/>
          </w:pPr>
        </w:pPrChange>
      </w:pPr>
      <w:ins w:id="1093" w:author="微软用户" w:date="2017-08-20T10:09:00Z">
        <w:del w:id="1094" w:author="JY0225" w:date="2017-08-24T10:51:00Z">
          <w:r w:rsidRPr="00B207B1" w:rsidDel="000D6605">
            <w:rPr>
              <w:rFonts w:hAnsiTheme="minorEastAsia"/>
              <w:color w:val="000000" w:themeColor="text1"/>
              <w:rPrChange w:id="1095" w:author="JY0225" w:date="2017-08-24T11:10:00Z">
                <w:rPr/>
              </w:rPrChange>
            </w:rPr>
            <w:delText xml:space="preserve">4. </w:delText>
          </w:r>
        </w:del>
      </w:ins>
      <w:r w:rsidR="00016F32" w:rsidRPr="00B207B1">
        <w:rPr>
          <w:rFonts w:hAnsiTheme="minorEastAsia" w:hint="eastAsia"/>
          <w:color w:val="000000" w:themeColor="text1"/>
          <w:rPrChange w:id="1096" w:author="JY0225" w:date="2017-08-24T11:10:00Z">
            <w:rPr>
              <w:rFonts w:hint="eastAsia"/>
            </w:rPr>
          </w:rPrChange>
        </w:rPr>
        <w:t>多应用适配：</w:t>
      </w:r>
      <w:r w:rsidR="00E4327E" w:rsidRPr="00B207B1">
        <w:rPr>
          <w:rFonts w:hAnsiTheme="minorEastAsia" w:hint="eastAsia"/>
          <w:color w:val="000000" w:themeColor="text1"/>
          <w:rPrChange w:id="1097" w:author="JY0225" w:date="2017-08-24T11:10:00Z">
            <w:rPr>
              <w:rFonts w:hint="eastAsia"/>
            </w:rPr>
          </w:rPrChange>
        </w:rPr>
        <w:t>现有</w:t>
      </w:r>
      <w:r w:rsidR="007669AA" w:rsidRPr="00B207B1">
        <w:rPr>
          <w:rFonts w:hAnsiTheme="minorEastAsia" w:hint="eastAsia"/>
          <w:color w:val="000000" w:themeColor="text1"/>
          <w:rPrChange w:id="1098" w:author="JY0225" w:date="2017-08-24T11:10:00Z">
            <w:rPr>
              <w:rFonts w:hint="eastAsia"/>
            </w:rPr>
          </w:rPrChange>
        </w:rPr>
        <w:t>的中间件系统只支持单一的</w:t>
      </w:r>
      <w:r w:rsidR="007669AA" w:rsidRPr="00B207B1">
        <w:rPr>
          <w:rFonts w:hAnsiTheme="minorEastAsia"/>
          <w:color w:val="000000" w:themeColor="text1"/>
          <w:rPrChange w:id="1099" w:author="JY0225" w:date="2017-08-24T11:10:00Z">
            <w:rPr/>
          </w:rPrChange>
        </w:rPr>
        <w:t>CLI</w:t>
      </w:r>
      <w:ins w:id="1100"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101" w:author="JY0225" w:date="2017-08-24T11:10:00Z">
            <w:rPr>
              <w:rFonts w:hint="eastAsia"/>
            </w:rPr>
          </w:rPrChange>
        </w:rPr>
        <w:t>客户端，</w:t>
      </w:r>
      <w:r w:rsidR="003A758E" w:rsidRPr="00B207B1">
        <w:rPr>
          <w:rFonts w:hAnsiTheme="minorEastAsia" w:hint="eastAsia"/>
          <w:color w:val="000000" w:themeColor="text1"/>
          <w:rPrChange w:id="1102" w:author="JY0225" w:date="2017-08-24T11:10:00Z">
            <w:rPr>
              <w:rFonts w:hint="eastAsia"/>
            </w:rPr>
          </w:rPrChange>
        </w:rPr>
        <w:t>为</w:t>
      </w:r>
      <w:r w:rsidR="003B00C8" w:rsidRPr="00B207B1">
        <w:rPr>
          <w:rFonts w:hAnsiTheme="minorEastAsia" w:hint="eastAsia"/>
          <w:color w:val="000000" w:themeColor="text1"/>
          <w:rPrChange w:id="1103" w:author="JY0225" w:date="2017-08-24T11:10:00Z">
            <w:rPr>
              <w:rFonts w:hint="eastAsia"/>
            </w:rPr>
          </w:rPrChange>
        </w:rPr>
        <w:t>实现</w:t>
      </w:r>
      <w:r w:rsidR="00016F32" w:rsidRPr="00B207B1">
        <w:rPr>
          <w:rFonts w:hAnsiTheme="minorEastAsia" w:hint="eastAsia"/>
          <w:color w:val="000000" w:themeColor="text1"/>
          <w:rPrChange w:id="1104"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105" w:author="微软用户" w:date="2017-08-20T10:10:00Z">
          <w:pPr>
            <w:pStyle w:val="a5"/>
            <w:numPr>
              <w:numId w:val="12"/>
            </w:numPr>
            <w:spacing w:line="400" w:lineRule="exact"/>
            <w:ind w:left="1140" w:firstLineChars="0" w:hanging="720"/>
          </w:pPr>
        </w:pPrChange>
      </w:pPr>
      <w:r w:rsidRPr="00B207B1">
        <w:rPr>
          <w:rFonts w:hAnsiTheme="minorEastAsia" w:hint="eastAsia"/>
          <w:rPrChange w:id="1106" w:author="JY0225" w:date="2017-08-24T11:10:00Z">
            <w:rPr>
              <w:rFonts w:hint="eastAsia"/>
            </w:rPr>
          </w:rPrChange>
        </w:rPr>
        <w:t>客户端请求的适配</w:t>
      </w:r>
      <w:r w:rsidR="00ED4E9C" w:rsidRPr="00B207B1">
        <w:rPr>
          <w:rFonts w:hAnsiTheme="minorEastAsia" w:hint="eastAsia"/>
          <w:rPrChange w:id="1107" w:author="JY0225" w:date="2017-08-24T11:10:00Z">
            <w:rPr>
              <w:rFonts w:hint="eastAsia"/>
            </w:rPr>
          </w:rPrChange>
        </w:rPr>
        <w:t>，支持更多的客户端类型</w:t>
      </w:r>
      <w:r w:rsidR="00A60C8D" w:rsidRPr="00B207B1">
        <w:rPr>
          <w:rFonts w:hAnsiTheme="minorEastAsia" w:hint="eastAsia"/>
          <w:rPrChange w:id="1108" w:author="JY0225" w:date="2017-08-24T11:10:00Z">
            <w:rPr>
              <w:rFonts w:hint="eastAsia"/>
            </w:rPr>
          </w:rPrChange>
        </w:rPr>
        <w:t>，对系统的跨平台性做了优化</w:t>
      </w:r>
      <w:r w:rsidRPr="00B207B1">
        <w:rPr>
          <w:rFonts w:hAnsiTheme="minorEastAsia" w:hint="eastAsia"/>
          <w:rPrChange w:id="1109" w:author="JY0225" w:date="2017-08-24T11:10:00Z">
            <w:rPr>
              <w:rFonts w:hint="eastAsia"/>
            </w:rPr>
          </w:rPrChange>
        </w:rPr>
        <w:t>。</w:t>
      </w:r>
      <w:ins w:id="1110" w:author="Liu, Wu" w:date="2017-08-29T10:07:00Z">
        <w:r w:rsidR="00127BE2" w:rsidRPr="00B207B1">
          <w:rPr>
            <w:rFonts w:hAnsiTheme="minorEastAsia"/>
          </w:rPr>
          <w:t>本</w:t>
        </w:r>
        <w:r w:rsidR="008A756F" w:rsidRPr="00B207B1">
          <w:rPr>
            <w:rFonts w:hAnsiTheme="minorEastAsia"/>
          </w:rPr>
          <w:t>研究工作</w:t>
        </w:r>
      </w:ins>
      <w:del w:id="1111" w:author="Liu, Wu" w:date="2017-08-29T10:07:00Z">
        <w:r w:rsidR="00861A66" w:rsidRPr="00B207B1" w:rsidDel="00127BE2">
          <w:rPr>
            <w:rFonts w:hAnsiTheme="minorEastAsia" w:hint="eastAsia"/>
            <w:rPrChange w:id="1112" w:author="JY0225" w:date="2017-08-24T11:10:00Z">
              <w:rPr>
                <w:rFonts w:hint="eastAsia"/>
              </w:rPr>
            </w:rPrChange>
          </w:rPr>
          <w:delText>此外</w:delText>
        </w:r>
        <w:r w:rsidR="00EC54D4" w:rsidRPr="00B207B1" w:rsidDel="00127BE2">
          <w:rPr>
            <w:rFonts w:hAnsiTheme="minorEastAsia" w:hint="eastAsia"/>
            <w:rPrChange w:id="1113" w:author="JY0225" w:date="2017-08-24T11:10:00Z">
              <w:rPr>
                <w:rFonts w:hint="eastAsia"/>
              </w:rPr>
            </w:rPrChange>
          </w:rPr>
          <w:delText>，</w:delText>
        </w:r>
      </w:del>
      <w:r w:rsidR="00C115C8" w:rsidRPr="00B207B1">
        <w:rPr>
          <w:rFonts w:hAnsiTheme="minorEastAsia" w:hint="eastAsia"/>
          <w:rPrChange w:id="1114" w:author="JY0225" w:date="2017-08-24T11:10:00Z">
            <w:rPr>
              <w:rFonts w:hint="eastAsia"/>
            </w:rPr>
          </w:rPrChange>
        </w:rPr>
        <w:t>开发</w:t>
      </w:r>
      <w:r w:rsidR="00085B69" w:rsidRPr="00B207B1">
        <w:rPr>
          <w:rFonts w:hAnsiTheme="minorEastAsia" w:hint="eastAsia"/>
          <w:rPrChange w:id="1115" w:author="JY0225" w:date="2017-08-24T11:10:00Z">
            <w:rPr>
              <w:rFonts w:hint="eastAsia"/>
            </w:rPr>
          </w:rPrChange>
        </w:rPr>
        <w:t>了</w:t>
      </w:r>
      <w:r w:rsidR="00EC54D4" w:rsidRPr="00B207B1">
        <w:rPr>
          <w:rFonts w:hAnsiTheme="minorEastAsia" w:hint="eastAsia"/>
          <w:rPrChange w:id="1116" w:author="JY0225" w:date="2017-08-24T11:10:00Z">
            <w:rPr>
              <w:rFonts w:hint="eastAsia"/>
            </w:rPr>
          </w:rPrChange>
        </w:rPr>
        <w:t>一款基于</w:t>
      </w:r>
      <w:r w:rsidR="006707F9" w:rsidRPr="00B207B1">
        <w:rPr>
          <w:rFonts w:hAnsiTheme="minorEastAsia"/>
          <w:rPrChange w:id="1117" w:author="JY0225" w:date="2017-08-24T11:10:00Z">
            <w:rPr/>
          </w:rPrChange>
        </w:rPr>
        <w:t>Firefox</w:t>
      </w:r>
      <w:r w:rsidR="00EC54D4" w:rsidRPr="00B207B1">
        <w:rPr>
          <w:rFonts w:hAnsiTheme="minorEastAsia" w:hint="eastAsia"/>
          <w:rPrChange w:id="1118" w:author="JY0225" w:date="2017-08-24T11:10:00Z">
            <w:rPr>
              <w:rFonts w:hint="eastAsia"/>
            </w:rPr>
          </w:rPrChange>
        </w:rPr>
        <w:t>浏览器的</w:t>
      </w:r>
      <w:r w:rsidR="002E5718" w:rsidRPr="00B207B1">
        <w:rPr>
          <w:rFonts w:hAnsiTheme="minorEastAsia" w:hint="eastAsia"/>
          <w:rPrChange w:id="1119" w:author="JY0225" w:date="2017-08-24T11:10:00Z">
            <w:rPr>
              <w:rFonts w:hint="eastAsia"/>
            </w:rPr>
          </w:rPrChange>
        </w:rPr>
        <w:t>扩展</w:t>
      </w:r>
      <w:ins w:id="1120" w:author="Liu, Wu" w:date="2017-08-29T10:07:00Z">
        <w:r w:rsidR="0002707A" w:rsidRPr="00B207B1">
          <w:rPr>
            <w:rFonts w:hAnsiTheme="minorEastAsia" w:hint="eastAsia"/>
          </w:rPr>
          <w:t>应用</w:t>
        </w:r>
      </w:ins>
      <w:r w:rsidR="00EC54D4" w:rsidRPr="00B207B1">
        <w:rPr>
          <w:rFonts w:hAnsiTheme="minorEastAsia" w:hint="eastAsia"/>
          <w:rPrChange w:id="1121" w:author="JY0225" w:date="2017-08-24T11:10:00Z">
            <w:rPr>
              <w:rFonts w:hint="eastAsia"/>
            </w:rPr>
          </w:rPrChange>
        </w:rPr>
        <w:t>，用户可以利用</w:t>
      </w:r>
      <w:r w:rsidR="002E5718" w:rsidRPr="00B207B1">
        <w:rPr>
          <w:rFonts w:hAnsiTheme="minorEastAsia" w:hint="eastAsia"/>
          <w:rPrChange w:id="1122" w:author="JY0225" w:date="2017-08-24T11:10:00Z">
            <w:rPr>
              <w:rFonts w:hint="eastAsia"/>
            </w:rPr>
          </w:rPrChange>
        </w:rPr>
        <w:t>扩展</w:t>
      </w:r>
      <w:ins w:id="1123" w:author="Liu, Wu" w:date="2017-08-29T10:07:00Z">
        <w:r w:rsidR="00C56D9C" w:rsidRPr="00B207B1">
          <w:rPr>
            <w:rFonts w:hAnsiTheme="minorEastAsia" w:hint="eastAsia"/>
          </w:rPr>
          <w:t>应用</w:t>
        </w:r>
      </w:ins>
      <w:r w:rsidR="00EC54D4" w:rsidRPr="00B207B1">
        <w:rPr>
          <w:rFonts w:hAnsiTheme="minorEastAsia" w:hint="eastAsia"/>
          <w:rPrChange w:id="1124" w:author="JY0225" w:date="2017-08-24T11:10:00Z">
            <w:rPr>
              <w:rFonts w:hint="eastAsia"/>
            </w:rPr>
          </w:rPrChange>
        </w:rPr>
        <w:t>使用云</w:t>
      </w:r>
      <w:r w:rsidR="00476838" w:rsidRPr="00B207B1">
        <w:rPr>
          <w:rFonts w:hAnsiTheme="minorEastAsia" w:hint="eastAsia"/>
          <w:rPrChange w:id="1125" w:author="JY0225" w:date="2017-08-24T11:10:00Z">
            <w:rPr>
              <w:rFonts w:hint="eastAsia"/>
            </w:rPr>
          </w:rPrChange>
        </w:rPr>
        <w:t>备份</w:t>
      </w:r>
      <w:r w:rsidR="00EC54D4" w:rsidRPr="00B207B1">
        <w:rPr>
          <w:rFonts w:hAnsiTheme="minorEastAsia" w:hint="eastAsia"/>
          <w:rPrChange w:id="1126" w:author="JY0225" w:date="2017-08-24T11:10:00Z">
            <w:rPr>
              <w:rFonts w:hint="eastAsia"/>
            </w:rPr>
          </w:rPrChange>
        </w:rPr>
        <w:t>服务</w:t>
      </w:r>
      <w:r w:rsidR="005C14A3" w:rsidRPr="00B207B1">
        <w:rPr>
          <w:rFonts w:hAnsiTheme="minorEastAsia" w:hint="eastAsia"/>
          <w:rPrChange w:id="1127" w:author="JY0225" w:date="2017-08-24T11:10:00Z">
            <w:rPr>
              <w:rFonts w:hint="eastAsia"/>
            </w:rPr>
          </w:rPrChange>
        </w:rPr>
        <w:t>，并提供了</w:t>
      </w:r>
      <w:r w:rsidR="007846F5" w:rsidRPr="00B207B1">
        <w:rPr>
          <w:rFonts w:hAnsiTheme="minorEastAsia"/>
          <w:rPrChange w:id="1128" w:author="JY0225" w:date="2017-08-24T11:10:00Z">
            <w:rPr/>
          </w:rPrChange>
        </w:rPr>
        <w:t>Java</w:t>
      </w:r>
      <w:r w:rsidR="007846F5" w:rsidRPr="00B207B1">
        <w:rPr>
          <w:rFonts w:hAnsiTheme="minorEastAsia" w:hint="eastAsia"/>
          <w:rPrChange w:id="1129" w:author="JY0225" w:date="2017-08-24T11:10:00Z">
            <w:rPr>
              <w:rFonts w:hint="eastAsia"/>
            </w:rPr>
          </w:rPrChange>
        </w:rPr>
        <w:t>平台</w:t>
      </w:r>
      <w:r w:rsidR="00836BF3" w:rsidRPr="00B207B1">
        <w:rPr>
          <w:rFonts w:hAnsiTheme="minorEastAsia" w:hint="eastAsia"/>
          <w:rPrChange w:id="1130" w:author="JY0225" w:date="2017-08-24T11:10:00Z">
            <w:rPr>
              <w:rFonts w:hint="eastAsia"/>
            </w:rPr>
          </w:rPrChange>
        </w:rPr>
        <w:t>的</w:t>
      </w:r>
      <w:r w:rsidR="007846F5" w:rsidRPr="00B207B1">
        <w:rPr>
          <w:rFonts w:hAnsiTheme="minorEastAsia" w:hint="eastAsia"/>
          <w:rPrChange w:id="1131" w:author="JY0225" w:date="2017-08-24T11:10:00Z">
            <w:rPr>
              <w:rFonts w:hint="eastAsia"/>
            </w:rPr>
          </w:rPrChange>
        </w:rPr>
        <w:t>软件开发包（</w:t>
      </w:r>
      <w:r w:rsidR="007846F5" w:rsidRPr="00B207B1">
        <w:rPr>
          <w:rFonts w:hAnsiTheme="minorEastAsia"/>
          <w:rPrChange w:id="1132" w:author="JY0225" w:date="2017-08-24T11:10:00Z">
            <w:rPr/>
          </w:rPrChange>
        </w:rPr>
        <w:t>SDK</w:t>
      </w:r>
      <w:r w:rsidR="007846F5" w:rsidRPr="00B207B1">
        <w:rPr>
          <w:rFonts w:hAnsiTheme="minorEastAsia" w:hint="eastAsia"/>
          <w:rPrChange w:id="1133" w:author="JY0225" w:date="2017-08-24T11:10:00Z">
            <w:rPr>
              <w:rFonts w:hint="eastAsia"/>
            </w:rPr>
          </w:rPrChange>
        </w:rPr>
        <w:t>）</w:t>
      </w:r>
      <w:r w:rsidR="009D4C79" w:rsidRPr="00B207B1">
        <w:rPr>
          <w:rStyle w:val="affff8"/>
          <w:rFonts w:hAnsiTheme="minorEastAsia"/>
          <w:rPrChange w:id="1134" w:author="JY0225" w:date="2017-08-24T11:10:00Z">
            <w:rPr>
              <w:rStyle w:val="affff8"/>
              <w:rFonts w:ascii="Times New Roman" w:hAnsi="Times New Roman"/>
              <w:spacing w:val="10"/>
            </w:rPr>
          </w:rPrChange>
        </w:rPr>
        <w:footnoteReference w:id="5"/>
      </w:r>
      <w:r w:rsidR="007846F5" w:rsidRPr="00B207B1">
        <w:rPr>
          <w:rFonts w:hAnsiTheme="minorEastAsia" w:hint="eastAsia"/>
          <w:rPrChange w:id="1135" w:author="JY0225" w:date="2017-08-24T11:10:00Z">
            <w:rPr>
              <w:rFonts w:hint="eastAsia"/>
            </w:rPr>
          </w:rPrChange>
        </w:rPr>
        <w:t>，</w:t>
      </w:r>
      <w:r w:rsidR="007846F5" w:rsidRPr="00B207B1">
        <w:rPr>
          <w:rFonts w:hAnsiTheme="minorEastAsia"/>
          <w:rPrChange w:id="1136" w:author="JY0225" w:date="2017-08-24T11:10:00Z">
            <w:rPr/>
          </w:rPrChange>
        </w:rPr>
        <w:t>Java</w:t>
      </w:r>
      <w:r w:rsidR="007846F5" w:rsidRPr="00B207B1">
        <w:rPr>
          <w:rFonts w:hAnsiTheme="minorEastAsia" w:hint="eastAsia"/>
          <w:rPrChange w:id="1137" w:author="JY0225" w:date="2017-08-24T11:10:00Z">
            <w:rPr>
              <w:rFonts w:hint="eastAsia"/>
            </w:rPr>
          </w:rPrChange>
        </w:rPr>
        <w:t>开发者可以利用</w:t>
      </w:r>
      <w:r w:rsidR="0098390A" w:rsidRPr="00B207B1">
        <w:rPr>
          <w:rFonts w:hAnsiTheme="minorEastAsia" w:hint="eastAsia"/>
          <w:rPrChange w:id="1138" w:author="JY0225" w:date="2017-08-24T11:10:00Z">
            <w:rPr>
              <w:rFonts w:hint="eastAsia"/>
            </w:rPr>
          </w:rPrChange>
        </w:rPr>
        <w:t>该开发包提供的应用接口</w:t>
      </w:r>
      <w:del w:id="1139" w:author="Liu, Wu" w:date="2017-08-29T10:07:00Z">
        <w:r w:rsidR="0098390A" w:rsidRPr="00B207B1" w:rsidDel="00B6261D">
          <w:rPr>
            <w:rFonts w:hAnsiTheme="minorEastAsia"/>
            <w:rPrChange w:id="1140" w:author="JY0225" w:date="2017-08-24T11:10:00Z">
              <w:rPr/>
            </w:rPrChange>
          </w:rPr>
          <w:delText>API</w:delText>
        </w:r>
      </w:del>
      <w:r w:rsidR="00166AF1" w:rsidRPr="00B207B1">
        <w:rPr>
          <w:rFonts w:hAnsiTheme="minorEastAsia" w:hint="eastAsia"/>
          <w:rPrChange w:id="1141" w:author="JY0225" w:date="2017-08-24T11:10:00Z">
            <w:rPr>
              <w:rFonts w:hint="eastAsia"/>
            </w:rPr>
          </w:rPrChange>
        </w:rPr>
        <w:t>来</w:t>
      </w:r>
      <w:r w:rsidR="007A5DAE" w:rsidRPr="00B207B1">
        <w:rPr>
          <w:rFonts w:hAnsiTheme="minorEastAsia" w:hint="eastAsia"/>
          <w:rPrChange w:id="1142" w:author="JY0225" w:date="2017-08-24T11:10:00Z">
            <w:rPr>
              <w:rFonts w:hint="eastAsia"/>
            </w:rPr>
          </w:rPrChange>
        </w:rPr>
        <w:t>集成</w:t>
      </w:r>
      <w:del w:id="1143" w:author="Liu, Wu" w:date="2017-08-29T10:08:00Z">
        <w:r w:rsidR="00586372" w:rsidRPr="00B207B1" w:rsidDel="00A00D3D">
          <w:rPr>
            <w:rFonts w:hAnsiTheme="minorEastAsia" w:hint="eastAsia"/>
            <w:rPrChange w:id="1144" w:author="JY0225" w:date="2017-08-24T11:10:00Z">
              <w:rPr>
                <w:rFonts w:hint="eastAsia"/>
              </w:rPr>
            </w:rPrChange>
          </w:rPr>
          <w:delText>该</w:delText>
        </w:r>
        <w:r w:rsidR="003E267A" w:rsidRPr="00B207B1" w:rsidDel="00A00D3D">
          <w:rPr>
            <w:rFonts w:hAnsiTheme="minorEastAsia" w:hint="eastAsia"/>
            <w:rPrChange w:id="1145" w:author="JY0225" w:date="2017-08-24T11:10:00Z">
              <w:rPr>
                <w:rFonts w:hint="eastAsia"/>
              </w:rPr>
            </w:rPrChange>
          </w:rPr>
          <w:delText>款</w:delText>
        </w:r>
      </w:del>
      <w:r w:rsidR="00A93F1C" w:rsidRPr="00B207B1">
        <w:rPr>
          <w:rFonts w:hAnsiTheme="minorEastAsia" w:hint="eastAsia"/>
          <w:rPrChange w:id="1146" w:author="JY0225" w:date="2017-08-24T11:10:00Z">
            <w:rPr>
              <w:rFonts w:hint="eastAsia"/>
            </w:rPr>
          </w:rPrChange>
        </w:rPr>
        <w:t>云</w:t>
      </w:r>
      <w:r w:rsidR="00476838" w:rsidRPr="00B207B1">
        <w:rPr>
          <w:rFonts w:hAnsiTheme="minorEastAsia" w:hint="eastAsia"/>
          <w:rPrChange w:id="1147" w:author="JY0225" w:date="2017-08-24T11:10:00Z">
            <w:rPr>
              <w:rFonts w:hint="eastAsia"/>
            </w:rPr>
          </w:rPrChange>
        </w:rPr>
        <w:t>备份</w:t>
      </w:r>
      <w:r w:rsidR="00821773" w:rsidRPr="00B207B1">
        <w:rPr>
          <w:rFonts w:hAnsiTheme="minorEastAsia" w:hint="eastAsia"/>
          <w:rPrChange w:id="1148" w:author="JY0225" w:date="2017-08-24T11:10:00Z">
            <w:rPr>
              <w:rFonts w:hint="eastAsia"/>
            </w:rPr>
          </w:rPrChange>
        </w:rPr>
        <w:t>服务</w:t>
      </w:r>
      <w:r w:rsidR="009F1FA9" w:rsidRPr="00B207B1">
        <w:rPr>
          <w:rFonts w:hAnsiTheme="minorEastAsia" w:hint="eastAsia"/>
          <w:rPrChange w:id="1149" w:author="JY0225" w:date="2017-08-24T11:10:00Z">
            <w:rPr>
              <w:rFonts w:hint="eastAsia"/>
            </w:rPr>
          </w:rPrChange>
        </w:rPr>
        <w:t>。</w:t>
      </w:r>
    </w:p>
    <w:p w14:paraId="28A70DB6" w14:textId="572018A0" w:rsidR="00DB1156" w:rsidRPr="004E5D96" w:rsidRDefault="004E5D96" w:rsidP="004E5D96">
      <w:pPr>
        <w:spacing w:line="400" w:lineRule="exact"/>
        <w:ind w:firstLine="360"/>
        <w:rPr>
          <w:rFonts w:hAnsiTheme="minorEastAsia"/>
          <w:color w:val="000000" w:themeColor="text1"/>
          <w:rPrChange w:id="1150"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3D2433">
        <w:rPr>
          <w:rFonts w:hAnsiTheme="minorEastAsia" w:hint="eastAsia"/>
          <w:color w:val="000000" w:themeColor="text1"/>
        </w:rPr>
        <w:t>上与其保持一致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151" w:name="_Toc420959835"/>
      <w:bookmarkStart w:id="1152" w:name="_Toc421026899"/>
      <w:bookmarkStart w:id="1153" w:name="_Toc421230571"/>
      <w:bookmarkStart w:id="1154" w:name="_Toc491952419"/>
      <w:r w:rsidRPr="00B207B1">
        <w:t xml:space="preserve">1.3 </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005779BA" w:rsidRPr="00B207B1">
        <w:rPr>
          <w:rFonts w:hint="eastAsia"/>
        </w:rPr>
        <w:t>论文</w:t>
      </w:r>
      <w:r w:rsidR="00BE5E25" w:rsidRPr="00B207B1">
        <w:rPr>
          <w:rFonts w:hint="eastAsia"/>
        </w:rPr>
        <w:t>的</w:t>
      </w:r>
      <w:r w:rsidRPr="00B207B1">
        <w:t>组织</w:t>
      </w:r>
      <w:bookmarkEnd w:id="1151"/>
      <w:bookmarkEnd w:id="1152"/>
      <w:bookmarkEnd w:id="1153"/>
      <w:bookmarkEnd w:id="1154"/>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155" w:author="Liu, Wu" w:date="2017-08-29T10:09:00Z">
        <w:r w:rsidR="006140FE" w:rsidRPr="00B207B1">
          <w:rPr>
            <w:rFonts w:ascii="Times New Roman" w:hAnsi="Times New Roman"/>
            <w:szCs w:val="20"/>
          </w:rPr>
          <w:t>章节</w:t>
        </w:r>
      </w:ins>
      <w:del w:id="1156"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157" w:author="Liu, Wu" w:date="2017-08-29T10:10:00Z">
        <w:r w:rsidR="00CD3355" w:rsidRPr="00B207B1">
          <w:rPr>
            <w:rFonts w:ascii="Times New Roman" w:hAnsi="Times New Roman" w:hint="eastAsia"/>
            <w:szCs w:val="20"/>
          </w:rPr>
          <w:t>系统的功能特性和</w:t>
        </w:r>
      </w:ins>
      <w:del w:id="1158"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159"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160"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161"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162"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163"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164" w:author="Liu, Wu" w:date="2017-08-29T10:11:00Z">
        <w:r w:rsidR="0084524B" w:rsidRPr="00B207B1">
          <w:rPr>
            <w:rFonts w:ascii="Times New Roman" w:hAnsi="Times New Roman"/>
            <w:szCs w:val="20"/>
          </w:rPr>
          <w:t>对优化进行</w:t>
        </w:r>
      </w:ins>
      <w:del w:id="1165"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166" w:author="Liu, Wu" w:date="2017-08-29T10:11:00Z">
        <w:r w:rsidR="009A000D" w:rsidRPr="00B207B1" w:rsidDel="0084524B">
          <w:rPr>
            <w:rFonts w:ascii="Times New Roman" w:hAnsi="Times New Roman" w:hint="eastAsia"/>
            <w:szCs w:val="20"/>
          </w:rPr>
          <w:delText>的标准</w:delText>
        </w:r>
      </w:del>
      <w:ins w:id="1167"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168"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169" w:name="_Toc73467579"/>
      <w:bookmarkStart w:id="1170" w:name="_Toc73467705"/>
      <w:bookmarkStart w:id="1171" w:name="_Toc73467990"/>
      <w:bookmarkStart w:id="1172" w:name="_Toc73468293"/>
      <w:bookmarkStart w:id="1173" w:name="_Toc73468453"/>
      <w:bookmarkStart w:id="1174" w:name="_Toc73468521"/>
      <w:bookmarkStart w:id="1175" w:name="_Toc73468567"/>
      <w:bookmarkStart w:id="1176" w:name="_Toc73951033"/>
      <w:bookmarkStart w:id="1177" w:name="_Toc74024500"/>
      <w:bookmarkStart w:id="1178" w:name="_Toc74025354"/>
      <w:bookmarkStart w:id="1179" w:name="_Toc74025650"/>
      <w:bookmarkStart w:id="1180" w:name="_Toc74025761"/>
      <w:bookmarkStart w:id="1181" w:name="_Toc74025806"/>
      <w:bookmarkStart w:id="1182" w:name="_Toc74025851"/>
      <w:bookmarkStart w:id="1183" w:name="_Toc74025997"/>
      <w:bookmarkStart w:id="1184" w:name="_Toc74030264"/>
      <w:bookmarkStart w:id="1185" w:name="_Toc420959836"/>
      <w:bookmarkStart w:id="1186" w:name="_Toc421026900"/>
      <w:bookmarkStart w:id="1187"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188" w:author="微软用户" w:date="2017-08-19T19:24:00Z"/>
          <w:rStyle w:val="1CharChar"/>
          <w:rFonts w:ascii="Times New Roman" w:eastAsiaTheme="minorEastAsia" w:hAnsi="Times New Roman"/>
          <w:b/>
          <w:bCs/>
          <w:spacing w:val="0"/>
          <w:sz w:val="44"/>
          <w:szCs w:val="44"/>
        </w:rPr>
      </w:pPr>
      <w:bookmarkStart w:id="1189" w:name="_Toc491952420"/>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185"/>
      <w:bookmarkEnd w:id="1186"/>
      <w:bookmarkEnd w:id="1187"/>
      <w:bookmarkEnd w:id="1189"/>
    </w:p>
    <w:p w14:paraId="5E5FF56F" w14:textId="77777777" w:rsidR="00A82152" w:rsidRPr="00B207B1" w:rsidRDefault="001F51CD">
      <w:pPr>
        <w:pStyle w:val="21"/>
        <w:spacing w:line="240" w:lineRule="auto"/>
        <w:rPr>
          <w:ins w:id="1190" w:author="微软用户" w:date="2017-08-20T10:32:00Z"/>
        </w:rPr>
        <w:pPrChange w:id="1191" w:author="微软用户" w:date="2017-08-20T10:32:00Z">
          <w:pPr/>
        </w:pPrChange>
      </w:pPr>
      <w:bookmarkStart w:id="1192" w:name="_Toc491952421"/>
      <w:ins w:id="1193" w:author="微软用户" w:date="2017-08-19T19:24:00Z">
        <w:r w:rsidRPr="00B207B1">
          <w:t xml:space="preserve">2.1 </w:t>
        </w:r>
        <w:r w:rsidRPr="00B207B1">
          <w:t>云备份</w:t>
        </w:r>
      </w:ins>
      <w:ins w:id="1194" w:author="微软用户" w:date="2017-08-20T12:08:00Z">
        <w:r w:rsidR="00801EA7" w:rsidRPr="00B207B1">
          <w:t>与中间件</w:t>
        </w:r>
      </w:ins>
      <w:bookmarkEnd w:id="1192"/>
    </w:p>
    <w:p w14:paraId="225793CB" w14:textId="77777777" w:rsidR="00A82152" w:rsidRPr="00B207B1" w:rsidDel="00BD51AD" w:rsidRDefault="000307EC">
      <w:pPr>
        <w:spacing w:line="400" w:lineRule="exact"/>
        <w:rPr>
          <w:ins w:id="1195" w:author="微软用户" w:date="2017-08-20T10:32:00Z"/>
          <w:del w:id="1196" w:author="Liu, Wu" w:date="2017-08-29T10:12:00Z"/>
        </w:rPr>
        <w:pPrChange w:id="1197" w:author="微软用户" w:date="2017-08-19T19:33:00Z">
          <w:pPr>
            <w:pStyle w:val="21"/>
            <w:spacing w:line="240" w:lineRule="auto"/>
          </w:pPr>
        </w:pPrChange>
      </w:pPr>
      <w:ins w:id="1198" w:author="微软用户" w:date="2017-08-19T19:28:00Z">
        <w:r w:rsidRPr="00B207B1">
          <w:rPr>
            <w:rFonts w:ascii="Times New Roman" w:hAnsi="Times New Roman"/>
            <w:szCs w:val="22"/>
            <w:rPrChange w:id="1199" w:author="微软用户" w:date="2017-08-19T19:30:00Z">
              <w:rPr>
                <w:b w:val="0"/>
                <w:bCs w:val="0"/>
              </w:rPr>
            </w:rPrChange>
          </w:rPr>
          <w:tab/>
        </w:r>
      </w:ins>
      <w:ins w:id="1200" w:author="微软用户" w:date="2017-08-19T19:30:00Z">
        <w:r w:rsidRPr="00B207B1">
          <w:rPr>
            <w:rFonts w:ascii="Times New Roman" w:hAnsi="Times New Roman" w:hint="eastAsia"/>
            <w:szCs w:val="22"/>
            <w:rPrChange w:id="1201" w:author="微软用户" w:date="2017-08-19T19:30:00Z">
              <w:rPr>
                <w:rFonts w:hint="eastAsia"/>
                <w:b w:val="0"/>
                <w:bCs w:val="0"/>
              </w:rPr>
            </w:rPrChange>
          </w:rPr>
          <w:t>云备份指的是</w:t>
        </w:r>
      </w:ins>
      <w:ins w:id="1202" w:author="微软用户" w:date="2017-08-19T19:31:00Z">
        <w:r w:rsidRPr="00B207B1">
          <w:rPr>
            <w:rFonts w:ascii="Times New Roman" w:hAnsi="Times New Roman"/>
          </w:rPr>
          <w:t>将个人</w:t>
        </w:r>
      </w:ins>
      <w:ins w:id="1203" w:author="微软用户" w:date="2017-08-19T19:38:00Z">
        <w:del w:id="1204" w:author="Liu, Wu" w:date="2017-08-29T10:12:00Z">
          <w:r w:rsidR="00A31456" w:rsidRPr="00B207B1" w:rsidDel="008E1DBB">
            <w:rPr>
              <w:rFonts w:ascii="Times New Roman" w:hAnsi="Times New Roman"/>
            </w:rPr>
            <w:delText>或</w:delText>
          </w:r>
        </w:del>
      </w:ins>
      <w:ins w:id="1205" w:author="微软用户" w:date="2017-08-19T19:32:00Z">
        <w:r w:rsidRPr="00B207B1">
          <w:rPr>
            <w:rFonts w:ascii="Times New Roman" w:hAnsi="Times New Roman"/>
          </w:rPr>
          <w:t>数据通过云存储的方式</w:t>
        </w:r>
      </w:ins>
      <w:ins w:id="1206" w:author="微软用户" w:date="2017-08-19T19:33:00Z">
        <w:r w:rsidRPr="00B207B1">
          <w:rPr>
            <w:rFonts w:ascii="Times New Roman" w:hAnsi="Times New Roman"/>
          </w:rPr>
          <w:t>备份</w:t>
        </w:r>
      </w:ins>
      <w:ins w:id="1207"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208" w:author="微软用户" w:date="2017-08-20T12:08:00Z"/>
        </w:rPr>
        <w:pPrChange w:id="1209" w:author="微软用户" w:date="2017-08-19T19:33:00Z">
          <w:pPr>
            <w:pStyle w:val="21"/>
            <w:spacing w:line="240" w:lineRule="auto"/>
          </w:pPr>
        </w:pPrChange>
      </w:pPr>
      <w:ins w:id="1210" w:author="微软用户" w:date="2017-08-19T19:32:00Z">
        <w:r w:rsidRPr="00B207B1">
          <w:rPr>
            <w:rFonts w:ascii="Times New Roman" w:hAnsi="Times New Roman"/>
          </w:rPr>
          <w:t>相较于传统的数据</w:t>
        </w:r>
      </w:ins>
      <w:ins w:id="1211" w:author="微软用户" w:date="2017-08-20T10:34:00Z">
        <w:r w:rsidRPr="00B207B1">
          <w:rPr>
            <w:rFonts w:ascii="Times New Roman" w:hAnsi="Times New Roman"/>
          </w:rPr>
          <w:t>备份</w:t>
        </w:r>
      </w:ins>
      <w:ins w:id="1212"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213" w:author="微软用户" w:date="2017-08-20T10:34:00Z">
        <w:del w:id="1214"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215" w:author="Liu, Wu" w:date="2017-08-29T10:13:00Z">
        <w:r w:rsidR="002A6C3D" w:rsidRPr="00B207B1">
          <w:rPr>
            <w:rFonts w:ascii="Times New Roman" w:hAnsi="Times New Roman" w:hint="eastAsia"/>
          </w:rPr>
          <w:t>的</w:t>
        </w:r>
      </w:ins>
      <w:ins w:id="1216" w:author="微软用户" w:date="2017-08-20T10:34:00Z">
        <w:r w:rsidRPr="00B207B1">
          <w:rPr>
            <w:rFonts w:ascii="Times New Roman" w:hAnsi="Times New Roman" w:hint="eastAsia"/>
          </w:rPr>
          <w:t>优势为</w:t>
        </w:r>
      </w:ins>
      <w:ins w:id="1217" w:author="微软用户" w:date="2017-08-20T10:35:00Z">
        <w:r w:rsidRPr="00B207B1">
          <w:rPr>
            <w:rFonts w:ascii="Times New Roman" w:hAnsi="Times New Roman" w:hint="eastAsia"/>
          </w:rPr>
          <w:t>数据信息备份更加安全、支持平台数据共享、提供大量的存储空间</w:t>
        </w:r>
      </w:ins>
      <w:ins w:id="1218" w:author="微软用户" w:date="2017-08-24T21:34:00Z">
        <w:del w:id="1219" w:author="Liu, Wu" w:date="2017-08-29T10:16:00Z">
          <w:r w:rsidR="00740F64" w:rsidRPr="00B207B1" w:rsidDel="00B85697">
            <w:rPr>
              <w:rFonts w:hAnsiTheme="minorEastAsia" w:cstheme="minorBidi"/>
              <w:color w:val="000000" w:themeColor="text1"/>
              <w:vertAlign w:val="superscript"/>
              <w:rPrChange w:id="1220" w:author="微软用户" w:date="2017-08-24T21:42:00Z">
                <w:rPr>
                  <w:b w:val="0"/>
                  <w:bCs w:val="0"/>
                  <w:spacing w:val="10"/>
                </w:rPr>
              </w:rPrChange>
            </w:rPr>
            <w:fldChar w:fldCharType="begin"/>
          </w:r>
          <w:r w:rsidR="00740F64" w:rsidRPr="00B207B1" w:rsidDel="00B85697">
            <w:rPr>
              <w:rFonts w:hAnsiTheme="minorEastAsia" w:cstheme="minorBidi"/>
              <w:color w:val="000000" w:themeColor="text1"/>
              <w:vertAlign w:val="superscript"/>
              <w:rPrChange w:id="1221" w:author="微软用户" w:date="2017-08-24T21:42:00Z">
                <w:rPr>
                  <w:b w:val="0"/>
                  <w:bCs w:val="0"/>
                  <w:spacing w:val="10"/>
                </w:rPr>
              </w:rPrChange>
            </w:rPr>
            <w:delInstrText xml:space="preserve"> REF _Ref491373771 \r \h </w:delInstrText>
          </w:r>
        </w:del>
      </w:ins>
      <w:del w:id="1222" w:author="Liu, Wu" w:date="2017-08-29T10:16:00Z">
        <w:r w:rsidR="00740F64" w:rsidRPr="00B207B1" w:rsidDel="00B85697">
          <w:rPr>
            <w:rFonts w:hAnsiTheme="minorEastAsia" w:cstheme="minorBidi"/>
            <w:color w:val="000000" w:themeColor="text1"/>
            <w:vertAlign w:val="superscript"/>
            <w:rPrChange w:id="1223" w:author="微软用户" w:date="2017-08-24T21:42:00Z">
              <w:rPr>
                <w:b w:val="0"/>
                <w:bCs w:val="0"/>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224"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225" w:author="微软用户" w:date="2017-08-24T21:42:00Z">
              <w:rPr>
                <w:b w:val="0"/>
                <w:bCs w:val="0"/>
                <w:spacing w:val="10"/>
              </w:rPr>
            </w:rPrChange>
          </w:rPr>
          <w:fldChar w:fldCharType="separate"/>
        </w:r>
      </w:del>
      <w:ins w:id="1226" w:author="微软用户" w:date="2017-08-24T22:18:00Z">
        <w:del w:id="1227" w:author="Liu, Wu" w:date="2017-08-29T10:16:00Z">
          <w:r w:rsidR="00C56CDB" w:rsidRPr="00B207B1" w:rsidDel="00B85697">
            <w:rPr>
              <w:rFonts w:hAnsiTheme="minorEastAsia"/>
              <w:color w:val="000000" w:themeColor="text1"/>
              <w:vertAlign w:val="superscript"/>
            </w:rPr>
            <w:delText>[22]</w:delText>
          </w:r>
        </w:del>
      </w:ins>
      <w:ins w:id="1228" w:author="微软用户" w:date="2017-08-24T21:34:00Z">
        <w:del w:id="1229" w:author="Liu, Wu" w:date="2017-08-29T10:16:00Z">
          <w:r w:rsidR="00740F64" w:rsidRPr="00B207B1" w:rsidDel="00B85697">
            <w:rPr>
              <w:rFonts w:hAnsiTheme="minorEastAsia" w:cstheme="minorBidi"/>
              <w:color w:val="000000" w:themeColor="text1"/>
              <w:vertAlign w:val="superscript"/>
              <w:rPrChange w:id="1230" w:author="微软用户" w:date="2017-08-24T21:42:00Z">
                <w:rPr>
                  <w:b w:val="0"/>
                  <w:bCs w:val="0"/>
                  <w:spacing w:val="10"/>
                </w:rPr>
              </w:rPrChange>
            </w:rPr>
            <w:fldChar w:fldCharType="end"/>
          </w:r>
        </w:del>
      </w:ins>
      <w:ins w:id="1231"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232" w:author="微软用户" w:date="2017-08-20T12:08:00Z"/>
          <w:rFonts w:cstheme="minorBidi"/>
          <w:rPrChange w:id="1233" w:author="微软用户" w:date="2017-08-20T12:09:00Z">
            <w:rPr>
              <w:ins w:id="1234" w:author="微软用户" w:date="2017-08-20T12:08:00Z"/>
              <w:spacing w:val="10"/>
              <w:sz w:val="24"/>
            </w:rPr>
          </w:rPrChange>
        </w:rPr>
        <w:pPrChange w:id="1235" w:author="微软用户" w:date="2017-08-20T12:09:00Z">
          <w:pPr>
            <w:pStyle w:val="21"/>
            <w:spacing w:line="240" w:lineRule="auto"/>
          </w:pPr>
        </w:pPrChange>
      </w:pPr>
      <w:bookmarkStart w:id="1236" w:name="_Toc491952422"/>
      <w:ins w:id="1237" w:author="微软用户" w:date="2017-08-20T12:09:00Z">
        <w:r w:rsidRPr="00B207B1">
          <w:t xml:space="preserve">2.1.1 </w:t>
        </w:r>
        <w:r w:rsidR="001C16D1" w:rsidRPr="00B207B1">
          <w:rPr>
            <w:rFonts w:hint="eastAsia"/>
          </w:rPr>
          <w:t>云备份特</w:t>
        </w:r>
        <w:r w:rsidR="00A95700" w:rsidRPr="00B207B1">
          <w:rPr>
            <w:rFonts w:hint="eastAsia"/>
          </w:rPr>
          <w:t>点</w:t>
        </w:r>
      </w:ins>
      <w:bookmarkEnd w:id="1236"/>
    </w:p>
    <w:p w14:paraId="61501AA7" w14:textId="114C6A5D" w:rsidR="00947F3C" w:rsidRPr="00B207B1" w:rsidRDefault="0054484A">
      <w:pPr>
        <w:spacing w:line="400" w:lineRule="exact"/>
        <w:ind w:firstLine="420"/>
        <w:rPr>
          <w:ins w:id="1238" w:author="微软用户" w:date="2017-08-20T10:38:00Z"/>
          <w:rFonts w:hAnsiTheme="minorEastAsia" w:cstheme="minorBidi"/>
          <w:rPrChange w:id="1239" w:author="JY0225" w:date="2017-08-24T11:10:00Z">
            <w:rPr>
              <w:ins w:id="1240" w:author="微软用户" w:date="2017-08-20T10:38:00Z"/>
              <w:spacing w:val="10"/>
              <w:sz w:val="24"/>
            </w:rPr>
          </w:rPrChange>
        </w:rPr>
        <w:pPrChange w:id="1241" w:author="微软用户" w:date="2017-08-20T12:08:00Z">
          <w:pPr>
            <w:pStyle w:val="21"/>
            <w:spacing w:line="240" w:lineRule="auto"/>
          </w:pPr>
        </w:pPrChange>
      </w:pPr>
      <w:ins w:id="1242" w:author="微软用户" w:date="2017-08-20T10:35:00Z">
        <w:r w:rsidRPr="00B207B1">
          <w:rPr>
            <w:rFonts w:hAnsiTheme="minorEastAsia" w:hint="eastAsia"/>
            <w:rPrChange w:id="1243" w:author="JY0225" w:date="2017-08-24T11:10:00Z">
              <w:rPr>
                <w:rFonts w:hint="eastAsia"/>
                <w:b w:val="0"/>
                <w:bCs w:val="0"/>
                <w:spacing w:val="10"/>
              </w:rPr>
            </w:rPrChange>
          </w:rPr>
          <w:t>利用云备份</w:t>
        </w:r>
      </w:ins>
      <w:ins w:id="1244" w:author="微软用户" w:date="2017-08-20T10:36:00Z">
        <w:r w:rsidRPr="00B207B1">
          <w:rPr>
            <w:rFonts w:hAnsiTheme="minorEastAsia" w:hint="eastAsia"/>
            <w:rPrChange w:id="1245" w:author="JY0225" w:date="2017-08-24T11:10:00Z">
              <w:rPr>
                <w:rFonts w:hint="eastAsia"/>
                <w:b w:val="0"/>
                <w:bCs w:val="0"/>
                <w:spacing w:val="10"/>
              </w:rPr>
            </w:rPrChange>
          </w:rPr>
          <w:t>技术可以突破传统数据备份方式在时间和空间上的局限性，让数据传输</w:t>
        </w:r>
        <w:r w:rsidR="004A2098" w:rsidRPr="00B207B1">
          <w:rPr>
            <w:rFonts w:hAnsiTheme="minorEastAsia" w:hint="eastAsia"/>
            <w:rPrChange w:id="1246" w:author="JY0225" w:date="2017-08-24T11:10:00Z">
              <w:rPr>
                <w:rFonts w:hint="eastAsia"/>
                <w:b w:val="0"/>
                <w:bCs w:val="0"/>
                <w:spacing w:val="10"/>
              </w:rPr>
            </w:rPrChange>
          </w:rPr>
          <w:t>更</w:t>
        </w:r>
      </w:ins>
      <w:ins w:id="1247" w:author="微软用户" w:date="2017-08-20T10:37:00Z">
        <w:r w:rsidR="004A2098" w:rsidRPr="00B207B1">
          <w:rPr>
            <w:rFonts w:hAnsiTheme="minorEastAsia" w:hint="eastAsia"/>
            <w:rPrChange w:id="1248" w:author="JY0225" w:date="2017-08-24T11:10:00Z">
              <w:rPr>
                <w:rFonts w:hint="eastAsia"/>
                <w:b w:val="0"/>
                <w:bCs w:val="0"/>
                <w:spacing w:val="10"/>
              </w:rPr>
            </w:rPrChange>
          </w:rPr>
          <w:t>加</w:t>
        </w:r>
      </w:ins>
      <w:ins w:id="1249" w:author="微软用户" w:date="2017-08-20T10:36:00Z">
        <w:r w:rsidRPr="00B207B1">
          <w:rPr>
            <w:rFonts w:hAnsiTheme="minorEastAsia" w:hint="eastAsia"/>
            <w:rPrChange w:id="1250" w:author="JY0225" w:date="2017-08-24T11:10:00Z">
              <w:rPr>
                <w:rFonts w:hint="eastAsia"/>
                <w:b w:val="0"/>
                <w:bCs w:val="0"/>
                <w:spacing w:val="10"/>
              </w:rPr>
            </w:rPrChange>
          </w:rPr>
          <w:t>便捷、安全、可靠。</w:t>
        </w:r>
      </w:ins>
      <w:ins w:id="1251" w:author="微软用户" w:date="2017-08-20T10:37:00Z">
        <w:r w:rsidR="00B005DF" w:rsidRPr="00B207B1">
          <w:rPr>
            <w:rFonts w:hAnsiTheme="minorEastAsia" w:hint="eastAsia"/>
            <w:rPrChange w:id="1252" w:author="JY0225" w:date="2017-08-24T11:10:00Z">
              <w:rPr>
                <w:rFonts w:hint="eastAsia"/>
                <w:b w:val="0"/>
                <w:bCs w:val="0"/>
                <w:spacing w:val="10"/>
              </w:rPr>
            </w:rPrChange>
          </w:rPr>
          <w:t>云备份</w:t>
        </w:r>
      </w:ins>
      <w:ins w:id="1253" w:author="微软用户" w:date="2017-08-20T11:02:00Z">
        <w:r w:rsidR="00987B6D" w:rsidRPr="00B207B1">
          <w:rPr>
            <w:rFonts w:hAnsiTheme="minorEastAsia" w:hint="eastAsia"/>
            <w:rPrChange w:id="1254" w:author="JY0225" w:date="2017-08-24T11:10:00Z">
              <w:rPr>
                <w:rFonts w:hint="eastAsia"/>
                <w:b w:val="0"/>
                <w:bCs w:val="0"/>
                <w:spacing w:val="10"/>
              </w:rPr>
            </w:rPrChange>
          </w:rPr>
          <w:t>的主要</w:t>
        </w:r>
      </w:ins>
      <w:ins w:id="1255" w:author="微软用户" w:date="2017-08-20T10:37:00Z">
        <w:del w:id="1256" w:author="Liu, Wu" w:date="2017-08-29T10:03:00Z">
          <w:r w:rsidR="00B005DF" w:rsidRPr="00B207B1" w:rsidDel="00EE6945">
            <w:rPr>
              <w:rFonts w:hAnsiTheme="minorEastAsia" w:hint="eastAsia"/>
              <w:rPrChange w:id="1257" w:author="JY0225" w:date="2017-08-24T11:10:00Z">
                <w:rPr>
                  <w:rFonts w:hint="eastAsia"/>
                  <w:b w:val="0"/>
                  <w:bCs w:val="0"/>
                  <w:spacing w:val="10"/>
                </w:rPr>
              </w:rPrChange>
            </w:rPr>
            <w:delText>技术的</w:delText>
          </w:r>
        </w:del>
        <w:r w:rsidR="00B005DF" w:rsidRPr="00B207B1">
          <w:rPr>
            <w:rFonts w:hAnsiTheme="minorEastAsia" w:hint="eastAsia"/>
            <w:rPrChange w:id="1258" w:author="JY0225" w:date="2017-08-24T11:10:00Z">
              <w:rPr>
                <w:rFonts w:hint="eastAsia"/>
                <w:b w:val="0"/>
                <w:bCs w:val="0"/>
                <w:spacing w:val="10"/>
              </w:rPr>
            </w:rPrChange>
          </w:rPr>
          <w:t>技术特性</w:t>
        </w:r>
        <w:r w:rsidR="00D71DBB" w:rsidRPr="00B207B1">
          <w:rPr>
            <w:rFonts w:hAnsiTheme="minorEastAsia" w:hint="eastAsia"/>
            <w:rPrChange w:id="1259" w:author="JY0225" w:date="2017-08-24T11:10:00Z">
              <w:rPr>
                <w:rFonts w:hint="eastAsia"/>
                <w:b w:val="0"/>
                <w:bCs w:val="0"/>
                <w:spacing w:val="10"/>
              </w:rPr>
            </w:rPrChange>
          </w:rPr>
          <w:t>如下</w:t>
        </w:r>
      </w:ins>
      <w:ins w:id="1260" w:author="Liu, Wu" w:date="2017-08-29T10:16:00Z">
        <w:r w:rsidR="00B85697" w:rsidRPr="00B207B1">
          <w:rPr>
            <w:rFonts w:hAnsiTheme="minorEastAsia"/>
            <w:color w:val="000000" w:themeColor="text1"/>
            <w:vertAlign w:val="superscript"/>
          </w:rPr>
          <w:fldChar w:fldCharType="begin"/>
        </w:r>
        <w:r w:rsidR="00B85697" w:rsidRPr="00B207B1">
          <w:rPr>
            <w:rFonts w:hAnsiTheme="minorEastAsia"/>
            <w:color w:val="000000" w:themeColor="text1"/>
            <w:vertAlign w:val="superscript"/>
          </w:rPr>
          <w:instrText xml:space="preserve"> REF _Ref491373771 \r \h  \* MERGEFORMAT </w:instrText>
        </w:r>
      </w:ins>
      <w:r w:rsidR="00B85697" w:rsidRPr="00B207B1">
        <w:rPr>
          <w:rFonts w:hAnsiTheme="minorEastAsia"/>
          <w:color w:val="000000" w:themeColor="text1"/>
          <w:vertAlign w:val="superscript"/>
        </w:rPr>
      </w:r>
      <w:ins w:id="1261" w:author="Liu, Wu" w:date="2017-08-29T10:16:00Z">
        <w:r w:rsidR="00B85697"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[22]</w:t>
      </w:r>
      <w:ins w:id="1262" w:author="Liu, Wu" w:date="2017-08-29T10:16:00Z">
        <w:r w:rsidR="00B85697" w:rsidRPr="00B207B1">
          <w:rPr>
            <w:rFonts w:hAnsiTheme="minorEastAsia"/>
            <w:color w:val="000000" w:themeColor="text1"/>
            <w:vertAlign w:val="superscript"/>
          </w:rPr>
          <w:fldChar w:fldCharType="end"/>
        </w:r>
      </w:ins>
      <w:ins w:id="1263" w:author="微软用户" w:date="2017-08-20T10:38:00Z">
        <w:r w:rsidR="007D5830" w:rsidRPr="00B207B1">
          <w:rPr>
            <w:rFonts w:hAnsiTheme="minorEastAsia" w:hint="eastAsia"/>
            <w:rPrChange w:id="1264" w:author="JY0225" w:date="2017-08-24T11:10:00Z">
              <w:rPr>
                <w:rFonts w:hint="eastAsia"/>
                <w:b w:val="0"/>
                <w:bCs w:val="0"/>
                <w:spacing w:val="10"/>
              </w:rPr>
            </w:rPrChange>
          </w:rPr>
          <w:t>：</w:t>
        </w:r>
      </w:ins>
    </w:p>
    <w:p w14:paraId="591B756C" w14:textId="77777777" w:rsidR="007D5830" w:rsidRPr="00B207B1" w:rsidRDefault="007D5830">
      <w:pPr>
        <w:numPr>
          <w:ilvl w:val="0"/>
          <w:numId w:val="18"/>
        </w:numPr>
        <w:spacing w:line="400" w:lineRule="exact"/>
        <w:rPr>
          <w:ins w:id="1265" w:author="微软用户" w:date="2017-08-20T10:36:00Z"/>
          <w:rFonts w:hAnsiTheme="minorEastAsia" w:cstheme="minorBidi"/>
          <w:color w:val="000000" w:themeColor="text1"/>
          <w:rPrChange w:id="1266" w:author="JY0225" w:date="2017-08-24T11:10:00Z">
            <w:rPr>
              <w:ins w:id="1267" w:author="微软用户" w:date="2017-08-20T10:36:00Z"/>
              <w:spacing w:val="10"/>
              <w:sz w:val="24"/>
            </w:rPr>
          </w:rPrChange>
        </w:rPr>
        <w:pPrChange w:id="1268" w:author="JY0225" w:date="2017-08-24T11:10:00Z">
          <w:pPr>
            <w:pStyle w:val="21"/>
            <w:spacing w:line="240" w:lineRule="auto"/>
          </w:pPr>
        </w:pPrChange>
      </w:pPr>
      <w:ins w:id="1269" w:author="微软用户" w:date="2017-08-20T10:38:00Z">
        <w:del w:id="1270" w:author="JY0225" w:date="2017-08-24T11:11:00Z">
          <w:r w:rsidRPr="00B207B1" w:rsidDel="0034779C">
            <w:rPr>
              <w:rFonts w:hAnsiTheme="minorEastAsia" w:cstheme="minorBidi"/>
              <w:color w:val="000000" w:themeColor="text1"/>
              <w:rPrChange w:id="1271" w:author="JY0225" w:date="2017-08-24T11:10:00Z">
                <w:rPr>
                  <w:b w:val="0"/>
                  <w:bCs w:val="0"/>
                  <w:spacing w:val="10"/>
                </w:rPr>
              </w:rPrChange>
            </w:rPr>
            <w:tab/>
          </w:r>
        </w:del>
      </w:ins>
      <w:ins w:id="1272" w:author="微软用户" w:date="2017-08-20T10:40:00Z">
        <w:del w:id="1273" w:author="JY0225" w:date="2017-08-24T11:11:00Z">
          <w:r w:rsidR="00A13376" w:rsidRPr="00B207B1" w:rsidDel="0034779C">
            <w:rPr>
              <w:rFonts w:hAnsiTheme="minorEastAsia" w:cstheme="minorBidi"/>
              <w:color w:val="000000" w:themeColor="text1"/>
              <w:rPrChange w:id="1274" w:author="JY0225" w:date="2017-08-24T11:10:00Z">
                <w:rPr>
                  <w:b w:val="0"/>
                  <w:bCs w:val="0"/>
                  <w:spacing w:val="10"/>
                </w:rPr>
              </w:rPrChange>
            </w:rPr>
            <w:delText xml:space="preserve">1. </w:delText>
          </w:r>
        </w:del>
        <w:r w:rsidR="00EC6744" w:rsidRPr="00B207B1">
          <w:rPr>
            <w:rFonts w:hAnsiTheme="minorEastAsia" w:cstheme="minorBidi" w:hint="eastAsia"/>
            <w:color w:val="000000" w:themeColor="text1"/>
            <w:rPrChange w:id="1275" w:author="JY0225" w:date="2017-08-24T11:10:00Z">
              <w:rPr>
                <w:rFonts w:hint="eastAsia"/>
                <w:b w:val="0"/>
                <w:bCs w:val="0"/>
                <w:spacing w:val="10"/>
              </w:rPr>
            </w:rPrChange>
          </w:rPr>
          <w:t>可</w:t>
        </w:r>
      </w:ins>
      <w:ins w:id="1276" w:author="微软用户" w:date="2017-08-20T10:41:00Z">
        <w:r w:rsidR="00EC6744" w:rsidRPr="00B207B1">
          <w:rPr>
            <w:rFonts w:hAnsiTheme="minorEastAsia" w:cstheme="minorBidi" w:hint="eastAsia"/>
            <w:color w:val="000000" w:themeColor="text1"/>
            <w:rPrChange w:id="1277" w:author="JY0225" w:date="2017-08-24T11:10:00Z">
              <w:rPr>
                <w:rFonts w:hint="eastAsia"/>
                <w:b w:val="0"/>
                <w:bCs w:val="0"/>
                <w:spacing w:val="10"/>
              </w:rPr>
            </w:rPrChange>
          </w:rPr>
          <w:t>节约成本</w:t>
        </w:r>
      </w:ins>
      <w:ins w:id="1278" w:author="微软用户" w:date="2017-08-20T10:40:00Z">
        <w:r w:rsidR="008D70A7" w:rsidRPr="00B207B1">
          <w:rPr>
            <w:rFonts w:hAnsiTheme="minorEastAsia" w:cstheme="minorBidi" w:hint="eastAsia"/>
            <w:color w:val="000000" w:themeColor="text1"/>
            <w:rPrChange w:id="1279" w:author="JY0225" w:date="2017-08-24T11:10:00Z">
              <w:rPr>
                <w:rFonts w:hint="eastAsia"/>
                <w:b w:val="0"/>
                <w:bCs w:val="0"/>
                <w:spacing w:val="10"/>
              </w:rPr>
            </w:rPrChange>
          </w:rPr>
          <w:t>：</w:t>
        </w:r>
      </w:ins>
      <w:ins w:id="1280" w:author="微软用户" w:date="2017-08-20T10:41:00Z">
        <w:r w:rsidR="005E7061" w:rsidRPr="00B207B1">
          <w:rPr>
            <w:rFonts w:hAnsiTheme="minorEastAsia" w:cstheme="minorBidi" w:hint="eastAsia"/>
            <w:color w:val="000000" w:themeColor="text1"/>
            <w:rPrChange w:id="1281" w:author="JY0225" w:date="2017-08-24T11:10:00Z">
              <w:rPr>
                <w:rFonts w:hint="eastAsia"/>
                <w:b w:val="0"/>
                <w:bCs w:val="0"/>
                <w:spacing w:val="10"/>
              </w:rPr>
            </w:rPrChange>
          </w:rPr>
          <w:t>个人或</w:t>
        </w:r>
        <w:r w:rsidR="004354D5" w:rsidRPr="00B207B1">
          <w:rPr>
            <w:rFonts w:hAnsiTheme="minorEastAsia" w:cstheme="minorBidi" w:hint="eastAsia"/>
            <w:color w:val="000000" w:themeColor="text1"/>
            <w:rPrChange w:id="1282" w:author="JY0225" w:date="2017-08-24T11:10:00Z">
              <w:rPr>
                <w:rFonts w:hint="eastAsia"/>
                <w:b w:val="0"/>
                <w:bCs w:val="0"/>
                <w:spacing w:val="10"/>
              </w:rPr>
            </w:rPrChange>
          </w:rPr>
          <w:t>企业使用云备份后，可以依靠第三方云</w:t>
        </w:r>
      </w:ins>
      <w:ins w:id="1283" w:author="Liu, Wu" w:date="2017-08-29T10:13:00Z">
        <w:r w:rsidR="00D16505" w:rsidRPr="00B207B1">
          <w:rPr>
            <w:rFonts w:hAnsiTheme="minorEastAsia" w:hint="eastAsia"/>
            <w:color w:val="000000" w:themeColor="text1"/>
          </w:rPr>
          <w:t>备份服务</w:t>
        </w:r>
      </w:ins>
      <w:ins w:id="1284" w:author="微软用户" w:date="2017-08-20T10:41:00Z">
        <w:r w:rsidR="004354D5" w:rsidRPr="00B207B1">
          <w:rPr>
            <w:rFonts w:hAnsiTheme="minorEastAsia" w:cstheme="minorBidi" w:hint="eastAsia"/>
            <w:color w:val="000000" w:themeColor="text1"/>
            <w:rPrChange w:id="1285" w:author="JY0225" w:date="2017-08-24T11:10:00Z">
              <w:rPr>
                <w:rFonts w:hint="eastAsia"/>
                <w:b w:val="0"/>
                <w:bCs w:val="0"/>
                <w:spacing w:val="10"/>
              </w:rPr>
            </w:rPrChange>
          </w:rPr>
          <w:t>提供商</w:t>
        </w:r>
      </w:ins>
      <w:ins w:id="1286" w:author="微软用户" w:date="2017-08-20T10:43:00Z">
        <w:r w:rsidR="000F200C" w:rsidRPr="00B207B1">
          <w:rPr>
            <w:rFonts w:hAnsiTheme="minorEastAsia" w:cstheme="minorBidi" w:hint="eastAsia"/>
            <w:color w:val="000000" w:themeColor="text1"/>
            <w:rPrChange w:id="1287" w:author="JY0225" w:date="2017-08-24T11:10:00Z">
              <w:rPr>
                <w:rFonts w:hint="eastAsia"/>
                <w:b w:val="0"/>
                <w:bCs w:val="0"/>
                <w:spacing w:val="10"/>
              </w:rPr>
            </w:rPrChange>
          </w:rPr>
          <w:t>海量</w:t>
        </w:r>
        <w:r w:rsidR="004354D5" w:rsidRPr="00B207B1">
          <w:rPr>
            <w:rFonts w:hAnsiTheme="minorEastAsia" w:cstheme="minorBidi" w:hint="eastAsia"/>
            <w:color w:val="000000" w:themeColor="text1"/>
            <w:rPrChange w:id="1288" w:author="JY0225" w:date="2017-08-24T11:10:00Z">
              <w:rPr>
                <w:rFonts w:hint="eastAsia"/>
                <w:b w:val="0"/>
                <w:bCs w:val="0"/>
                <w:spacing w:val="10"/>
              </w:rPr>
            </w:rPrChange>
          </w:rPr>
          <w:t>的</w:t>
        </w:r>
      </w:ins>
      <w:ins w:id="1289" w:author="微软用户" w:date="2017-08-20T10:44:00Z">
        <w:r w:rsidR="000F200C" w:rsidRPr="00B207B1">
          <w:rPr>
            <w:rFonts w:hAnsiTheme="minorEastAsia" w:cstheme="minorBidi" w:hint="eastAsia"/>
            <w:color w:val="000000" w:themeColor="text1"/>
            <w:rPrChange w:id="1290" w:author="JY0225" w:date="2017-08-24T11:10:00Z">
              <w:rPr>
                <w:rFonts w:hint="eastAsia"/>
                <w:b w:val="0"/>
                <w:bCs w:val="0"/>
                <w:spacing w:val="10"/>
              </w:rPr>
            </w:rPrChange>
          </w:rPr>
          <w:t>存储</w:t>
        </w:r>
      </w:ins>
      <w:ins w:id="1291" w:author="微软用户" w:date="2017-08-20T10:41:00Z">
        <w:r w:rsidR="005E7061" w:rsidRPr="00B207B1">
          <w:rPr>
            <w:rFonts w:hAnsiTheme="minorEastAsia" w:cstheme="minorBidi" w:hint="eastAsia"/>
            <w:color w:val="000000" w:themeColor="text1"/>
            <w:rPrChange w:id="1292" w:author="JY0225" w:date="2017-08-24T11:10:00Z">
              <w:rPr>
                <w:rFonts w:hint="eastAsia"/>
                <w:b w:val="0"/>
                <w:bCs w:val="0"/>
                <w:spacing w:val="10"/>
              </w:rPr>
            </w:rPrChange>
          </w:rPr>
          <w:t>能力</w:t>
        </w:r>
      </w:ins>
      <w:ins w:id="1293" w:author="Liu, Wu" w:date="2017-08-29T10:14:00Z">
        <w:r w:rsidR="00460BE8" w:rsidRPr="00B207B1">
          <w:rPr>
            <w:rFonts w:hAnsiTheme="minorEastAsia" w:hint="eastAsia"/>
            <w:color w:val="000000" w:themeColor="text1"/>
          </w:rPr>
          <w:t>对大数据进行存储</w:t>
        </w:r>
      </w:ins>
      <w:ins w:id="1294" w:author="微软用户" w:date="2017-08-20T10:41:00Z">
        <w:r w:rsidR="005E7061" w:rsidRPr="00B207B1">
          <w:rPr>
            <w:rFonts w:hAnsiTheme="minorEastAsia" w:cstheme="minorBidi" w:hint="eastAsia"/>
            <w:color w:val="000000" w:themeColor="text1"/>
            <w:rPrChange w:id="1295" w:author="JY0225" w:date="2017-08-24T11:10:00Z">
              <w:rPr>
                <w:rFonts w:hint="eastAsia"/>
                <w:b w:val="0"/>
                <w:bCs w:val="0"/>
                <w:spacing w:val="10"/>
              </w:rPr>
            </w:rPrChange>
          </w:rPr>
          <w:t>，而不需担心</w:t>
        </w:r>
      </w:ins>
      <w:ins w:id="1296" w:author="微软用户" w:date="2017-08-20T10:42:00Z">
        <w:r w:rsidR="00AF2797" w:rsidRPr="00B207B1">
          <w:rPr>
            <w:rFonts w:hAnsiTheme="minorEastAsia" w:cstheme="minorBidi" w:hint="eastAsia"/>
            <w:color w:val="000000" w:themeColor="text1"/>
            <w:rPrChange w:id="1297" w:author="JY0225" w:date="2017-08-24T11:10:00Z">
              <w:rPr>
                <w:rFonts w:hint="eastAsia"/>
                <w:b w:val="0"/>
                <w:bCs w:val="0"/>
                <w:spacing w:val="10"/>
              </w:rPr>
            </w:rPrChange>
          </w:rPr>
          <w:t>数据</w:t>
        </w:r>
        <w:r w:rsidR="00FB6A6C" w:rsidRPr="00B207B1">
          <w:rPr>
            <w:rFonts w:hAnsiTheme="minorEastAsia" w:cstheme="minorBidi" w:hint="eastAsia"/>
            <w:color w:val="000000" w:themeColor="text1"/>
            <w:rPrChange w:id="1298" w:author="JY0225" w:date="2017-08-24T11:10:00Z">
              <w:rPr>
                <w:rFonts w:hint="eastAsia"/>
                <w:b w:val="0"/>
                <w:bCs w:val="0"/>
                <w:spacing w:val="10"/>
              </w:rPr>
            </w:rPrChange>
          </w:rPr>
          <w:t>备份</w:t>
        </w:r>
      </w:ins>
      <w:ins w:id="1299" w:author="微软用户" w:date="2017-08-20T10:43:00Z">
        <w:r w:rsidR="00FB6A6C" w:rsidRPr="00B207B1">
          <w:rPr>
            <w:rFonts w:hAnsiTheme="minorEastAsia" w:cstheme="minorBidi" w:hint="eastAsia"/>
            <w:color w:val="000000" w:themeColor="text1"/>
            <w:rPrChange w:id="1300" w:author="JY0225" w:date="2017-08-24T11:10:00Z">
              <w:rPr>
                <w:rFonts w:hint="eastAsia"/>
                <w:b w:val="0"/>
                <w:bCs w:val="0"/>
                <w:spacing w:val="10"/>
              </w:rPr>
            </w:rPrChange>
          </w:rPr>
          <w:t>过程中产生</w:t>
        </w:r>
      </w:ins>
      <w:ins w:id="1301" w:author="微软用户" w:date="2017-08-20T10:42:00Z">
        <w:r w:rsidR="00351C9D" w:rsidRPr="00B207B1">
          <w:rPr>
            <w:rFonts w:hAnsiTheme="minorEastAsia" w:cstheme="minorBidi" w:hint="eastAsia"/>
            <w:color w:val="000000" w:themeColor="text1"/>
            <w:rPrChange w:id="1302" w:author="JY0225" w:date="2017-08-24T11:10:00Z">
              <w:rPr>
                <w:rFonts w:hint="eastAsia"/>
                <w:b w:val="0"/>
                <w:bCs w:val="0"/>
                <w:spacing w:val="10"/>
              </w:rPr>
            </w:rPrChange>
          </w:rPr>
          <w:t>的采购和实施</w:t>
        </w:r>
      </w:ins>
      <w:ins w:id="1303" w:author="微软用户" w:date="2017-08-20T10:41:00Z">
        <w:r w:rsidR="00D33F39" w:rsidRPr="00B207B1">
          <w:rPr>
            <w:rFonts w:hAnsiTheme="minorEastAsia" w:cstheme="minorBidi" w:hint="eastAsia"/>
            <w:color w:val="000000" w:themeColor="text1"/>
            <w:rPrChange w:id="1304" w:author="JY0225" w:date="2017-08-24T11:10:00Z">
              <w:rPr>
                <w:rFonts w:hint="eastAsia"/>
                <w:b w:val="0"/>
                <w:bCs w:val="0"/>
                <w:spacing w:val="10"/>
              </w:rPr>
            </w:rPrChange>
          </w:rPr>
          <w:t>投资</w:t>
        </w:r>
      </w:ins>
      <w:ins w:id="1305" w:author="Liu, Wu" w:date="2017-08-29T10:14:00Z">
        <w:r w:rsidR="002B788F" w:rsidRPr="00B207B1">
          <w:rPr>
            <w:rFonts w:hAnsiTheme="minorEastAsia" w:hint="eastAsia"/>
            <w:color w:val="000000" w:themeColor="text1"/>
          </w:rPr>
          <w:t>的</w:t>
        </w:r>
      </w:ins>
      <w:ins w:id="1306" w:author="微软用户" w:date="2017-08-20T10:41:00Z">
        <w:r w:rsidR="00D33F39" w:rsidRPr="00B207B1">
          <w:rPr>
            <w:rFonts w:hAnsiTheme="minorEastAsia" w:cstheme="minorBidi" w:hint="eastAsia"/>
            <w:color w:val="000000" w:themeColor="text1"/>
            <w:rPrChange w:id="1307" w:author="JY0225" w:date="2017-08-24T11:10:00Z">
              <w:rPr>
                <w:rFonts w:hint="eastAsia"/>
                <w:b w:val="0"/>
                <w:bCs w:val="0"/>
                <w:spacing w:val="10"/>
              </w:rPr>
            </w:rPrChange>
          </w:rPr>
          <w:t>问题</w:t>
        </w:r>
      </w:ins>
      <w:ins w:id="1308" w:author="微软用户" w:date="2017-08-20T10:43:00Z">
        <w:r w:rsidR="00D33F39" w:rsidRPr="00B207B1">
          <w:rPr>
            <w:rFonts w:hAnsiTheme="minorEastAsia" w:cstheme="minorBidi" w:hint="eastAsia"/>
            <w:color w:val="000000" w:themeColor="text1"/>
            <w:rPrChange w:id="1309" w:author="JY0225" w:date="2017-08-24T11:10:00Z">
              <w:rPr>
                <w:rFonts w:hint="eastAsia"/>
                <w:b w:val="0"/>
                <w:bCs w:val="0"/>
                <w:spacing w:val="10"/>
              </w:rPr>
            </w:rPrChange>
          </w:rPr>
          <w:t>，可以</w:t>
        </w:r>
      </w:ins>
      <w:ins w:id="1310" w:author="微软用户" w:date="2017-08-20T10:39:00Z">
        <w:r w:rsidR="009C402D" w:rsidRPr="00B207B1">
          <w:rPr>
            <w:rFonts w:hAnsiTheme="minorEastAsia" w:cstheme="minorBidi" w:hint="eastAsia"/>
            <w:color w:val="000000" w:themeColor="text1"/>
            <w:rPrChange w:id="1311" w:author="JY0225" w:date="2017-08-24T11:10:00Z">
              <w:rPr>
                <w:rFonts w:hint="eastAsia"/>
                <w:b w:val="0"/>
                <w:bCs w:val="0"/>
                <w:spacing w:val="10"/>
              </w:rPr>
            </w:rPrChange>
          </w:rPr>
          <w:t>降低运作成本、提升生产</w:t>
        </w:r>
        <w:r w:rsidR="001E0B31" w:rsidRPr="00B207B1">
          <w:rPr>
            <w:rFonts w:hAnsiTheme="minorEastAsia" w:cstheme="minorBidi" w:hint="eastAsia"/>
            <w:color w:val="000000" w:themeColor="text1"/>
            <w:rPrChange w:id="1312" w:author="JY0225" w:date="2017-08-24T11:10:00Z">
              <w:rPr>
                <w:rFonts w:hint="eastAsia"/>
                <w:b w:val="0"/>
                <w:bCs w:val="0"/>
                <w:spacing w:val="10"/>
              </w:rPr>
            </w:rPrChange>
          </w:rPr>
          <w:t>效率</w:t>
        </w:r>
        <w:r w:rsidR="009C402D" w:rsidRPr="00B207B1">
          <w:rPr>
            <w:rFonts w:hAnsiTheme="minorEastAsia" w:cstheme="minorBidi" w:hint="eastAsia"/>
            <w:color w:val="000000" w:themeColor="text1"/>
            <w:rPrChange w:id="1313" w:author="JY0225" w:date="2017-08-24T11:10:00Z">
              <w:rPr>
                <w:rFonts w:hint="eastAsia"/>
                <w:b w:val="0"/>
                <w:bCs w:val="0"/>
                <w:spacing w:val="10"/>
              </w:rPr>
            </w:rPrChange>
          </w:rPr>
          <w:t>。</w:t>
        </w:r>
      </w:ins>
    </w:p>
    <w:p w14:paraId="0D749AA3" w14:textId="77777777" w:rsidR="000307EC" w:rsidRPr="00B207B1" w:rsidDel="00E76ED3" w:rsidRDefault="00700C23">
      <w:pPr>
        <w:numPr>
          <w:ilvl w:val="0"/>
          <w:numId w:val="18"/>
        </w:numPr>
        <w:spacing w:line="400" w:lineRule="exact"/>
        <w:rPr>
          <w:ins w:id="1314" w:author="微软用户" w:date="2017-08-19T19:53:00Z"/>
          <w:del w:id="1315" w:author="微软用户" w:date="2017-08-20T10:48:00Z"/>
          <w:rFonts w:hAnsiTheme="minorEastAsia" w:cstheme="minorBidi"/>
          <w:color w:val="000000" w:themeColor="text1"/>
          <w:rPrChange w:id="1316" w:author="JY0225" w:date="2017-08-24T11:11:00Z">
            <w:rPr>
              <w:ins w:id="1317" w:author="微软用户" w:date="2017-08-19T19:53:00Z"/>
              <w:del w:id="1318" w:author="微软用户" w:date="2017-08-20T10:48:00Z"/>
              <w:spacing w:val="10"/>
              <w:sz w:val="24"/>
            </w:rPr>
          </w:rPrChange>
        </w:rPr>
        <w:pPrChange w:id="1319" w:author="JY0225" w:date="2017-08-24T11:11:00Z">
          <w:pPr>
            <w:pStyle w:val="21"/>
            <w:spacing w:line="240" w:lineRule="auto"/>
          </w:pPr>
        </w:pPrChange>
      </w:pPr>
      <w:ins w:id="1320" w:author="微软用户" w:date="2017-08-20T10:45:00Z">
        <w:del w:id="1321" w:author="JY0225" w:date="2017-08-24T11:11:00Z">
          <w:r w:rsidRPr="00B207B1" w:rsidDel="000D4FED">
            <w:rPr>
              <w:rFonts w:hAnsiTheme="minorEastAsia" w:cstheme="minorBidi"/>
              <w:color w:val="000000" w:themeColor="text1"/>
              <w:rPrChange w:id="1322" w:author="JY0225" w:date="2017-08-24T11:11:00Z">
                <w:rPr>
                  <w:b w:val="0"/>
                  <w:bCs w:val="0"/>
                  <w:spacing w:val="10"/>
                </w:rPr>
              </w:rPrChange>
            </w:rPr>
            <w:tab/>
          </w:r>
          <w:r w:rsidR="00F441B0" w:rsidRPr="00B207B1" w:rsidDel="000D4FED">
            <w:rPr>
              <w:rFonts w:hAnsiTheme="minorEastAsia" w:cstheme="minorBidi"/>
              <w:color w:val="000000" w:themeColor="text1"/>
              <w:rPrChange w:id="1323" w:author="JY0225" w:date="2017-08-24T11:11:00Z">
                <w:rPr>
                  <w:b w:val="0"/>
                  <w:bCs w:val="0"/>
                  <w:spacing w:val="10"/>
                </w:rPr>
              </w:rPrChange>
            </w:rPr>
            <w:delText xml:space="preserve">2. </w:delText>
          </w:r>
        </w:del>
      </w:ins>
      <w:ins w:id="1324" w:author="微软用户" w:date="2017-08-20T10:47:00Z">
        <w:r w:rsidR="00566FC8" w:rsidRPr="00B207B1">
          <w:rPr>
            <w:rFonts w:hAnsiTheme="minorEastAsia" w:cstheme="minorBidi" w:hint="eastAsia"/>
            <w:color w:val="000000" w:themeColor="text1"/>
            <w:rPrChange w:id="1325" w:author="JY0225" w:date="2017-08-24T11:11:00Z">
              <w:rPr>
                <w:rFonts w:hint="eastAsia"/>
                <w:b w:val="0"/>
                <w:bCs w:val="0"/>
                <w:spacing w:val="10"/>
              </w:rPr>
            </w:rPrChange>
          </w:rPr>
          <w:t>高效可靠：</w:t>
        </w:r>
      </w:ins>
      <w:ins w:id="1326" w:author="微软用户" w:date="2017-08-20T10:48:00Z">
        <w:r w:rsidR="00E76ED3" w:rsidRPr="00B207B1">
          <w:rPr>
            <w:rFonts w:hAnsiTheme="minorEastAsia" w:cstheme="minorBidi" w:hint="eastAsia"/>
            <w:color w:val="000000" w:themeColor="text1"/>
            <w:rPrChange w:id="1327" w:author="JY0225" w:date="2017-08-24T11:11:00Z">
              <w:rPr>
                <w:rFonts w:hint="eastAsia"/>
                <w:b w:val="0"/>
                <w:bCs w:val="0"/>
                <w:spacing w:val="10"/>
              </w:rPr>
            </w:rPrChange>
          </w:rPr>
          <w:t>在现行的计算机云备份数据库中</w:t>
        </w:r>
      </w:ins>
      <w:ins w:id="1328" w:author="微软用户" w:date="2017-08-20T10:54:00Z">
        <w:r w:rsidR="000111EB" w:rsidRPr="00B207B1">
          <w:rPr>
            <w:rFonts w:hAnsiTheme="minorEastAsia" w:cstheme="minorBidi" w:hint="eastAsia"/>
            <w:color w:val="000000" w:themeColor="text1"/>
            <w:rPrChange w:id="1329" w:author="JY0225" w:date="2017-08-24T11:11:00Z">
              <w:rPr>
                <w:rFonts w:hint="eastAsia"/>
                <w:b w:val="0"/>
                <w:bCs w:val="0"/>
                <w:spacing w:val="10"/>
              </w:rPr>
            </w:rPrChange>
          </w:rPr>
          <w:t>，</w:t>
        </w:r>
      </w:ins>
      <w:ins w:id="1330" w:author="微软用户" w:date="2017-08-20T10:48:00Z">
        <w:r w:rsidR="00E76ED3" w:rsidRPr="00B207B1">
          <w:rPr>
            <w:rFonts w:hAnsiTheme="minorEastAsia" w:cstheme="minorBidi" w:hint="eastAsia"/>
            <w:color w:val="000000" w:themeColor="text1"/>
            <w:rPrChange w:id="1331" w:author="JY0225" w:date="2017-08-24T11:11:00Z">
              <w:rPr>
                <w:rFonts w:hint="eastAsia"/>
                <w:b w:val="0"/>
                <w:bCs w:val="0"/>
                <w:spacing w:val="10"/>
              </w:rPr>
            </w:rPrChange>
          </w:rPr>
          <w:t>主要是利用较为先进的存储技术</w:t>
        </w:r>
        <w:r w:rsidR="00E76ED3" w:rsidRPr="00B207B1">
          <w:rPr>
            <w:rFonts w:hAnsiTheme="minorEastAsia" w:cstheme="minorBidi"/>
            <w:color w:val="000000" w:themeColor="text1"/>
            <w:rPrChange w:id="1332" w:author="JY0225" w:date="2017-08-24T11:11:00Z">
              <w:rPr>
                <w:b w:val="0"/>
                <w:bCs w:val="0"/>
                <w:spacing w:val="10"/>
              </w:rPr>
            </w:rPrChange>
          </w:rPr>
          <w:t xml:space="preserve">, </w:t>
        </w:r>
        <w:r w:rsidR="00E76ED3" w:rsidRPr="00B207B1">
          <w:rPr>
            <w:rFonts w:hAnsiTheme="minorEastAsia" w:cstheme="minorBidi" w:hint="eastAsia"/>
            <w:color w:val="000000" w:themeColor="text1"/>
            <w:rPrChange w:id="1333" w:author="JY0225" w:date="2017-08-24T11:11:00Z">
              <w:rPr>
                <w:rFonts w:hint="eastAsia"/>
                <w:b w:val="0"/>
                <w:bCs w:val="0"/>
                <w:spacing w:val="10"/>
              </w:rPr>
            </w:rPrChange>
          </w:rPr>
          <w:t>其中主要包括磁盘的备份、压缩、加密、存储虚拟化等重要数据保护功能。利用计算机云备份技术可以有效提升数据信息的安全性</w:t>
        </w:r>
      </w:ins>
      <w:ins w:id="1334" w:author="微软用户" w:date="2017-08-20T10:54:00Z">
        <w:r w:rsidR="000111EB" w:rsidRPr="00B207B1">
          <w:rPr>
            <w:rFonts w:hAnsiTheme="minorEastAsia" w:cstheme="minorBidi" w:hint="eastAsia"/>
            <w:color w:val="000000" w:themeColor="text1"/>
            <w:rPrChange w:id="1335" w:author="JY0225" w:date="2017-08-24T11:11:00Z">
              <w:rPr>
                <w:rFonts w:hint="eastAsia"/>
                <w:b w:val="0"/>
                <w:bCs w:val="0"/>
                <w:spacing w:val="10"/>
              </w:rPr>
            </w:rPrChange>
          </w:rPr>
          <w:t>，</w:t>
        </w:r>
      </w:ins>
      <w:ins w:id="1336" w:author="微软用户" w:date="2017-08-20T10:48:00Z">
        <w:r w:rsidR="00E76ED3" w:rsidRPr="00B207B1">
          <w:rPr>
            <w:rFonts w:hAnsiTheme="minorEastAsia" w:cstheme="minorBidi" w:hint="eastAsia"/>
            <w:color w:val="000000" w:themeColor="text1"/>
            <w:rPrChange w:id="1337" w:author="JY0225" w:date="2017-08-24T11:11:00Z">
              <w:rPr>
                <w:rFonts w:hint="eastAsia"/>
                <w:b w:val="0"/>
                <w:bCs w:val="0"/>
                <w:spacing w:val="10"/>
              </w:rPr>
            </w:rPrChange>
          </w:rPr>
          <w:t>同时还能提升其效率</w:t>
        </w:r>
      </w:ins>
      <w:ins w:id="1338" w:author="微软用户" w:date="2017-08-20T10:49:00Z">
        <w:r w:rsidR="007A5868" w:rsidRPr="00B207B1">
          <w:rPr>
            <w:rFonts w:hAnsiTheme="minorEastAsia" w:cstheme="minorBidi" w:hint="eastAsia"/>
            <w:color w:val="000000" w:themeColor="text1"/>
            <w:rPrChange w:id="1339" w:author="JY0225" w:date="2017-08-24T11:11:00Z">
              <w:rPr>
                <w:rFonts w:hint="eastAsia"/>
                <w:b w:val="0"/>
                <w:bCs w:val="0"/>
                <w:spacing w:val="10"/>
              </w:rPr>
            </w:rPrChange>
          </w:rPr>
          <w:t>与可靠性。</w:t>
        </w:r>
      </w:ins>
      <w:ins w:id="1340" w:author="微软用户" w:date="2017-08-20T10:36:00Z">
        <w:del w:id="1341" w:author="微软用户" w:date="2017-08-20T10:45:00Z">
          <w:r w:rsidR="00947F3C" w:rsidRPr="00B207B1" w:rsidDel="00700C23">
            <w:rPr>
              <w:rFonts w:hAnsiTheme="minorEastAsia" w:cstheme="minorBidi"/>
              <w:color w:val="000000" w:themeColor="text1"/>
              <w:rPrChange w:id="1342" w:author="JY0225" w:date="2017-08-24T11:11:00Z">
                <w:rPr>
                  <w:b w:val="0"/>
                  <w:bCs w:val="0"/>
                  <w:spacing w:val="10"/>
                </w:rPr>
              </w:rPrChange>
            </w:rPr>
            <w:tab/>
          </w:r>
        </w:del>
      </w:ins>
      <w:ins w:id="1343" w:author="微软用户" w:date="2017-08-20T10:34:00Z">
        <w:del w:id="1344" w:author="微软用户" w:date="2017-08-20T10:45:00Z">
          <w:r w:rsidR="0030214D" w:rsidRPr="00B207B1" w:rsidDel="00700C23">
            <w:rPr>
              <w:rFonts w:hAnsiTheme="minorEastAsia" w:cstheme="minorBidi"/>
              <w:color w:val="000000" w:themeColor="text1"/>
              <w:rPrChange w:id="1345" w:author="JY0225" w:date="2017-08-24T11:11:00Z">
                <w:rPr>
                  <w:b w:val="0"/>
                  <w:bCs w:val="0"/>
                  <w:spacing w:val="10"/>
                </w:rPr>
              </w:rPrChange>
            </w:rPr>
            <w:delText xml:space="preserve"> </w:delText>
          </w:r>
        </w:del>
      </w:ins>
    </w:p>
    <w:p w14:paraId="4D5D0FFE" w14:textId="77777777" w:rsidR="00793D22" w:rsidRPr="00B207B1" w:rsidDel="00E76ED3" w:rsidRDefault="0003391F">
      <w:pPr>
        <w:pStyle w:val="31"/>
        <w:numPr>
          <w:ilvl w:val="0"/>
          <w:numId w:val="18"/>
        </w:numPr>
        <w:rPr>
          <w:ins w:id="1346" w:author="微软用户" w:date="2017-08-20T10:20:00Z"/>
          <w:del w:id="1347" w:author="微软用户" w:date="2017-08-20T10:48:00Z"/>
          <w:rFonts w:asciiTheme="minorEastAsia" w:hAnsiTheme="minorEastAsia"/>
          <w:color w:val="000000" w:themeColor="text1"/>
          <w:sz w:val="24"/>
          <w:szCs w:val="24"/>
          <w:rPrChange w:id="1348" w:author="JY0225" w:date="2017-08-24T11:11:00Z">
            <w:rPr>
              <w:ins w:id="1349" w:author="微软用户" w:date="2017-08-20T10:20:00Z"/>
              <w:del w:id="1350" w:author="微软用户" w:date="2017-08-20T10:48:00Z"/>
            </w:rPr>
          </w:rPrChange>
        </w:rPr>
        <w:pPrChange w:id="1351" w:author="JY0225" w:date="2017-08-24T11:11:00Z">
          <w:pPr>
            <w:pStyle w:val="31"/>
          </w:pPr>
        </w:pPrChange>
      </w:pPr>
      <w:bookmarkStart w:id="1352" w:name="_Toc420959848"/>
      <w:bookmarkStart w:id="1353" w:name="_Toc421026912"/>
      <w:bookmarkStart w:id="1354" w:name="_Toc421230580"/>
      <w:bookmarkStart w:id="1355" w:name="_Toc433381261"/>
      <w:ins w:id="1356" w:author="微软用户" w:date="2017-08-20T10:20:00Z">
        <w:del w:id="1357" w:author="微软用户" w:date="2017-08-20T10:48:00Z">
          <w:r w:rsidRPr="00B207B1" w:rsidDel="00E76ED3">
            <w:rPr>
              <w:rFonts w:asciiTheme="minorEastAsia" w:hAnsiTheme="minorEastAsia"/>
              <w:b w:val="0"/>
              <w:bCs w:val="0"/>
              <w:color w:val="000000" w:themeColor="text1"/>
              <w:sz w:val="24"/>
              <w:szCs w:val="24"/>
              <w:rPrChange w:id="1358" w:author="JY0225" w:date="2017-08-24T11:11:00Z">
                <w:rPr>
                  <w:b w:val="0"/>
                  <w:bCs w:val="0"/>
                </w:rPr>
              </w:rPrChange>
            </w:rPr>
            <w:delText>2.1.1</w:delText>
          </w:r>
          <w:r w:rsidR="00793D22" w:rsidRPr="00B207B1" w:rsidDel="00E76ED3">
            <w:rPr>
              <w:rFonts w:asciiTheme="minorEastAsia" w:hAnsiTheme="minorEastAsia"/>
              <w:b w:val="0"/>
              <w:bCs w:val="0"/>
              <w:color w:val="000000" w:themeColor="text1"/>
              <w:sz w:val="24"/>
              <w:szCs w:val="24"/>
              <w:rPrChange w:id="1359" w:author="JY0225" w:date="2017-08-24T11:11:00Z">
                <w:rPr>
                  <w:b w:val="0"/>
                  <w:bCs w:val="0"/>
                </w:rPr>
              </w:rPrChange>
            </w:rPr>
            <w:delText xml:space="preserve"> </w:delText>
          </w:r>
          <w:bookmarkEnd w:id="1352"/>
          <w:bookmarkEnd w:id="1353"/>
          <w:bookmarkEnd w:id="1354"/>
          <w:bookmarkEnd w:id="1355"/>
          <w:r w:rsidR="00A6762E" w:rsidRPr="00B207B1" w:rsidDel="00E76ED3">
            <w:rPr>
              <w:rFonts w:asciiTheme="minorEastAsia" w:hAnsiTheme="minorEastAsia" w:hint="eastAsia"/>
              <w:b w:val="0"/>
              <w:bCs w:val="0"/>
              <w:color w:val="000000" w:themeColor="text1"/>
              <w:sz w:val="24"/>
              <w:szCs w:val="24"/>
              <w:rPrChange w:id="1360" w:author="JY0225" w:date="2017-08-24T11:11:00Z">
                <w:rPr>
                  <w:rFonts w:hint="eastAsia"/>
                  <w:b w:val="0"/>
                  <w:bCs w:val="0"/>
                </w:rPr>
              </w:rPrChange>
            </w:rPr>
            <w:delText>云备份技术</w:delText>
          </w:r>
          <w:r w:rsidR="003F5B8B" w:rsidRPr="00B207B1" w:rsidDel="00E76ED3">
            <w:rPr>
              <w:rFonts w:asciiTheme="minorEastAsia" w:hAnsiTheme="minorEastAsia" w:hint="eastAsia"/>
              <w:b w:val="0"/>
              <w:bCs w:val="0"/>
              <w:color w:val="000000" w:themeColor="text1"/>
              <w:sz w:val="24"/>
              <w:szCs w:val="24"/>
              <w:rPrChange w:id="1361" w:author="JY0225" w:date="2017-08-24T11:11:00Z">
                <w:rPr>
                  <w:rFonts w:hint="eastAsia"/>
                  <w:b w:val="0"/>
                  <w:bCs w:val="0"/>
                </w:rPr>
              </w:rPrChange>
            </w:rPr>
            <w:delText>特点</w:delText>
          </w:r>
          <w:r w:rsidR="00A6762E" w:rsidRPr="00B207B1" w:rsidDel="00E76ED3">
            <w:rPr>
              <w:rFonts w:asciiTheme="minorEastAsia" w:hAnsiTheme="minorEastAsia"/>
              <w:b w:val="0"/>
              <w:bCs w:val="0"/>
              <w:color w:val="000000" w:themeColor="text1"/>
              <w:sz w:val="24"/>
              <w:szCs w:val="24"/>
              <w:rPrChange w:id="1362" w:author="JY0225" w:date="2017-08-24T11:11:00Z">
                <w:rPr>
                  <w:b w:val="0"/>
                  <w:bCs w:val="0"/>
                </w:rPr>
              </w:rPrChange>
            </w:rPr>
            <w:delText xml:space="preserve"> </w:delText>
          </w:r>
        </w:del>
      </w:ins>
    </w:p>
    <w:p w14:paraId="063B66A2" w14:textId="77777777" w:rsidR="00663FB9" w:rsidRPr="00B207B1" w:rsidRDefault="009A1A91">
      <w:pPr>
        <w:numPr>
          <w:ilvl w:val="0"/>
          <w:numId w:val="18"/>
        </w:numPr>
        <w:spacing w:line="400" w:lineRule="exact"/>
        <w:rPr>
          <w:ins w:id="1363" w:author="微软用户" w:date="2017-08-19T19:24:00Z"/>
          <w:rFonts w:hAnsiTheme="minorEastAsia" w:cstheme="minorBidi"/>
          <w:color w:val="000000" w:themeColor="text1"/>
          <w:rPrChange w:id="1364" w:author="JY0225" w:date="2017-08-24T11:11:00Z">
            <w:rPr>
              <w:ins w:id="1365" w:author="微软用户" w:date="2017-08-19T19:24:00Z"/>
            </w:rPr>
          </w:rPrChange>
        </w:rPr>
        <w:pPrChange w:id="1366" w:author="JY0225" w:date="2017-08-24T11:11:00Z">
          <w:pPr>
            <w:pStyle w:val="21"/>
            <w:spacing w:line="240" w:lineRule="auto"/>
          </w:pPr>
        </w:pPrChange>
      </w:pPr>
      <w:ins w:id="1367" w:author="微软用户" w:date="2017-08-20T10:21:00Z">
        <w:r w:rsidRPr="00B207B1">
          <w:rPr>
            <w:rFonts w:hAnsiTheme="minorEastAsia" w:cstheme="minorBidi"/>
            <w:color w:val="000000" w:themeColor="text1"/>
            <w:rPrChange w:id="1368" w:author="JY0225" w:date="2017-08-24T11:11:00Z">
              <w:rPr>
                <w:b w:val="0"/>
                <w:bCs w:val="0"/>
                <w:spacing w:val="10"/>
              </w:rPr>
            </w:rPrChange>
          </w:rPr>
          <w:tab/>
        </w:r>
      </w:ins>
    </w:p>
    <w:p w14:paraId="2FDD02C9" w14:textId="77777777" w:rsidR="001F51CD" w:rsidRPr="00B207B1" w:rsidRDefault="00BE0596">
      <w:pPr>
        <w:numPr>
          <w:ilvl w:val="0"/>
          <w:numId w:val="18"/>
        </w:numPr>
        <w:spacing w:line="400" w:lineRule="exact"/>
        <w:rPr>
          <w:ins w:id="1369" w:author="微软用户" w:date="2017-08-20T10:56:00Z"/>
          <w:rFonts w:hAnsiTheme="minorEastAsia"/>
          <w:color w:val="000000" w:themeColor="text1"/>
          <w:kern w:val="2"/>
          <w:rPrChange w:id="1370" w:author="JY0225" w:date="2017-08-24T11:11:00Z">
            <w:rPr>
              <w:ins w:id="1371" w:author="微软用户" w:date="2017-08-20T10:56:00Z"/>
              <w:spacing w:val="10"/>
              <w:sz w:val="24"/>
            </w:rPr>
          </w:rPrChange>
        </w:rPr>
        <w:pPrChange w:id="1372" w:author="JY0225" w:date="2017-08-24T11:11:00Z">
          <w:pPr>
            <w:pStyle w:val="1"/>
          </w:pPr>
        </w:pPrChange>
      </w:pPr>
      <w:ins w:id="1373" w:author="微软用户" w:date="2017-08-20T10:49:00Z">
        <w:del w:id="1374" w:author="JY0225" w:date="2017-08-24T11:11:00Z">
          <w:r w:rsidRPr="00B207B1" w:rsidDel="005C4754">
            <w:rPr>
              <w:rFonts w:hAnsiTheme="minorEastAsia"/>
              <w:color w:val="000000" w:themeColor="text1"/>
              <w:kern w:val="2"/>
              <w:rPrChange w:id="1375" w:author="JY0225" w:date="2017-08-24T11:11:00Z">
                <w:rPr/>
              </w:rPrChange>
            </w:rPr>
            <w:tab/>
          </w:r>
          <w:r w:rsidR="00DE60A4" w:rsidRPr="00B207B1" w:rsidDel="005C4754">
            <w:rPr>
              <w:rFonts w:hAnsiTheme="minorEastAsia"/>
              <w:color w:val="000000" w:themeColor="text1"/>
              <w:kern w:val="2"/>
              <w:rPrChange w:id="1376" w:author="JY0225" w:date="2017-08-24T11:11:00Z">
                <w:rPr>
                  <w:b w:val="0"/>
                  <w:bCs w:val="0"/>
                  <w:spacing w:val="10"/>
                </w:rPr>
              </w:rPrChange>
            </w:rPr>
            <w:delText xml:space="preserve">3. </w:delText>
          </w:r>
        </w:del>
      </w:ins>
      <w:ins w:id="1377" w:author="微软用户" w:date="2017-08-20T10:50:00Z">
        <w:r w:rsidR="00CF5252" w:rsidRPr="00B207B1">
          <w:rPr>
            <w:rFonts w:hAnsiTheme="minorEastAsia" w:hint="eastAsia"/>
            <w:color w:val="000000" w:themeColor="text1"/>
            <w:kern w:val="2"/>
            <w:rPrChange w:id="1378" w:author="JY0225" w:date="2017-08-24T11:11:00Z">
              <w:rPr>
                <w:rFonts w:hint="eastAsia"/>
              </w:rPr>
            </w:rPrChange>
          </w:rPr>
          <w:t>高容灾性：</w:t>
        </w:r>
      </w:ins>
      <w:ins w:id="1379" w:author="微软用户" w:date="2017-08-20T10:53:00Z">
        <w:r w:rsidR="008F21E6" w:rsidRPr="00B207B1">
          <w:rPr>
            <w:rFonts w:hAnsiTheme="minorEastAsia" w:hint="eastAsia"/>
            <w:color w:val="000000" w:themeColor="text1"/>
            <w:kern w:val="2"/>
            <w:rPrChange w:id="1380" w:author="JY0225" w:date="2017-08-24T11:11:00Z">
              <w:rPr>
                <w:rFonts w:hint="eastAsia"/>
                <w:b w:val="0"/>
                <w:bCs w:val="0"/>
                <w:spacing w:val="10"/>
              </w:rPr>
            </w:rPrChange>
          </w:rPr>
          <w:t>传统的</w:t>
        </w:r>
        <w:r w:rsidR="002F0ABC" w:rsidRPr="00B207B1">
          <w:rPr>
            <w:rFonts w:hAnsiTheme="minorEastAsia" w:hint="eastAsia"/>
            <w:color w:val="000000" w:themeColor="text1"/>
            <w:kern w:val="2"/>
            <w:rPrChange w:id="1381" w:author="JY0225" w:date="2017-08-24T11:11:00Z">
              <w:rPr>
                <w:rFonts w:hint="eastAsia"/>
                <w:b w:val="0"/>
                <w:bCs w:val="0"/>
                <w:spacing w:val="10"/>
              </w:rPr>
            </w:rPrChange>
          </w:rPr>
          <w:t>数据</w:t>
        </w:r>
      </w:ins>
      <w:ins w:id="1382" w:author="微软用户" w:date="2017-08-20T10:51:00Z">
        <w:r w:rsidR="008F21E6" w:rsidRPr="00B207B1">
          <w:rPr>
            <w:rFonts w:hAnsiTheme="minorEastAsia" w:hint="eastAsia"/>
            <w:color w:val="000000" w:themeColor="text1"/>
            <w:kern w:val="2"/>
            <w:rPrChange w:id="1383" w:author="JY0225" w:date="2017-08-24T11:11:00Z">
              <w:rPr>
                <w:rFonts w:hint="eastAsia"/>
              </w:rPr>
            </w:rPrChange>
          </w:rPr>
          <w:t>恢复方式主要是从磁盘开始将数据恢复</w:t>
        </w:r>
        <w:r w:rsidR="008F21E6" w:rsidRPr="00B207B1">
          <w:rPr>
            <w:rFonts w:hAnsiTheme="minorEastAsia"/>
            <w:color w:val="000000" w:themeColor="text1"/>
            <w:kern w:val="2"/>
            <w:rPrChange w:id="1384" w:author="JY0225" w:date="2017-08-24T11:11:00Z">
              <w:rPr/>
            </w:rPrChange>
          </w:rPr>
          <w:t xml:space="preserve">, </w:t>
        </w:r>
        <w:r w:rsidR="008F21E6" w:rsidRPr="00B207B1">
          <w:rPr>
            <w:rFonts w:hAnsiTheme="minorEastAsia" w:hint="eastAsia"/>
            <w:color w:val="000000" w:themeColor="text1"/>
            <w:kern w:val="2"/>
            <w:rPrChange w:id="1385" w:author="JY0225" w:date="2017-08-24T11:11:00Z">
              <w:rPr>
                <w:rFonts w:hint="eastAsia"/>
              </w:rPr>
            </w:rPrChange>
          </w:rPr>
          <w:t>因此</w:t>
        </w:r>
        <w:r w:rsidR="008F21E6" w:rsidRPr="00B207B1">
          <w:rPr>
            <w:rFonts w:hAnsiTheme="minorEastAsia"/>
            <w:color w:val="000000" w:themeColor="text1"/>
            <w:kern w:val="2"/>
            <w:rPrChange w:id="1386" w:author="JY0225" w:date="2017-08-24T11:11:00Z">
              <w:rPr/>
            </w:rPrChange>
          </w:rPr>
          <w:t xml:space="preserve">, </w:t>
        </w:r>
        <w:r w:rsidR="008F21E6" w:rsidRPr="00B207B1">
          <w:rPr>
            <w:rFonts w:hAnsiTheme="minorEastAsia" w:hint="eastAsia"/>
            <w:color w:val="000000" w:themeColor="text1"/>
            <w:kern w:val="2"/>
            <w:rPrChange w:id="1387" w:author="JY0225" w:date="2017-08-24T11:11:00Z">
              <w:rPr>
                <w:rFonts w:hint="eastAsia"/>
              </w:rPr>
            </w:rPrChange>
          </w:rPr>
          <w:t>如果发生数据丢失的情况</w:t>
        </w:r>
      </w:ins>
      <w:ins w:id="1388" w:author="微软用户" w:date="2017-08-20T10:54:00Z">
        <w:r w:rsidR="00E40A2A" w:rsidRPr="00B207B1">
          <w:rPr>
            <w:rFonts w:hAnsiTheme="minorEastAsia" w:hint="eastAsia"/>
            <w:color w:val="000000" w:themeColor="text1"/>
            <w:kern w:val="2"/>
            <w:rPrChange w:id="1389" w:author="JY0225" w:date="2017-08-24T11:11:00Z">
              <w:rPr>
                <w:rFonts w:hint="eastAsia"/>
                <w:b w:val="0"/>
                <w:bCs w:val="0"/>
                <w:spacing w:val="10"/>
              </w:rPr>
            </w:rPrChange>
          </w:rPr>
          <w:t>，</w:t>
        </w:r>
      </w:ins>
      <w:ins w:id="1390" w:author="微软用户" w:date="2017-08-20T10:51:00Z">
        <w:r w:rsidR="008F21E6" w:rsidRPr="00B207B1">
          <w:rPr>
            <w:rFonts w:hAnsiTheme="minorEastAsia" w:hint="eastAsia"/>
            <w:color w:val="000000" w:themeColor="text1"/>
            <w:kern w:val="2"/>
            <w:rPrChange w:id="1391" w:author="JY0225" w:date="2017-08-24T11:11:00Z">
              <w:rPr>
                <w:rFonts w:hint="eastAsia"/>
              </w:rPr>
            </w:rPrChange>
          </w:rPr>
          <w:t>技术管理人员</w:t>
        </w:r>
        <w:del w:id="1392" w:author="Liu, Wu" w:date="2017-08-29T10:16:00Z">
          <w:r w:rsidR="008F21E6" w:rsidRPr="00B207B1" w:rsidDel="003559F2">
            <w:rPr>
              <w:rFonts w:hAnsiTheme="minorEastAsia" w:hint="eastAsia"/>
              <w:color w:val="000000" w:themeColor="text1"/>
              <w:kern w:val="2"/>
              <w:rPrChange w:id="1393" w:author="JY0225" w:date="2017-08-24T11:11:00Z">
                <w:rPr>
                  <w:rFonts w:hint="eastAsia"/>
                </w:rPr>
              </w:rPrChange>
            </w:rPr>
            <w:delText>便</w:delText>
          </w:r>
        </w:del>
        <w:r w:rsidR="008F21E6" w:rsidRPr="00B207B1">
          <w:rPr>
            <w:rFonts w:hAnsiTheme="minorEastAsia" w:hint="eastAsia"/>
            <w:color w:val="000000" w:themeColor="text1"/>
            <w:kern w:val="2"/>
            <w:rPrChange w:id="1394" w:author="JY0225" w:date="2017-08-24T11:11:00Z">
              <w:rPr>
                <w:rFonts w:hint="eastAsia"/>
              </w:rPr>
            </w:rPrChange>
          </w:rPr>
          <w:t>需要找到磁盘</w:t>
        </w:r>
      </w:ins>
      <w:ins w:id="1395" w:author="微软用户" w:date="2017-08-20T10:54:00Z">
        <w:r w:rsidR="00CB1412" w:rsidRPr="00B207B1">
          <w:rPr>
            <w:rFonts w:hAnsiTheme="minorEastAsia" w:hint="eastAsia"/>
            <w:color w:val="000000" w:themeColor="text1"/>
            <w:kern w:val="2"/>
            <w:rPrChange w:id="1396" w:author="JY0225" w:date="2017-08-24T11:11:00Z">
              <w:rPr>
                <w:rFonts w:hint="eastAsia"/>
                <w:b w:val="0"/>
                <w:bCs w:val="0"/>
                <w:spacing w:val="10"/>
              </w:rPr>
            </w:rPrChange>
          </w:rPr>
          <w:t>，</w:t>
        </w:r>
      </w:ins>
      <w:ins w:id="1397" w:author="微软用户" w:date="2017-08-20T10:51:00Z">
        <w:r w:rsidR="008F21E6" w:rsidRPr="00B207B1">
          <w:rPr>
            <w:rFonts w:hAnsiTheme="minorEastAsia" w:hint="eastAsia"/>
            <w:color w:val="000000" w:themeColor="text1"/>
            <w:kern w:val="2"/>
            <w:rPrChange w:id="1398" w:author="JY0225" w:date="2017-08-24T11:11:00Z">
              <w:rPr>
                <w:rFonts w:hint="eastAsia"/>
              </w:rPr>
            </w:rPrChange>
          </w:rPr>
          <w:t>将其在计算机上加载</w:t>
        </w:r>
      </w:ins>
      <w:ins w:id="1399" w:author="微软用户" w:date="2017-08-20T10:54:00Z">
        <w:r w:rsidR="002B4A04" w:rsidRPr="00B207B1">
          <w:rPr>
            <w:rFonts w:hAnsiTheme="minorEastAsia" w:hint="eastAsia"/>
            <w:color w:val="000000" w:themeColor="text1"/>
            <w:kern w:val="2"/>
            <w:rPrChange w:id="1400" w:author="JY0225" w:date="2017-08-24T11:11:00Z">
              <w:rPr>
                <w:rFonts w:hint="eastAsia"/>
                <w:b w:val="0"/>
                <w:bCs w:val="0"/>
                <w:spacing w:val="10"/>
              </w:rPr>
            </w:rPrChange>
          </w:rPr>
          <w:t>，</w:t>
        </w:r>
      </w:ins>
      <w:ins w:id="1401" w:author="微软用户" w:date="2017-08-20T10:51:00Z">
        <w:r w:rsidR="008F21E6" w:rsidRPr="00B207B1">
          <w:rPr>
            <w:rFonts w:hAnsiTheme="minorEastAsia" w:hint="eastAsia"/>
            <w:color w:val="000000" w:themeColor="text1"/>
            <w:kern w:val="2"/>
            <w:rPrChange w:id="1402" w:author="JY0225" w:date="2017-08-24T11:11:00Z">
              <w:rPr>
                <w:rFonts w:hint="eastAsia"/>
              </w:rPr>
            </w:rPrChange>
          </w:rPr>
          <w:t>根据加载所显示的数据位置便可对信息数据进行恢复。</w:t>
        </w:r>
      </w:ins>
      <w:ins w:id="1403" w:author="微软用户" w:date="2017-08-20T10:53:00Z">
        <w:r w:rsidR="00F94AE3" w:rsidRPr="00B207B1">
          <w:rPr>
            <w:rFonts w:hAnsiTheme="minorEastAsia" w:hint="eastAsia"/>
            <w:color w:val="000000" w:themeColor="text1"/>
            <w:kern w:val="2"/>
            <w:rPrChange w:id="1404" w:author="JY0225" w:date="2017-08-24T11:11:00Z">
              <w:rPr>
                <w:rFonts w:hint="eastAsia"/>
                <w:b w:val="0"/>
                <w:bCs w:val="0"/>
                <w:spacing w:val="10"/>
              </w:rPr>
            </w:rPrChange>
          </w:rPr>
          <w:t>一旦磁盘出现不可逆的故障，则</w:t>
        </w:r>
      </w:ins>
      <w:ins w:id="1405" w:author="微软用户" w:date="2017-08-20T10:54:00Z">
        <w:r w:rsidR="00F94AE3" w:rsidRPr="00B207B1">
          <w:rPr>
            <w:rFonts w:hAnsiTheme="minorEastAsia" w:hint="eastAsia"/>
            <w:color w:val="000000" w:themeColor="text1"/>
            <w:kern w:val="2"/>
            <w:rPrChange w:id="1406" w:author="JY0225" w:date="2017-08-24T11:11:00Z">
              <w:rPr>
                <w:rFonts w:hint="eastAsia"/>
                <w:b w:val="0"/>
                <w:bCs w:val="0"/>
                <w:spacing w:val="10"/>
              </w:rPr>
            </w:rPrChange>
          </w:rPr>
          <w:t>会造成数据永久丢失。</w:t>
        </w:r>
      </w:ins>
      <w:ins w:id="1407" w:author="微软用户" w:date="2017-08-20T10:55:00Z">
        <w:r w:rsidR="00231D87" w:rsidRPr="00B207B1">
          <w:rPr>
            <w:rFonts w:hAnsiTheme="minorEastAsia" w:hint="eastAsia"/>
            <w:color w:val="000000" w:themeColor="text1"/>
            <w:kern w:val="2"/>
            <w:rPrChange w:id="1408" w:author="JY0225" w:date="2017-08-24T11:11:00Z">
              <w:rPr>
                <w:rFonts w:hint="eastAsia"/>
                <w:b w:val="0"/>
                <w:bCs w:val="0"/>
                <w:spacing w:val="10"/>
              </w:rPr>
            </w:rPrChange>
          </w:rPr>
          <w:t>而从云中恢复数据要</w:t>
        </w:r>
      </w:ins>
      <w:ins w:id="1409" w:author="Liu, Wu" w:date="2017-08-29T10:18:00Z">
        <w:r w:rsidR="00EC7618" w:rsidRPr="00B207B1">
          <w:rPr>
            <w:rFonts w:hAnsiTheme="minorEastAsia"/>
            <w:color w:val="000000" w:themeColor="text1"/>
          </w:rPr>
          <w:t>可靠得</w:t>
        </w:r>
      </w:ins>
      <w:ins w:id="1410" w:author="微软用户" w:date="2017-08-20T10:55:00Z">
        <w:del w:id="1411" w:author="Liu, Wu" w:date="2017-08-29T10:18:00Z">
          <w:r w:rsidR="00231D87" w:rsidRPr="00B207B1" w:rsidDel="00EC7618">
            <w:rPr>
              <w:rFonts w:hAnsiTheme="minorEastAsia" w:hint="eastAsia"/>
              <w:color w:val="000000" w:themeColor="text1"/>
              <w:kern w:val="2"/>
              <w:rPrChange w:id="1412" w:author="JY0225" w:date="2017-08-24T11:11:00Z">
                <w:rPr>
                  <w:rFonts w:hint="eastAsia"/>
                  <w:b w:val="0"/>
                  <w:bCs w:val="0"/>
                  <w:spacing w:val="10"/>
                </w:rPr>
              </w:rPrChange>
            </w:rPr>
            <w:delText>快得</w:delText>
          </w:r>
        </w:del>
        <w:r w:rsidR="00231D87" w:rsidRPr="00B207B1">
          <w:rPr>
            <w:rFonts w:hAnsiTheme="minorEastAsia" w:hint="eastAsia"/>
            <w:color w:val="000000" w:themeColor="text1"/>
            <w:kern w:val="2"/>
            <w:rPrChange w:id="1413" w:author="JY0225" w:date="2017-08-24T11:11:00Z">
              <w:rPr>
                <w:rFonts w:hint="eastAsia"/>
                <w:b w:val="0"/>
                <w:bCs w:val="0"/>
                <w:spacing w:val="10"/>
              </w:rPr>
            </w:rPrChange>
          </w:rPr>
          <w:t>多，</w:t>
        </w:r>
      </w:ins>
      <w:ins w:id="1414" w:author="微软用户" w:date="2017-08-20T10:56:00Z">
        <w:r w:rsidR="00491D4C" w:rsidRPr="00B207B1">
          <w:rPr>
            <w:rFonts w:hAnsiTheme="minorEastAsia" w:hint="eastAsia"/>
            <w:color w:val="000000" w:themeColor="text1"/>
            <w:kern w:val="2"/>
            <w:rPrChange w:id="1415" w:author="JY0225" w:date="2017-08-24T11:11:00Z">
              <w:rPr>
                <w:rFonts w:hint="eastAsia"/>
                <w:b w:val="0"/>
                <w:bCs w:val="0"/>
                <w:spacing w:val="10"/>
              </w:rPr>
            </w:rPrChange>
          </w:rPr>
          <w:t>云端服务器存有数据的备份，</w:t>
        </w:r>
      </w:ins>
      <w:ins w:id="1416" w:author="微软用户" w:date="2017-08-20T10:55:00Z">
        <w:r w:rsidR="005D794B" w:rsidRPr="00B207B1">
          <w:rPr>
            <w:rFonts w:hAnsiTheme="minorEastAsia" w:hint="eastAsia"/>
            <w:color w:val="000000" w:themeColor="text1"/>
            <w:kern w:val="2"/>
            <w:rPrChange w:id="1417" w:author="JY0225" w:date="2017-08-24T11:11:00Z">
              <w:rPr>
                <w:rFonts w:hint="eastAsia"/>
                <w:b w:val="0"/>
                <w:bCs w:val="0"/>
                <w:spacing w:val="10"/>
              </w:rPr>
            </w:rPrChange>
          </w:rPr>
          <w:t>它不需要从磁带存放点运送磁带，</w:t>
        </w:r>
      </w:ins>
      <w:ins w:id="1418" w:author="微软用户" w:date="2017-08-20T10:56:00Z">
        <w:r w:rsidR="008D3FA1" w:rsidRPr="00B207B1">
          <w:rPr>
            <w:rFonts w:hAnsiTheme="minorEastAsia" w:hint="eastAsia"/>
            <w:color w:val="000000" w:themeColor="text1"/>
            <w:kern w:val="2"/>
            <w:rPrChange w:id="1419" w:author="JY0225" w:date="2017-08-24T11:11:00Z">
              <w:rPr>
                <w:rFonts w:hint="eastAsia"/>
                <w:b w:val="0"/>
                <w:bCs w:val="0"/>
                <w:spacing w:val="10"/>
              </w:rPr>
            </w:rPrChange>
          </w:rPr>
          <w:t>而是</w:t>
        </w:r>
      </w:ins>
      <w:ins w:id="1420" w:author="微软用户" w:date="2017-08-20T10:55:00Z">
        <w:r w:rsidR="005D794B" w:rsidRPr="00B207B1">
          <w:rPr>
            <w:rFonts w:hAnsiTheme="minorEastAsia" w:hint="eastAsia"/>
            <w:color w:val="000000" w:themeColor="text1"/>
            <w:kern w:val="2"/>
            <w:rPrChange w:id="1421" w:author="JY0225" w:date="2017-08-24T11:11:00Z">
              <w:rPr>
                <w:rFonts w:hint="eastAsia"/>
                <w:b w:val="0"/>
                <w:bCs w:val="0"/>
                <w:spacing w:val="10"/>
              </w:rPr>
            </w:rPrChange>
          </w:rPr>
          <w:t>通过网络</w:t>
        </w:r>
        <w:r w:rsidR="008D3FA1" w:rsidRPr="00B207B1">
          <w:rPr>
            <w:rFonts w:hAnsiTheme="minorEastAsia" w:hint="eastAsia"/>
            <w:color w:val="000000" w:themeColor="text1"/>
            <w:kern w:val="2"/>
            <w:rPrChange w:id="1422" w:author="JY0225" w:date="2017-08-24T11:11:00Z">
              <w:rPr>
                <w:rFonts w:hint="eastAsia"/>
                <w:b w:val="0"/>
                <w:bCs w:val="0"/>
                <w:spacing w:val="10"/>
              </w:rPr>
            </w:rPrChange>
          </w:rPr>
          <w:t>进行</w:t>
        </w:r>
      </w:ins>
      <w:ins w:id="1423" w:author="微软用户" w:date="2017-08-20T10:56:00Z">
        <w:r w:rsidR="008D3FA1" w:rsidRPr="00B207B1">
          <w:rPr>
            <w:rFonts w:hAnsiTheme="minorEastAsia" w:hint="eastAsia"/>
            <w:color w:val="000000" w:themeColor="text1"/>
            <w:kern w:val="2"/>
            <w:rPrChange w:id="1424" w:author="JY0225" w:date="2017-08-24T11:11:00Z">
              <w:rPr>
                <w:rFonts w:hint="eastAsia"/>
                <w:b w:val="0"/>
                <w:bCs w:val="0"/>
                <w:spacing w:val="10"/>
              </w:rPr>
            </w:rPrChange>
          </w:rPr>
          <w:t>数据恢复</w:t>
        </w:r>
      </w:ins>
      <w:ins w:id="1425" w:author="微软用户" w:date="2017-08-20T10:55:00Z">
        <w:r w:rsidR="005D794B" w:rsidRPr="00B207B1">
          <w:rPr>
            <w:rFonts w:hAnsiTheme="minorEastAsia" w:hint="eastAsia"/>
            <w:color w:val="000000" w:themeColor="text1"/>
            <w:kern w:val="2"/>
            <w:rPrChange w:id="1426" w:author="JY0225" w:date="2017-08-24T11:11:00Z">
              <w:rPr>
                <w:rFonts w:hint="eastAsia"/>
                <w:b w:val="0"/>
                <w:bCs w:val="0"/>
                <w:spacing w:val="10"/>
              </w:rPr>
            </w:rPrChange>
          </w:rPr>
          <w:t>，节省时间并无需建设本地磁带设备。</w:t>
        </w:r>
      </w:ins>
    </w:p>
    <w:p w14:paraId="4CC099C2" w14:textId="77777777" w:rsidR="006C0501" w:rsidRPr="00B207B1" w:rsidRDefault="006C0501" w:rsidP="006C0501">
      <w:pPr>
        <w:pStyle w:val="31"/>
        <w:rPr>
          <w:ins w:id="1427" w:author="微软用户" w:date="2017-08-20T12:09:00Z"/>
        </w:rPr>
      </w:pPr>
      <w:bookmarkStart w:id="1428" w:name="_Toc491952423"/>
      <w:ins w:id="1429"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428"/>
      </w:ins>
    </w:p>
    <w:p w14:paraId="13D77EEC" w14:textId="77777777" w:rsidR="008D7A08" w:rsidRPr="00B207B1" w:rsidRDefault="00C8796E">
      <w:pPr>
        <w:spacing w:line="400" w:lineRule="exact"/>
        <w:rPr>
          <w:ins w:id="1430" w:author="微软用户" w:date="2017-08-20T12:22:00Z"/>
          <w:rFonts w:hAnsiTheme="minorEastAsia"/>
          <w:kern w:val="2"/>
          <w:szCs w:val="22"/>
          <w:rPrChange w:id="1431" w:author="JY0225" w:date="2017-08-24T11:11:00Z">
            <w:rPr>
              <w:ins w:id="1432" w:author="微软用户" w:date="2017-08-20T12:22:00Z"/>
              <w:spacing w:val="10"/>
              <w:sz w:val="24"/>
            </w:rPr>
          </w:rPrChange>
        </w:rPr>
        <w:pPrChange w:id="1433" w:author="微软用户" w:date="2017-08-20T10:52:00Z">
          <w:pPr>
            <w:pStyle w:val="1"/>
          </w:pPr>
        </w:pPrChange>
      </w:pPr>
      <w:ins w:id="1434" w:author="微软用户" w:date="2017-08-20T11:12:00Z">
        <w:r w:rsidRPr="00B207B1">
          <w:tab/>
        </w:r>
      </w:ins>
      <w:ins w:id="1435" w:author="微软用户" w:date="2017-08-20T12:15:00Z">
        <w:r w:rsidR="008D7A08" w:rsidRPr="00B207B1">
          <w:rPr>
            <w:rFonts w:hAnsiTheme="minorEastAsia" w:hint="eastAsia"/>
            <w:kern w:val="2"/>
            <w:szCs w:val="22"/>
            <w:rPrChange w:id="1436" w:author="JY0225" w:date="2017-08-24T11:11:00Z">
              <w:rPr>
                <w:rFonts w:hint="eastAsia"/>
                <w:b w:val="0"/>
                <w:bCs w:val="0"/>
                <w:spacing w:val="10"/>
              </w:rPr>
            </w:rPrChange>
          </w:rPr>
          <w:t>云备份中间件是一种独立</w:t>
        </w:r>
      </w:ins>
      <w:ins w:id="1437" w:author="微软用户" w:date="2017-08-20T12:21:00Z">
        <w:r w:rsidR="00F05147" w:rsidRPr="00B207B1">
          <w:rPr>
            <w:rFonts w:hAnsiTheme="minorEastAsia" w:hint="eastAsia"/>
            <w:kern w:val="2"/>
            <w:szCs w:val="22"/>
            <w:rPrChange w:id="1438" w:author="JY0225" w:date="2017-08-24T11:11:00Z">
              <w:rPr>
                <w:rFonts w:hint="eastAsia"/>
                <w:b w:val="0"/>
                <w:bCs w:val="0"/>
                <w:spacing w:val="10"/>
              </w:rPr>
            </w:rPrChange>
          </w:rPr>
          <w:t>于</w:t>
        </w:r>
      </w:ins>
      <w:ins w:id="1439" w:author="微软用户" w:date="2017-08-20T12:15:00Z">
        <w:r w:rsidR="008D7A08" w:rsidRPr="00B207B1">
          <w:rPr>
            <w:rFonts w:hAnsiTheme="minorEastAsia" w:hint="eastAsia"/>
            <w:kern w:val="2"/>
            <w:szCs w:val="22"/>
            <w:rPrChange w:id="1440" w:author="JY0225" w:date="2017-08-24T11:11:00Z">
              <w:rPr>
                <w:rFonts w:hint="eastAsia"/>
                <w:b w:val="0"/>
                <w:bCs w:val="0"/>
                <w:spacing w:val="10"/>
              </w:rPr>
            </w:rPrChange>
          </w:rPr>
          <w:t>云服务器与客户端的系统组件，位于客户机与服务器之间，</w:t>
        </w:r>
      </w:ins>
      <w:ins w:id="1441" w:author="微软用户" w:date="2017-08-20T12:16:00Z">
        <w:r w:rsidR="008D7A08" w:rsidRPr="00B207B1">
          <w:rPr>
            <w:rFonts w:hAnsiTheme="minorEastAsia" w:hint="eastAsia"/>
            <w:kern w:val="2"/>
            <w:szCs w:val="22"/>
            <w:rPrChange w:id="1442" w:author="JY0225" w:date="2017-08-24T11:11:00Z">
              <w:rPr>
                <w:rFonts w:hint="eastAsia"/>
                <w:b w:val="0"/>
                <w:bCs w:val="0"/>
                <w:spacing w:val="10"/>
              </w:rPr>
            </w:rPrChange>
          </w:rPr>
          <w:t>管理计算机资源与网络通信。</w:t>
        </w:r>
        <w:r w:rsidR="0091764E" w:rsidRPr="00B207B1">
          <w:rPr>
            <w:rFonts w:hAnsiTheme="minorEastAsia" w:hint="eastAsia"/>
            <w:kern w:val="2"/>
            <w:szCs w:val="22"/>
            <w:rPrChange w:id="1443" w:author="JY0225" w:date="2017-08-24T11:11:00Z">
              <w:rPr>
                <w:rFonts w:hint="eastAsia"/>
                <w:b w:val="0"/>
                <w:bCs w:val="0"/>
                <w:spacing w:val="10"/>
              </w:rPr>
            </w:rPrChange>
          </w:rPr>
          <w:t>通过中间件技术，</w:t>
        </w:r>
      </w:ins>
      <w:ins w:id="1444" w:author="微软用户" w:date="2017-08-20T12:18:00Z">
        <w:r w:rsidR="00C90B29" w:rsidRPr="00B207B1">
          <w:rPr>
            <w:rFonts w:hAnsiTheme="minorEastAsia" w:hint="eastAsia"/>
            <w:kern w:val="2"/>
            <w:szCs w:val="22"/>
            <w:rPrChange w:id="1445" w:author="JY0225" w:date="2017-08-24T11:11:00Z">
              <w:rPr>
                <w:rFonts w:hint="eastAsia"/>
                <w:b w:val="0"/>
                <w:bCs w:val="0"/>
                <w:spacing w:val="10"/>
              </w:rPr>
            </w:rPrChange>
          </w:rPr>
          <w:t>即便不同的应用之间存在差异，</w:t>
        </w:r>
        <w:r w:rsidR="007C2378" w:rsidRPr="00B207B1">
          <w:rPr>
            <w:rFonts w:hAnsiTheme="minorEastAsia" w:hint="eastAsia"/>
            <w:kern w:val="2"/>
            <w:szCs w:val="22"/>
            <w:rPrChange w:id="1446" w:author="JY0225" w:date="2017-08-24T11:11:00Z">
              <w:rPr>
                <w:rFonts w:hint="eastAsia"/>
                <w:b w:val="0"/>
                <w:bCs w:val="0"/>
                <w:spacing w:val="10"/>
              </w:rPr>
            </w:rPrChange>
          </w:rPr>
          <w:t>如接口差异、操作系统差异</w:t>
        </w:r>
      </w:ins>
      <w:ins w:id="1447" w:author="Liu, Wu" w:date="2017-08-29T10:20:00Z">
        <w:r w:rsidR="00BA6B7A" w:rsidRPr="00B207B1">
          <w:rPr>
            <w:rFonts w:hAnsiTheme="minorEastAsia" w:hint="eastAsia"/>
          </w:rPr>
          <w:t>等</w:t>
        </w:r>
      </w:ins>
      <w:ins w:id="1448" w:author="微软用户" w:date="2017-08-20T12:18:00Z">
        <w:r w:rsidR="007C2378" w:rsidRPr="00B207B1">
          <w:rPr>
            <w:rFonts w:hAnsiTheme="minorEastAsia" w:hint="eastAsia"/>
            <w:kern w:val="2"/>
            <w:szCs w:val="22"/>
            <w:rPrChange w:id="1449" w:author="JY0225" w:date="2017-08-24T11:11:00Z">
              <w:rPr>
                <w:rFonts w:hint="eastAsia"/>
                <w:b w:val="0"/>
                <w:bCs w:val="0"/>
                <w:spacing w:val="10"/>
              </w:rPr>
            </w:rPrChange>
          </w:rPr>
          <w:t>，</w:t>
        </w:r>
        <w:r w:rsidR="00C90B29" w:rsidRPr="00B207B1">
          <w:rPr>
            <w:rFonts w:hAnsiTheme="minorEastAsia" w:hint="eastAsia"/>
            <w:kern w:val="2"/>
            <w:szCs w:val="22"/>
            <w:rPrChange w:id="1450" w:author="JY0225" w:date="2017-08-24T11:11:00Z">
              <w:rPr>
                <w:rFonts w:hint="eastAsia"/>
                <w:b w:val="0"/>
                <w:bCs w:val="0"/>
                <w:spacing w:val="10"/>
              </w:rPr>
            </w:rPrChange>
          </w:rPr>
          <w:t>仍可</w:t>
        </w:r>
      </w:ins>
      <w:ins w:id="1451" w:author="Liu, Wu" w:date="2017-08-29T10:20:00Z">
        <w:r w:rsidR="0073373A" w:rsidRPr="00B207B1">
          <w:rPr>
            <w:rFonts w:hAnsiTheme="minorEastAsia"/>
          </w:rPr>
          <w:t>实现</w:t>
        </w:r>
      </w:ins>
      <w:ins w:id="1452" w:author="微软用户" w:date="2017-08-20T12:16:00Z">
        <w:del w:id="1453" w:author="Liu, Wu" w:date="2017-08-29T10:20:00Z">
          <w:r w:rsidR="0091764E" w:rsidRPr="00B207B1" w:rsidDel="0073373A">
            <w:rPr>
              <w:rFonts w:hAnsiTheme="minorEastAsia" w:hint="eastAsia"/>
              <w:kern w:val="2"/>
              <w:szCs w:val="22"/>
              <w:rPrChange w:id="1454" w:author="JY0225" w:date="2017-08-24T11:11:00Z">
                <w:rPr>
                  <w:rFonts w:hint="eastAsia"/>
                  <w:b w:val="0"/>
                  <w:bCs w:val="0"/>
                  <w:spacing w:val="10"/>
                </w:rPr>
              </w:rPrChange>
            </w:rPr>
            <w:delText>实现与云备份</w:delText>
          </w:r>
        </w:del>
      </w:ins>
      <w:ins w:id="1455" w:author="微软用户" w:date="2017-08-20T12:17:00Z">
        <w:del w:id="1456" w:author="Liu, Wu" w:date="2017-08-29T10:20:00Z">
          <w:r w:rsidR="0091764E" w:rsidRPr="00B207B1" w:rsidDel="0073373A">
            <w:rPr>
              <w:rFonts w:hAnsiTheme="minorEastAsia" w:hint="eastAsia"/>
              <w:kern w:val="2"/>
              <w:szCs w:val="22"/>
              <w:rPrChange w:id="1457" w:author="JY0225" w:date="2017-08-24T11:11:00Z">
                <w:rPr>
                  <w:rFonts w:hint="eastAsia"/>
                  <w:b w:val="0"/>
                  <w:bCs w:val="0"/>
                  <w:spacing w:val="10"/>
                </w:rPr>
              </w:rPrChange>
            </w:rPr>
            <w:delText>服务器之间的通信与</w:delText>
          </w:r>
        </w:del>
        <w:r w:rsidR="0091764E" w:rsidRPr="00B207B1">
          <w:rPr>
            <w:rFonts w:hAnsiTheme="minorEastAsia" w:hint="eastAsia"/>
            <w:kern w:val="2"/>
            <w:szCs w:val="22"/>
            <w:rPrChange w:id="1458" w:author="JY0225" w:date="2017-08-24T11:11:00Z">
              <w:rPr>
                <w:rFonts w:hint="eastAsia"/>
                <w:b w:val="0"/>
                <w:bCs w:val="0"/>
                <w:spacing w:val="10"/>
              </w:rPr>
            </w:rPrChange>
          </w:rPr>
          <w:t>资源共享，</w:t>
        </w:r>
      </w:ins>
      <w:ins w:id="1459" w:author="Liu, Wu" w:date="2017-08-29T10:29:00Z">
        <w:r w:rsidR="009A4A1F" w:rsidRPr="00B207B1">
          <w:rPr>
            <w:rFonts w:hAnsiTheme="minorEastAsia"/>
          </w:rPr>
          <w:t>解决</w:t>
        </w:r>
      </w:ins>
      <w:ins w:id="1460" w:author="微软用户" w:date="2017-08-20T12:19:00Z">
        <w:del w:id="1461" w:author="Liu, Wu" w:date="2017-08-29T10:29:00Z">
          <w:r w:rsidR="001B1756" w:rsidRPr="00B207B1" w:rsidDel="009A4A1F">
            <w:rPr>
              <w:rFonts w:hAnsiTheme="minorEastAsia" w:hint="eastAsia"/>
              <w:kern w:val="2"/>
              <w:szCs w:val="22"/>
              <w:rPrChange w:id="1462" w:author="JY0225" w:date="2017-08-24T11:11:00Z">
                <w:rPr>
                  <w:rFonts w:hint="eastAsia"/>
                  <w:b w:val="0"/>
                  <w:bCs w:val="0"/>
                  <w:spacing w:val="10"/>
                </w:rPr>
              </w:rPrChange>
            </w:rPr>
            <w:delText>实现</w:delText>
          </w:r>
        </w:del>
        <w:r w:rsidR="001B1756" w:rsidRPr="00B207B1">
          <w:rPr>
            <w:rFonts w:hAnsiTheme="minorEastAsia" w:hint="eastAsia"/>
            <w:kern w:val="2"/>
            <w:szCs w:val="22"/>
            <w:rPrChange w:id="1463" w:author="JY0225" w:date="2017-08-24T11:11:00Z">
              <w:rPr>
                <w:rFonts w:hint="eastAsia"/>
                <w:b w:val="0"/>
                <w:bCs w:val="0"/>
                <w:spacing w:val="10"/>
              </w:rPr>
            </w:rPrChange>
          </w:rPr>
          <w:t>系统的跨平台、跨</w:t>
        </w:r>
      </w:ins>
      <w:ins w:id="1464" w:author="微软用户" w:date="2017-08-20T12:20:00Z">
        <w:r w:rsidR="001B1756" w:rsidRPr="00B207B1">
          <w:rPr>
            <w:rFonts w:hAnsiTheme="minorEastAsia" w:hint="eastAsia"/>
            <w:kern w:val="2"/>
            <w:szCs w:val="22"/>
            <w:rPrChange w:id="1465" w:author="JY0225" w:date="2017-08-24T11:11:00Z">
              <w:rPr>
                <w:rFonts w:hint="eastAsia"/>
                <w:b w:val="0"/>
                <w:bCs w:val="0"/>
                <w:spacing w:val="10"/>
              </w:rPr>
            </w:rPrChange>
          </w:rPr>
          <w:t>网络、跨硬件特性</w:t>
        </w:r>
      </w:ins>
      <w:ins w:id="1466" w:author="Liu, Wu" w:date="2017-08-29T10:29:00Z">
        <w:r w:rsidR="009A4A1F" w:rsidRPr="00B207B1">
          <w:rPr>
            <w:rFonts w:hAnsiTheme="minorEastAsia" w:hint="eastAsia"/>
          </w:rPr>
          <w:t>等问题</w:t>
        </w:r>
      </w:ins>
      <w:ins w:id="1467" w:author="微软用户" w:date="2017-08-20T12:20:00Z">
        <w:r w:rsidR="001B1756" w:rsidRPr="00B207B1">
          <w:rPr>
            <w:rFonts w:hAnsiTheme="minorEastAsia" w:hint="eastAsia"/>
            <w:kern w:val="2"/>
            <w:szCs w:val="22"/>
            <w:rPrChange w:id="1468" w:author="JY0225" w:date="2017-08-24T11:11:00Z">
              <w:rPr>
                <w:rFonts w:hint="eastAsia"/>
                <w:b w:val="0"/>
                <w:bCs w:val="0"/>
                <w:spacing w:val="10"/>
              </w:rPr>
            </w:rPrChange>
          </w:rPr>
          <w:t>。</w:t>
        </w:r>
        <w:r w:rsidR="006155DC" w:rsidRPr="00B207B1">
          <w:rPr>
            <w:rFonts w:hAnsiTheme="minorEastAsia" w:hint="eastAsia"/>
            <w:kern w:val="2"/>
            <w:szCs w:val="22"/>
            <w:rPrChange w:id="1469" w:author="JY0225" w:date="2017-08-24T11:11:00Z">
              <w:rPr>
                <w:rFonts w:hint="eastAsia"/>
                <w:b w:val="0"/>
                <w:bCs w:val="0"/>
                <w:spacing w:val="10"/>
              </w:rPr>
            </w:rPrChange>
          </w:rPr>
          <w:t>在云备份服务平台中，中间件扮演着重要的角色，</w:t>
        </w:r>
      </w:ins>
      <w:ins w:id="1470" w:author="微软用户" w:date="2017-08-20T12:21:00Z">
        <w:r w:rsidR="006155DC" w:rsidRPr="00B207B1">
          <w:rPr>
            <w:rFonts w:hAnsiTheme="minorEastAsia" w:hint="eastAsia"/>
            <w:kern w:val="2"/>
            <w:szCs w:val="22"/>
            <w:rPrChange w:id="1471" w:author="JY0225" w:date="2017-08-24T11:11:00Z">
              <w:rPr>
                <w:rFonts w:hint="eastAsia"/>
                <w:b w:val="0"/>
                <w:bCs w:val="0"/>
                <w:spacing w:val="10"/>
              </w:rPr>
            </w:rPrChange>
          </w:rPr>
          <w:t>能够显著地降低系统开发和维护成本，同时提升系统的稳定性。</w:t>
        </w:r>
      </w:ins>
    </w:p>
    <w:p w14:paraId="4D2CD63C" w14:textId="77777777" w:rsidR="003F0347" w:rsidRPr="00B207B1" w:rsidRDefault="003F0347">
      <w:pPr>
        <w:spacing w:line="400" w:lineRule="exact"/>
        <w:rPr>
          <w:ins w:id="1472" w:author="微软用户" w:date="2017-08-20T12:23:00Z"/>
          <w:rFonts w:hAnsiTheme="minorEastAsia"/>
          <w:kern w:val="2"/>
          <w:szCs w:val="22"/>
          <w:rPrChange w:id="1473" w:author="JY0225" w:date="2017-08-24T11:11:00Z">
            <w:rPr>
              <w:ins w:id="1474" w:author="微软用户" w:date="2017-08-20T12:23:00Z"/>
              <w:spacing w:val="10"/>
              <w:sz w:val="24"/>
            </w:rPr>
          </w:rPrChange>
        </w:rPr>
        <w:pPrChange w:id="1475" w:author="微软用户" w:date="2017-08-20T10:52:00Z">
          <w:pPr>
            <w:pStyle w:val="1"/>
          </w:pPr>
        </w:pPrChange>
      </w:pPr>
      <w:ins w:id="1476" w:author="微软用户" w:date="2017-08-20T12:22:00Z">
        <w:r w:rsidRPr="00B207B1">
          <w:rPr>
            <w:rFonts w:hAnsiTheme="minorEastAsia"/>
            <w:kern w:val="2"/>
            <w:szCs w:val="22"/>
            <w:rPrChange w:id="1477" w:author="JY0225" w:date="2017-08-24T11:11:00Z">
              <w:rPr>
                <w:b w:val="0"/>
                <w:bCs w:val="0"/>
                <w:spacing w:val="10"/>
              </w:rPr>
            </w:rPrChange>
          </w:rPr>
          <w:tab/>
        </w:r>
        <w:r w:rsidR="00501FE5" w:rsidRPr="00B207B1">
          <w:rPr>
            <w:rFonts w:hAnsiTheme="minorEastAsia" w:hint="eastAsia"/>
            <w:kern w:val="2"/>
            <w:szCs w:val="22"/>
            <w:rPrChange w:id="1478" w:author="JY0225" w:date="2017-08-24T11:11:00Z">
              <w:rPr>
                <w:rFonts w:hint="eastAsia"/>
                <w:b w:val="0"/>
                <w:bCs w:val="0"/>
                <w:spacing w:val="10"/>
              </w:rPr>
            </w:rPrChange>
          </w:rPr>
          <w:t>云备份中间件的系统模型如</w:t>
        </w:r>
      </w:ins>
      <w:ins w:id="1479" w:author="微软用户" w:date="2017-08-20T12:29:00Z">
        <w:r w:rsidR="00E707AB" w:rsidRPr="00B207B1">
          <w:rPr>
            <w:rFonts w:hAnsiTheme="minorEastAsia" w:hint="eastAsia"/>
            <w:kern w:val="2"/>
            <w:szCs w:val="22"/>
            <w:rPrChange w:id="1480" w:author="JY0225" w:date="2017-08-24T11:11:00Z">
              <w:rPr>
                <w:rFonts w:hint="eastAsia"/>
                <w:b w:val="0"/>
                <w:bCs w:val="0"/>
                <w:spacing w:val="10"/>
              </w:rPr>
            </w:rPrChange>
          </w:rPr>
          <w:t>图</w:t>
        </w:r>
        <w:r w:rsidR="00E707AB" w:rsidRPr="00B207B1">
          <w:rPr>
            <w:rFonts w:hAnsiTheme="minorEastAsia"/>
            <w:kern w:val="2"/>
            <w:szCs w:val="22"/>
            <w:rPrChange w:id="1481" w:author="JY0225" w:date="2017-08-24T11:11:00Z">
              <w:rPr>
                <w:b w:val="0"/>
                <w:bCs w:val="0"/>
                <w:spacing w:val="10"/>
              </w:rPr>
            </w:rPrChange>
          </w:rPr>
          <w:t>2-1</w:t>
        </w:r>
      </w:ins>
      <w:ins w:id="1482" w:author="微软用户" w:date="2017-08-20T12:22:00Z">
        <w:r w:rsidR="00501FE5" w:rsidRPr="00B207B1">
          <w:rPr>
            <w:rFonts w:hAnsiTheme="minorEastAsia" w:hint="eastAsia"/>
            <w:kern w:val="2"/>
            <w:szCs w:val="22"/>
            <w:rPrChange w:id="1483" w:author="JY0225" w:date="2017-08-24T11:11:00Z">
              <w:rPr>
                <w:rFonts w:hint="eastAsia"/>
                <w:b w:val="0"/>
                <w:bCs w:val="0"/>
                <w:spacing w:val="10"/>
              </w:rPr>
            </w:rPrChange>
          </w:rPr>
          <w:t>所示：</w:t>
        </w:r>
      </w:ins>
    </w:p>
    <w:p w14:paraId="4C23A5F8" w14:textId="698A9BD1" w:rsidR="00501FE5" w:rsidRPr="00B207B1" w:rsidRDefault="00E4635C">
      <w:pPr>
        <w:jc w:val="center"/>
        <w:rPr>
          <w:ins w:id="1484" w:author="微软用户" w:date="2017-08-20T12:29:00Z"/>
          <w:rFonts w:ascii="Times New Roman" w:hAnsi="Times New Roman"/>
          <w:kern w:val="2"/>
          <w:szCs w:val="22"/>
          <w:rPrChange w:id="1485" w:author="微软用户" w:date="2017-08-20T12:30:00Z">
            <w:rPr>
              <w:ins w:id="1486" w:author="微软用户" w:date="2017-08-20T12:29:00Z"/>
            </w:rPr>
          </w:rPrChange>
        </w:rPr>
        <w:pPrChange w:id="1487"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5pt;height:187pt" o:ole="">
            <v:imagedata r:id="rId20" o:title=""/>
          </v:shape>
          <o:OLEObject Type="Embed" ProgID="Visio.Drawing.15" ShapeID="_x0000_i1025" DrawAspect="Content" ObjectID="_1565704096" r:id="rId21"/>
        </w:object>
      </w:r>
    </w:p>
    <w:p w14:paraId="0EA303B2" w14:textId="77777777" w:rsidR="007E74BF" w:rsidRPr="00B207B1" w:rsidRDefault="007E74BF">
      <w:pPr>
        <w:spacing w:line="400" w:lineRule="exact"/>
        <w:jc w:val="center"/>
        <w:rPr>
          <w:ins w:id="1488" w:author="微软用户" w:date="2017-08-20T12:30:00Z"/>
          <w:rFonts w:ascii="Times New Roman" w:hAnsi="Times New Roman"/>
        </w:rPr>
        <w:pPrChange w:id="1489" w:author="微软用户" w:date="2017-08-20T12:30:00Z">
          <w:pPr>
            <w:pStyle w:val="1"/>
          </w:pPr>
        </w:pPrChange>
      </w:pPr>
      <w:ins w:id="1490" w:author="微软用户" w:date="2017-08-20T12:29:00Z">
        <w:r w:rsidRPr="00B207B1">
          <w:rPr>
            <w:rFonts w:ascii="Times New Roman" w:hAnsi="Times New Roman" w:hint="eastAsia"/>
            <w:kern w:val="2"/>
            <w:szCs w:val="22"/>
            <w:rPrChange w:id="1491" w:author="微软用户" w:date="2017-08-20T12:30:00Z">
              <w:rPr>
                <w:rFonts w:hint="eastAsia"/>
                <w:spacing w:val="10"/>
              </w:rPr>
            </w:rPrChange>
          </w:rPr>
          <w:t>图</w:t>
        </w:r>
        <w:r w:rsidRPr="00B207B1">
          <w:rPr>
            <w:rFonts w:ascii="Times New Roman" w:hAnsi="Times New Roman"/>
            <w:kern w:val="2"/>
            <w:szCs w:val="22"/>
            <w:rPrChange w:id="1492" w:author="微软用户" w:date="2017-08-20T12:30:00Z">
              <w:rPr>
                <w:spacing w:val="10"/>
              </w:rPr>
            </w:rPrChange>
          </w:rPr>
          <w:t xml:space="preserve">2-1 </w:t>
        </w:r>
        <w:r w:rsidRPr="00B207B1">
          <w:rPr>
            <w:rFonts w:ascii="Times New Roman" w:hAnsi="Times New Roman" w:hint="eastAsia"/>
            <w:kern w:val="2"/>
            <w:szCs w:val="22"/>
            <w:rPrChange w:id="1493" w:author="微软用户" w:date="2017-08-20T12:30:00Z">
              <w:rPr>
                <w:rFonts w:hint="eastAsia"/>
                <w:spacing w:val="10"/>
              </w:rPr>
            </w:rPrChange>
          </w:rPr>
          <w:t>云备份中间件</w:t>
        </w:r>
      </w:ins>
      <w:ins w:id="1494" w:author="微软用户" w:date="2017-08-20T12:30:00Z">
        <w:r w:rsidRPr="00B207B1">
          <w:rPr>
            <w:rFonts w:ascii="Times New Roman" w:hAnsi="Times New Roman" w:hint="eastAsia"/>
            <w:kern w:val="2"/>
            <w:szCs w:val="22"/>
            <w:rPrChange w:id="1495" w:author="微软用户" w:date="2017-08-20T12:30:00Z">
              <w:rPr>
                <w:rFonts w:hint="eastAsia"/>
                <w:spacing w:val="10"/>
              </w:rPr>
            </w:rPrChange>
          </w:rPr>
          <w:t>系统模型</w:t>
        </w:r>
      </w:ins>
    </w:p>
    <w:p w14:paraId="1ED18D05" w14:textId="6E1937AA" w:rsidR="006E3AA8" w:rsidRPr="00B207B1" w:rsidRDefault="00873725">
      <w:pPr>
        <w:spacing w:line="400" w:lineRule="exact"/>
        <w:ind w:firstLine="420"/>
        <w:rPr>
          <w:ins w:id="1496" w:author="微软用户" w:date="2017-08-20T12:15:00Z"/>
          <w:rFonts w:hAnsiTheme="minorEastAsia"/>
          <w:kern w:val="2"/>
          <w:szCs w:val="22"/>
          <w:rPrChange w:id="1497" w:author="JY0225" w:date="2017-08-24T11:12:00Z">
            <w:rPr>
              <w:ins w:id="1498" w:author="微软用户" w:date="2017-08-20T12:15:00Z"/>
            </w:rPr>
          </w:rPrChange>
        </w:rPr>
        <w:pPrChange w:id="1499" w:author="微软用户" w:date="2017-08-20T12:49:00Z">
          <w:pPr>
            <w:pStyle w:val="1"/>
          </w:pPr>
        </w:pPrChange>
      </w:pPr>
      <w:ins w:id="1500" w:author="微软用户" w:date="2017-08-20T12:49:00Z">
        <w:r w:rsidRPr="00B207B1">
          <w:rPr>
            <w:rFonts w:hAnsiTheme="minorEastAsia" w:hint="eastAsia"/>
            <w:kern w:val="2"/>
            <w:szCs w:val="22"/>
            <w:rPrChange w:id="1501" w:author="JY0225" w:date="2017-08-24T11:12:00Z">
              <w:rPr>
                <w:rFonts w:ascii="Times New Roman" w:hAnsi="Times New Roman" w:hint="eastAsia"/>
                <w:b w:val="0"/>
                <w:bCs w:val="0"/>
                <w:spacing w:val="10"/>
              </w:rPr>
            </w:rPrChange>
          </w:rPr>
          <w:t>由图</w:t>
        </w:r>
        <w:r w:rsidRPr="00B207B1">
          <w:rPr>
            <w:rFonts w:hAnsiTheme="minorEastAsia"/>
            <w:kern w:val="2"/>
            <w:szCs w:val="22"/>
            <w:rPrChange w:id="1502" w:author="JY0225" w:date="2017-08-24T11:12:00Z">
              <w:rPr>
                <w:rFonts w:ascii="Times New Roman" w:hAnsi="Times New Roman"/>
                <w:b w:val="0"/>
                <w:bCs w:val="0"/>
                <w:spacing w:val="10"/>
              </w:rPr>
            </w:rPrChange>
          </w:rPr>
          <w:t>2-1</w:t>
        </w:r>
        <w:r w:rsidRPr="00B207B1">
          <w:rPr>
            <w:rFonts w:hAnsiTheme="minorEastAsia" w:hint="eastAsia"/>
            <w:kern w:val="2"/>
            <w:szCs w:val="22"/>
            <w:rPrChange w:id="1503" w:author="JY0225" w:date="2017-08-24T11:12:00Z">
              <w:rPr>
                <w:rFonts w:ascii="Times New Roman" w:hAnsi="Times New Roman" w:hint="eastAsia"/>
                <w:b w:val="0"/>
                <w:bCs w:val="0"/>
                <w:spacing w:val="10"/>
              </w:rPr>
            </w:rPrChange>
          </w:rPr>
          <w:t>可知，</w:t>
        </w:r>
      </w:ins>
      <w:ins w:id="1504" w:author="微软用户" w:date="2017-08-20T12:50:00Z">
        <w:r w:rsidR="00456179" w:rsidRPr="00B207B1">
          <w:rPr>
            <w:rFonts w:hAnsiTheme="minorEastAsia" w:hint="eastAsia"/>
            <w:kern w:val="2"/>
            <w:szCs w:val="22"/>
            <w:rPrChange w:id="1505" w:author="JY0225" w:date="2017-08-24T11:12:00Z">
              <w:rPr>
                <w:rFonts w:ascii="Times New Roman" w:hAnsi="Times New Roman" w:hint="eastAsia"/>
                <w:b w:val="0"/>
                <w:bCs w:val="0"/>
                <w:spacing w:val="10"/>
              </w:rPr>
            </w:rPrChange>
          </w:rPr>
          <w:t>中间</w:t>
        </w:r>
        <w:r w:rsidR="00084C1D" w:rsidRPr="00B207B1">
          <w:rPr>
            <w:rFonts w:hAnsiTheme="minorEastAsia" w:hint="eastAsia"/>
            <w:kern w:val="2"/>
            <w:szCs w:val="22"/>
            <w:rPrChange w:id="1506" w:author="JY0225" w:date="2017-08-24T11:12:00Z">
              <w:rPr>
                <w:rFonts w:ascii="Times New Roman" w:hAnsi="Times New Roman" w:hint="eastAsia"/>
                <w:b w:val="0"/>
                <w:bCs w:val="0"/>
                <w:spacing w:val="10"/>
              </w:rPr>
            </w:rPrChange>
          </w:rPr>
          <w:t>件处于云备份</w:t>
        </w:r>
      </w:ins>
      <w:r w:rsidR="00E908F2">
        <w:rPr>
          <w:rFonts w:hAnsiTheme="minorEastAsia" w:hint="eastAsia"/>
          <w:kern w:val="2"/>
          <w:szCs w:val="22"/>
        </w:rPr>
        <w:t>服务器</w:t>
      </w:r>
      <w:ins w:id="1507" w:author="微软用户" w:date="2017-08-20T12:50:00Z">
        <w:r w:rsidR="00084C1D" w:rsidRPr="00B207B1">
          <w:rPr>
            <w:rFonts w:hAnsiTheme="minorEastAsia" w:hint="eastAsia"/>
            <w:kern w:val="2"/>
            <w:szCs w:val="22"/>
            <w:rPrChange w:id="1508" w:author="JY0225" w:date="2017-08-24T11:12:00Z">
              <w:rPr>
                <w:rFonts w:ascii="Times New Roman" w:hAnsi="Times New Roman" w:hint="eastAsia"/>
                <w:b w:val="0"/>
                <w:bCs w:val="0"/>
                <w:spacing w:val="10"/>
              </w:rPr>
            </w:rPrChange>
          </w:rPr>
          <w:t>与</w:t>
        </w:r>
      </w:ins>
      <w:ins w:id="1509" w:author="微软用户" w:date="2017-08-20T12:51:00Z">
        <w:r w:rsidR="00084C1D" w:rsidRPr="00B207B1">
          <w:rPr>
            <w:rFonts w:hAnsiTheme="minorEastAsia" w:hint="eastAsia"/>
            <w:kern w:val="2"/>
            <w:szCs w:val="22"/>
            <w:rPrChange w:id="1510" w:author="JY0225" w:date="2017-08-24T11:12:00Z">
              <w:rPr>
                <w:rFonts w:ascii="Times New Roman" w:hAnsi="Times New Roman" w:hint="eastAsia"/>
                <w:b w:val="0"/>
                <w:bCs w:val="0"/>
                <w:spacing w:val="10"/>
              </w:rPr>
            </w:rPrChange>
          </w:rPr>
          <w:t>客户端应用之间，充当两者之间的“桥梁”作用</w:t>
        </w:r>
        <w:r w:rsidR="00583732" w:rsidRPr="00B207B1">
          <w:rPr>
            <w:rFonts w:hAnsiTheme="minorEastAsia" w:hint="eastAsia"/>
            <w:kern w:val="2"/>
            <w:szCs w:val="22"/>
            <w:rPrChange w:id="1511" w:author="JY0225" w:date="2017-08-24T11:12:00Z">
              <w:rPr>
                <w:rFonts w:ascii="Times New Roman" w:hAnsi="Times New Roman" w:hint="eastAsia"/>
                <w:b w:val="0"/>
                <w:bCs w:val="0"/>
                <w:spacing w:val="10"/>
              </w:rPr>
            </w:rPrChange>
          </w:rPr>
          <w:t>，通过适配来自不同应用的请求</w:t>
        </w:r>
      </w:ins>
      <w:ins w:id="1512" w:author="微软用户" w:date="2017-08-20T12:52:00Z">
        <w:r w:rsidR="00583732" w:rsidRPr="00B207B1">
          <w:rPr>
            <w:rFonts w:hAnsiTheme="minorEastAsia" w:hint="eastAsia"/>
            <w:kern w:val="2"/>
            <w:szCs w:val="22"/>
            <w:rPrChange w:id="1513" w:author="JY0225" w:date="2017-08-24T11:12:00Z">
              <w:rPr>
                <w:rFonts w:ascii="Times New Roman" w:hAnsi="Times New Roman" w:hint="eastAsia"/>
                <w:b w:val="0"/>
                <w:bCs w:val="0"/>
                <w:spacing w:val="10"/>
              </w:rPr>
            </w:rPrChange>
          </w:rPr>
          <w:t>，转化为云备份服务器可识别的标准形式，同时调用服务器提供的应用层接口，</w:t>
        </w:r>
      </w:ins>
      <w:ins w:id="1514" w:author="微软用户" w:date="2017-08-20T12:53:00Z">
        <w:r w:rsidR="000E0D22" w:rsidRPr="00B207B1">
          <w:rPr>
            <w:rFonts w:hAnsiTheme="minorEastAsia" w:hint="eastAsia"/>
            <w:kern w:val="2"/>
            <w:szCs w:val="22"/>
            <w:rPrChange w:id="1515" w:author="JY0225" w:date="2017-08-24T11:12:00Z">
              <w:rPr>
                <w:rFonts w:ascii="Times New Roman" w:hAnsi="Times New Roman" w:hint="eastAsia"/>
                <w:b w:val="0"/>
                <w:bCs w:val="0"/>
                <w:spacing w:val="10"/>
              </w:rPr>
            </w:rPrChange>
          </w:rPr>
          <w:t>实现多种应用与服务器之间的通信。</w:t>
        </w:r>
      </w:ins>
    </w:p>
    <w:p w14:paraId="681BCBFC" w14:textId="77777777" w:rsidR="001E33EA" w:rsidRPr="00B207B1" w:rsidDel="00837E8A" w:rsidRDefault="001E33EA">
      <w:pPr>
        <w:spacing w:line="400" w:lineRule="exact"/>
        <w:ind w:firstLine="420"/>
        <w:rPr>
          <w:del w:id="1516" w:author="微软用户" w:date="2017-08-20T12:22:00Z"/>
          <w:rFonts w:asciiTheme="minorHAnsi" w:cstheme="minorBidi"/>
          <w:kern w:val="2"/>
          <w:szCs w:val="22"/>
          <w:rPrChange w:id="1517" w:author="微软用户" w:date="2017-08-20T10:51:00Z">
            <w:rPr>
              <w:del w:id="1518" w:author="微软用户" w:date="2017-08-20T12:22:00Z"/>
              <w:rStyle w:val="1CharChar"/>
              <w:rFonts w:ascii="Times New Roman" w:eastAsiaTheme="minorEastAsia" w:hAnsi="Times New Roman"/>
              <w:b/>
              <w:bCs/>
              <w:spacing w:val="0"/>
              <w:sz w:val="44"/>
              <w:szCs w:val="44"/>
            </w:rPr>
          </w:rPrChange>
        </w:rPr>
        <w:pPrChange w:id="1519" w:author="微软用户" w:date="2017-08-20T12:14:00Z">
          <w:pPr>
            <w:pStyle w:val="1"/>
          </w:pPr>
        </w:pPrChange>
      </w:pPr>
    </w:p>
    <w:p w14:paraId="0D6D7437" w14:textId="77777777" w:rsidR="006C1A48" w:rsidRPr="00B207B1" w:rsidRDefault="005C6FFF">
      <w:pPr>
        <w:pStyle w:val="21"/>
        <w:spacing w:line="240" w:lineRule="auto"/>
        <w:pPrChange w:id="1520" w:author="微软用户" w:date="2017-08-18T22:48:00Z">
          <w:pPr>
            <w:pStyle w:val="21"/>
          </w:pPr>
        </w:pPrChange>
      </w:pPr>
      <w:bookmarkStart w:id="1521" w:name="_Toc420959849"/>
      <w:bookmarkStart w:id="1522" w:name="_Toc421026913"/>
      <w:bookmarkStart w:id="1523" w:name="_Toc421230581"/>
      <w:bookmarkStart w:id="1524" w:name="_Toc491952424"/>
      <w:r w:rsidRPr="00B207B1">
        <w:t>2</w:t>
      </w:r>
      <w:r w:rsidR="00593FA9" w:rsidRPr="00B207B1">
        <w:t>.</w:t>
      </w:r>
      <w:ins w:id="1525" w:author="微软用户" w:date="2017-08-20T11:03:00Z">
        <w:r w:rsidR="00BB296E" w:rsidRPr="00B207B1">
          <w:t>3</w:t>
        </w:r>
      </w:ins>
      <w:ins w:id="1526" w:author="微软用户" w:date="2017-08-20T10:26:00Z">
        <w:del w:id="1527" w:author="微软用户" w:date="2017-08-20T11:03:00Z">
          <w:r w:rsidR="0068457B" w:rsidRPr="00B207B1" w:rsidDel="00BB296E">
            <w:delText>2</w:delText>
          </w:r>
        </w:del>
      </w:ins>
      <w:del w:id="1528" w:author="微软用户" w:date="2017-08-20T10:26:00Z">
        <w:r w:rsidR="00593FA9" w:rsidRPr="00B207B1" w:rsidDel="0068457B">
          <w:delText>1</w:delText>
        </w:r>
      </w:del>
      <w:r w:rsidR="002E3864" w:rsidRPr="00B207B1">
        <w:t xml:space="preserve"> </w:t>
      </w:r>
      <w:bookmarkEnd w:id="1521"/>
      <w:bookmarkEnd w:id="1522"/>
      <w:bookmarkEnd w:id="1523"/>
      <w:r w:rsidR="003A2F2B" w:rsidRPr="00B207B1">
        <w:t>SQLite</w:t>
      </w:r>
      <w:bookmarkEnd w:id="1524"/>
    </w:p>
    <w:p w14:paraId="3B102A83" w14:textId="46A389F7" w:rsidR="001A0E6F" w:rsidRPr="00B207B1" w:rsidRDefault="00810FFB" w:rsidP="00EF14FD">
      <w:pPr>
        <w:spacing w:line="400" w:lineRule="exact"/>
        <w:ind w:firstLine="420"/>
        <w:rPr>
          <w:rFonts w:hAnsiTheme="minorEastAsia"/>
          <w:rPrChange w:id="1529" w:author="JY0225" w:date="2017-08-24T11:12:00Z">
            <w:rPr>
              <w:rFonts w:ascii="Times New Roman" w:hAnsi="Times New Roman"/>
              <w:spacing w:val="10"/>
            </w:rPr>
          </w:rPrChange>
        </w:rPr>
      </w:pPr>
      <w:r w:rsidRPr="00B207B1">
        <w:rPr>
          <w:rFonts w:hAnsiTheme="minorEastAsia"/>
          <w:rPrChange w:id="1530" w:author="JY0225" w:date="2017-08-24T11:12:00Z">
            <w:rPr>
              <w:rFonts w:ascii="Times New Roman" w:hAnsi="Times New Roman"/>
              <w:spacing w:val="10"/>
            </w:rPr>
          </w:rPrChange>
        </w:rPr>
        <w:t>SQLite</w:t>
      </w:r>
      <w:r w:rsidRPr="00B207B1">
        <w:rPr>
          <w:rFonts w:hAnsiTheme="minorEastAsia" w:hint="eastAsia"/>
          <w:rPrChange w:id="1531" w:author="JY0225" w:date="2017-08-24T11:12:00Z">
            <w:rPr>
              <w:rFonts w:ascii="Times New Roman" w:hAnsi="Times New Roman" w:hint="eastAsia"/>
              <w:spacing w:val="10"/>
            </w:rPr>
          </w:rPrChange>
        </w:rPr>
        <w:t>是</w:t>
      </w:r>
      <w:r w:rsidRPr="00B207B1">
        <w:rPr>
          <w:rFonts w:hAnsiTheme="minorEastAsia"/>
          <w:rPrChange w:id="1532" w:author="JY0225" w:date="2017-08-24T11:12:00Z">
            <w:rPr>
              <w:rFonts w:ascii="Times New Roman" w:hAnsi="Times New Roman"/>
              <w:spacing w:val="10"/>
            </w:rPr>
          </w:rPrChange>
        </w:rPr>
        <w:t>D.Richard Hipp</w:t>
      </w:r>
      <w:r w:rsidRPr="00B207B1">
        <w:rPr>
          <w:rFonts w:hAnsiTheme="minorEastAsia" w:hint="eastAsia"/>
          <w:rPrChange w:id="1533" w:author="JY0225" w:date="2017-08-24T11:12:00Z">
            <w:rPr>
              <w:rFonts w:ascii="Times New Roman" w:hAnsi="Times New Roman" w:hint="eastAsia"/>
              <w:spacing w:val="10"/>
            </w:rPr>
          </w:rPrChange>
        </w:rPr>
        <w:t>用</w:t>
      </w:r>
      <w:r w:rsidRPr="00B207B1">
        <w:rPr>
          <w:rFonts w:hAnsiTheme="minorEastAsia"/>
          <w:rPrChange w:id="1534" w:author="JY0225" w:date="2017-08-24T11:12:00Z">
            <w:rPr>
              <w:rFonts w:ascii="Times New Roman" w:hAnsi="Times New Roman"/>
              <w:spacing w:val="10"/>
            </w:rPr>
          </w:rPrChange>
        </w:rPr>
        <w:t>C</w:t>
      </w:r>
      <w:r w:rsidRPr="00B207B1">
        <w:rPr>
          <w:rFonts w:hAnsiTheme="minorEastAsia" w:hint="eastAsia"/>
          <w:rPrChange w:id="1535"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536"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537" w:author="JY0225" w:date="2017-08-24T11:12:00Z">
            <w:rPr>
              <w:rFonts w:ascii="Times New Roman" w:hAnsi="Times New Roman" w:hint="eastAsia"/>
              <w:spacing w:val="10"/>
            </w:rPr>
          </w:rPrChange>
        </w:rPr>
        <w:t>。它</w:t>
      </w:r>
      <w:r w:rsidR="00907087" w:rsidRPr="00B207B1">
        <w:rPr>
          <w:rFonts w:hAnsiTheme="minorEastAsia" w:hint="eastAsia"/>
          <w:rPrChange w:id="1538" w:author="JY0225" w:date="2017-08-24T11:12:00Z">
            <w:rPr>
              <w:rFonts w:ascii="Times New Roman" w:hAnsi="Times New Roman" w:hint="eastAsia"/>
              <w:spacing w:val="10"/>
            </w:rPr>
          </w:rPrChange>
        </w:rPr>
        <w:t>是一款</w:t>
      </w:r>
      <w:r w:rsidR="006A0A2F" w:rsidRPr="00B207B1">
        <w:rPr>
          <w:rFonts w:hAnsiTheme="minorEastAsia" w:hint="eastAsia"/>
          <w:rPrChange w:id="1539" w:author="JY0225" w:date="2017-08-24T11:12:00Z">
            <w:rPr>
              <w:rFonts w:ascii="Times New Roman" w:hAnsi="Times New Roman" w:hint="eastAsia"/>
              <w:spacing w:val="10"/>
            </w:rPr>
          </w:rPrChange>
        </w:rPr>
        <w:t>轻量级的关系型</w:t>
      </w:r>
      <w:r w:rsidR="00907087" w:rsidRPr="00B207B1">
        <w:rPr>
          <w:rFonts w:hAnsiTheme="minorEastAsia" w:hint="eastAsia"/>
          <w:rPrChange w:id="1540" w:author="JY0225" w:date="2017-08-24T11:12:00Z">
            <w:rPr>
              <w:rFonts w:ascii="Times New Roman" w:hAnsi="Times New Roman" w:hint="eastAsia"/>
              <w:spacing w:val="10"/>
            </w:rPr>
          </w:rPrChange>
        </w:rPr>
        <w:t>数据库，</w:t>
      </w:r>
      <w:r w:rsidR="00171F30" w:rsidRPr="00B207B1">
        <w:rPr>
          <w:rFonts w:hAnsiTheme="minorEastAsia" w:hint="eastAsia"/>
          <w:rPrChange w:id="1541" w:author="JY0225" w:date="2017-08-24T11:12:00Z">
            <w:rPr>
              <w:rFonts w:ascii="Times New Roman" w:hAnsi="Times New Roman" w:hint="eastAsia"/>
              <w:spacing w:val="10"/>
            </w:rPr>
          </w:rPrChange>
        </w:rPr>
        <w:t>绝大多数</w:t>
      </w:r>
      <w:r w:rsidR="00273317" w:rsidRPr="00B207B1">
        <w:rPr>
          <w:rFonts w:hAnsiTheme="minorEastAsia" w:hint="eastAsia"/>
          <w:rPrChange w:id="1542" w:author="JY0225" w:date="2017-08-24T11:12:00Z">
            <w:rPr>
              <w:rFonts w:ascii="Times New Roman" w:hAnsi="Times New Roman" w:hint="eastAsia"/>
              <w:spacing w:val="10"/>
            </w:rPr>
          </w:rPrChange>
        </w:rPr>
        <w:t>主流</w:t>
      </w:r>
      <w:r w:rsidR="00171F30" w:rsidRPr="00B207B1">
        <w:rPr>
          <w:rFonts w:hAnsiTheme="minorEastAsia" w:hint="eastAsia"/>
          <w:rPrChange w:id="1543" w:author="JY0225" w:date="2017-08-24T11:12:00Z">
            <w:rPr>
              <w:rFonts w:ascii="Times New Roman" w:hAnsi="Times New Roman" w:hint="eastAsia"/>
              <w:spacing w:val="10"/>
            </w:rPr>
          </w:rPrChange>
        </w:rPr>
        <w:t>的</w:t>
      </w:r>
      <w:r w:rsidR="0075341D" w:rsidRPr="00B207B1">
        <w:rPr>
          <w:rFonts w:hAnsiTheme="minorEastAsia" w:hint="eastAsia"/>
          <w:rPrChange w:id="1544" w:author="JY0225" w:date="2017-08-24T11:12:00Z">
            <w:rPr>
              <w:rFonts w:ascii="Times New Roman" w:hAnsi="Times New Roman" w:hint="eastAsia"/>
              <w:spacing w:val="10"/>
            </w:rPr>
          </w:rPrChange>
        </w:rPr>
        <w:t>操作系统上都能够运行</w:t>
      </w:r>
      <w:r w:rsidR="0075341D" w:rsidRPr="00B207B1">
        <w:rPr>
          <w:rFonts w:hAnsiTheme="minorEastAsia"/>
          <w:rPrChange w:id="1545" w:author="JY0225" w:date="2017-08-24T11:12:00Z">
            <w:rPr>
              <w:rFonts w:ascii="Times New Roman" w:hAnsi="Times New Roman"/>
              <w:spacing w:val="10"/>
            </w:rPr>
          </w:rPrChange>
        </w:rPr>
        <w:t>SQLite</w:t>
      </w:r>
      <w:r w:rsidR="00AD47F0" w:rsidRPr="00B207B1">
        <w:rPr>
          <w:rFonts w:hAnsiTheme="minorEastAsia" w:hint="eastAsia"/>
          <w:rPrChange w:id="1546" w:author="JY0225" w:date="2017-08-24T11:12:00Z">
            <w:rPr>
              <w:rFonts w:ascii="Times New Roman" w:hAnsi="Times New Roman" w:hint="eastAsia"/>
              <w:spacing w:val="10"/>
            </w:rPr>
          </w:rPrChange>
        </w:rPr>
        <w:t>，同时</w:t>
      </w:r>
      <w:r w:rsidR="006572A2" w:rsidRPr="00B207B1">
        <w:rPr>
          <w:rFonts w:hAnsiTheme="minorEastAsia" w:hint="eastAsia"/>
          <w:rPrChange w:id="1547" w:author="JY0225" w:date="2017-08-24T11:12:00Z">
            <w:rPr>
              <w:rFonts w:ascii="Times New Roman" w:hAnsi="Times New Roman" w:hint="eastAsia"/>
              <w:spacing w:val="10"/>
            </w:rPr>
          </w:rPrChange>
        </w:rPr>
        <w:t>它</w:t>
      </w:r>
      <w:r w:rsidR="00AD47F0" w:rsidRPr="00B207B1">
        <w:rPr>
          <w:rFonts w:hAnsiTheme="minorEastAsia" w:hint="eastAsia"/>
          <w:rPrChange w:id="1548" w:author="JY0225" w:date="2017-08-24T11:12:00Z">
            <w:rPr>
              <w:rFonts w:ascii="Times New Roman" w:hAnsi="Times New Roman" w:hint="eastAsia"/>
              <w:spacing w:val="10"/>
            </w:rPr>
          </w:rPrChange>
        </w:rPr>
        <w:t>为大多数编程语言，如</w:t>
      </w:r>
      <w:r w:rsidR="00AD47F0" w:rsidRPr="00B207B1">
        <w:rPr>
          <w:rFonts w:hAnsiTheme="minorEastAsia"/>
          <w:rPrChange w:id="1549" w:author="JY0225" w:date="2017-08-24T11:12:00Z">
            <w:rPr>
              <w:rFonts w:ascii="Times New Roman" w:hAnsi="Times New Roman"/>
              <w:spacing w:val="10"/>
            </w:rPr>
          </w:rPrChange>
        </w:rPr>
        <w:t>C#</w:t>
      </w:r>
      <w:r w:rsidR="00AD47F0" w:rsidRPr="00B207B1">
        <w:rPr>
          <w:rFonts w:hAnsiTheme="minorEastAsia" w:hint="eastAsia"/>
          <w:rPrChange w:id="1550" w:author="JY0225" w:date="2017-08-24T11:12:00Z">
            <w:rPr>
              <w:rFonts w:ascii="Times New Roman" w:hAnsi="Times New Roman" w:hint="eastAsia"/>
              <w:spacing w:val="10"/>
            </w:rPr>
          </w:rPrChange>
        </w:rPr>
        <w:t>、</w:t>
      </w:r>
      <w:r w:rsidR="00AD47F0" w:rsidRPr="00B207B1">
        <w:rPr>
          <w:rFonts w:hAnsiTheme="minorEastAsia"/>
          <w:rPrChange w:id="1551" w:author="JY0225" w:date="2017-08-24T11:12:00Z">
            <w:rPr>
              <w:rFonts w:ascii="Times New Roman" w:hAnsi="Times New Roman"/>
              <w:spacing w:val="10"/>
            </w:rPr>
          </w:rPrChange>
        </w:rPr>
        <w:t>PHP</w:t>
      </w:r>
      <w:r w:rsidR="00AD47F0" w:rsidRPr="00B207B1">
        <w:rPr>
          <w:rFonts w:hAnsiTheme="minorEastAsia" w:hint="eastAsia"/>
          <w:rPrChange w:id="1552" w:author="JY0225" w:date="2017-08-24T11:12:00Z">
            <w:rPr>
              <w:rFonts w:ascii="Times New Roman" w:hAnsi="Times New Roman" w:hint="eastAsia"/>
              <w:spacing w:val="10"/>
            </w:rPr>
          </w:rPrChange>
        </w:rPr>
        <w:t>、</w:t>
      </w:r>
      <w:r w:rsidR="00AD47F0" w:rsidRPr="00B207B1">
        <w:rPr>
          <w:rFonts w:hAnsiTheme="minorEastAsia"/>
          <w:rPrChange w:id="1553" w:author="JY0225" w:date="2017-08-24T11:12:00Z">
            <w:rPr>
              <w:rFonts w:ascii="Times New Roman" w:hAnsi="Times New Roman"/>
              <w:spacing w:val="10"/>
            </w:rPr>
          </w:rPrChange>
        </w:rPr>
        <w:t>Java</w:t>
      </w:r>
      <w:r w:rsidR="00AD47F0" w:rsidRPr="00B207B1">
        <w:rPr>
          <w:rFonts w:hAnsiTheme="minorEastAsia" w:hint="eastAsia"/>
          <w:rPrChange w:id="1554" w:author="JY0225" w:date="2017-08-24T11:12:00Z">
            <w:rPr>
              <w:rFonts w:ascii="Times New Roman" w:hAnsi="Times New Roman" w:hint="eastAsia"/>
              <w:spacing w:val="10"/>
            </w:rPr>
          </w:rPrChange>
        </w:rPr>
        <w:t>等提供了编程接口</w:t>
      </w:r>
      <w:r w:rsidR="000921ED" w:rsidRPr="00B207B1">
        <w:rPr>
          <w:rFonts w:hAnsiTheme="minorEastAsia" w:hint="eastAsia"/>
          <w:rPrChange w:id="1555" w:author="JY0225" w:date="2017-08-24T11:12:00Z">
            <w:rPr>
              <w:rFonts w:ascii="Times New Roman" w:hAnsi="Times New Roman" w:hint="eastAsia"/>
              <w:spacing w:val="10"/>
            </w:rPr>
          </w:rPrChange>
        </w:rPr>
        <w:t>。</w:t>
      </w:r>
      <w:r w:rsidR="00E76DC4" w:rsidRPr="00B207B1">
        <w:rPr>
          <w:rFonts w:hAnsiTheme="minorEastAsia" w:hint="eastAsia"/>
          <w:rPrChange w:id="1556" w:author="JY0225" w:date="2017-08-24T11:12:00Z">
            <w:rPr>
              <w:rFonts w:ascii="Times New Roman" w:hAnsi="Times New Roman" w:hint="eastAsia"/>
              <w:spacing w:val="10"/>
            </w:rPr>
          </w:rPrChange>
        </w:rPr>
        <w:t>此外，</w:t>
      </w:r>
      <w:r w:rsidR="00990293" w:rsidRPr="00B207B1">
        <w:rPr>
          <w:rFonts w:hAnsiTheme="minorEastAsia" w:hint="eastAsia"/>
          <w:rPrChange w:id="1557" w:author="JY0225" w:date="2017-08-24T11:12:00Z">
            <w:rPr>
              <w:rFonts w:ascii="Times New Roman" w:hAnsi="Times New Roman" w:hint="eastAsia"/>
              <w:spacing w:val="10"/>
            </w:rPr>
          </w:rPrChange>
        </w:rPr>
        <w:t>它</w:t>
      </w:r>
      <w:r w:rsidR="001A349E" w:rsidRPr="00B207B1">
        <w:rPr>
          <w:rFonts w:hAnsiTheme="minorEastAsia" w:hint="eastAsia"/>
          <w:rPrChange w:id="1558" w:author="JY0225" w:date="2017-08-24T11:12:00Z">
            <w:rPr>
              <w:rFonts w:ascii="Times New Roman" w:hAnsi="Times New Roman" w:hint="eastAsia"/>
              <w:spacing w:val="10"/>
            </w:rPr>
          </w:rPrChange>
        </w:rPr>
        <w:t>还</w:t>
      </w:r>
      <w:r w:rsidRPr="00B207B1">
        <w:rPr>
          <w:rFonts w:hAnsiTheme="minorEastAsia" w:hint="eastAsia"/>
          <w:rPrChange w:id="1559" w:author="JY0225" w:date="2017-08-24T11:12:00Z">
            <w:rPr>
              <w:rFonts w:ascii="Times New Roman" w:hAnsi="Times New Roman" w:hint="eastAsia"/>
              <w:spacing w:val="10"/>
            </w:rPr>
          </w:rPrChange>
        </w:rPr>
        <w:t>支持大多数的</w:t>
      </w:r>
      <w:r w:rsidRPr="00B207B1">
        <w:rPr>
          <w:rFonts w:hAnsiTheme="minorEastAsia"/>
          <w:rPrChange w:id="1560" w:author="JY0225" w:date="2017-08-24T11:12:00Z">
            <w:rPr>
              <w:rFonts w:ascii="Times New Roman" w:hAnsi="Times New Roman"/>
              <w:spacing w:val="10"/>
            </w:rPr>
          </w:rPrChange>
        </w:rPr>
        <w:t>SQL92</w:t>
      </w:r>
      <w:r w:rsidR="00D03475" w:rsidRPr="00B207B1">
        <w:rPr>
          <w:rFonts w:hAnsiTheme="minorEastAsia" w:hint="eastAsia"/>
          <w:rPrChange w:id="1561" w:author="JY0225" w:date="2017-08-24T11:12:00Z">
            <w:rPr>
              <w:rFonts w:ascii="Times New Roman" w:hAnsi="Times New Roman" w:hint="eastAsia"/>
              <w:spacing w:val="10"/>
            </w:rPr>
          </w:rPrChange>
        </w:rPr>
        <w:t>标准</w:t>
      </w:r>
      <w:r w:rsidR="0005364A" w:rsidRPr="00B207B1">
        <w:rPr>
          <w:rFonts w:hAnsiTheme="minorEastAsia" w:hint="eastAsia"/>
          <w:rPrChange w:id="1562" w:author="JY0225" w:date="2017-08-24T11:12:00Z">
            <w:rPr>
              <w:rFonts w:ascii="Times New Roman" w:hAnsi="Times New Roman" w:hint="eastAsia"/>
              <w:spacing w:val="10"/>
            </w:rPr>
          </w:rPrChange>
        </w:rPr>
        <w:t>，且源代码不受版权限制</w:t>
      </w:r>
      <w:ins w:id="1563" w:author="微软用户" w:date="2017-08-24T21:35:00Z">
        <w:r w:rsidR="00FE2A05" w:rsidRPr="00B207B1">
          <w:rPr>
            <w:rFonts w:hAnsiTheme="minorEastAsia"/>
            <w:vertAlign w:val="superscript"/>
            <w:rPrChange w:id="1564" w:author="微软用户" w:date="2017-08-24T21:35:00Z">
              <w:rPr>
                <w:rFonts w:hAnsiTheme="minorEastAsia"/>
                <w:spacing w:val="10"/>
              </w:rPr>
            </w:rPrChange>
          </w:rPr>
          <w:fldChar w:fldCharType="begin"/>
        </w:r>
        <w:r w:rsidR="00FE2A05" w:rsidRPr="00B207B1">
          <w:rPr>
            <w:rFonts w:hAnsiTheme="minorEastAsia"/>
            <w:vertAlign w:val="superscript"/>
            <w:rPrChange w:id="1565"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566" w:author="微软用户" w:date="2017-08-24T21:35:00Z">
            <w:rPr>
              <w:rFonts w:hAnsiTheme="minorEastAsia"/>
              <w:vertAlign w:val="superscript"/>
            </w:rPr>
          </w:rPrChange>
        </w:rPr>
      </w:r>
      <w:r w:rsidR="00FE2A05" w:rsidRPr="00B207B1">
        <w:rPr>
          <w:rFonts w:hAnsiTheme="minorEastAsia"/>
          <w:vertAlign w:val="superscript"/>
          <w:rPrChange w:id="1567" w:author="微软用户" w:date="2017-08-24T21:35:00Z">
            <w:rPr>
              <w:rFonts w:hAnsiTheme="minorEastAsia"/>
              <w:spacing w:val="10"/>
            </w:rPr>
          </w:rPrChange>
        </w:rPr>
        <w:fldChar w:fldCharType="separate"/>
      </w:r>
      <w:r w:rsidR="003925A9">
        <w:rPr>
          <w:rFonts w:hAnsiTheme="minorEastAsia"/>
          <w:vertAlign w:val="superscript"/>
        </w:rPr>
        <w:t>[23]</w:t>
      </w:r>
      <w:ins w:id="1568" w:author="微软用户" w:date="2017-08-24T21:35:00Z">
        <w:r w:rsidR="00FE2A05" w:rsidRPr="00B207B1">
          <w:rPr>
            <w:rFonts w:hAnsiTheme="minorEastAsia"/>
            <w:vertAlign w:val="superscript"/>
            <w:rPrChange w:id="1569" w:author="微软用户" w:date="2017-08-24T21:35:00Z">
              <w:rPr>
                <w:rFonts w:hAnsiTheme="minorEastAsia"/>
                <w:spacing w:val="10"/>
              </w:rPr>
            </w:rPrChange>
          </w:rPr>
          <w:fldChar w:fldCharType="end"/>
        </w:r>
      </w:ins>
      <w:del w:id="1570" w:author="微软用户" w:date="2017-08-24T21:35:00Z">
        <w:r w:rsidR="00B83A72" w:rsidRPr="00B207B1" w:rsidDel="00FE2A05">
          <w:rPr>
            <w:rFonts w:hAnsiTheme="minorEastAsia"/>
            <w:color w:val="000000" w:themeColor="text1"/>
            <w:vertAlign w:val="superscript"/>
            <w:rPrChange w:id="1571"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572"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573"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574"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575"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76"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577" w:author="JY0225" w:date="2017-08-24T11:12:00Z">
              <w:rPr>
                <w:color w:val="000000" w:themeColor="text1"/>
                <w:vertAlign w:val="superscript"/>
              </w:rPr>
            </w:rPrChange>
          </w:rPr>
          <w:fldChar w:fldCharType="end"/>
        </w:r>
      </w:del>
      <w:r w:rsidR="00D03475" w:rsidRPr="00B207B1">
        <w:rPr>
          <w:rFonts w:hAnsiTheme="minorEastAsia" w:hint="eastAsia"/>
          <w:rPrChange w:id="1578" w:author="JY0225" w:date="2017-08-24T11:12:00Z">
            <w:rPr>
              <w:rFonts w:ascii="Times New Roman" w:hAnsi="Times New Roman" w:hint="eastAsia"/>
              <w:spacing w:val="10"/>
            </w:rPr>
          </w:rPrChange>
        </w:rPr>
        <w:t>。</w:t>
      </w:r>
      <w:r w:rsidR="00A80132" w:rsidRPr="00B207B1">
        <w:rPr>
          <w:rFonts w:hAnsiTheme="minorEastAsia" w:hint="eastAsia"/>
          <w:rPrChange w:id="1579" w:author="JY0225" w:date="2017-08-24T11:12:00Z">
            <w:rPr>
              <w:rFonts w:ascii="Times New Roman" w:hAnsi="Times New Roman" w:hint="eastAsia"/>
              <w:spacing w:val="10"/>
            </w:rPr>
          </w:rPrChange>
        </w:rPr>
        <w:t>目前，</w:t>
      </w:r>
      <w:r w:rsidR="008E6A04" w:rsidRPr="00B207B1">
        <w:rPr>
          <w:rFonts w:hAnsiTheme="minorEastAsia" w:hint="eastAsia"/>
          <w:rPrChange w:id="1580"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581" w:author="JY0225" w:date="2017-08-24T11:12:00Z">
            <w:rPr>
              <w:rFonts w:ascii="Times New Roman" w:hAnsi="Times New Roman" w:hint="eastAsia"/>
              <w:spacing w:val="10"/>
            </w:rPr>
          </w:rPrChange>
        </w:rPr>
        <w:t>较</w:t>
      </w:r>
      <w:r w:rsidR="008E6A04" w:rsidRPr="00B207B1">
        <w:rPr>
          <w:rFonts w:hAnsiTheme="minorEastAsia" w:hint="eastAsia"/>
          <w:rPrChange w:id="1582" w:author="JY0225" w:date="2017-08-24T11:12:00Z">
            <w:rPr>
              <w:rFonts w:ascii="Times New Roman" w:hAnsi="Times New Roman" w:hint="eastAsia"/>
              <w:spacing w:val="10"/>
            </w:rPr>
          </w:rPrChange>
        </w:rPr>
        <w:t>好以及零成本管理</w:t>
      </w:r>
      <w:ins w:id="1583" w:author="Liu, Wu" w:date="2017-08-29T10:31:00Z">
        <w:r w:rsidR="00931C00" w:rsidRPr="00B207B1">
          <w:rPr>
            <w:rFonts w:hAnsiTheme="minorEastAsia"/>
          </w:rPr>
          <w:t>等</w:t>
        </w:r>
      </w:ins>
      <w:del w:id="1584" w:author="Liu, Wu" w:date="2017-08-29T10:30:00Z">
        <w:r w:rsidR="00641B8C" w:rsidRPr="00B207B1" w:rsidDel="00931C00">
          <w:rPr>
            <w:rFonts w:hAnsiTheme="minorEastAsia" w:hint="eastAsia"/>
            <w:rPrChange w:id="1585" w:author="JY0225" w:date="2017-08-24T11:12:00Z">
              <w:rPr>
                <w:rFonts w:ascii="Times New Roman" w:hAnsi="Times New Roman" w:hint="eastAsia"/>
                <w:spacing w:val="10"/>
              </w:rPr>
            </w:rPrChange>
          </w:rPr>
          <w:delText>的</w:delText>
        </w:r>
      </w:del>
      <w:r w:rsidR="00641B8C" w:rsidRPr="00B207B1">
        <w:rPr>
          <w:rFonts w:hAnsiTheme="minorEastAsia" w:hint="eastAsia"/>
          <w:rPrChange w:id="1586" w:author="JY0225" w:date="2017-08-24T11:12:00Z">
            <w:rPr>
              <w:rFonts w:ascii="Times New Roman" w:hAnsi="Times New Roman" w:hint="eastAsia"/>
              <w:spacing w:val="10"/>
            </w:rPr>
          </w:rPrChange>
        </w:rPr>
        <w:t>特点，</w:t>
      </w:r>
      <w:r w:rsidR="004951A9" w:rsidRPr="00B207B1">
        <w:rPr>
          <w:rFonts w:hAnsiTheme="minorEastAsia" w:hint="eastAsia"/>
          <w:rPrChange w:id="1587"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588" w:author="JY0225" w:date="2017-08-24T11:12:00Z">
            <w:rPr>
              <w:rFonts w:ascii="Times New Roman" w:hAnsi="Times New Roman" w:hint="eastAsia"/>
              <w:spacing w:val="10"/>
            </w:rPr>
          </w:rPrChange>
        </w:rPr>
        <w:t>像</w:t>
      </w:r>
      <w:r w:rsidR="001A0E6F" w:rsidRPr="00B207B1">
        <w:rPr>
          <w:rFonts w:hAnsiTheme="minorEastAsia"/>
          <w:rPrChange w:id="1589" w:author="JY0225" w:date="2017-08-24T11:12:00Z">
            <w:rPr>
              <w:rFonts w:ascii="Times New Roman" w:hAnsi="Times New Roman"/>
              <w:spacing w:val="10"/>
            </w:rPr>
          </w:rPrChange>
        </w:rPr>
        <w:t>Android</w:t>
      </w:r>
      <w:r w:rsidR="001A0E6F" w:rsidRPr="00B207B1">
        <w:rPr>
          <w:rFonts w:hAnsiTheme="minorEastAsia" w:hint="eastAsia"/>
          <w:rPrChange w:id="1590" w:author="JY0225" w:date="2017-08-24T11:12:00Z">
            <w:rPr>
              <w:rFonts w:ascii="Times New Roman" w:hAnsi="Times New Roman" w:hint="eastAsia"/>
              <w:spacing w:val="10"/>
            </w:rPr>
          </w:rPrChange>
        </w:rPr>
        <w:t>、</w:t>
      </w:r>
      <w:r w:rsidR="001262CE" w:rsidRPr="00B207B1">
        <w:rPr>
          <w:rFonts w:hAnsiTheme="minorEastAsia"/>
          <w:rPrChange w:id="1591" w:author="JY0225" w:date="2017-08-24T11:12:00Z">
            <w:rPr>
              <w:rFonts w:ascii="Times New Roman" w:hAnsi="Times New Roman"/>
              <w:spacing w:val="10"/>
            </w:rPr>
          </w:rPrChange>
        </w:rPr>
        <w:t>i</w:t>
      </w:r>
      <w:r w:rsidR="001A0E6F" w:rsidRPr="00B207B1">
        <w:rPr>
          <w:rFonts w:hAnsiTheme="minorEastAsia"/>
          <w:rPrChange w:id="1592" w:author="JY0225" w:date="2017-08-24T11:12:00Z">
            <w:rPr>
              <w:rFonts w:ascii="Times New Roman" w:hAnsi="Times New Roman"/>
              <w:spacing w:val="10"/>
            </w:rPr>
          </w:rPrChange>
        </w:rPr>
        <w:t>OS</w:t>
      </w:r>
      <w:r w:rsidR="001A0E6F" w:rsidRPr="00B207B1">
        <w:rPr>
          <w:rFonts w:hAnsiTheme="minorEastAsia" w:hint="eastAsia"/>
          <w:rPrChange w:id="1593"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594" w:author="JY0225" w:date="2017-08-24T11:12:00Z">
            <w:rPr>
              <w:rFonts w:ascii="Times New Roman" w:hAnsi="Times New Roman"/>
              <w:spacing w:val="10"/>
            </w:rPr>
          </w:rPrChange>
        </w:rPr>
        <w:t>SQLite</w:t>
      </w:r>
      <w:r w:rsidR="001A0E6F" w:rsidRPr="00B207B1">
        <w:rPr>
          <w:rFonts w:hAnsiTheme="minorEastAsia" w:hint="eastAsia"/>
          <w:rPrChange w:id="1595" w:author="JY0225" w:date="2017-08-24T11:12:00Z">
            <w:rPr>
              <w:rFonts w:ascii="Times New Roman" w:hAnsi="Times New Roman" w:hint="eastAsia"/>
              <w:spacing w:val="10"/>
            </w:rPr>
          </w:rPrChange>
        </w:rPr>
        <w:t>数据库</w:t>
      </w:r>
      <w:del w:id="1596" w:author="微软用户" w:date="2017-08-24T21:36:00Z">
        <w:r w:rsidR="000F7D9D" w:rsidRPr="00B207B1" w:rsidDel="00FE2A05">
          <w:rPr>
            <w:rFonts w:hAnsiTheme="minorEastAsia"/>
            <w:color w:val="000000" w:themeColor="text1"/>
            <w:vertAlign w:val="superscript"/>
            <w:rPrChange w:id="1597"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598"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599"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600"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601"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602"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603" w:author="JY0225" w:date="2017-08-24T11:12:00Z">
              <w:rPr>
                <w:color w:val="000000" w:themeColor="text1"/>
                <w:vertAlign w:val="superscript"/>
              </w:rPr>
            </w:rPrChange>
          </w:rPr>
          <w:fldChar w:fldCharType="end"/>
        </w:r>
      </w:del>
      <w:del w:id="1604" w:author="Liu, Wu" w:date="2017-08-29T10:32:00Z">
        <w:r w:rsidR="000F7D9D" w:rsidRPr="00B207B1" w:rsidDel="00931C00">
          <w:rPr>
            <w:rFonts w:hAnsiTheme="minorEastAsia"/>
            <w:color w:val="000000" w:themeColor="text1"/>
            <w:vertAlign w:val="superscript"/>
            <w:rPrChange w:id="1605"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606"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607"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608"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609" w:author="JY0225" w:date="2017-08-24T11:12:00Z">
              <w:rPr>
                <w:color w:val="000000" w:themeColor="text1"/>
                <w:vertAlign w:val="superscript"/>
              </w:rPr>
            </w:rPrChange>
          </w:rPr>
          <w:fldChar w:fldCharType="separate"/>
        </w:r>
      </w:del>
      <w:ins w:id="1610" w:author="微软用户" w:date="2017-08-24T22:18:00Z">
        <w:del w:id="1611" w:author="Liu, Wu" w:date="2017-08-29T10:32:00Z">
          <w:r w:rsidR="00C56CDB" w:rsidRPr="00B207B1" w:rsidDel="00931C00">
            <w:rPr>
              <w:rFonts w:hAnsiTheme="minorEastAsia"/>
              <w:color w:val="000000" w:themeColor="text1"/>
              <w:vertAlign w:val="superscript"/>
            </w:rPr>
            <w:delText>[1]</w:delText>
          </w:r>
        </w:del>
      </w:ins>
      <w:del w:id="1612" w:author="Liu, Wu" w:date="2017-08-29T10:32:00Z">
        <w:r w:rsidR="008E2759" w:rsidRPr="00B207B1" w:rsidDel="00931C00">
          <w:rPr>
            <w:rFonts w:hAnsiTheme="minorEastAsia"/>
            <w:color w:val="000000" w:themeColor="text1"/>
            <w:vertAlign w:val="superscript"/>
            <w:rPrChange w:id="1613"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614" w:author="JY0225" w:date="2017-08-24T11:12:00Z">
              <w:rPr>
                <w:color w:val="000000" w:themeColor="text1"/>
                <w:vertAlign w:val="superscript"/>
              </w:rPr>
            </w:rPrChange>
          </w:rPr>
          <w:fldChar w:fldCharType="end"/>
        </w:r>
      </w:del>
      <w:ins w:id="1615"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[24]</w:t>
      </w:r>
      <w:ins w:id="1616"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617"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618" w:author="JY0225" w:date="2017-08-24T11:12:00Z">
            <w:rPr>
              <w:rFonts w:ascii="Times New Roman" w:hAnsi="Times New Roman"/>
              <w:spacing w:val="10"/>
            </w:rPr>
          </w:rPrChange>
        </w:rPr>
      </w:pPr>
      <w:r w:rsidRPr="00B207B1">
        <w:rPr>
          <w:rFonts w:hAnsiTheme="minorEastAsia"/>
          <w:noProof/>
          <w:rPrChange w:id="1619" w:author="JY0225" w:date="2017-08-24T11:12:00Z">
            <w:rPr>
              <w:noProof/>
            </w:rPr>
          </w:rPrChange>
        </w:rPr>
        <w:tab/>
      </w:r>
      <w:r w:rsidR="00D4671E" w:rsidRPr="00B207B1">
        <w:rPr>
          <w:rFonts w:hAnsiTheme="minorEastAsia" w:hint="eastAsia"/>
          <w:rPrChange w:id="1620" w:author="JY0225" w:date="2017-08-24T11:12:00Z">
            <w:rPr>
              <w:rFonts w:ascii="Times New Roman" w:hAnsi="Times New Roman" w:hint="eastAsia"/>
              <w:spacing w:val="10"/>
            </w:rPr>
          </w:rPrChange>
        </w:rPr>
        <w:t>在</w:t>
      </w:r>
      <w:r w:rsidR="00EA2B58" w:rsidRPr="00B207B1">
        <w:rPr>
          <w:rFonts w:hAnsiTheme="minorEastAsia" w:hint="eastAsia"/>
          <w:rPrChange w:id="1621" w:author="JY0225" w:date="2017-08-24T11:12:00Z">
            <w:rPr>
              <w:rFonts w:ascii="Times New Roman" w:hAnsi="Times New Roman" w:hint="eastAsia"/>
              <w:spacing w:val="10"/>
            </w:rPr>
          </w:rPrChange>
        </w:rPr>
        <w:t>存储</w:t>
      </w:r>
      <w:r w:rsidR="00D4671E" w:rsidRPr="00B207B1">
        <w:rPr>
          <w:rFonts w:hAnsiTheme="minorEastAsia" w:hint="eastAsia"/>
          <w:rPrChange w:id="1622" w:author="JY0225" w:date="2017-08-24T11:12:00Z">
            <w:rPr>
              <w:rFonts w:ascii="Times New Roman" w:hAnsi="Times New Roman" w:hint="eastAsia"/>
              <w:spacing w:val="10"/>
            </w:rPr>
          </w:rPrChange>
        </w:rPr>
        <w:t>容量方面，</w:t>
      </w:r>
      <w:r w:rsidRPr="00B207B1">
        <w:rPr>
          <w:rFonts w:hAnsiTheme="minorEastAsia"/>
          <w:rPrChange w:id="1623" w:author="JY0225" w:date="2017-08-24T11:12:00Z">
            <w:rPr>
              <w:rFonts w:ascii="Times New Roman" w:hAnsi="Times New Roman"/>
              <w:spacing w:val="10"/>
            </w:rPr>
          </w:rPrChange>
        </w:rPr>
        <w:t>SQLite</w:t>
      </w:r>
      <w:r w:rsidR="00D4671E" w:rsidRPr="00B207B1">
        <w:rPr>
          <w:rFonts w:hAnsiTheme="minorEastAsia" w:hint="eastAsia"/>
          <w:rPrChange w:id="1624"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625" w:author="JY0225" w:date="2017-08-24T11:12:00Z">
            <w:rPr>
              <w:rFonts w:ascii="Times New Roman" w:hAnsi="Times New Roman" w:hint="eastAsia"/>
              <w:spacing w:val="10"/>
            </w:rPr>
          </w:rPrChange>
        </w:rPr>
        <w:t>但是最高可</w:t>
      </w:r>
      <w:r w:rsidR="00F12847" w:rsidRPr="00B207B1">
        <w:rPr>
          <w:rFonts w:hAnsiTheme="minorEastAsia" w:hint="eastAsia"/>
          <w:rPrChange w:id="1626" w:author="JY0225" w:date="2017-08-24T11:12:00Z">
            <w:rPr>
              <w:rFonts w:ascii="Times New Roman" w:hAnsi="Times New Roman" w:hint="eastAsia"/>
              <w:spacing w:val="10"/>
            </w:rPr>
          </w:rPrChange>
        </w:rPr>
        <w:t>支持</w:t>
      </w:r>
      <w:r w:rsidR="004A2C44" w:rsidRPr="00B207B1">
        <w:rPr>
          <w:rFonts w:hAnsiTheme="minorEastAsia" w:hint="eastAsia"/>
          <w:rPrChange w:id="1627" w:author="JY0225" w:date="2017-08-24T11:12:00Z">
            <w:rPr>
              <w:rFonts w:ascii="Times New Roman" w:hAnsi="Times New Roman" w:hint="eastAsia"/>
              <w:spacing w:val="10"/>
            </w:rPr>
          </w:rPrChange>
        </w:rPr>
        <w:t>高达</w:t>
      </w:r>
      <w:r w:rsidRPr="00B207B1">
        <w:rPr>
          <w:rFonts w:hAnsiTheme="minorEastAsia"/>
          <w:rPrChange w:id="1628" w:author="JY0225" w:date="2017-08-24T11:12:00Z">
            <w:rPr>
              <w:rFonts w:ascii="Times New Roman" w:hAnsi="Times New Roman"/>
              <w:spacing w:val="10"/>
            </w:rPr>
          </w:rPrChange>
        </w:rPr>
        <w:t>2TB</w:t>
      </w:r>
      <w:r w:rsidR="008236A2" w:rsidRPr="00B207B1">
        <w:rPr>
          <w:rFonts w:hAnsiTheme="minorEastAsia" w:hint="eastAsia"/>
          <w:rPrChange w:id="1629" w:author="JY0225" w:date="2017-08-24T11:12:00Z">
            <w:rPr>
              <w:rFonts w:ascii="Times New Roman" w:hAnsi="Times New Roman" w:hint="eastAsia"/>
              <w:spacing w:val="10"/>
            </w:rPr>
          </w:rPrChange>
        </w:rPr>
        <w:t>大小的数据</w:t>
      </w:r>
      <w:r w:rsidR="00476838" w:rsidRPr="00B207B1">
        <w:rPr>
          <w:rFonts w:hAnsiTheme="minorEastAsia" w:hint="eastAsia"/>
          <w:rPrChange w:id="1630" w:author="JY0225" w:date="2017-08-24T11:12:00Z">
            <w:rPr>
              <w:rFonts w:ascii="Times New Roman" w:hAnsi="Times New Roman" w:hint="eastAsia"/>
              <w:spacing w:val="10"/>
            </w:rPr>
          </w:rPrChange>
        </w:rPr>
        <w:t>备份</w:t>
      </w:r>
      <w:r w:rsidRPr="00B207B1">
        <w:rPr>
          <w:rFonts w:hAnsiTheme="minorEastAsia" w:hint="eastAsia"/>
          <w:rPrChange w:id="1631" w:author="JY0225" w:date="2017-08-24T11:12:00Z">
            <w:rPr>
              <w:rFonts w:ascii="Times New Roman" w:hAnsi="Times New Roman" w:hint="eastAsia"/>
              <w:spacing w:val="10"/>
            </w:rPr>
          </w:rPrChange>
        </w:rPr>
        <w:t>，</w:t>
      </w:r>
      <w:r w:rsidR="000655EE" w:rsidRPr="00B207B1">
        <w:rPr>
          <w:rFonts w:hAnsiTheme="minorEastAsia" w:hint="eastAsia"/>
          <w:rPrChange w:id="1632" w:author="JY0225" w:date="2017-08-24T11:12:00Z">
            <w:rPr>
              <w:rFonts w:ascii="Times New Roman" w:hAnsi="Times New Roman" w:hint="eastAsia"/>
              <w:spacing w:val="10"/>
            </w:rPr>
          </w:rPrChange>
        </w:rPr>
        <w:t>并且</w:t>
      </w:r>
      <w:r w:rsidRPr="00B207B1">
        <w:rPr>
          <w:rFonts w:hAnsiTheme="minorEastAsia" w:hint="eastAsia"/>
          <w:rPrChange w:id="1633"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634" w:author="JY0225" w:date="2017-08-24T11:12:00Z">
            <w:rPr>
              <w:rFonts w:ascii="Times New Roman" w:hAnsi="Times New Roman" w:hint="eastAsia"/>
              <w:spacing w:val="10"/>
            </w:rPr>
          </w:rPrChange>
        </w:rPr>
        <w:t>的</w:t>
      </w:r>
      <w:r w:rsidRPr="00B207B1">
        <w:rPr>
          <w:rFonts w:hAnsiTheme="minorEastAsia" w:hint="eastAsia"/>
          <w:rPrChange w:id="1635"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636" w:author="JY0225" w:date="2017-08-24T11:12:00Z">
            <w:rPr>
              <w:rFonts w:ascii="Times New Roman" w:hAnsi="Times New Roman"/>
              <w:spacing w:val="10"/>
            </w:rPr>
          </w:rPrChange>
        </w:rPr>
      </w:pPr>
      <w:r w:rsidRPr="00B207B1">
        <w:rPr>
          <w:rFonts w:hAnsiTheme="minorEastAsia" w:hint="eastAsia"/>
          <w:rPrChange w:id="1637" w:author="JY0225" w:date="2017-08-24T11:12:00Z">
            <w:rPr>
              <w:rFonts w:ascii="Times New Roman" w:hAnsi="Times New Roman" w:hint="eastAsia"/>
              <w:spacing w:val="10"/>
            </w:rPr>
          </w:rPrChange>
        </w:rPr>
        <w:t>在事务处理方面，</w:t>
      </w:r>
      <w:r w:rsidRPr="00B207B1">
        <w:rPr>
          <w:rFonts w:hAnsiTheme="minorEastAsia"/>
          <w:rPrChange w:id="1638" w:author="JY0225" w:date="2017-08-24T11:12:00Z">
            <w:rPr>
              <w:rFonts w:ascii="Times New Roman" w:hAnsi="Times New Roman"/>
              <w:spacing w:val="10"/>
            </w:rPr>
          </w:rPrChange>
        </w:rPr>
        <w:t>SQLite</w:t>
      </w:r>
      <w:r w:rsidR="009F5B5C" w:rsidRPr="00B207B1">
        <w:rPr>
          <w:rFonts w:hAnsiTheme="minorEastAsia" w:hint="eastAsia"/>
          <w:rPrChange w:id="1639" w:author="JY0225" w:date="2017-08-24T11:12:00Z">
            <w:rPr>
              <w:rFonts w:ascii="Times New Roman" w:hAnsi="Times New Roman" w:hint="eastAsia"/>
              <w:spacing w:val="10"/>
            </w:rPr>
          </w:rPrChange>
        </w:rPr>
        <w:t>支持</w:t>
      </w:r>
      <w:r w:rsidR="005B769F" w:rsidRPr="00B207B1">
        <w:rPr>
          <w:rFonts w:hAnsiTheme="minorEastAsia" w:hint="eastAsia"/>
          <w:rPrChange w:id="1640" w:author="JY0225" w:date="2017-08-24T11:12:00Z">
            <w:rPr>
              <w:rFonts w:ascii="Times New Roman" w:hAnsi="Times New Roman" w:hint="eastAsia"/>
              <w:spacing w:val="10"/>
            </w:rPr>
          </w:rPrChange>
        </w:rPr>
        <w:t>多个进程可以</w:t>
      </w:r>
      <w:r w:rsidR="001A0C1E" w:rsidRPr="00B207B1">
        <w:rPr>
          <w:rFonts w:hAnsiTheme="minorEastAsia" w:hint="eastAsia"/>
          <w:rPrChange w:id="1641"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642" w:author="JY0225" w:date="2017-08-24T11:12:00Z">
            <w:rPr>
              <w:rFonts w:ascii="Times New Roman" w:hAnsi="Times New Roman" w:hint="eastAsia"/>
              <w:spacing w:val="10"/>
            </w:rPr>
          </w:rPrChange>
        </w:rPr>
        <w:t>，</w:t>
      </w:r>
      <w:r w:rsidR="00EF3594" w:rsidRPr="00B207B1">
        <w:rPr>
          <w:rFonts w:hAnsiTheme="minorEastAsia" w:hint="eastAsia"/>
          <w:rPrChange w:id="1643"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644" w:author="JY0225" w:date="2017-08-24T11:12:00Z">
            <w:rPr>
              <w:rFonts w:ascii="Times New Roman" w:hAnsi="Times New Roman" w:hint="eastAsia"/>
              <w:spacing w:val="10"/>
            </w:rPr>
          </w:rPrChange>
        </w:rPr>
        <w:t>。</w:t>
      </w:r>
      <w:r w:rsidRPr="00B207B1">
        <w:rPr>
          <w:rFonts w:hAnsiTheme="minorEastAsia" w:hint="eastAsia"/>
          <w:rPrChange w:id="1645"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646" w:author="JY0225" w:date="2017-08-24T11:12:00Z">
            <w:rPr>
              <w:rFonts w:ascii="Times New Roman" w:hAnsi="Times New Roman" w:hint="eastAsia"/>
              <w:spacing w:val="10"/>
            </w:rPr>
          </w:rPrChange>
        </w:rPr>
        <w:t>机制</w:t>
      </w:r>
      <w:r w:rsidR="004918C8" w:rsidRPr="00B207B1">
        <w:rPr>
          <w:rFonts w:hAnsiTheme="minorEastAsia" w:hint="eastAsia"/>
          <w:rPrChange w:id="1647" w:author="JY0225" w:date="2017-08-24T11:12:00Z">
            <w:rPr>
              <w:rFonts w:ascii="Times New Roman" w:hAnsi="Times New Roman" w:hint="eastAsia"/>
              <w:spacing w:val="10"/>
            </w:rPr>
          </w:rPrChange>
        </w:rPr>
        <w:t>，</w:t>
      </w:r>
      <w:r w:rsidR="00201835" w:rsidRPr="00B207B1">
        <w:rPr>
          <w:rFonts w:hAnsiTheme="minorEastAsia" w:hint="eastAsia"/>
          <w:rPrChange w:id="1648" w:author="JY0225" w:date="2017-08-24T11:12:00Z">
            <w:rPr>
              <w:rFonts w:ascii="Times New Roman" w:hAnsi="Times New Roman" w:hint="eastAsia"/>
              <w:spacing w:val="10"/>
            </w:rPr>
          </w:rPrChange>
        </w:rPr>
        <w:t>使得</w:t>
      </w:r>
      <w:r w:rsidR="002C0716" w:rsidRPr="00B207B1">
        <w:rPr>
          <w:rFonts w:hAnsiTheme="minorEastAsia" w:hint="eastAsia"/>
          <w:rPrChange w:id="1649"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650" w:author="JY0225" w:date="2017-08-24T11:12:00Z">
            <w:rPr>
              <w:rFonts w:ascii="Times New Roman" w:hAnsi="Times New Roman" w:hint="eastAsia"/>
              <w:spacing w:val="10"/>
            </w:rPr>
          </w:rPrChange>
        </w:rPr>
        <w:t>，必须获得独占锁</w:t>
      </w:r>
      <w:r w:rsidR="00D07DC4" w:rsidRPr="00B207B1">
        <w:rPr>
          <w:rFonts w:hAnsiTheme="minorEastAsia" w:hint="eastAsia"/>
          <w:rPrChange w:id="1651" w:author="JY0225" w:date="2017-08-24T11:12:00Z">
            <w:rPr>
              <w:rFonts w:ascii="Times New Roman" w:hAnsi="Times New Roman" w:hint="eastAsia"/>
              <w:spacing w:val="10"/>
            </w:rPr>
          </w:rPrChange>
        </w:rPr>
        <w:t>，而其他进程则无法执行写操作</w:t>
      </w:r>
      <w:r w:rsidRPr="00B207B1">
        <w:rPr>
          <w:rFonts w:hAnsiTheme="minorEastAsia" w:hint="eastAsia"/>
          <w:rPrChange w:id="1652"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653" w:author="JY0225" w:date="2017-08-24T11:12:00Z">
            <w:rPr>
              <w:rFonts w:ascii="Times New Roman" w:hAnsi="Times New Roman"/>
              <w:spacing w:val="10"/>
            </w:rPr>
          </w:rPrChange>
        </w:rPr>
      </w:pPr>
      <w:r w:rsidRPr="00B207B1">
        <w:rPr>
          <w:rFonts w:hAnsiTheme="minorEastAsia" w:hint="eastAsia"/>
          <w:rPrChange w:id="1654" w:author="JY0225" w:date="2017-08-24T11:12:00Z">
            <w:rPr>
              <w:rFonts w:ascii="Times New Roman" w:hAnsi="Times New Roman" w:hint="eastAsia"/>
              <w:spacing w:val="10"/>
            </w:rPr>
          </w:rPrChange>
        </w:rPr>
        <w:t>在数据类型方面，</w:t>
      </w:r>
      <w:r w:rsidR="00E21F11" w:rsidRPr="00B207B1">
        <w:rPr>
          <w:rFonts w:hAnsiTheme="minorEastAsia"/>
          <w:rPrChange w:id="1655" w:author="JY0225" w:date="2017-08-24T11:12:00Z">
            <w:rPr>
              <w:rFonts w:ascii="Times New Roman" w:hAnsi="Times New Roman"/>
              <w:spacing w:val="10"/>
            </w:rPr>
          </w:rPrChange>
        </w:rPr>
        <w:t>SQLite</w:t>
      </w:r>
      <w:r w:rsidR="00E21F11" w:rsidRPr="00B207B1">
        <w:rPr>
          <w:rFonts w:hAnsiTheme="minorEastAsia" w:hint="eastAsia"/>
          <w:rPrChange w:id="1656" w:author="JY0225" w:date="2017-08-24T11:12:00Z">
            <w:rPr>
              <w:rFonts w:ascii="Times New Roman" w:hAnsi="Times New Roman" w:hint="eastAsia"/>
              <w:spacing w:val="10"/>
            </w:rPr>
          </w:rPrChange>
        </w:rPr>
        <w:t>支持</w:t>
      </w:r>
      <w:r w:rsidR="00E21F11" w:rsidRPr="00B207B1">
        <w:rPr>
          <w:rFonts w:hAnsiTheme="minorEastAsia"/>
          <w:rPrChange w:id="1657" w:author="JY0225" w:date="2017-08-24T11:12:00Z">
            <w:rPr>
              <w:rFonts w:ascii="Times New Roman" w:hAnsi="Times New Roman"/>
              <w:spacing w:val="10"/>
            </w:rPr>
          </w:rPrChange>
        </w:rPr>
        <w:t>NULL</w:t>
      </w:r>
      <w:r w:rsidR="00E21F11" w:rsidRPr="00B207B1">
        <w:rPr>
          <w:rFonts w:hAnsiTheme="minorEastAsia" w:hint="eastAsia"/>
          <w:rPrChange w:id="1658" w:author="JY0225" w:date="2017-08-24T11:12:00Z">
            <w:rPr>
              <w:rFonts w:ascii="Times New Roman" w:hAnsi="Times New Roman" w:hint="eastAsia"/>
              <w:spacing w:val="10"/>
            </w:rPr>
          </w:rPrChange>
        </w:rPr>
        <w:t>、</w:t>
      </w:r>
      <w:r w:rsidR="00E21F11" w:rsidRPr="00B207B1">
        <w:rPr>
          <w:rFonts w:hAnsiTheme="minorEastAsia"/>
          <w:rPrChange w:id="1659" w:author="JY0225" w:date="2017-08-24T11:12:00Z">
            <w:rPr>
              <w:rFonts w:ascii="Times New Roman" w:hAnsi="Times New Roman"/>
              <w:spacing w:val="10"/>
            </w:rPr>
          </w:rPrChange>
        </w:rPr>
        <w:t>INTEGER</w:t>
      </w:r>
      <w:r w:rsidR="00E21F11" w:rsidRPr="00B207B1">
        <w:rPr>
          <w:rFonts w:hAnsiTheme="minorEastAsia" w:hint="eastAsia"/>
          <w:rPrChange w:id="1660" w:author="JY0225" w:date="2017-08-24T11:12:00Z">
            <w:rPr>
              <w:rFonts w:ascii="Times New Roman" w:hAnsi="Times New Roman" w:hint="eastAsia"/>
              <w:spacing w:val="10"/>
            </w:rPr>
          </w:rPrChange>
        </w:rPr>
        <w:t>、</w:t>
      </w:r>
      <w:r w:rsidR="00E21F11" w:rsidRPr="00B207B1">
        <w:rPr>
          <w:rFonts w:hAnsiTheme="minorEastAsia"/>
          <w:rPrChange w:id="1661" w:author="JY0225" w:date="2017-08-24T11:12:00Z">
            <w:rPr>
              <w:rFonts w:ascii="Times New Roman" w:hAnsi="Times New Roman"/>
              <w:spacing w:val="10"/>
            </w:rPr>
          </w:rPrChange>
        </w:rPr>
        <w:t>REAL</w:t>
      </w:r>
      <w:r w:rsidR="00E21F11" w:rsidRPr="00B207B1">
        <w:rPr>
          <w:rFonts w:hAnsiTheme="minorEastAsia" w:hint="eastAsia"/>
          <w:rPrChange w:id="1662" w:author="JY0225" w:date="2017-08-24T11:12:00Z">
            <w:rPr>
              <w:rFonts w:ascii="Times New Roman" w:hAnsi="Times New Roman" w:hint="eastAsia"/>
              <w:spacing w:val="10"/>
            </w:rPr>
          </w:rPrChange>
        </w:rPr>
        <w:t>、</w:t>
      </w:r>
      <w:r w:rsidR="00E21F11" w:rsidRPr="00B207B1">
        <w:rPr>
          <w:rFonts w:hAnsiTheme="minorEastAsia"/>
          <w:rPrChange w:id="1663" w:author="JY0225" w:date="2017-08-24T11:12:00Z">
            <w:rPr>
              <w:rFonts w:ascii="Times New Roman" w:hAnsi="Times New Roman"/>
              <w:spacing w:val="10"/>
            </w:rPr>
          </w:rPrChange>
        </w:rPr>
        <w:t>TEXT</w:t>
      </w:r>
      <w:r w:rsidR="00E21F11" w:rsidRPr="00B207B1">
        <w:rPr>
          <w:rFonts w:hAnsiTheme="minorEastAsia" w:hint="eastAsia"/>
          <w:rPrChange w:id="1664" w:author="JY0225" w:date="2017-08-24T11:12:00Z">
            <w:rPr>
              <w:rFonts w:ascii="Times New Roman" w:hAnsi="Times New Roman" w:hint="eastAsia"/>
              <w:spacing w:val="10"/>
            </w:rPr>
          </w:rPrChange>
        </w:rPr>
        <w:t>和</w:t>
      </w:r>
      <w:r w:rsidR="00E21F11" w:rsidRPr="00B207B1">
        <w:rPr>
          <w:rFonts w:hAnsiTheme="minorEastAsia"/>
          <w:rPrChange w:id="1665" w:author="JY0225" w:date="2017-08-24T11:12:00Z">
            <w:rPr>
              <w:rFonts w:ascii="Times New Roman" w:hAnsi="Times New Roman"/>
              <w:spacing w:val="10"/>
            </w:rPr>
          </w:rPrChange>
        </w:rPr>
        <w:t>BLOB</w:t>
      </w:r>
      <w:r w:rsidR="00E21F11" w:rsidRPr="00B207B1">
        <w:rPr>
          <w:rFonts w:hAnsiTheme="minorEastAsia" w:hint="eastAsia"/>
          <w:rPrChange w:id="1666"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667" w:author="JY0225" w:date="2017-08-24T11:12:00Z">
            <w:rPr>
              <w:rFonts w:ascii="Times New Roman" w:hAnsi="Times New Roman" w:hint="eastAsia"/>
              <w:spacing w:val="10"/>
            </w:rPr>
          </w:rPrChange>
        </w:rPr>
        <w:t>。同时，</w:t>
      </w:r>
      <w:r w:rsidR="0092731C" w:rsidRPr="00B207B1">
        <w:rPr>
          <w:rFonts w:hAnsiTheme="minorEastAsia"/>
          <w:rPrChange w:id="1668" w:author="JY0225" w:date="2017-08-24T11:12:00Z">
            <w:rPr>
              <w:rFonts w:ascii="Times New Roman" w:hAnsi="Times New Roman"/>
              <w:spacing w:val="10"/>
            </w:rPr>
          </w:rPrChange>
        </w:rPr>
        <w:t>SQLite</w:t>
      </w:r>
      <w:r w:rsidR="00C3162C" w:rsidRPr="00B207B1">
        <w:rPr>
          <w:rFonts w:hAnsiTheme="minorEastAsia" w:hint="eastAsia"/>
          <w:rPrChange w:id="1669" w:author="JY0225" w:date="2017-08-24T11:12:00Z">
            <w:rPr>
              <w:rFonts w:ascii="Times New Roman" w:hAnsi="Times New Roman" w:hint="eastAsia"/>
              <w:spacing w:val="10"/>
            </w:rPr>
          </w:rPrChange>
        </w:rPr>
        <w:t>采用动态数据类型</w:t>
      </w:r>
      <w:r w:rsidR="00567587" w:rsidRPr="00B207B1">
        <w:rPr>
          <w:rFonts w:hAnsiTheme="minorEastAsia" w:hint="eastAsia"/>
          <w:rPrChange w:id="1670" w:author="JY0225" w:date="2017-08-24T11:12:00Z">
            <w:rPr>
              <w:rFonts w:ascii="Times New Roman" w:hAnsi="Times New Roman" w:hint="eastAsia"/>
              <w:spacing w:val="10"/>
            </w:rPr>
          </w:rPrChange>
        </w:rPr>
        <w:t>的机制</w:t>
      </w:r>
      <w:r w:rsidR="00C3162C" w:rsidRPr="00B207B1">
        <w:rPr>
          <w:rFonts w:hAnsiTheme="minorEastAsia" w:hint="eastAsia"/>
          <w:rPrChange w:id="1671"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672"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673"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674" w:author="JY0225" w:date="2017-08-24T11:12:00Z">
            <w:rPr>
              <w:rFonts w:ascii="Times New Roman" w:hAnsi="Times New Roman"/>
              <w:spacing w:val="10"/>
            </w:rPr>
          </w:rPrChange>
        </w:rPr>
        <w:t>SQLite</w:t>
      </w:r>
      <w:r w:rsidR="00C3162C" w:rsidRPr="00B207B1">
        <w:rPr>
          <w:rFonts w:hAnsiTheme="minorEastAsia" w:hint="eastAsia"/>
          <w:rPrChange w:id="1675" w:author="JY0225" w:date="2017-08-24T11:12:00Z">
            <w:rPr>
              <w:rFonts w:ascii="Times New Roman" w:hAnsi="Times New Roman" w:hint="eastAsia"/>
              <w:spacing w:val="10"/>
            </w:rPr>
          </w:rPrChange>
        </w:rPr>
        <w:t>则会尝试将</w:t>
      </w:r>
      <w:r w:rsidR="004231D4" w:rsidRPr="00B207B1">
        <w:rPr>
          <w:rFonts w:hAnsiTheme="minorEastAsia" w:hint="eastAsia"/>
          <w:rPrChange w:id="1676"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677" w:author="JY0225" w:date="2017-08-24T11:12:00Z">
            <w:rPr>
              <w:rFonts w:ascii="Times New Roman" w:hAnsi="Times New Roman" w:hint="eastAsia"/>
              <w:spacing w:val="10"/>
            </w:rPr>
          </w:rPrChange>
        </w:rPr>
        <w:t>，如果不能转换，则</w:t>
      </w:r>
      <w:r w:rsidR="00027EC0" w:rsidRPr="00B207B1">
        <w:rPr>
          <w:rFonts w:hAnsiTheme="minorEastAsia" w:hint="eastAsia"/>
          <w:rPrChange w:id="1678" w:author="JY0225" w:date="2017-08-24T11:12:00Z">
            <w:rPr>
              <w:rFonts w:ascii="Times New Roman" w:hAnsi="Times New Roman" w:hint="eastAsia"/>
              <w:spacing w:val="10"/>
            </w:rPr>
          </w:rPrChange>
        </w:rPr>
        <w:t>将</w:t>
      </w:r>
      <w:r w:rsidR="00461FFE" w:rsidRPr="00B207B1">
        <w:rPr>
          <w:rFonts w:hAnsiTheme="minorEastAsia" w:hint="eastAsia"/>
          <w:rPrChange w:id="1679"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680"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681" w:author="微软用户" w:date="2017-08-18T22:48:00Z">
          <w:pPr>
            <w:pStyle w:val="21"/>
          </w:pPr>
        </w:pPrChange>
      </w:pPr>
      <w:bookmarkStart w:id="1682" w:name="_Toc491952425"/>
      <w:r w:rsidRPr="00B207B1">
        <w:lastRenderedPageBreak/>
        <w:t>2.</w:t>
      </w:r>
      <w:ins w:id="1683" w:author="微软用户" w:date="2017-08-20T11:03:00Z">
        <w:r w:rsidR="00F36868" w:rsidRPr="00B207B1">
          <w:t>4</w:t>
        </w:r>
      </w:ins>
      <w:ins w:id="1684" w:author="微软用户" w:date="2017-08-20T10:26:00Z">
        <w:del w:id="1685" w:author="微软用户" w:date="2017-08-20T11:03:00Z">
          <w:r w:rsidR="00A10178" w:rsidRPr="00B207B1" w:rsidDel="00F36868">
            <w:delText>3</w:delText>
          </w:r>
        </w:del>
      </w:ins>
      <w:del w:id="1686" w:author="微软用户" w:date="2017-08-20T10:26:00Z">
        <w:r w:rsidRPr="00B207B1" w:rsidDel="00A10178">
          <w:delText>2</w:delText>
        </w:r>
      </w:del>
      <w:r w:rsidR="00840C1E" w:rsidRPr="00B207B1">
        <w:t xml:space="preserve"> </w:t>
      </w:r>
      <w:r w:rsidR="00530BF7" w:rsidRPr="00B207B1">
        <w:t>断点续传</w:t>
      </w:r>
      <w:bookmarkEnd w:id="1682"/>
    </w:p>
    <w:p w14:paraId="7A56E2AE" w14:textId="3C5A2C61" w:rsidR="00874743" w:rsidRPr="00B207B1" w:rsidRDefault="00246719" w:rsidP="00042FB1">
      <w:pPr>
        <w:spacing w:line="400" w:lineRule="exact"/>
        <w:ind w:firstLine="420"/>
        <w:rPr>
          <w:rFonts w:hAnsiTheme="minorEastAsia"/>
          <w:rPrChange w:id="1687" w:author="JY0225" w:date="2017-08-24T11:12:00Z">
            <w:rPr>
              <w:rFonts w:ascii="Times New Roman" w:hAnsi="Times New Roman"/>
              <w:spacing w:val="10"/>
            </w:rPr>
          </w:rPrChange>
        </w:rPr>
      </w:pPr>
      <w:r w:rsidRPr="00B207B1">
        <w:rPr>
          <w:rFonts w:hAnsiTheme="minorEastAsia" w:hint="eastAsia"/>
          <w:rPrChange w:id="1688" w:author="JY0225" w:date="2017-08-24T11:12:00Z">
            <w:rPr>
              <w:rFonts w:ascii="Times New Roman" w:hAnsi="Times New Roman" w:hint="eastAsia"/>
              <w:spacing w:val="10"/>
            </w:rPr>
          </w:rPrChange>
        </w:rPr>
        <w:t>断点续传技术</w:t>
      </w:r>
      <w:r w:rsidR="005A575E" w:rsidRPr="00B207B1">
        <w:rPr>
          <w:rFonts w:hAnsiTheme="minorEastAsia" w:hint="eastAsia"/>
          <w:rPrChange w:id="1689" w:author="JY0225" w:date="2017-08-24T11:12:00Z">
            <w:rPr>
              <w:rFonts w:ascii="Times New Roman" w:hAnsi="Times New Roman" w:hint="eastAsia"/>
              <w:spacing w:val="10"/>
            </w:rPr>
          </w:rPrChange>
        </w:rPr>
        <w:t>是一种结合本地</w:t>
      </w:r>
      <w:ins w:id="1690" w:author="Liu, Wu" w:date="2017-08-29T10:36:00Z">
        <w:r w:rsidR="00372E24" w:rsidRPr="00B207B1">
          <w:rPr>
            <w:rFonts w:hAnsiTheme="minorEastAsia"/>
          </w:rPr>
          <w:t>存储</w:t>
        </w:r>
      </w:ins>
      <w:del w:id="1691" w:author="Liu, Wu" w:date="2017-08-29T10:36:00Z">
        <w:r w:rsidR="00476838" w:rsidRPr="00B207B1" w:rsidDel="00372E24">
          <w:rPr>
            <w:rFonts w:hAnsiTheme="minorEastAsia" w:hint="eastAsia"/>
            <w:rPrChange w:id="1692" w:author="JY0225" w:date="2017-08-24T11:12:00Z">
              <w:rPr>
                <w:rFonts w:ascii="Times New Roman" w:hAnsi="Times New Roman" w:hint="eastAsia"/>
                <w:spacing w:val="10"/>
              </w:rPr>
            </w:rPrChange>
          </w:rPr>
          <w:delText>备份</w:delText>
        </w:r>
      </w:del>
      <w:r w:rsidR="005A575E" w:rsidRPr="00B207B1">
        <w:rPr>
          <w:rFonts w:hAnsiTheme="minorEastAsia" w:hint="eastAsia"/>
          <w:rPrChange w:id="1693" w:author="JY0225" w:date="2017-08-24T11:12:00Z">
            <w:rPr>
              <w:rFonts w:ascii="Times New Roman" w:hAnsi="Times New Roman" w:hint="eastAsia"/>
              <w:spacing w:val="10"/>
            </w:rPr>
          </w:rPrChange>
        </w:rPr>
        <w:t>和网络</w:t>
      </w:r>
      <w:r w:rsidR="00476838" w:rsidRPr="00B207B1">
        <w:rPr>
          <w:rFonts w:hAnsiTheme="minorEastAsia" w:hint="eastAsia"/>
          <w:rPrChange w:id="1694" w:author="JY0225" w:date="2017-08-24T11:12:00Z">
            <w:rPr>
              <w:rFonts w:ascii="Times New Roman" w:hAnsi="Times New Roman" w:hint="eastAsia"/>
              <w:spacing w:val="10"/>
            </w:rPr>
          </w:rPrChange>
        </w:rPr>
        <w:t>备份</w:t>
      </w:r>
      <w:r w:rsidR="005A575E" w:rsidRPr="00B207B1">
        <w:rPr>
          <w:rFonts w:hAnsiTheme="minorEastAsia" w:hint="eastAsia"/>
          <w:rPrChange w:id="1695" w:author="JY0225" w:date="2017-08-24T11:12:00Z">
            <w:rPr>
              <w:rFonts w:ascii="Times New Roman" w:hAnsi="Times New Roman" w:hint="eastAsia"/>
              <w:spacing w:val="10"/>
            </w:rPr>
          </w:rPrChange>
        </w:rPr>
        <w:t>的技术，主要用来解决网络失效时</w:t>
      </w:r>
      <w:del w:id="1696" w:author="Liu, Wu" w:date="2017-08-29T10:36:00Z">
        <w:r w:rsidR="005A575E" w:rsidRPr="00B207B1" w:rsidDel="00372E24">
          <w:rPr>
            <w:rFonts w:hAnsiTheme="minorEastAsia" w:hint="eastAsia"/>
            <w:rPrChange w:id="1697" w:author="JY0225" w:date="2017-08-24T11:12:00Z">
              <w:rPr>
                <w:rFonts w:ascii="Times New Roman" w:hAnsi="Times New Roman" w:hint="eastAsia"/>
                <w:spacing w:val="10"/>
              </w:rPr>
            </w:rPrChange>
          </w:rPr>
          <w:delText>的</w:delText>
        </w:r>
      </w:del>
      <w:r w:rsidR="005A575E" w:rsidRPr="00B207B1">
        <w:rPr>
          <w:rFonts w:hAnsiTheme="minorEastAsia" w:hint="eastAsia"/>
          <w:rPrChange w:id="1698" w:author="JY0225" w:date="2017-08-24T11:12:00Z">
            <w:rPr>
              <w:rFonts w:ascii="Times New Roman" w:hAnsi="Times New Roman" w:hint="eastAsia"/>
              <w:spacing w:val="10"/>
            </w:rPr>
          </w:rPrChange>
        </w:rPr>
        <w:t>数据</w:t>
      </w:r>
      <w:r w:rsidR="007219AE" w:rsidRPr="00B207B1">
        <w:rPr>
          <w:rFonts w:hAnsiTheme="minorEastAsia" w:hint="eastAsia"/>
          <w:rPrChange w:id="1699" w:author="JY0225" w:date="2017-08-24T11:12:00Z">
            <w:rPr>
              <w:rFonts w:ascii="Times New Roman" w:hAnsi="Times New Roman" w:hint="eastAsia"/>
              <w:spacing w:val="10"/>
            </w:rPr>
          </w:rPrChange>
        </w:rPr>
        <w:t>丢失</w:t>
      </w:r>
      <w:ins w:id="1700" w:author="Liu, Wu" w:date="2017-08-29T10:36:00Z">
        <w:r w:rsidR="00372E24" w:rsidRPr="00B207B1">
          <w:rPr>
            <w:rFonts w:hAnsiTheme="minorEastAsia" w:hint="eastAsia"/>
          </w:rPr>
          <w:t>的</w:t>
        </w:r>
      </w:ins>
      <w:r w:rsidR="007219AE" w:rsidRPr="00B207B1">
        <w:rPr>
          <w:rFonts w:hAnsiTheme="minorEastAsia" w:hint="eastAsia"/>
          <w:rPrChange w:id="1701"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702"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703"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704"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705"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706"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[13]</w:t>
      </w:r>
      <w:r w:rsidR="005469E3" w:rsidRPr="00B207B1">
        <w:rPr>
          <w:rFonts w:hAnsiTheme="minorEastAsia"/>
          <w:color w:val="000000" w:themeColor="text1"/>
          <w:vertAlign w:val="superscript"/>
          <w:rPrChange w:id="1707" w:author="JY0225" w:date="2017-08-24T11:12:00Z">
            <w:rPr>
              <w:color w:val="000000" w:themeColor="text1"/>
              <w:vertAlign w:val="superscript"/>
            </w:rPr>
          </w:rPrChange>
        </w:rPr>
        <w:fldChar w:fldCharType="end"/>
      </w:r>
      <w:r w:rsidR="007219AE" w:rsidRPr="00B207B1">
        <w:rPr>
          <w:rFonts w:hAnsiTheme="minorEastAsia" w:hint="eastAsia"/>
          <w:rPrChange w:id="1708" w:author="JY0225" w:date="2017-08-24T11:12:00Z">
            <w:rPr>
              <w:rFonts w:ascii="Times New Roman" w:hAnsi="Times New Roman" w:hint="eastAsia"/>
              <w:spacing w:val="10"/>
            </w:rPr>
          </w:rPrChange>
        </w:rPr>
        <w:t>。</w:t>
      </w:r>
      <w:r w:rsidR="00C768AD" w:rsidRPr="00B207B1">
        <w:rPr>
          <w:rFonts w:hAnsiTheme="minorEastAsia" w:hint="eastAsia"/>
          <w:rPrChange w:id="1709" w:author="JY0225" w:date="2017-08-24T11:12:00Z">
            <w:rPr>
              <w:rFonts w:ascii="Times New Roman" w:hAnsi="Times New Roman" w:hint="eastAsia"/>
              <w:spacing w:val="10"/>
            </w:rPr>
          </w:rPrChange>
        </w:rPr>
        <w:t>具体来说</w:t>
      </w:r>
      <w:r w:rsidR="00EA3D65" w:rsidRPr="00B207B1">
        <w:rPr>
          <w:rFonts w:hAnsiTheme="minorEastAsia" w:hint="eastAsia"/>
          <w:rPrChange w:id="1710" w:author="JY0225" w:date="2017-08-24T11:12:00Z">
            <w:rPr>
              <w:rFonts w:ascii="Times New Roman" w:hAnsi="Times New Roman" w:hint="eastAsia"/>
              <w:spacing w:val="10"/>
            </w:rPr>
          </w:rPrChange>
        </w:rPr>
        <w:t>是在上传</w:t>
      </w:r>
      <w:r w:rsidR="001D5506" w:rsidRPr="00B207B1">
        <w:rPr>
          <w:rFonts w:hAnsiTheme="minorEastAsia" w:hint="eastAsia"/>
          <w:rPrChange w:id="1711" w:author="JY0225" w:date="2017-08-24T11:12:00Z">
            <w:rPr>
              <w:rFonts w:ascii="Times New Roman" w:hAnsi="Times New Roman" w:hint="eastAsia"/>
              <w:spacing w:val="10"/>
            </w:rPr>
          </w:rPrChange>
        </w:rPr>
        <w:t>文件</w:t>
      </w:r>
      <w:r w:rsidR="00EA3D65" w:rsidRPr="00B207B1">
        <w:rPr>
          <w:rFonts w:hAnsiTheme="minorEastAsia" w:hint="eastAsia"/>
          <w:rPrChange w:id="1712" w:author="JY0225" w:date="2017-08-24T11:12:00Z">
            <w:rPr>
              <w:rFonts w:ascii="Times New Roman" w:hAnsi="Times New Roman" w:hint="eastAsia"/>
              <w:spacing w:val="10"/>
            </w:rPr>
          </w:rPrChange>
        </w:rPr>
        <w:t>时，将文件以</w:t>
      </w:r>
      <w:r w:rsidR="00B54215" w:rsidRPr="00B207B1">
        <w:rPr>
          <w:rFonts w:hAnsiTheme="minorEastAsia" w:hint="eastAsia"/>
          <w:rPrChange w:id="1713" w:author="JY0225" w:date="2017-08-24T11:12:00Z">
            <w:rPr>
              <w:rFonts w:ascii="Times New Roman" w:hAnsi="Times New Roman" w:hint="eastAsia"/>
              <w:spacing w:val="10"/>
            </w:rPr>
          </w:rPrChange>
        </w:rPr>
        <w:t>固定的大小，</w:t>
      </w:r>
      <w:r w:rsidR="000A6ADB" w:rsidRPr="00B207B1">
        <w:rPr>
          <w:rFonts w:hAnsiTheme="minorEastAsia" w:hint="eastAsia"/>
          <w:rPrChange w:id="1714" w:author="JY0225" w:date="2017-08-24T11:12:00Z">
            <w:rPr>
              <w:rFonts w:ascii="Times New Roman" w:hAnsi="Times New Roman" w:hint="eastAsia"/>
              <w:spacing w:val="10"/>
            </w:rPr>
          </w:rPrChange>
        </w:rPr>
        <w:t>划分为若干</w:t>
      </w:r>
      <w:r w:rsidR="002C0B87" w:rsidRPr="00B207B1">
        <w:rPr>
          <w:rFonts w:hAnsiTheme="minorEastAsia" w:hint="eastAsia"/>
          <w:rPrChange w:id="1715" w:author="JY0225" w:date="2017-08-24T11:12:00Z">
            <w:rPr>
              <w:rFonts w:ascii="Times New Roman" w:hAnsi="Times New Roman" w:hint="eastAsia"/>
              <w:spacing w:val="10"/>
            </w:rPr>
          </w:rPrChange>
        </w:rPr>
        <w:t>部分，</w:t>
      </w:r>
      <w:r w:rsidR="004C6C13" w:rsidRPr="00B207B1">
        <w:rPr>
          <w:rFonts w:hAnsiTheme="minorEastAsia" w:hint="eastAsia"/>
          <w:rPrChange w:id="1716" w:author="JY0225" w:date="2017-08-24T11:12:00Z">
            <w:rPr>
              <w:rFonts w:ascii="Times New Roman" w:hAnsi="Times New Roman" w:hint="eastAsia"/>
              <w:spacing w:val="10"/>
            </w:rPr>
          </w:rPrChange>
        </w:rPr>
        <w:t>或以固定长度</w:t>
      </w:r>
      <w:del w:id="1717" w:author="Liu, Wu" w:date="2017-08-29T10:37:00Z">
        <w:r w:rsidR="004C6C13" w:rsidRPr="00B207B1" w:rsidDel="005D5BD9">
          <w:rPr>
            <w:rFonts w:hAnsiTheme="minorEastAsia" w:hint="eastAsia"/>
            <w:rPrChange w:id="1718" w:author="JY0225" w:date="2017-08-24T11:12:00Z">
              <w:rPr>
                <w:rFonts w:ascii="Times New Roman" w:hAnsi="Times New Roman" w:hint="eastAsia"/>
                <w:spacing w:val="10"/>
              </w:rPr>
            </w:rPrChange>
          </w:rPr>
          <w:delText>的</w:delText>
        </w:r>
      </w:del>
      <w:r w:rsidR="004C6C13" w:rsidRPr="00B207B1">
        <w:rPr>
          <w:rFonts w:hAnsiTheme="minorEastAsia" w:hint="eastAsia"/>
          <w:rPrChange w:id="1719" w:author="JY0225" w:date="2017-08-24T11:12:00Z">
            <w:rPr>
              <w:rFonts w:ascii="Times New Roman" w:hAnsi="Times New Roman" w:hint="eastAsia"/>
              <w:spacing w:val="10"/>
            </w:rPr>
          </w:rPrChange>
        </w:rPr>
        <w:t>字节流的形式</w:t>
      </w:r>
      <w:r w:rsidR="002A1437" w:rsidRPr="00B207B1">
        <w:rPr>
          <w:rFonts w:hAnsiTheme="minorEastAsia" w:hint="eastAsia"/>
          <w:rPrChange w:id="1720" w:author="JY0225" w:date="2017-08-24T11:12:00Z">
            <w:rPr>
              <w:rFonts w:ascii="Times New Roman" w:hAnsi="Times New Roman" w:hint="eastAsia"/>
              <w:spacing w:val="10"/>
            </w:rPr>
          </w:rPrChange>
        </w:rPr>
        <w:t>上</w:t>
      </w:r>
      <w:r w:rsidR="004C6C13" w:rsidRPr="00B207B1">
        <w:rPr>
          <w:rFonts w:hAnsiTheme="minorEastAsia" w:hint="eastAsia"/>
          <w:rPrChange w:id="1721" w:author="JY0225" w:date="2017-08-24T11:12:00Z">
            <w:rPr>
              <w:rFonts w:ascii="Times New Roman" w:hAnsi="Times New Roman" w:hint="eastAsia"/>
              <w:spacing w:val="10"/>
            </w:rPr>
          </w:rPrChange>
        </w:rPr>
        <w:t>，</w:t>
      </w:r>
      <w:r w:rsidR="002A1437" w:rsidRPr="00B207B1">
        <w:rPr>
          <w:rFonts w:hAnsiTheme="minorEastAsia" w:hint="eastAsia"/>
          <w:rPrChange w:id="1722" w:author="JY0225" w:date="2017-08-24T11:12:00Z">
            <w:rPr>
              <w:rFonts w:ascii="Times New Roman" w:hAnsi="Times New Roman" w:hint="eastAsia"/>
              <w:spacing w:val="10"/>
            </w:rPr>
          </w:rPrChange>
        </w:rPr>
        <w:t>对</w:t>
      </w:r>
      <w:r w:rsidR="002C0B87" w:rsidRPr="00B207B1">
        <w:rPr>
          <w:rFonts w:hAnsiTheme="minorEastAsia" w:hint="eastAsia"/>
          <w:rPrChange w:id="1723" w:author="JY0225" w:date="2017-08-24T11:12:00Z">
            <w:rPr>
              <w:rFonts w:ascii="Times New Roman" w:hAnsi="Times New Roman" w:hint="eastAsia"/>
              <w:spacing w:val="10"/>
            </w:rPr>
          </w:rPrChange>
        </w:rPr>
        <w:t>每部分</w:t>
      </w:r>
      <w:ins w:id="1724"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725" w:author="JY0225" w:date="2017-08-24T11:12:00Z">
            <w:rPr>
              <w:rFonts w:ascii="Times New Roman" w:hAnsi="Times New Roman" w:hint="eastAsia"/>
              <w:spacing w:val="10"/>
            </w:rPr>
          </w:rPrChange>
        </w:rPr>
        <w:t>都</w:t>
      </w:r>
      <w:r w:rsidR="00EA77A7" w:rsidRPr="00B207B1">
        <w:rPr>
          <w:rFonts w:hAnsiTheme="minorEastAsia" w:hint="eastAsia"/>
          <w:rPrChange w:id="1726" w:author="JY0225" w:date="2017-08-24T11:12:00Z">
            <w:rPr>
              <w:rFonts w:ascii="Times New Roman" w:hAnsi="Times New Roman" w:hint="eastAsia"/>
              <w:spacing w:val="10"/>
            </w:rPr>
          </w:rPrChange>
        </w:rPr>
        <w:t>单独</w:t>
      </w:r>
      <w:r w:rsidR="002C0B87" w:rsidRPr="00B207B1">
        <w:rPr>
          <w:rFonts w:hAnsiTheme="minorEastAsia" w:hint="eastAsia"/>
          <w:rPrChange w:id="1727" w:author="JY0225" w:date="2017-08-24T11:12:00Z">
            <w:rPr>
              <w:rFonts w:ascii="Times New Roman" w:hAnsi="Times New Roman" w:hint="eastAsia"/>
              <w:spacing w:val="10"/>
            </w:rPr>
          </w:rPrChange>
        </w:rPr>
        <w:t>采用一个</w:t>
      </w:r>
      <w:r w:rsidR="00AE736A" w:rsidRPr="00B207B1">
        <w:rPr>
          <w:rFonts w:hAnsiTheme="minorEastAsia" w:cstheme="minorBidi"/>
          <w:rPrChange w:id="1728" w:author="JY0225" w:date="2017-08-24T11:12:00Z">
            <w:rPr>
              <w:rFonts w:asciiTheme="minorHAnsi" w:cstheme="minorBidi"/>
              <w:sz w:val="21"/>
            </w:rPr>
          </w:rPrChange>
        </w:rPr>
        <w:fldChar w:fldCharType="begin"/>
      </w:r>
      <w:r w:rsidR="00AE736A" w:rsidRPr="00B207B1">
        <w:rPr>
          <w:rFonts w:hAnsiTheme="minorEastAsia"/>
          <w:rPrChange w:id="1729" w:author="JY0225" w:date="2017-08-24T11:12:00Z">
            <w:rPr/>
          </w:rPrChange>
        </w:rPr>
        <w:instrText xml:space="preserve"> HYPERLINK "https://baike.baidu.com/item/%E7%BA%BF%E7%A8%8B" \t "_blank" </w:instrText>
      </w:r>
      <w:r w:rsidR="00AE736A" w:rsidRPr="00B207B1">
        <w:rPr>
          <w:rFonts w:hAnsiTheme="minorEastAsia" w:cstheme="minorBidi"/>
          <w:rPrChange w:id="1730" w:author="JY0225" w:date="2017-08-24T11:12:00Z">
            <w:rPr>
              <w:rFonts w:ascii="Times New Roman" w:hAnsi="Times New Roman"/>
              <w:spacing w:val="10"/>
            </w:rPr>
          </w:rPrChange>
        </w:rPr>
        <w:fldChar w:fldCharType="separate"/>
      </w:r>
      <w:r w:rsidR="002C0B87" w:rsidRPr="00B207B1">
        <w:rPr>
          <w:rFonts w:hAnsiTheme="minorEastAsia" w:hint="eastAsia"/>
          <w:rPrChange w:id="1731" w:author="JY0225" w:date="2017-08-24T11:12:00Z">
            <w:rPr>
              <w:rFonts w:ascii="Times New Roman" w:hAnsi="Times New Roman" w:hint="eastAsia"/>
              <w:spacing w:val="10"/>
            </w:rPr>
          </w:rPrChange>
        </w:rPr>
        <w:t>线程</w:t>
      </w:r>
      <w:r w:rsidR="00AE736A" w:rsidRPr="00B207B1">
        <w:rPr>
          <w:rFonts w:hAnsiTheme="minorEastAsia"/>
          <w:rPrChange w:id="1732" w:author="JY0225" w:date="2017-08-24T11:12:00Z">
            <w:rPr>
              <w:rFonts w:ascii="Times New Roman" w:hAnsi="Times New Roman"/>
              <w:spacing w:val="10"/>
            </w:rPr>
          </w:rPrChange>
        </w:rPr>
        <w:fldChar w:fldCharType="end"/>
      </w:r>
      <w:r w:rsidR="008E5ED3" w:rsidRPr="00B207B1">
        <w:rPr>
          <w:rFonts w:hAnsiTheme="minorEastAsia" w:hint="eastAsia"/>
          <w:rPrChange w:id="1733" w:author="JY0225" w:date="2017-08-24T11:12:00Z">
            <w:rPr>
              <w:rFonts w:ascii="Times New Roman" w:hAnsi="Times New Roman" w:hint="eastAsia"/>
              <w:spacing w:val="10"/>
            </w:rPr>
          </w:rPrChange>
        </w:rPr>
        <w:t>进行上传</w:t>
      </w:r>
      <w:r w:rsidR="00332BF4" w:rsidRPr="00B207B1">
        <w:rPr>
          <w:rFonts w:hAnsiTheme="minorEastAsia" w:hint="eastAsia"/>
          <w:rPrChange w:id="1734" w:author="JY0225" w:date="2017-08-24T11:12:00Z">
            <w:rPr>
              <w:rFonts w:ascii="Times New Roman" w:hAnsi="Times New Roman" w:hint="eastAsia"/>
              <w:spacing w:val="10"/>
            </w:rPr>
          </w:rPrChange>
        </w:rPr>
        <w:t>。</w:t>
      </w:r>
      <w:r w:rsidR="00081182" w:rsidRPr="00B207B1">
        <w:rPr>
          <w:rFonts w:hAnsiTheme="minorEastAsia" w:hint="eastAsia"/>
          <w:rPrChange w:id="1735"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736" w:author="JY0225" w:date="2017-08-24T11:12:00Z">
            <w:rPr>
              <w:rFonts w:ascii="Times New Roman" w:hAnsi="Times New Roman" w:hint="eastAsia"/>
              <w:spacing w:val="10"/>
            </w:rPr>
          </w:rPrChange>
        </w:rPr>
        <w:t>并</w:t>
      </w:r>
      <w:r w:rsidR="00081182" w:rsidRPr="00B207B1">
        <w:rPr>
          <w:rFonts w:hAnsiTheme="minorEastAsia" w:hint="eastAsia"/>
          <w:rPrChange w:id="1737"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738" w:author="JY0225" w:date="2017-08-24T11:12:00Z">
            <w:rPr>
              <w:rFonts w:ascii="Times New Roman" w:hAnsi="Times New Roman" w:hint="eastAsia"/>
              <w:spacing w:val="10"/>
            </w:rPr>
          </w:rPrChange>
        </w:rPr>
        <w:t>如</w:t>
      </w:r>
      <w:r w:rsidR="006D741F" w:rsidRPr="00B207B1">
        <w:rPr>
          <w:rFonts w:hAnsiTheme="minorEastAsia" w:hint="eastAsia"/>
          <w:rPrChange w:id="1739" w:author="JY0225" w:date="2017-08-24T11:12:00Z">
            <w:rPr>
              <w:rFonts w:ascii="Times New Roman" w:hAnsi="Times New Roman" w:hint="eastAsia"/>
              <w:spacing w:val="10"/>
            </w:rPr>
          </w:rPrChange>
        </w:rPr>
        <w:t>果</w:t>
      </w:r>
      <w:r w:rsidR="0087720A" w:rsidRPr="00B207B1">
        <w:rPr>
          <w:rFonts w:hAnsiTheme="minorEastAsia" w:hint="eastAsia"/>
          <w:rPrChange w:id="1740" w:author="JY0225" w:date="2017-08-24T11:12:00Z">
            <w:rPr>
              <w:rFonts w:ascii="Times New Roman" w:hAnsi="Times New Roman" w:hint="eastAsia"/>
              <w:spacing w:val="10"/>
            </w:rPr>
          </w:rPrChange>
        </w:rPr>
        <w:t>遇到</w:t>
      </w:r>
      <w:r w:rsidR="002C0B87" w:rsidRPr="00B207B1">
        <w:rPr>
          <w:rFonts w:hAnsiTheme="minorEastAsia" w:hint="eastAsia"/>
          <w:rPrChange w:id="1741" w:author="JY0225" w:date="2017-08-24T11:12:00Z">
            <w:rPr>
              <w:rFonts w:ascii="Times New Roman" w:hAnsi="Times New Roman" w:hint="eastAsia"/>
              <w:spacing w:val="10"/>
            </w:rPr>
          </w:rPrChange>
        </w:rPr>
        <w:t>网络故障，</w:t>
      </w:r>
      <w:r w:rsidR="00D118E2" w:rsidRPr="00B207B1">
        <w:rPr>
          <w:rFonts w:hAnsiTheme="minorEastAsia" w:hint="eastAsia"/>
          <w:rPrChange w:id="1742" w:author="JY0225" w:date="2017-08-24T11:12:00Z">
            <w:rPr>
              <w:rFonts w:ascii="Times New Roman" w:hAnsi="Times New Roman" w:hint="eastAsia"/>
              <w:spacing w:val="10"/>
            </w:rPr>
          </w:rPrChange>
        </w:rPr>
        <w:t>则可</w:t>
      </w:r>
      <w:r w:rsidR="00205C1D" w:rsidRPr="00B207B1">
        <w:rPr>
          <w:rFonts w:hAnsiTheme="minorEastAsia" w:hint="eastAsia"/>
          <w:rPrChange w:id="1743"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744" w:author="JY0225" w:date="2017-08-24T11:12:00Z">
            <w:rPr>
              <w:rFonts w:ascii="Times New Roman" w:hAnsi="Times New Roman" w:hint="eastAsia"/>
              <w:spacing w:val="10"/>
            </w:rPr>
          </w:rPrChange>
        </w:rPr>
        <w:t>将此时的断点</w:t>
      </w:r>
      <w:r w:rsidR="00734198" w:rsidRPr="00B207B1">
        <w:rPr>
          <w:rFonts w:hAnsiTheme="minorEastAsia" w:hint="eastAsia"/>
          <w:rPrChange w:id="1745" w:author="JY0225" w:date="2017-08-24T11:12:00Z">
            <w:rPr>
              <w:rFonts w:ascii="Times New Roman" w:hAnsi="Times New Roman" w:hint="eastAsia"/>
              <w:spacing w:val="10"/>
            </w:rPr>
          </w:rPrChange>
        </w:rPr>
        <w:t>信息</w:t>
      </w:r>
      <w:r w:rsidR="00D118E2" w:rsidRPr="00B207B1">
        <w:rPr>
          <w:rFonts w:hAnsiTheme="minorEastAsia" w:hint="eastAsia"/>
          <w:rPrChange w:id="1746" w:author="JY0225" w:date="2017-08-24T11:12:00Z">
            <w:rPr>
              <w:rFonts w:ascii="Times New Roman" w:hAnsi="Times New Roman" w:hint="eastAsia"/>
              <w:spacing w:val="10"/>
            </w:rPr>
          </w:rPrChange>
        </w:rPr>
        <w:t>记录到数据库中</w:t>
      </w:r>
      <w:r w:rsidR="00A57CA5" w:rsidRPr="00B207B1">
        <w:rPr>
          <w:rFonts w:hAnsiTheme="minorEastAsia" w:hint="eastAsia"/>
          <w:rPrChange w:id="1747" w:author="JY0225" w:date="2017-08-24T11:12:00Z">
            <w:rPr>
              <w:rFonts w:ascii="Times New Roman" w:hAnsi="Times New Roman" w:hint="eastAsia"/>
              <w:spacing w:val="10"/>
            </w:rPr>
          </w:rPrChange>
        </w:rPr>
        <w:t>。</w:t>
      </w:r>
      <w:r w:rsidR="00AA3439" w:rsidRPr="00B207B1">
        <w:rPr>
          <w:rFonts w:hAnsiTheme="minorEastAsia" w:hint="eastAsia"/>
          <w:rPrChange w:id="1748"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749" w:author="JY0225" w:date="2017-08-24T11:12:00Z">
            <w:rPr>
              <w:rFonts w:ascii="Times New Roman" w:hAnsi="Times New Roman" w:hint="eastAsia"/>
              <w:spacing w:val="10"/>
            </w:rPr>
          </w:rPrChange>
        </w:rPr>
        <w:t>根据断点所记录</w:t>
      </w:r>
      <w:ins w:id="1750" w:author="Liu, Wu" w:date="2017-08-29T10:38:00Z">
        <w:r w:rsidR="00FF7794" w:rsidRPr="00B207B1">
          <w:rPr>
            <w:rFonts w:hAnsiTheme="minorEastAsia"/>
          </w:rPr>
          <w:t>的</w:t>
        </w:r>
      </w:ins>
      <w:del w:id="1751" w:author="Liu, Wu" w:date="2017-08-29T10:38:00Z">
        <w:r w:rsidR="00F40130" w:rsidRPr="00B207B1" w:rsidDel="00FF7794">
          <w:rPr>
            <w:rFonts w:hAnsiTheme="minorEastAsia" w:hint="eastAsia"/>
            <w:rPrChange w:id="1752"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753"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754"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755" w:author="JY0225" w:date="2017-08-24T11:12:00Z">
            <w:rPr>
              <w:rFonts w:ascii="Times New Roman" w:hAnsi="Times New Roman" w:hint="eastAsia"/>
              <w:spacing w:val="10"/>
            </w:rPr>
          </w:rPrChange>
        </w:rPr>
        <w:t>信息续传</w:t>
      </w:r>
      <w:r w:rsidR="002C0B87" w:rsidRPr="00B207B1">
        <w:rPr>
          <w:rFonts w:hAnsiTheme="minorEastAsia" w:hint="eastAsia"/>
          <w:rPrChange w:id="1756" w:author="JY0225" w:date="2017-08-24T11:12:00Z">
            <w:rPr>
              <w:rFonts w:ascii="Times New Roman" w:hAnsi="Times New Roman" w:hint="eastAsia"/>
              <w:spacing w:val="10"/>
            </w:rPr>
          </w:rPrChange>
        </w:rPr>
        <w:t>。</w:t>
      </w:r>
      <w:r w:rsidR="00F40130" w:rsidRPr="00B207B1">
        <w:rPr>
          <w:rFonts w:hAnsiTheme="minorEastAsia" w:hint="eastAsia"/>
          <w:rPrChange w:id="1757" w:author="JY0225" w:date="2017-08-24T11:12:00Z">
            <w:rPr>
              <w:rFonts w:ascii="Times New Roman" w:hAnsi="Times New Roman" w:hint="eastAsia"/>
              <w:spacing w:val="10"/>
            </w:rPr>
          </w:rPrChange>
        </w:rPr>
        <w:t>通过此项技术，</w:t>
      </w:r>
      <w:r w:rsidR="009B0164" w:rsidRPr="00B207B1">
        <w:rPr>
          <w:rFonts w:hAnsiTheme="minorEastAsia" w:hint="eastAsia"/>
          <w:rPrChange w:id="1758" w:author="JY0225" w:date="2017-08-24T11:12:00Z">
            <w:rPr>
              <w:rFonts w:ascii="Times New Roman" w:hAnsi="Times New Roman" w:hint="eastAsia"/>
              <w:spacing w:val="10"/>
            </w:rPr>
          </w:rPrChange>
        </w:rPr>
        <w:t>可以帮助</w:t>
      </w:r>
      <w:r w:rsidR="002C0B87" w:rsidRPr="00B207B1">
        <w:rPr>
          <w:rFonts w:hAnsiTheme="minorEastAsia" w:hint="eastAsia"/>
          <w:rPrChange w:id="1759" w:author="JY0225" w:date="2017-08-24T11:12:00Z">
            <w:rPr>
              <w:rFonts w:ascii="Times New Roman" w:hAnsi="Times New Roman" w:hint="eastAsia"/>
              <w:spacing w:val="10"/>
            </w:rPr>
          </w:rPrChange>
        </w:rPr>
        <w:t>用户</w:t>
      </w:r>
      <w:r w:rsidR="006D10C2" w:rsidRPr="00B207B1">
        <w:rPr>
          <w:rFonts w:hAnsiTheme="minorEastAsia" w:hint="eastAsia"/>
          <w:rPrChange w:id="1760" w:author="JY0225" w:date="2017-08-24T11:12:00Z">
            <w:rPr>
              <w:rFonts w:ascii="Times New Roman" w:hAnsi="Times New Roman" w:hint="eastAsia"/>
              <w:spacing w:val="10"/>
            </w:rPr>
          </w:rPrChange>
        </w:rPr>
        <w:t>在遇到网络故障时，</w:t>
      </w:r>
      <w:r w:rsidR="002C0B87" w:rsidRPr="00B207B1">
        <w:rPr>
          <w:rFonts w:hAnsiTheme="minorEastAsia" w:hint="eastAsia"/>
          <w:rPrChange w:id="1761" w:author="JY0225" w:date="2017-08-24T11:12:00Z">
            <w:rPr>
              <w:rFonts w:ascii="Times New Roman" w:hAnsi="Times New Roman" w:hint="eastAsia"/>
              <w:spacing w:val="10"/>
            </w:rPr>
          </w:rPrChange>
        </w:rPr>
        <w:t>节省</w:t>
      </w:r>
      <w:r w:rsidR="00240D7A" w:rsidRPr="00B207B1">
        <w:rPr>
          <w:rFonts w:hAnsiTheme="minorEastAsia" w:hint="eastAsia"/>
          <w:rPrChange w:id="1762"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763" w:author="JY0225" w:date="2017-08-24T11:12:00Z">
            <w:rPr>
              <w:rFonts w:ascii="Times New Roman" w:hAnsi="Times New Roman" w:hint="eastAsia"/>
              <w:spacing w:val="10"/>
            </w:rPr>
          </w:rPrChange>
        </w:rPr>
        <w:t>时间，提升</w:t>
      </w:r>
      <w:r w:rsidR="003817BC" w:rsidRPr="00B207B1">
        <w:rPr>
          <w:rFonts w:hAnsiTheme="minorEastAsia" w:hint="eastAsia"/>
          <w:rPrChange w:id="1764" w:author="JY0225" w:date="2017-08-24T11:12:00Z">
            <w:rPr>
              <w:rFonts w:ascii="Times New Roman" w:hAnsi="Times New Roman" w:hint="eastAsia"/>
              <w:spacing w:val="10"/>
            </w:rPr>
          </w:rPrChange>
        </w:rPr>
        <w:t>数据传输的</w:t>
      </w:r>
      <w:r w:rsidR="00C64014" w:rsidRPr="00B207B1">
        <w:rPr>
          <w:rFonts w:hAnsiTheme="minorEastAsia" w:hint="eastAsia"/>
          <w:rPrChange w:id="1765" w:author="JY0225" w:date="2017-08-24T11:12:00Z">
            <w:rPr>
              <w:rFonts w:ascii="Times New Roman" w:hAnsi="Times New Roman" w:hint="eastAsia"/>
              <w:spacing w:val="10"/>
            </w:rPr>
          </w:rPrChange>
        </w:rPr>
        <w:t>效率</w:t>
      </w:r>
      <w:r w:rsidR="002C0B87" w:rsidRPr="00B207B1">
        <w:rPr>
          <w:rFonts w:hAnsiTheme="minorEastAsia" w:hint="eastAsia"/>
          <w:rPrChange w:id="1766"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767" w:author="JY0225" w:date="2017-08-24T11:12:00Z">
            <w:rPr>
              <w:rFonts w:ascii="Times New Roman" w:hAnsi="Times New Roman"/>
              <w:spacing w:val="10"/>
            </w:rPr>
          </w:rPrChange>
        </w:rPr>
      </w:pPr>
      <w:r w:rsidRPr="00B207B1">
        <w:rPr>
          <w:rFonts w:hAnsiTheme="minorEastAsia" w:hint="eastAsia"/>
          <w:rPrChange w:id="1768" w:author="JY0225" w:date="2017-08-24T11:12:00Z">
            <w:rPr>
              <w:rFonts w:ascii="Times New Roman" w:hAnsi="Times New Roman" w:hint="eastAsia"/>
              <w:spacing w:val="10"/>
            </w:rPr>
          </w:rPrChange>
        </w:rPr>
        <w:t>断点续传是</w:t>
      </w:r>
      <w:r w:rsidRPr="00B207B1">
        <w:rPr>
          <w:rFonts w:hAnsiTheme="minorEastAsia"/>
          <w:rPrChange w:id="1769" w:author="JY0225" w:date="2017-08-24T11:12:00Z">
            <w:rPr>
              <w:rFonts w:ascii="Times New Roman" w:hAnsi="Times New Roman"/>
              <w:spacing w:val="10"/>
            </w:rPr>
          </w:rPrChange>
        </w:rPr>
        <w:t>HTTP 1.1</w:t>
      </w:r>
      <w:r w:rsidRPr="00B207B1">
        <w:rPr>
          <w:rFonts w:hAnsiTheme="minorEastAsia" w:hint="eastAsia"/>
          <w:rPrChange w:id="1770" w:author="JY0225" w:date="2017-08-24T11:12:00Z">
            <w:rPr>
              <w:rFonts w:ascii="Times New Roman" w:hAnsi="Times New Roman" w:hint="eastAsia"/>
              <w:spacing w:val="10"/>
            </w:rPr>
          </w:rPrChange>
        </w:rPr>
        <w:t>协议的一部分，</w:t>
      </w:r>
      <w:r w:rsidR="00A16998" w:rsidRPr="00B207B1">
        <w:rPr>
          <w:rFonts w:hAnsiTheme="minorEastAsia" w:hint="eastAsia"/>
          <w:rPrChange w:id="1771" w:author="JY0225" w:date="2017-08-24T11:12:00Z">
            <w:rPr>
              <w:rFonts w:ascii="Times New Roman" w:hAnsi="Times New Roman" w:hint="eastAsia"/>
              <w:spacing w:val="10"/>
            </w:rPr>
          </w:rPrChange>
        </w:rPr>
        <w:t>只要利用了</w:t>
      </w:r>
      <w:r w:rsidR="00A16998" w:rsidRPr="00B207B1">
        <w:rPr>
          <w:rFonts w:hAnsiTheme="minorEastAsia" w:hint="eastAsia"/>
          <w:rPrChange w:id="1772" w:author="JY0225" w:date="2017-08-24T11:12:00Z">
            <w:rPr>
              <w:rFonts w:ascii="Times New Roman" w:hAnsi="Times New Roman" w:hint="eastAsia"/>
              <w:spacing w:val="10"/>
            </w:rPr>
          </w:rPrChange>
        </w:rPr>
        <w:t>HTTP协议</w:t>
      </w:r>
      <w:r w:rsidR="00A16998" w:rsidRPr="00B207B1">
        <w:rPr>
          <w:rStyle w:val="affff8"/>
          <w:rFonts w:hAnsiTheme="minorEastAsia"/>
          <w:rPrChange w:id="1773" w:author="JY0225" w:date="2017-08-24T11:12:00Z">
            <w:rPr>
              <w:rStyle w:val="affff8"/>
              <w:rFonts w:ascii="Times New Roman" w:hAnsi="Times New Roman"/>
              <w:spacing w:val="10"/>
            </w:rPr>
          </w:rPrChange>
        </w:rPr>
        <w:footnoteReference w:id="6"/>
      </w:r>
      <w:r w:rsidR="00A16998" w:rsidRPr="00B207B1">
        <w:rPr>
          <w:rFonts w:hAnsiTheme="minorEastAsia" w:hint="eastAsia"/>
          <w:rPrChange w:id="1774" w:author="JY0225" w:date="2017-08-24T11:12:00Z">
            <w:rPr>
              <w:rFonts w:ascii="Times New Roman" w:hAnsi="Times New Roman" w:hint="eastAsia"/>
              <w:spacing w:val="10"/>
            </w:rPr>
          </w:rPrChange>
        </w:rPr>
        <w:t>中的</w:t>
      </w:r>
      <w:r w:rsidR="000D0E1C" w:rsidRPr="00B207B1">
        <w:rPr>
          <w:rFonts w:hAnsiTheme="minorEastAsia"/>
          <w:rPrChange w:id="1775" w:author="JY0225" w:date="2017-08-24T11:12:00Z">
            <w:rPr>
              <w:rFonts w:ascii="Times New Roman" w:hAnsi="Times New Roman"/>
              <w:spacing w:val="10"/>
            </w:rPr>
          </w:rPrChange>
        </w:rPr>
        <w:t>Range</w:t>
      </w:r>
      <w:r w:rsidR="000D0E1C" w:rsidRPr="00B207B1">
        <w:rPr>
          <w:rFonts w:hAnsiTheme="minorEastAsia" w:hint="eastAsia"/>
          <w:rPrChange w:id="1776" w:author="JY0225" w:date="2017-08-24T11:12:00Z">
            <w:rPr>
              <w:rFonts w:ascii="Times New Roman" w:hAnsi="Times New Roman" w:hint="eastAsia"/>
              <w:spacing w:val="10"/>
            </w:rPr>
          </w:rPrChange>
        </w:rPr>
        <w:t>、</w:t>
      </w:r>
      <w:r w:rsidR="000D0E1C" w:rsidRPr="00B207B1">
        <w:rPr>
          <w:rFonts w:hAnsiTheme="minorEastAsia"/>
          <w:rPrChange w:id="1777" w:author="JY0225" w:date="2017-08-24T11:12:00Z">
            <w:rPr>
              <w:rFonts w:ascii="Times New Roman" w:hAnsi="Times New Roman"/>
              <w:spacing w:val="10"/>
            </w:rPr>
          </w:rPrChange>
        </w:rPr>
        <w:t>Accept-Ranges</w:t>
      </w:r>
      <w:r w:rsidR="000D0E1C" w:rsidRPr="00B207B1">
        <w:rPr>
          <w:rFonts w:hAnsiTheme="minorEastAsia" w:hint="eastAsia"/>
          <w:rPrChange w:id="1778" w:author="JY0225" w:date="2017-08-24T11:12:00Z">
            <w:rPr>
              <w:rFonts w:ascii="Times New Roman" w:hAnsi="Times New Roman" w:hint="eastAsia"/>
              <w:spacing w:val="10"/>
            </w:rPr>
          </w:rPrChange>
        </w:rPr>
        <w:t>以及</w:t>
      </w:r>
      <w:r w:rsidR="000D0E1C" w:rsidRPr="00B207B1">
        <w:rPr>
          <w:rFonts w:hAnsiTheme="minorEastAsia"/>
          <w:rPrChange w:id="1779" w:author="JY0225" w:date="2017-08-24T11:12:00Z">
            <w:rPr>
              <w:rFonts w:ascii="Times New Roman" w:hAnsi="Times New Roman"/>
              <w:spacing w:val="10"/>
            </w:rPr>
          </w:rPrChange>
        </w:rPr>
        <w:t>Content-Ranges</w:t>
      </w:r>
      <w:r w:rsidR="00A16998" w:rsidRPr="00B207B1">
        <w:rPr>
          <w:rFonts w:hAnsiTheme="minorEastAsia" w:hint="eastAsia"/>
          <w:rPrChange w:id="1780"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781"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782" w:author="JY0225" w:date="2017-08-24T11:12:00Z">
            <w:rPr>
              <w:rFonts w:ascii="Times New Roman" w:hAnsi="Times New Roman"/>
              <w:spacing w:val="10"/>
            </w:rPr>
          </w:rPrChange>
        </w:rPr>
      </w:pPr>
      <w:r w:rsidRPr="00B207B1">
        <w:rPr>
          <w:rFonts w:hAnsiTheme="minorEastAsia"/>
          <w:rPrChange w:id="1783" w:author="JY0225" w:date="2017-08-24T11:12:00Z">
            <w:rPr>
              <w:rFonts w:ascii="Times New Roman" w:hAnsi="Times New Roman"/>
              <w:spacing w:val="10"/>
            </w:rPr>
          </w:rPrChange>
        </w:rPr>
        <w:t>Range</w:t>
      </w:r>
      <w:r w:rsidR="0006341B" w:rsidRPr="00B207B1">
        <w:rPr>
          <w:rFonts w:hAnsiTheme="minorEastAsia" w:hint="eastAsia"/>
          <w:rPrChange w:id="1784" w:author="JY0225" w:date="2017-08-24T11:12:00Z">
            <w:rPr>
              <w:rFonts w:ascii="Times New Roman" w:hAnsi="Times New Roman" w:hint="eastAsia"/>
              <w:spacing w:val="10"/>
            </w:rPr>
          </w:rPrChange>
        </w:rPr>
        <w:t>字段用</w:t>
      </w:r>
      <w:ins w:id="1785" w:author="Liu, Wu" w:date="2017-08-29T10:38:00Z">
        <w:r w:rsidR="00AC5FA6" w:rsidRPr="00B207B1">
          <w:rPr>
            <w:rFonts w:hAnsiTheme="minorEastAsia" w:hint="eastAsia"/>
          </w:rPr>
          <w:t>于</w:t>
        </w:r>
      </w:ins>
      <w:del w:id="1786" w:author="Liu, Wu" w:date="2017-08-29T10:39:00Z">
        <w:r w:rsidR="0006341B" w:rsidRPr="00B207B1" w:rsidDel="00AB4E03">
          <w:rPr>
            <w:rFonts w:hAnsiTheme="minorEastAsia" w:hint="eastAsia"/>
            <w:rPrChange w:id="1787" w:author="JY0225" w:date="2017-08-24T11:12:00Z">
              <w:rPr>
                <w:rFonts w:ascii="Times New Roman" w:hAnsi="Times New Roman" w:hint="eastAsia"/>
                <w:spacing w:val="10"/>
              </w:rPr>
            </w:rPrChange>
          </w:rPr>
          <w:delText>户</w:delText>
        </w:r>
      </w:del>
      <w:r w:rsidR="0006341B" w:rsidRPr="00B207B1">
        <w:rPr>
          <w:rFonts w:hAnsiTheme="minorEastAsia" w:hint="eastAsia"/>
          <w:rPrChange w:id="1788"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789" w:author="JY0225" w:date="2017-08-24T11:12:00Z">
            <w:rPr>
              <w:rFonts w:ascii="Times New Roman" w:hAnsi="Times New Roman" w:hint="eastAsia"/>
              <w:spacing w:val="10"/>
            </w:rPr>
          </w:rPrChange>
        </w:rPr>
        <w:t>传输</w:t>
      </w:r>
      <w:r w:rsidR="0006341B" w:rsidRPr="00B207B1">
        <w:rPr>
          <w:rFonts w:hAnsiTheme="minorEastAsia" w:hint="eastAsia"/>
          <w:rPrChange w:id="1790" w:author="JY0225" w:date="2017-08-24T11:12:00Z">
            <w:rPr>
              <w:rFonts w:ascii="Times New Roman" w:hAnsi="Times New Roman" w:hint="eastAsia"/>
              <w:spacing w:val="10"/>
            </w:rPr>
          </w:rPrChange>
        </w:rPr>
        <w:t>文件的某一段，</w:t>
      </w:r>
      <w:r w:rsidR="003559FE" w:rsidRPr="00B207B1">
        <w:rPr>
          <w:rFonts w:hAnsiTheme="minorEastAsia" w:hint="eastAsia"/>
          <w:rPrChange w:id="1791" w:author="JY0225" w:date="2017-08-24T11:12:00Z">
            <w:rPr>
              <w:rFonts w:ascii="Times New Roman" w:hAnsi="Times New Roman" w:hint="eastAsia"/>
              <w:spacing w:val="10"/>
            </w:rPr>
          </w:rPrChange>
        </w:rPr>
        <w:t>典型</w:t>
      </w:r>
      <w:r w:rsidR="0006341B" w:rsidRPr="00B207B1">
        <w:rPr>
          <w:rFonts w:hAnsiTheme="minorEastAsia" w:hint="eastAsia"/>
          <w:rPrChange w:id="1792"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793" w:author="JY0225" w:date="2017-08-24T11:12:00Z">
            <w:rPr>
              <w:rFonts w:ascii="Times New Roman" w:hAnsi="Times New Roman"/>
              <w:spacing w:val="10"/>
            </w:rPr>
          </w:rPrChange>
        </w:rPr>
      </w:pPr>
      <w:r w:rsidRPr="00B207B1">
        <w:rPr>
          <w:rFonts w:hAnsiTheme="minorEastAsia"/>
          <w:rPrChange w:id="1794" w:author="JY0225" w:date="2017-08-24T11:12:00Z">
            <w:rPr>
              <w:rFonts w:ascii="Times New Roman" w:hAnsi="Times New Roman"/>
              <w:spacing w:val="10"/>
            </w:rPr>
          </w:rPrChange>
        </w:rPr>
        <w:t xml:space="preserve">Range : </w:t>
      </w:r>
      <w:r w:rsidR="00E449B3" w:rsidRPr="00B207B1">
        <w:rPr>
          <w:rFonts w:hAnsiTheme="minorEastAsia"/>
          <w:rPrChange w:id="1795" w:author="JY0225" w:date="2017-08-24T11:12:00Z">
            <w:rPr>
              <w:rFonts w:ascii="Times New Roman" w:hAnsi="Times New Roman"/>
              <w:spacing w:val="10"/>
            </w:rPr>
          </w:rPrChange>
        </w:rPr>
        <w:t>bytes=0-</w:t>
      </w:r>
      <w:r w:rsidR="0055578E" w:rsidRPr="00B207B1">
        <w:rPr>
          <w:rFonts w:hAnsiTheme="minorEastAsia"/>
          <w:rPrChange w:id="1796" w:author="JY0225" w:date="2017-08-24T11:12:00Z">
            <w:rPr>
              <w:rFonts w:ascii="Times New Roman" w:hAnsi="Times New Roman"/>
              <w:spacing w:val="10"/>
            </w:rPr>
          </w:rPrChange>
        </w:rPr>
        <w:t>1024</w:t>
      </w:r>
      <w:r w:rsidR="00E449B3" w:rsidRPr="00B207B1">
        <w:rPr>
          <w:rFonts w:hAnsiTheme="minorEastAsia"/>
          <w:rPrChange w:id="1797" w:author="JY0225" w:date="2017-08-24T11:12:00Z">
            <w:rPr>
              <w:rFonts w:ascii="Times New Roman" w:hAnsi="Times New Roman"/>
              <w:spacing w:val="10"/>
            </w:rPr>
          </w:rPrChange>
        </w:rPr>
        <w:t xml:space="preserve"> </w:t>
      </w:r>
      <w:r w:rsidR="008A2718" w:rsidRPr="00B207B1">
        <w:rPr>
          <w:rFonts w:hAnsiTheme="minorEastAsia"/>
          <w:rPrChange w:id="1798" w:author="JY0225" w:date="2017-08-24T11:12:00Z">
            <w:rPr>
              <w:rFonts w:ascii="Times New Roman" w:hAnsi="Times New Roman"/>
              <w:spacing w:val="10"/>
            </w:rPr>
          </w:rPrChange>
        </w:rPr>
        <w:t>//</w:t>
      </w:r>
      <w:r w:rsidR="00E449B3" w:rsidRPr="00B207B1">
        <w:rPr>
          <w:rFonts w:hAnsiTheme="minorEastAsia" w:hint="eastAsia"/>
          <w:rPrChange w:id="1799" w:author="JY0225" w:date="2017-08-24T11:12:00Z">
            <w:rPr>
              <w:rFonts w:ascii="Times New Roman" w:hAnsi="Times New Roman" w:hint="eastAsia"/>
              <w:spacing w:val="10"/>
            </w:rPr>
          </w:rPrChange>
        </w:rPr>
        <w:t>第</w:t>
      </w:r>
      <w:r w:rsidR="008A2718" w:rsidRPr="00B207B1">
        <w:rPr>
          <w:rFonts w:hAnsiTheme="minorEastAsia"/>
          <w:rPrChange w:id="1800" w:author="JY0225" w:date="2017-08-24T11:12:00Z">
            <w:rPr>
              <w:rFonts w:ascii="Times New Roman" w:hAnsi="Times New Roman"/>
              <w:spacing w:val="10"/>
            </w:rPr>
          </w:rPrChange>
        </w:rPr>
        <w:t>0-1024</w:t>
      </w:r>
      <w:r w:rsidR="008A2718" w:rsidRPr="00B207B1">
        <w:rPr>
          <w:rFonts w:hAnsiTheme="minorEastAsia" w:hint="eastAsia"/>
          <w:rPrChange w:id="1801" w:author="JY0225" w:date="2017-08-24T11:12:00Z">
            <w:rPr>
              <w:rFonts w:ascii="Times New Roman" w:hAnsi="Times New Roman" w:hint="eastAsia"/>
              <w:spacing w:val="10"/>
            </w:rPr>
          </w:rPrChange>
        </w:rPr>
        <w:t>个</w:t>
      </w:r>
      <w:r w:rsidR="00E449B3" w:rsidRPr="00B207B1">
        <w:rPr>
          <w:rFonts w:hAnsiTheme="minorEastAsia" w:hint="eastAsia"/>
          <w:rPrChange w:id="1802"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803" w:author="JY0225" w:date="2017-08-24T11:12:00Z">
            <w:rPr>
              <w:rFonts w:ascii="Times New Roman" w:hAnsi="Times New Roman"/>
              <w:spacing w:val="10"/>
            </w:rPr>
          </w:rPrChange>
        </w:rPr>
      </w:pPr>
      <w:r w:rsidRPr="00B207B1">
        <w:rPr>
          <w:rFonts w:hAnsiTheme="minorEastAsia"/>
          <w:rPrChange w:id="1804" w:author="JY0225" w:date="2017-08-24T11:12:00Z">
            <w:rPr>
              <w:rFonts w:ascii="Times New Roman" w:hAnsi="Times New Roman"/>
              <w:spacing w:val="10"/>
            </w:rPr>
          </w:rPrChange>
        </w:rPr>
        <w:t>Accept-Ranges</w:t>
      </w:r>
      <w:r w:rsidRPr="00B207B1">
        <w:rPr>
          <w:rFonts w:hAnsiTheme="minorEastAsia" w:hint="eastAsia"/>
          <w:rPrChange w:id="1805"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806"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807" w:author="JY0225" w:date="2017-08-24T11:12:00Z">
            <w:rPr>
              <w:rFonts w:ascii="Times New Roman" w:hAnsi="Times New Roman"/>
              <w:spacing w:val="10"/>
            </w:rPr>
          </w:rPrChange>
        </w:rPr>
      </w:pPr>
      <w:r w:rsidRPr="00B207B1">
        <w:rPr>
          <w:rFonts w:hAnsiTheme="minorEastAsia"/>
          <w:rPrChange w:id="1808" w:author="JY0225" w:date="2017-08-24T11:12:00Z">
            <w:rPr>
              <w:rFonts w:ascii="Times New Roman" w:hAnsi="Times New Roman"/>
              <w:spacing w:val="10"/>
            </w:rPr>
          </w:rPrChange>
        </w:rPr>
        <w:t xml:space="preserve">Accept-Ranges: bytes  </w:t>
      </w:r>
      <w:r w:rsidR="00BE698E" w:rsidRPr="00B207B1">
        <w:rPr>
          <w:rFonts w:hAnsiTheme="minorEastAsia"/>
          <w:rPrChange w:id="1809" w:author="JY0225" w:date="2017-08-24T11:12:00Z">
            <w:rPr>
              <w:rFonts w:ascii="Times New Roman" w:hAnsi="Times New Roman"/>
              <w:spacing w:val="10"/>
            </w:rPr>
          </w:rPrChange>
        </w:rPr>
        <w:t>//</w:t>
      </w:r>
      <w:r w:rsidRPr="00B207B1">
        <w:rPr>
          <w:rFonts w:hAnsiTheme="minorEastAsia" w:hint="eastAsia"/>
          <w:rPrChange w:id="1810" w:author="JY0225" w:date="2017-08-24T11:12:00Z">
            <w:rPr>
              <w:rFonts w:ascii="Times New Roman" w:hAnsi="Times New Roman" w:hint="eastAsia"/>
              <w:spacing w:val="10"/>
            </w:rPr>
          </w:rPrChange>
        </w:rPr>
        <w:t>支持以</w:t>
      </w:r>
      <w:r w:rsidRPr="00B207B1">
        <w:rPr>
          <w:rFonts w:hAnsiTheme="minorEastAsia"/>
          <w:rPrChange w:id="1811" w:author="JY0225" w:date="2017-08-24T11:12:00Z">
            <w:rPr>
              <w:rFonts w:ascii="Times New Roman" w:hAnsi="Times New Roman"/>
              <w:spacing w:val="10"/>
            </w:rPr>
          </w:rPrChange>
        </w:rPr>
        <w:t>bytes</w:t>
      </w:r>
      <w:r w:rsidRPr="00B207B1">
        <w:rPr>
          <w:rFonts w:hAnsiTheme="minorEastAsia" w:hint="eastAsia"/>
          <w:rPrChange w:id="1812"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813" w:author="JY0225" w:date="2017-08-24T11:12:00Z">
            <w:rPr>
              <w:rFonts w:ascii="Times New Roman" w:hAnsi="Times New Roman"/>
              <w:spacing w:val="10"/>
            </w:rPr>
          </w:rPrChange>
        </w:rPr>
      </w:pPr>
      <w:r w:rsidRPr="00B207B1">
        <w:rPr>
          <w:rFonts w:hAnsiTheme="minorEastAsia"/>
          <w:rPrChange w:id="1814" w:author="JY0225" w:date="2017-08-24T11:12:00Z">
            <w:rPr>
              <w:rFonts w:ascii="Times New Roman" w:hAnsi="Times New Roman"/>
              <w:spacing w:val="10"/>
            </w:rPr>
          </w:rPrChange>
        </w:rPr>
        <w:t xml:space="preserve">Accept-Ranges: none  </w:t>
      </w:r>
      <w:r w:rsidR="00BE698E" w:rsidRPr="00B207B1">
        <w:rPr>
          <w:rFonts w:hAnsiTheme="minorEastAsia"/>
          <w:rPrChange w:id="1815" w:author="JY0225" w:date="2017-08-24T11:12:00Z">
            <w:rPr>
              <w:rFonts w:ascii="Times New Roman" w:hAnsi="Times New Roman"/>
              <w:spacing w:val="10"/>
            </w:rPr>
          </w:rPrChange>
        </w:rPr>
        <w:t>//</w:t>
      </w:r>
      <w:r w:rsidRPr="00B207B1">
        <w:rPr>
          <w:rFonts w:hAnsiTheme="minorEastAsia" w:hint="eastAsia"/>
          <w:rPrChange w:id="1816" w:author="JY0225" w:date="2017-08-24T11:12:00Z">
            <w:rPr>
              <w:rFonts w:ascii="Times New Roman" w:hAnsi="Times New Roman" w:hint="eastAsia"/>
              <w:spacing w:val="10"/>
            </w:rPr>
          </w:rPrChange>
        </w:rPr>
        <w:t>不支持</w:t>
      </w:r>
      <w:r w:rsidR="00A272C8" w:rsidRPr="00B207B1">
        <w:rPr>
          <w:rFonts w:hAnsiTheme="minorEastAsia" w:hint="eastAsia"/>
          <w:rPrChange w:id="1817" w:author="JY0225" w:date="2017-08-24T11:12:00Z">
            <w:rPr>
              <w:rFonts w:ascii="Times New Roman" w:hAnsi="Times New Roman" w:hint="eastAsia"/>
              <w:spacing w:val="10"/>
            </w:rPr>
          </w:rPrChange>
        </w:rPr>
        <w:t>以</w:t>
      </w:r>
      <w:r w:rsidR="00A272C8" w:rsidRPr="00B207B1">
        <w:rPr>
          <w:rFonts w:hAnsiTheme="minorEastAsia"/>
          <w:rPrChange w:id="1818" w:author="JY0225" w:date="2017-08-24T11:12:00Z">
            <w:rPr>
              <w:rFonts w:ascii="Times New Roman" w:hAnsi="Times New Roman"/>
              <w:spacing w:val="10"/>
            </w:rPr>
          </w:rPrChange>
        </w:rPr>
        <w:t>bytes</w:t>
      </w:r>
      <w:r w:rsidR="00A272C8" w:rsidRPr="00B207B1">
        <w:rPr>
          <w:rFonts w:hAnsiTheme="minorEastAsia" w:hint="eastAsia"/>
          <w:rPrChange w:id="1819"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820" w:author="JY0225" w:date="2017-08-24T11:12:00Z">
            <w:rPr>
              <w:rFonts w:ascii="Times New Roman" w:hAnsi="Times New Roman"/>
              <w:spacing w:val="10"/>
            </w:rPr>
          </w:rPrChange>
        </w:rPr>
      </w:pPr>
      <w:r w:rsidRPr="00B207B1">
        <w:rPr>
          <w:rFonts w:hAnsiTheme="minorEastAsia"/>
          <w:rPrChange w:id="1821" w:author="JY0225" w:date="2017-08-24T11:12:00Z">
            <w:rPr>
              <w:rFonts w:ascii="Times New Roman" w:hAnsi="Times New Roman"/>
              <w:spacing w:val="10"/>
            </w:rPr>
          </w:rPrChange>
        </w:rPr>
        <w:t>Content-Ranges</w:t>
      </w:r>
      <w:r w:rsidRPr="00B207B1">
        <w:rPr>
          <w:rFonts w:hAnsiTheme="minorEastAsia" w:hint="eastAsia"/>
          <w:rPrChange w:id="1822"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823" w:author="JY0225" w:date="2017-08-24T11:12:00Z">
            <w:rPr>
              <w:rFonts w:ascii="Times New Roman" w:hAnsi="Times New Roman"/>
              <w:spacing w:val="10"/>
            </w:rPr>
          </w:rPrChange>
        </w:rPr>
      </w:pPr>
      <w:r w:rsidRPr="00B207B1">
        <w:rPr>
          <w:rFonts w:hAnsiTheme="minorEastAsia"/>
          <w:rPrChange w:id="1824" w:author="JY0225" w:date="2017-08-24T11:12:00Z">
            <w:rPr>
              <w:rFonts w:ascii="Times New Roman" w:hAnsi="Times New Roman"/>
              <w:spacing w:val="10"/>
            </w:rPr>
          </w:rPrChange>
        </w:rPr>
        <w:t>Content-Ranges: bytes 0-1024/</w:t>
      </w:r>
      <w:r w:rsidR="00474A8E" w:rsidRPr="00B207B1">
        <w:rPr>
          <w:rFonts w:hAnsiTheme="minorEastAsia"/>
          <w:rPrChange w:id="1825" w:author="JY0225" w:date="2017-08-24T11:12:00Z">
            <w:rPr>
              <w:rFonts w:ascii="Times New Roman" w:hAnsi="Times New Roman"/>
              <w:spacing w:val="10"/>
            </w:rPr>
          </w:rPrChange>
        </w:rPr>
        <w:t>56</w:t>
      </w:r>
      <w:r w:rsidR="00543322" w:rsidRPr="00B207B1">
        <w:rPr>
          <w:rFonts w:hAnsiTheme="minorEastAsia"/>
          <w:rPrChange w:id="1826" w:author="JY0225" w:date="2017-08-24T11:12:00Z">
            <w:rPr>
              <w:rFonts w:ascii="Times New Roman" w:hAnsi="Times New Roman"/>
              <w:spacing w:val="10"/>
            </w:rPr>
          </w:rPrChange>
        </w:rPr>
        <w:t>45</w:t>
      </w:r>
      <w:r w:rsidR="00551521" w:rsidRPr="00B207B1">
        <w:rPr>
          <w:rFonts w:hAnsiTheme="minorEastAsia"/>
          <w:rPrChange w:id="1827" w:author="JY0225" w:date="2017-08-24T11:12:00Z">
            <w:rPr>
              <w:rFonts w:ascii="Times New Roman" w:hAnsi="Times New Roman"/>
              <w:spacing w:val="10"/>
            </w:rPr>
          </w:rPrChange>
        </w:rPr>
        <w:t xml:space="preserve"> //</w:t>
      </w:r>
      <w:r w:rsidR="00551521" w:rsidRPr="00B207B1">
        <w:rPr>
          <w:rFonts w:hAnsiTheme="minorEastAsia" w:hint="eastAsia"/>
          <w:rPrChange w:id="1828" w:author="JY0225" w:date="2017-08-24T11:12:00Z">
            <w:rPr>
              <w:rFonts w:ascii="Times New Roman" w:hAnsi="Times New Roman" w:hint="eastAsia"/>
              <w:spacing w:val="10"/>
            </w:rPr>
          </w:rPrChange>
        </w:rPr>
        <w:t>大小为</w:t>
      </w:r>
      <w:r w:rsidR="001A1C35" w:rsidRPr="00B207B1">
        <w:rPr>
          <w:rFonts w:hAnsiTheme="minorEastAsia"/>
          <w:rPrChange w:id="1829" w:author="JY0225" w:date="2017-08-24T11:12:00Z">
            <w:rPr>
              <w:rFonts w:ascii="Times New Roman" w:hAnsi="Times New Roman"/>
              <w:spacing w:val="10"/>
            </w:rPr>
          </w:rPrChange>
        </w:rPr>
        <w:t>5645</w:t>
      </w:r>
      <w:r w:rsidR="00551521" w:rsidRPr="00B207B1">
        <w:rPr>
          <w:rFonts w:hAnsiTheme="minorEastAsia" w:hint="eastAsia"/>
          <w:rPrChange w:id="1830" w:author="JY0225" w:date="2017-08-24T11:12:00Z">
            <w:rPr>
              <w:rFonts w:ascii="Times New Roman" w:hAnsi="Times New Roman" w:hint="eastAsia"/>
              <w:spacing w:val="10"/>
            </w:rPr>
          </w:rPrChange>
        </w:rPr>
        <w:t>字节的前</w:t>
      </w:r>
      <w:r w:rsidR="00551521" w:rsidRPr="00B207B1">
        <w:rPr>
          <w:rFonts w:hAnsiTheme="minorEastAsia"/>
          <w:rPrChange w:id="1831" w:author="JY0225" w:date="2017-08-24T11:12:00Z">
            <w:rPr>
              <w:rFonts w:ascii="Times New Roman" w:hAnsi="Times New Roman"/>
              <w:spacing w:val="10"/>
            </w:rPr>
          </w:rPrChange>
        </w:rPr>
        <w:t>1024</w:t>
      </w:r>
      <w:r w:rsidR="00551521" w:rsidRPr="00B207B1">
        <w:rPr>
          <w:rFonts w:hAnsiTheme="minorEastAsia" w:hint="eastAsia"/>
          <w:rPrChange w:id="1832" w:author="JY0225" w:date="2017-08-24T11:12:00Z">
            <w:rPr>
              <w:rFonts w:ascii="Times New Roman" w:hAnsi="Times New Roman" w:hint="eastAsia"/>
              <w:spacing w:val="10"/>
            </w:rPr>
          </w:rPrChange>
        </w:rPr>
        <w:t>字节</w:t>
      </w:r>
      <w:r w:rsidR="0036382C" w:rsidRPr="00B207B1">
        <w:rPr>
          <w:rFonts w:hAnsiTheme="minorEastAsia" w:hint="eastAsia"/>
          <w:rPrChange w:id="1833" w:author="JY0225" w:date="2017-08-24T11:12:00Z">
            <w:rPr>
              <w:rFonts w:ascii="Times New Roman" w:hAnsi="Times New Roman" w:hint="eastAsia"/>
              <w:spacing w:val="10"/>
            </w:rPr>
          </w:rPrChange>
        </w:rPr>
        <w:t>。</w:t>
      </w:r>
    </w:p>
    <w:p w14:paraId="2A794A81" w14:textId="77777777" w:rsidR="0066788E" w:rsidRPr="00B207B1" w:rsidRDefault="006C58B6" w:rsidP="00BF3E97">
      <w:pPr>
        <w:spacing w:line="400" w:lineRule="exact"/>
        <w:ind w:firstLine="420"/>
        <w:rPr>
          <w:rFonts w:hAnsiTheme="minorEastAsia"/>
          <w:rPrChange w:id="1834" w:author="JY0225" w:date="2017-08-24T11:12:00Z">
            <w:rPr>
              <w:rFonts w:ascii="Times New Roman" w:hAnsi="Times New Roman"/>
              <w:spacing w:val="10"/>
            </w:rPr>
          </w:rPrChange>
        </w:rPr>
      </w:pPr>
      <w:r w:rsidRPr="00B207B1">
        <w:rPr>
          <w:rFonts w:hAnsiTheme="minorEastAsia" w:hint="eastAsia"/>
          <w:rPrChange w:id="1835" w:author="JY0225" w:date="2017-08-24T11:12:00Z">
            <w:rPr>
              <w:rFonts w:ascii="Times New Roman" w:hAnsi="Times New Roman" w:hint="eastAsia"/>
              <w:spacing w:val="10"/>
            </w:rPr>
          </w:rPrChange>
        </w:rPr>
        <w:t>请求报文如</w:t>
      </w:r>
      <w:r w:rsidR="009C6CB3" w:rsidRPr="00B207B1">
        <w:rPr>
          <w:rFonts w:hAnsiTheme="minorEastAsia" w:hint="eastAsia"/>
          <w:rPrChange w:id="1836" w:author="JY0225" w:date="2017-08-24T11:12:00Z">
            <w:rPr>
              <w:rFonts w:ascii="Times New Roman" w:hAnsi="Times New Roman" w:hint="eastAsia"/>
              <w:spacing w:val="10"/>
            </w:rPr>
          </w:rPrChange>
        </w:rPr>
        <w:t>下</w:t>
      </w:r>
      <w:r w:rsidR="0066788E" w:rsidRPr="00B207B1">
        <w:rPr>
          <w:rFonts w:hAnsiTheme="minorEastAsia" w:hint="eastAsia"/>
          <w:rPrChange w:id="1837"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38" w:author="JY0225" w:date="2017-08-24T11:12:00Z">
                  <w:rPr>
                    <w:rFonts w:eastAsiaTheme="minorEastAsia"/>
                  </w:rPr>
                </w:rPrChange>
              </w:rPr>
            </w:pPr>
            <w:r w:rsidRPr="00B207B1">
              <w:rPr>
                <w:rFonts w:asciiTheme="minorEastAsia" w:eastAsiaTheme="minorEastAsia" w:hAnsiTheme="minorEastAsia"/>
                <w:spacing w:val="0"/>
                <w:szCs w:val="24"/>
                <w:rPrChange w:id="1839"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0" w:author="JY0225" w:date="2017-08-24T11:12:00Z">
                  <w:rPr>
                    <w:rFonts w:eastAsiaTheme="minorEastAsia"/>
                  </w:rPr>
                </w:rPrChange>
              </w:rPr>
            </w:pPr>
            <w:r w:rsidRPr="00B207B1">
              <w:rPr>
                <w:rFonts w:asciiTheme="minorEastAsia" w:eastAsiaTheme="minorEastAsia" w:hAnsiTheme="minorEastAsia"/>
                <w:spacing w:val="0"/>
                <w:szCs w:val="24"/>
                <w:rPrChange w:id="1841"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2" w:author="JY0225" w:date="2017-08-24T11:12:00Z">
                  <w:rPr>
                    <w:rFonts w:eastAsiaTheme="minorEastAsia"/>
                  </w:rPr>
                </w:rPrChange>
              </w:rPr>
            </w:pPr>
            <w:r w:rsidRPr="00B207B1">
              <w:rPr>
                <w:rFonts w:asciiTheme="minorEastAsia" w:eastAsiaTheme="minorEastAsia" w:hAnsiTheme="minorEastAsia"/>
                <w:spacing w:val="0"/>
                <w:szCs w:val="24"/>
                <w:rPrChange w:id="1843"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844" w:author="JY0225" w:date="2017-08-24T11:12:00Z">
                  <w:rPr>
                    <w:rFonts w:eastAsiaTheme="minorEastAsia"/>
                  </w:rPr>
                </w:rPrChange>
              </w:rPr>
            </w:pPr>
            <w:r w:rsidRPr="00B207B1">
              <w:rPr>
                <w:rFonts w:asciiTheme="minorEastAsia" w:eastAsiaTheme="minorEastAsia" w:hAnsiTheme="minorEastAsia"/>
                <w:spacing w:val="0"/>
                <w:szCs w:val="24"/>
                <w:rPrChange w:id="1845" w:author="JY0225" w:date="2017-08-24T11:12:00Z">
                  <w:rPr>
                    <w:rFonts w:eastAsiaTheme="minorEastAsia"/>
                  </w:rPr>
                </w:rPrChange>
              </w:rPr>
              <w:t>Range: bytes=0-1024</w:t>
            </w:r>
          </w:p>
        </w:tc>
      </w:tr>
    </w:tbl>
    <w:p w14:paraId="25FB3EA4" w14:textId="77777777" w:rsidR="00B978E6" w:rsidRPr="00B207B1" w:rsidRDefault="009357DE" w:rsidP="00B978E6">
      <w:pPr>
        <w:spacing w:line="400" w:lineRule="exact"/>
        <w:ind w:firstLine="420"/>
        <w:rPr>
          <w:rFonts w:hAnsiTheme="minorEastAsia"/>
          <w:rPrChange w:id="1846" w:author="JY0225" w:date="2017-08-24T11:12:00Z">
            <w:rPr>
              <w:rFonts w:ascii="Times New Roman" w:hAnsi="Times New Roman"/>
              <w:spacing w:val="10"/>
            </w:rPr>
          </w:rPrChange>
        </w:rPr>
      </w:pPr>
      <w:r w:rsidRPr="00B207B1">
        <w:rPr>
          <w:rFonts w:hAnsiTheme="minorEastAsia" w:hint="eastAsia"/>
          <w:rPrChange w:id="1847" w:author="JY0225" w:date="2017-08-24T11:12:00Z">
            <w:rPr>
              <w:rFonts w:ascii="Times New Roman" w:hAnsi="Times New Roman" w:hint="eastAsia"/>
              <w:spacing w:val="10"/>
            </w:rPr>
          </w:rPrChange>
        </w:rPr>
        <w:t>响应</w:t>
      </w:r>
      <w:r w:rsidR="00280FF4" w:rsidRPr="00B207B1">
        <w:rPr>
          <w:rFonts w:hAnsiTheme="minorEastAsia" w:hint="eastAsia"/>
          <w:rPrChange w:id="1848" w:author="JY0225" w:date="2017-08-24T11:12:00Z">
            <w:rPr>
              <w:rFonts w:ascii="Times New Roman" w:hAnsi="Times New Roman" w:hint="eastAsia"/>
              <w:spacing w:val="10"/>
            </w:rPr>
          </w:rPrChange>
        </w:rPr>
        <w:t>报文如</w:t>
      </w:r>
      <w:r w:rsidR="009C6CB3" w:rsidRPr="00B207B1">
        <w:rPr>
          <w:rFonts w:hAnsiTheme="minorEastAsia" w:hint="eastAsia"/>
          <w:rPrChange w:id="1849" w:author="JY0225" w:date="2017-08-24T11:12:00Z">
            <w:rPr>
              <w:rFonts w:ascii="Times New Roman" w:hAnsi="Times New Roman" w:hint="eastAsia"/>
              <w:spacing w:val="10"/>
            </w:rPr>
          </w:rPrChange>
        </w:rPr>
        <w:t>下</w:t>
      </w:r>
      <w:r w:rsidR="00B978E6" w:rsidRPr="00B207B1">
        <w:rPr>
          <w:rFonts w:hAnsiTheme="minorEastAsia" w:hint="eastAsia"/>
          <w:rPrChange w:id="1850"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851" w:author="JY0225" w:date="2017-08-24T11:12:00Z">
                  <w:rPr>
                    <w:rFonts w:eastAsiaTheme="minorEastAsia"/>
                  </w:rPr>
                </w:rPrChange>
              </w:rPr>
            </w:pPr>
            <w:r w:rsidRPr="00B207B1">
              <w:rPr>
                <w:rFonts w:asciiTheme="minorEastAsia" w:eastAsiaTheme="minorEastAsia" w:hAnsiTheme="minorEastAsia"/>
                <w:spacing w:val="0"/>
                <w:szCs w:val="24"/>
                <w:rPrChange w:id="1852"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853"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4" w:author="JY0225" w:date="2017-08-24T11:12:00Z">
                  <w:rPr>
                    <w:rFonts w:eastAsiaTheme="minorEastAsia"/>
                  </w:rPr>
                </w:rPrChange>
              </w:rPr>
            </w:pPr>
            <w:r w:rsidRPr="00B207B1">
              <w:rPr>
                <w:rFonts w:asciiTheme="minorEastAsia" w:eastAsiaTheme="minorEastAsia" w:hAnsiTheme="minorEastAsia"/>
                <w:spacing w:val="0"/>
                <w:szCs w:val="24"/>
                <w:rPrChange w:id="1855"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856" w:author="JY0225" w:date="2017-08-24T11:12:00Z">
                  <w:rPr>
                    <w:rFonts w:eastAsiaTheme="minorEastAsia"/>
                  </w:rPr>
                </w:rPrChange>
              </w:rPr>
              <w:t>:</w:t>
            </w:r>
            <w:r w:rsidRPr="00B207B1">
              <w:rPr>
                <w:rFonts w:asciiTheme="minorEastAsia" w:eastAsiaTheme="minorEastAsia" w:hAnsiTheme="minorEastAsia"/>
                <w:spacing w:val="0"/>
                <w:szCs w:val="24"/>
                <w:rPrChange w:id="1857"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8" w:author="JY0225" w:date="2017-08-24T11:12:00Z">
                  <w:rPr>
                    <w:rFonts w:eastAsiaTheme="minorEastAsia"/>
                  </w:rPr>
                </w:rPrChange>
              </w:rPr>
            </w:pPr>
            <w:r w:rsidRPr="00B207B1">
              <w:rPr>
                <w:rFonts w:asciiTheme="minorEastAsia" w:eastAsiaTheme="minorEastAsia" w:hAnsiTheme="minorEastAsia"/>
                <w:spacing w:val="0"/>
                <w:szCs w:val="24"/>
                <w:rPrChange w:id="1859"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860" w:author="JY0225" w:date="2017-08-24T11:12:00Z">
                  <w:rPr>
                    <w:rFonts w:eastAsiaTheme="minorEastAsia"/>
                  </w:rPr>
                </w:rPrChange>
              </w:rPr>
              <w:t xml:space="preserve">: </w:t>
            </w:r>
            <w:r w:rsidRPr="00B207B1">
              <w:rPr>
                <w:rFonts w:asciiTheme="minorEastAsia" w:eastAsiaTheme="minorEastAsia" w:hAnsiTheme="minorEastAsia"/>
                <w:spacing w:val="0"/>
                <w:szCs w:val="24"/>
                <w:rPrChange w:id="1861"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62" w:author="JY0225" w:date="2017-08-24T11:12:00Z">
                  <w:rPr>
                    <w:rFonts w:eastAsiaTheme="minorEastAsia"/>
                  </w:rPr>
                </w:rPrChange>
              </w:rPr>
            </w:pPr>
            <w:r w:rsidRPr="00B207B1">
              <w:rPr>
                <w:rFonts w:asciiTheme="minorEastAsia" w:eastAsiaTheme="minorEastAsia" w:hAnsiTheme="minorEastAsia"/>
                <w:spacing w:val="0"/>
                <w:szCs w:val="24"/>
                <w:rPrChange w:id="1863"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864" w:author="JY0225" w:date="2017-08-24T11:12:00Z">
                  <w:rPr>
                    <w:rFonts w:eastAsiaTheme="minorEastAsia"/>
                  </w:rPr>
                </w:rPrChange>
              </w:rPr>
              <w:t>: bytes</w:t>
            </w:r>
            <w:r w:rsidRPr="00B207B1">
              <w:rPr>
                <w:rFonts w:asciiTheme="minorEastAsia" w:eastAsiaTheme="minorEastAsia" w:hAnsiTheme="minorEastAsia"/>
                <w:spacing w:val="0"/>
                <w:szCs w:val="24"/>
                <w:rPrChange w:id="1865"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866" w:author="JY0225" w:date="2017-08-24T11:12:00Z">
                  <w:rPr>
                    <w:rFonts w:eastAsiaTheme="minorEastAsia"/>
                  </w:rPr>
                </w:rPrChange>
              </w:rPr>
              <w:t>0-1024</w:t>
            </w:r>
            <w:r w:rsidRPr="00B207B1">
              <w:rPr>
                <w:rFonts w:asciiTheme="minorEastAsia" w:eastAsiaTheme="minorEastAsia" w:hAnsiTheme="minorEastAsia"/>
                <w:spacing w:val="0"/>
                <w:szCs w:val="24"/>
                <w:rPrChange w:id="1867"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868" w:author="JY0225" w:date="2017-08-24T11:12:00Z">
            <w:rPr>
              <w:rFonts w:ascii="Times New Roman" w:hAnsi="Times New Roman"/>
              <w:spacing w:val="10"/>
            </w:rPr>
          </w:rPrChange>
        </w:rPr>
      </w:pPr>
      <w:r w:rsidRPr="00B207B1">
        <w:rPr>
          <w:rFonts w:hAnsiTheme="minorEastAsia"/>
          <w:rPrChange w:id="1869" w:author="JY0225" w:date="2017-08-24T11:12:00Z">
            <w:rPr>
              <w:rFonts w:ascii="Times New Roman" w:hAnsi="Times New Roman"/>
              <w:spacing w:val="10"/>
            </w:rPr>
          </w:rPrChange>
        </w:rPr>
        <w:tab/>
      </w:r>
      <w:r w:rsidR="00347BB7" w:rsidRPr="00B207B1">
        <w:rPr>
          <w:rFonts w:hAnsiTheme="minorEastAsia" w:hint="eastAsia"/>
          <w:rPrChange w:id="1870" w:author="JY0225" w:date="2017-08-24T11:12:00Z">
            <w:rPr>
              <w:rFonts w:ascii="Times New Roman" w:hAnsi="Times New Roman" w:hint="eastAsia"/>
              <w:spacing w:val="10"/>
            </w:rPr>
          </w:rPrChange>
        </w:rPr>
        <w:t>在断点续传</w:t>
      </w:r>
      <w:r w:rsidR="00D011AE" w:rsidRPr="00B207B1">
        <w:rPr>
          <w:rFonts w:hAnsiTheme="minorEastAsia" w:hint="eastAsia"/>
          <w:rPrChange w:id="1871" w:author="JY0225" w:date="2017-08-24T11:12:00Z">
            <w:rPr>
              <w:rFonts w:ascii="Times New Roman" w:hAnsi="Times New Roman" w:hint="eastAsia"/>
              <w:spacing w:val="10"/>
            </w:rPr>
          </w:rPrChange>
        </w:rPr>
        <w:t>过程</w:t>
      </w:r>
      <w:r w:rsidR="00347BB7" w:rsidRPr="00B207B1">
        <w:rPr>
          <w:rFonts w:hAnsiTheme="minorEastAsia" w:hint="eastAsia"/>
          <w:rPrChange w:id="1872" w:author="JY0225" w:date="2017-08-24T11:12:00Z">
            <w:rPr>
              <w:rFonts w:ascii="Times New Roman" w:hAnsi="Times New Roman" w:hint="eastAsia"/>
              <w:spacing w:val="10"/>
            </w:rPr>
          </w:rPrChange>
        </w:rPr>
        <w:t>中，</w:t>
      </w:r>
      <w:r w:rsidRPr="00B207B1">
        <w:rPr>
          <w:rFonts w:hAnsiTheme="minorEastAsia" w:hint="eastAsia"/>
          <w:rPrChange w:id="1873" w:author="JY0225" w:date="2017-08-24T11:12:00Z">
            <w:rPr>
              <w:rFonts w:ascii="Times New Roman" w:hAnsi="Times New Roman" w:hint="eastAsia"/>
              <w:spacing w:val="10"/>
            </w:rPr>
          </w:rPrChange>
        </w:rPr>
        <w:t>首先需要</w:t>
      </w:r>
      <w:r w:rsidR="002E0207" w:rsidRPr="00B207B1">
        <w:rPr>
          <w:rFonts w:hAnsiTheme="minorEastAsia" w:hint="eastAsia"/>
          <w:rPrChange w:id="1874" w:author="JY0225" w:date="2017-08-24T11:12:00Z">
            <w:rPr>
              <w:rFonts w:ascii="Times New Roman" w:hAnsi="Times New Roman" w:hint="eastAsia"/>
              <w:spacing w:val="10"/>
            </w:rPr>
          </w:rPrChange>
        </w:rPr>
        <w:t>将</w:t>
      </w:r>
      <w:r w:rsidRPr="00B207B1">
        <w:rPr>
          <w:rFonts w:hAnsiTheme="minorEastAsia" w:hint="eastAsia"/>
          <w:rPrChange w:id="1875"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876" w:author="JY0225" w:date="2017-08-24T11:12:00Z">
            <w:rPr>
              <w:rFonts w:ascii="Times New Roman" w:hAnsi="Times New Roman" w:hint="eastAsia"/>
              <w:spacing w:val="10"/>
            </w:rPr>
          </w:rPrChange>
        </w:rPr>
        <w:t>部分</w:t>
      </w:r>
      <w:r w:rsidRPr="00B207B1">
        <w:rPr>
          <w:rFonts w:hAnsiTheme="minorEastAsia" w:hint="eastAsia"/>
          <w:rPrChange w:id="1877" w:author="JY0225" w:date="2017-08-24T11:12:00Z">
            <w:rPr>
              <w:rFonts w:ascii="Times New Roman" w:hAnsi="Times New Roman" w:hint="eastAsia"/>
              <w:spacing w:val="10"/>
            </w:rPr>
          </w:rPrChange>
        </w:rPr>
        <w:t>，</w:t>
      </w:r>
      <w:r w:rsidR="007C1229" w:rsidRPr="00B207B1">
        <w:rPr>
          <w:rFonts w:hAnsiTheme="minorEastAsia" w:hint="eastAsia"/>
          <w:rPrChange w:id="1878" w:author="JY0225" w:date="2017-08-24T11:12:00Z">
            <w:rPr>
              <w:rFonts w:ascii="Times New Roman" w:hAnsi="Times New Roman" w:hint="eastAsia"/>
              <w:spacing w:val="10"/>
            </w:rPr>
          </w:rPrChange>
        </w:rPr>
        <w:t>随后</w:t>
      </w:r>
      <w:r w:rsidR="00DA67DB" w:rsidRPr="00B207B1">
        <w:rPr>
          <w:rFonts w:hAnsiTheme="minorEastAsia" w:hint="eastAsia"/>
          <w:rPrChange w:id="1879" w:author="JY0225" w:date="2017-08-24T11:12:00Z">
            <w:rPr>
              <w:rFonts w:ascii="Times New Roman" w:hAnsi="Times New Roman" w:hint="eastAsia"/>
              <w:spacing w:val="10"/>
            </w:rPr>
          </w:rPrChange>
        </w:rPr>
        <w:t>逐</w:t>
      </w:r>
      <w:r w:rsidR="00DA67DB" w:rsidRPr="00B207B1">
        <w:rPr>
          <w:rFonts w:hAnsiTheme="minorEastAsia" w:hint="eastAsia"/>
          <w:rPrChange w:id="1880" w:author="JY0225" w:date="2017-08-24T11:12:00Z">
            <w:rPr>
              <w:rFonts w:ascii="Times New Roman" w:hAnsi="Times New Roman" w:hint="eastAsia"/>
              <w:spacing w:val="10"/>
            </w:rPr>
          </w:rPrChange>
        </w:rPr>
        <w:lastRenderedPageBreak/>
        <w:t>一</w:t>
      </w:r>
      <w:r w:rsidR="00E84A38" w:rsidRPr="00B207B1">
        <w:rPr>
          <w:rFonts w:hAnsiTheme="minorEastAsia" w:hint="eastAsia"/>
          <w:rPrChange w:id="1881" w:author="JY0225" w:date="2017-08-24T11:12:00Z">
            <w:rPr>
              <w:rFonts w:ascii="Times New Roman" w:hAnsi="Times New Roman" w:hint="eastAsia"/>
              <w:spacing w:val="10"/>
            </w:rPr>
          </w:rPrChange>
        </w:rPr>
        <w:t>发送</w:t>
      </w:r>
      <w:r w:rsidR="00E84A38" w:rsidRPr="00B207B1">
        <w:rPr>
          <w:rFonts w:hAnsiTheme="minorEastAsia"/>
          <w:rPrChange w:id="1882" w:author="JY0225" w:date="2017-08-24T11:12:00Z">
            <w:rPr>
              <w:rFonts w:ascii="Times New Roman" w:hAnsi="Times New Roman"/>
              <w:spacing w:val="10"/>
            </w:rPr>
          </w:rPrChange>
        </w:rPr>
        <w:t>PUT</w:t>
      </w:r>
      <w:r w:rsidR="00E84A38" w:rsidRPr="00B207B1">
        <w:rPr>
          <w:rFonts w:hAnsiTheme="minorEastAsia" w:hint="eastAsia"/>
          <w:rPrChange w:id="1883" w:author="JY0225" w:date="2017-08-24T11:12:00Z">
            <w:rPr>
              <w:rFonts w:ascii="Times New Roman" w:hAnsi="Times New Roman" w:hint="eastAsia"/>
              <w:spacing w:val="10"/>
            </w:rPr>
          </w:rPrChange>
        </w:rPr>
        <w:t>请求到服务器</w:t>
      </w:r>
      <w:r w:rsidRPr="00B207B1">
        <w:rPr>
          <w:rFonts w:hAnsiTheme="minorEastAsia" w:hint="eastAsia"/>
          <w:rPrChange w:id="1884" w:author="JY0225" w:date="2017-08-24T11:12:00Z">
            <w:rPr>
              <w:rFonts w:ascii="Times New Roman" w:hAnsi="Times New Roman" w:hint="eastAsia"/>
              <w:spacing w:val="10"/>
            </w:rPr>
          </w:rPrChange>
        </w:rPr>
        <w:t>。</w:t>
      </w:r>
      <w:r w:rsidR="007368B6" w:rsidRPr="00B207B1">
        <w:rPr>
          <w:rFonts w:hAnsiTheme="minorEastAsia" w:hint="eastAsia"/>
          <w:rPrChange w:id="1885" w:author="JY0225" w:date="2017-08-24T11:12:00Z">
            <w:rPr>
              <w:rFonts w:ascii="Times New Roman" w:hAnsi="Times New Roman" w:hint="eastAsia"/>
              <w:spacing w:val="10"/>
            </w:rPr>
          </w:rPrChange>
        </w:rPr>
        <w:t>请求</w:t>
      </w:r>
      <w:r w:rsidR="00934418" w:rsidRPr="00B207B1">
        <w:rPr>
          <w:rFonts w:hAnsiTheme="minorEastAsia" w:hint="eastAsia"/>
          <w:rPrChange w:id="1886" w:author="JY0225" w:date="2017-08-24T11:12:00Z">
            <w:rPr>
              <w:rFonts w:ascii="Times New Roman" w:hAnsi="Times New Roman" w:hint="eastAsia"/>
              <w:spacing w:val="10"/>
            </w:rPr>
          </w:rPrChange>
        </w:rPr>
        <w:t>报文</w:t>
      </w:r>
      <w:r w:rsidR="007368B6" w:rsidRPr="00B207B1">
        <w:rPr>
          <w:rFonts w:hAnsiTheme="minorEastAsia" w:hint="eastAsia"/>
          <w:rPrChange w:id="1887" w:author="JY0225" w:date="2017-08-24T11:12:00Z">
            <w:rPr>
              <w:rFonts w:ascii="Times New Roman" w:hAnsi="Times New Roman" w:hint="eastAsia"/>
              <w:spacing w:val="10"/>
            </w:rPr>
          </w:rPrChange>
        </w:rPr>
        <w:t>中需要包含</w:t>
      </w:r>
      <w:r w:rsidR="00E618D5" w:rsidRPr="00B207B1">
        <w:rPr>
          <w:rFonts w:hAnsiTheme="minorEastAsia"/>
          <w:rPrChange w:id="1888" w:author="JY0225" w:date="2017-08-24T11:12:00Z">
            <w:rPr>
              <w:rFonts w:ascii="Times New Roman" w:hAnsi="Times New Roman"/>
              <w:spacing w:val="10"/>
            </w:rPr>
          </w:rPrChange>
        </w:rPr>
        <w:t>Range</w:t>
      </w:r>
      <w:r w:rsidR="00CB4B0E" w:rsidRPr="00B207B1">
        <w:rPr>
          <w:rFonts w:hAnsiTheme="minorEastAsia" w:hint="eastAsia"/>
          <w:rPrChange w:id="1889" w:author="JY0225" w:date="2017-08-24T11:12:00Z">
            <w:rPr>
              <w:rFonts w:ascii="Times New Roman" w:hAnsi="Times New Roman" w:hint="eastAsia"/>
              <w:spacing w:val="10"/>
            </w:rPr>
          </w:rPrChange>
        </w:rPr>
        <w:t>字段</w:t>
      </w:r>
      <w:r w:rsidR="00E47D20" w:rsidRPr="00B207B1">
        <w:rPr>
          <w:rFonts w:hAnsiTheme="minorEastAsia" w:hint="eastAsia"/>
          <w:rPrChange w:id="1890"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891" w:author="JY0225" w:date="2017-08-24T11:12:00Z">
            <w:rPr>
              <w:rFonts w:ascii="Times New Roman" w:hAnsi="Times New Roman" w:hint="eastAsia"/>
              <w:spacing w:val="10"/>
            </w:rPr>
          </w:rPrChange>
        </w:rPr>
        <w:t>。</w:t>
      </w:r>
      <w:r w:rsidR="00426AF2" w:rsidRPr="00B207B1">
        <w:rPr>
          <w:rFonts w:hAnsiTheme="minorEastAsia" w:hint="eastAsia"/>
          <w:rPrChange w:id="1892" w:author="JY0225" w:date="2017-08-24T11:12:00Z">
            <w:rPr>
              <w:rFonts w:ascii="Times New Roman" w:hAnsi="Times New Roman" w:hint="eastAsia"/>
              <w:spacing w:val="10"/>
            </w:rPr>
          </w:rPrChange>
        </w:rPr>
        <w:t>一旦发生</w:t>
      </w:r>
      <w:r w:rsidR="0003283F" w:rsidRPr="00B207B1">
        <w:rPr>
          <w:rFonts w:hAnsiTheme="minorEastAsia" w:hint="eastAsia"/>
          <w:rPrChange w:id="1893" w:author="JY0225" w:date="2017-08-24T11:12:00Z">
            <w:rPr>
              <w:rFonts w:ascii="Times New Roman" w:hAnsi="Times New Roman" w:hint="eastAsia"/>
              <w:spacing w:val="10"/>
            </w:rPr>
          </w:rPrChange>
        </w:rPr>
        <w:t>网络</w:t>
      </w:r>
      <w:r w:rsidR="00426AF2" w:rsidRPr="00B207B1">
        <w:rPr>
          <w:rFonts w:hAnsiTheme="minorEastAsia" w:hint="eastAsia"/>
          <w:rPrChange w:id="1894" w:author="JY0225" w:date="2017-08-24T11:12:00Z">
            <w:rPr>
              <w:rFonts w:ascii="Times New Roman" w:hAnsi="Times New Roman" w:hint="eastAsia"/>
              <w:spacing w:val="10"/>
            </w:rPr>
          </w:rPrChange>
        </w:rPr>
        <w:t>中断，下次连接时</w:t>
      </w:r>
      <w:r w:rsidR="00EB077F" w:rsidRPr="00B207B1">
        <w:rPr>
          <w:rFonts w:hAnsiTheme="minorEastAsia" w:hint="eastAsia"/>
          <w:rPrChange w:id="1895" w:author="JY0225" w:date="2017-08-24T11:12:00Z">
            <w:rPr>
              <w:rFonts w:ascii="Times New Roman" w:hAnsi="Times New Roman" w:hint="eastAsia"/>
              <w:spacing w:val="10"/>
            </w:rPr>
          </w:rPrChange>
        </w:rPr>
        <w:t>首先发送一个</w:t>
      </w:r>
      <w:r w:rsidR="00F020C2" w:rsidRPr="00B207B1">
        <w:rPr>
          <w:rFonts w:hAnsiTheme="minorEastAsia"/>
          <w:rPrChange w:id="1896" w:author="JY0225" w:date="2017-08-24T11:12:00Z">
            <w:rPr>
              <w:rFonts w:ascii="Times New Roman" w:hAnsi="Times New Roman"/>
              <w:spacing w:val="10"/>
            </w:rPr>
          </w:rPrChange>
        </w:rPr>
        <w:t>GET</w:t>
      </w:r>
      <w:r w:rsidR="00EB077F" w:rsidRPr="00B207B1">
        <w:rPr>
          <w:rFonts w:hAnsiTheme="minorEastAsia" w:hint="eastAsia"/>
          <w:rPrChange w:id="1897" w:author="JY0225" w:date="2017-08-24T11:12:00Z">
            <w:rPr>
              <w:rFonts w:ascii="Times New Roman" w:hAnsi="Times New Roman" w:hint="eastAsia"/>
              <w:spacing w:val="10"/>
            </w:rPr>
          </w:rPrChange>
        </w:rPr>
        <w:t>请求到服务器，在请求的</w:t>
      </w:r>
      <w:r w:rsidR="00EB077F" w:rsidRPr="00B207B1">
        <w:rPr>
          <w:rFonts w:hAnsiTheme="minorEastAsia"/>
          <w:rPrChange w:id="1898" w:author="JY0225" w:date="2017-08-24T11:12:00Z">
            <w:rPr>
              <w:rFonts w:ascii="Times New Roman" w:hAnsi="Times New Roman"/>
              <w:spacing w:val="10"/>
            </w:rPr>
          </w:rPrChange>
        </w:rPr>
        <w:t>header</w:t>
      </w:r>
      <w:r w:rsidR="00EB077F" w:rsidRPr="00B207B1">
        <w:rPr>
          <w:rFonts w:hAnsiTheme="minorEastAsia" w:hint="eastAsia"/>
          <w:rPrChange w:id="1899" w:author="JY0225" w:date="2017-08-24T11:12:00Z">
            <w:rPr>
              <w:rFonts w:ascii="Times New Roman" w:hAnsi="Times New Roman" w:hint="eastAsia"/>
              <w:spacing w:val="10"/>
            </w:rPr>
          </w:rPrChange>
        </w:rPr>
        <w:t>中放一个</w:t>
      </w:r>
      <w:r w:rsidR="00EB077F" w:rsidRPr="00B207B1">
        <w:rPr>
          <w:rFonts w:hAnsiTheme="minorEastAsia"/>
          <w:rPrChange w:id="1900" w:author="JY0225" w:date="2017-08-24T11:12:00Z">
            <w:rPr>
              <w:rFonts w:ascii="Times New Roman" w:hAnsi="Times New Roman"/>
              <w:spacing w:val="10"/>
            </w:rPr>
          </w:rPrChange>
        </w:rPr>
        <w:t>Content-Range</w:t>
      </w:r>
      <w:r w:rsidR="00EB077F" w:rsidRPr="00B207B1">
        <w:rPr>
          <w:rFonts w:hAnsiTheme="minorEastAsia" w:hint="eastAsia"/>
          <w:rPrChange w:id="1901"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902" w:author="JY0225" w:date="2017-08-24T11:12:00Z">
            <w:rPr>
              <w:rFonts w:ascii="Times New Roman" w:hAnsi="Times New Roman" w:hint="eastAsia"/>
              <w:spacing w:val="10"/>
            </w:rPr>
          </w:rPrChange>
        </w:rPr>
        <w:t>从</w:t>
      </w:r>
      <w:r w:rsidR="004B7D98" w:rsidRPr="00B207B1">
        <w:rPr>
          <w:rFonts w:hAnsiTheme="minorEastAsia"/>
          <w:rPrChange w:id="1903" w:author="JY0225" w:date="2017-08-24T11:12:00Z">
            <w:rPr>
              <w:rFonts w:ascii="Times New Roman" w:hAnsi="Times New Roman"/>
              <w:spacing w:val="10"/>
            </w:rPr>
          </w:rPrChange>
        </w:rPr>
        <w:t>Content-</w:t>
      </w:r>
      <w:r w:rsidR="00EB077F" w:rsidRPr="00B207B1">
        <w:rPr>
          <w:rFonts w:hAnsiTheme="minorEastAsia"/>
          <w:rPrChange w:id="1904" w:author="JY0225" w:date="2017-08-24T11:12:00Z">
            <w:rPr>
              <w:rFonts w:ascii="Times New Roman" w:hAnsi="Times New Roman"/>
              <w:spacing w:val="10"/>
            </w:rPr>
          </w:rPrChange>
        </w:rPr>
        <w:t>Range</w:t>
      </w:r>
      <w:r w:rsidR="00EB077F" w:rsidRPr="00B207B1">
        <w:rPr>
          <w:rFonts w:hAnsiTheme="minorEastAsia" w:hint="eastAsia"/>
          <w:rPrChange w:id="1905"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906" w:author="JY0225" w:date="2017-08-24T11:12:00Z">
            <w:rPr>
              <w:rFonts w:ascii="Times New Roman" w:hAnsi="Times New Roman" w:hint="eastAsia"/>
              <w:spacing w:val="10"/>
            </w:rPr>
          </w:rPrChange>
        </w:rPr>
        <w:t>再</w:t>
      </w:r>
      <w:r w:rsidR="003C14C9" w:rsidRPr="00B207B1">
        <w:rPr>
          <w:rFonts w:hAnsiTheme="minorEastAsia" w:hint="eastAsia"/>
          <w:rPrChange w:id="1907" w:author="JY0225" w:date="2017-08-24T11:12:00Z">
            <w:rPr>
              <w:rFonts w:ascii="Times New Roman" w:hAnsi="Times New Roman" w:hint="eastAsia"/>
              <w:spacing w:val="10"/>
            </w:rPr>
          </w:rPrChange>
        </w:rPr>
        <w:t>将</w:t>
      </w:r>
      <w:r w:rsidR="00950E11" w:rsidRPr="00B207B1">
        <w:rPr>
          <w:rFonts w:hAnsiTheme="minorEastAsia" w:hint="eastAsia"/>
          <w:rPrChange w:id="1908"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909"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910" w:author="微软用户" w:date="2017-08-18T22:48:00Z">
          <w:pPr>
            <w:pStyle w:val="21"/>
          </w:pPr>
        </w:pPrChange>
      </w:pPr>
      <w:bookmarkStart w:id="1911" w:name="_Toc491952426"/>
      <w:r w:rsidRPr="00B207B1">
        <w:t>2.</w:t>
      </w:r>
      <w:ins w:id="1912" w:author="微软用户" w:date="2017-08-20T11:03:00Z">
        <w:r w:rsidR="00FF6B2D" w:rsidRPr="00B207B1">
          <w:t>5</w:t>
        </w:r>
      </w:ins>
      <w:ins w:id="1913" w:author="微软用户" w:date="2017-08-20T10:26:00Z">
        <w:del w:id="1914" w:author="微软用户" w:date="2017-08-20T11:03:00Z">
          <w:r w:rsidR="00A15958" w:rsidRPr="00B207B1" w:rsidDel="00FF6B2D">
            <w:delText>4</w:delText>
          </w:r>
        </w:del>
      </w:ins>
      <w:del w:id="1915" w:author="微软用户" w:date="2017-08-20T10:26:00Z">
        <w:r w:rsidR="00F150B0" w:rsidRPr="00B207B1" w:rsidDel="00A15958">
          <w:delText>3</w:delText>
        </w:r>
      </w:del>
      <w:r w:rsidRPr="00B207B1">
        <w:t xml:space="preserve"> </w:t>
      </w:r>
      <w:r w:rsidR="00B15067" w:rsidRPr="00B207B1">
        <w:t>WebSocket</w:t>
      </w:r>
      <w:bookmarkEnd w:id="1911"/>
      <w:r w:rsidR="002C17DD" w:rsidRPr="00B207B1">
        <w:t xml:space="preserve"> </w:t>
      </w:r>
    </w:p>
    <w:p w14:paraId="04B71F1B" w14:textId="7CB74826" w:rsidR="008C1AB1" w:rsidRPr="00B207B1" w:rsidRDefault="0029494A">
      <w:pPr>
        <w:spacing w:line="400" w:lineRule="exact"/>
        <w:ind w:firstLine="420"/>
        <w:rPr>
          <w:ins w:id="1916" w:author="JY0225" w:date="2017-08-22T21:19:00Z"/>
          <w:rFonts w:hAnsiTheme="minorEastAsia"/>
          <w:rPrChange w:id="1917" w:author="JY0225" w:date="2017-08-24T11:12:00Z">
            <w:rPr>
              <w:ins w:id="1918" w:author="JY0225" w:date="2017-08-22T21:19:00Z"/>
              <w:rFonts w:ascii="Times New Roman" w:hAnsi="Times New Roman"/>
              <w:spacing w:val="10"/>
            </w:rPr>
          </w:rPrChange>
        </w:rPr>
      </w:pPr>
      <w:r w:rsidRPr="00B207B1">
        <w:rPr>
          <w:rFonts w:hAnsiTheme="minorEastAsia"/>
          <w:rPrChange w:id="1919" w:author="JY0225" w:date="2017-08-24T11:12:00Z">
            <w:rPr>
              <w:rFonts w:ascii="Times New Roman" w:hAnsi="Times New Roman"/>
              <w:spacing w:val="10"/>
            </w:rPr>
          </w:rPrChange>
        </w:rPr>
        <w:t>WebSocket</w:t>
      </w:r>
      <w:r w:rsidR="00EF4164" w:rsidRPr="00B207B1">
        <w:rPr>
          <w:rFonts w:hAnsiTheme="minorEastAsia" w:hint="eastAsia"/>
          <w:rPrChange w:id="1920" w:author="JY0225" w:date="2017-08-24T11:12:00Z">
            <w:rPr>
              <w:rFonts w:ascii="Times New Roman" w:hAnsi="Times New Roman" w:hint="eastAsia"/>
              <w:spacing w:val="10"/>
            </w:rPr>
          </w:rPrChange>
        </w:rPr>
        <w:t>主要</w:t>
      </w:r>
      <w:r w:rsidR="008B6754" w:rsidRPr="00B207B1">
        <w:rPr>
          <w:rFonts w:hAnsiTheme="minorEastAsia" w:hint="eastAsia"/>
          <w:rPrChange w:id="1921" w:author="JY0225" w:date="2017-08-24T11:12:00Z">
            <w:rPr>
              <w:rFonts w:ascii="Times New Roman" w:hAnsi="Times New Roman" w:hint="eastAsia"/>
              <w:spacing w:val="10"/>
            </w:rPr>
          </w:rPrChange>
        </w:rPr>
        <w:t>用于</w:t>
      </w:r>
      <w:r w:rsidRPr="00B207B1">
        <w:rPr>
          <w:rFonts w:hAnsiTheme="minorEastAsia"/>
          <w:rPrChange w:id="1922" w:author="JY0225" w:date="2017-08-24T11:12:00Z">
            <w:rPr>
              <w:rFonts w:ascii="Times New Roman" w:hAnsi="Times New Roman"/>
              <w:spacing w:val="10"/>
            </w:rPr>
          </w:rPrChange>
        </w:rPr>
        <w:t>Web</w:t>
      </w:r>
      <w:r w:rsidRPr="00B207B1">
        <w:rPr>
          <w:rFonts w:hAnsiTheme="minorEastAsia" w:hint="eastAsia"/>
          <w:rPrChange w:id="1923"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924" w:author="JY0225" w:date="2017-08-24T11:12:00Z">
            <w:rPr>
              <w:rFonts w:ascii="Times New Roman" w:hAnsi="Times New Roman" w:hint="eastAsia"/>
              <w:spacing w:val="10"/>
            </w:rPr>
          </w:rPrChange>
        </w:rPr>
        <w:t>双向数据传输</w:t>
      </w:r>
      <w:ins w:id="1925"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926" w:author="Liu, Wu" w:date="2017-08-29T10:43:00Z">
        <w:r w:rsidR="00A56094"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[25]</w:t>
      </w:r>
      <w:ins w:id="1927"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928" w:author="JY0225" w:date="2017-08-24T11:12:00Z">
            <w:rPr>
              <w:rFonts w:ascii="Times New Roman" w:hAnsi="Times New Roman" w:hint="eastAsia"/>
              <w:spacing w:val="10"/>
            </w:rPr>
          </w:rPrChange>
        </w:rPr>
        <w:t>，相较于</w:t>
      </w:r>
      <w:r w:rsidR="00AD6453" w:rsidRPr="00B207B1">
        <w:rPr>
          <w:rFonts w:hAnsiTheme="minorEastAsia"/>
          <w:rPrChange w:id="1929" w:author="JY0225" w:date="2017-08-24T11:12:00Z">
            <w:rPr>
              <w:rFonts w:ascii="Times New Roman" w:hAnsi="Times New Roman"/>
              <w:spacing w:val="10"/>
            </w:rPr>
          </w:rPrChange>
        </w:rPr>
        <w:t>Ajax</w:t>
      </w:r>
      <w:r w:rsidR="00AD6453" w:rsidRPr="00B207B1">
        <w:rPr>
          <w:rFonts w:hAnsiTheme="minorEastAsia" w:hint="eastAsia"/>
          <w:rPrChange w:id="1930" w:author="JY0225" w:date="2017-08-24T11:12:00Z">
            <w:rPr>
              <w:rFonts w:ascii="Times New Roman" w:hAnsi="Times New Roman" w:hint="eastAsia"/>
              <w:spacing w:val="10"/>
            </w:rPr>
          </w:rPrChange>
        </w:rPr>
        <w:t>技术需要客户端发起请求，</w:t>
      </w:r>
      <w:r w:rsidR="00AD6453" w:rsidRPr="00B207B1">
        <w:rPr>
          <w:rFonts w:hAnsiTheme="minorEastAsia"/>
          <w:rPrChange w:id="1931" w:author="JY0225" w:date="2017-08-24T11:12:00Z">
            <w:rPr>
              <w:rFonts w:ascii="Times New Roman" w:hAnsi="Times New Roman"/>
              <w:spacing w:val="10"/>
            </w:rPr>
          </w:rPrChange>
        </w:rPr>
        <w:t>WebSocket</w:t>
      </w:r>
      <w:r w:rsidR="00AD6453" w:rsidRPr="00B207B1">
        <w:rPr>
          <w:rFonts w:hAnsiTheme="minorEastAsia" w:hint="eastAsia"/>
          <w:rPrChange w:id="1932"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933" w:author="JY0225" w:date="2017-08-24T11:12:00Z">
            <w:rPr>
              <w:rFonts w:ascii="Times New Roman" w:hAnsi="Times New Roman" w:hint="eastAsia"/>
              <w:spacing w:val="10"/>
            </w:rPr>
          </w:rPrChange>
        </w:rPr>
        <w:t>，建立持续的</w:t>
      </w:r>
      <w:r w:rsidR="0090334D" w:rsidRPr="00B207B1">
        <w:rPr>
          <w:rFonts w:hAnsiTheme="minorEastAsia" w:hint="eastAsia"/>
          <w:rPrChange w:id="1934" w:author="JY0225" w:date="2017-08-24T11:12:00Z">
            <w:rPr>
              <w:rFonts w:ascii="Times New Roman" w:hAnsi="Times New Roman" w:hint="eastAsia"/>
              <w:spacing w:val="10"/>
            </w:rPr>
          </w:rPrChange>
        </w:rPr>
        <w:t>连接</w:t>
      </w:r>
      <w:r w:rsidRPr="00B207B1">
        <w:rPr>
          <w:rFonts w:hAnsiTheme="minorEastAsia" w:hint="eastAsia"/>
          <w:rPrChange w:id="1935" w:author="JY0225" w:date="2017-08-24T11:12:00Z">
            <w:rPr>
              <w:rFonts w:ascii="Times New Roman" w:hAnsi="Times New Roman" w:hint="eastAsia"/>
              <w:spacing w:val="10"/>
            </w:rPr>
          </w:rPrChange>
        </w:rPr>
        <w:t>。</w:t>
      </w:r>
      <w:r w:rsidR="00D83CB4" w:rsidRPr="00B207B1">
        <w:rPr>
          <w:rFonts w:hAnsiTheme="minorEastAsia" w:hint="eastAsia"/>
          <w:rPrChange w:id="1936" w:author="JY0225" w:date="2017-08-24T11:12:00Z">
            <w:rPr>
              <w:rFonts w:ascii="Times New Roman" w:hAnsi="Times New Roman" w:hint="eastAsia"/>
              <w:spacing w:val="10"/>
            </w:rPr>
          </w:rPrChange>
        </w:rPr>
        <w:t>其</w:t>
      </w:r>
      <w:r w:rsidRPr="00B207B1">
        <w:rPr>
          <w:rFonts w:hAnsiTheme="minorEastAsia" w:hint="eastAsia"/>
          <w:rPrChange w:id="1937" w:author="JY0225" w:date="2017-08-24T11:12:00Z">
            <w:rPr>
              <w:rFonts w:ascii="Times New Roman" w:hAnsi="Times New Roman" w:hint="eastAsia"/>
              <w:spacing w:val="10"/>
            </w:rPr>
          </w:rPrChange>
        </w:rPr>
        <w:t>协议基于</w:t>
      </w:r>
      <w:r w:rsidRPr="00B207B1">
        <w:rPr>
          <w:rFonts w:hAnsiTheme="minorEastAsia"/>
          <w:rPrChange w:id="1938" w:author="JY0225" w:date="2017-08-24T11:12:00Z">
            <w:rPr>
              <w:rFonts w:ascii="Times New Roman" w:hAnsi="Times New Roman"/>
              <w:spacing w:val="10"/>
            </w:rPr>
          </w:rPrChange>
        </w:rPr>
        <w:t>TCP</w:t>
      </w:r>
      <w:r w:rsidRPr="00B207B1">
        <w:rPr>
          <w:rFonts w:hAnsiTheme="minorEastAsia" w:hint="eastAsia"/>
          <w:rPrChange w:id="1939"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940" w:author="JY0225" w:date="2017-08-24T11:12:00Z">
            <w:rPr>
              <w:rFonts w:ascii="Times New Roman" w:hAnsi="Times New Roman"/>
              <w:spacing w:val="10"/>
            </w:rPr>
          </w:rPrChange>
        </w:rPr>
        <w:t>Web</w:t>
      </w:r>
      <w:r w:rsidRPr="00B207B1">
        <w:rPr>
          <w:rFonts w:hAnsiTheme="minorEastAsia" w:hint="eastAsia"/>
          <w:rPrChange w:id="1941" w:author="JY0225" w:date="2017-08-24T11:12:00Z">
            <w:rPr>
              <w:rFonts w:ascii="Times New Roman" w:hAnsi="Times New Roman" w:hint="eastAsia"/>
              <w:spacing w:val="10"/>
            </w:rPr>
          </w:rPrChange>
        </w:rPr>
        <w:t>应用和</w:t>
      </w:r>
      <w:r w:rsidR="00355F2D" w:rsidRPr="00B207B1">
        <w:rPr>
          <w:rFonts w:hAnsiTheme="minorEastAsia" w:hint="eastAsia"/>
          <w:rPrChange w:id="1942" w:author="JY0225" w:date="2017-08-24T11:12:00Z">
            <w:rPr>
              <w:rFonts w:ascii="Times New Roman" w:hAnsi="Times New Roman" w:hint="eastAsia"/>
              <w:spacing w:val="10"/>
            </w:rPr>
          </w:rPrChange>
        </w:rPr>
        <w:t>后台</w:t>
      </w:r>
      <w:r w:rsidR="00BD2492" w:rsidRPr="00B207B1">
        <w:rPr>
          <w:rFonts w:hAnsiTheme="minorEastAsia" w:hint="eastAsia"/>
          <w:rPrChange w:id="1943" w:author="JY0225" w:date="2017-08-24T11:12:00Z">
            <w:rPr>
              <w:rFonts w:ascii="Times New Roman" w:hAnsi="Times New Roman" w:hint="eastAsia"/>
              <w:spacing w:val="10"/>
            </w:rPr>
          </w:rPrChange>
        </w:rPr>
        <w:t>服务器进行</w:t>
      </w:r>
      <w:r w:rsidRPr="00B207B1">
        <w:rPr>
          <w:rFonts w:hAnsiTheme="minorEastAsia" w:hint="eastAsia"/>
          <w:rPrChange w:id="1944" w:author="JY0225" w:date="2017-08-24T11:12:00Z">
            <w:rPr>
              <w:rFonts w:ascii="Times New Roman" w:hAnsi="Times New Roman" w:hint="eastAsia"/>
              <w:spacing w:val="10"/>
            </w:rPr>
          </w:rPrChange>
        </w:rPr>
        <w:t>双向通信时，可以使服务器避免打开多个</w:t>
      </w:r>
      <w:r w:rsidRPr="00B207B1">
        <w:rPr>
          <w:rFonts w:hAnsiTheme="minorEastAsia"/>
          <w:rPrChange w:id="1945" w:author="JY0225" w:date="2017-08-24T11:12:00Z">
            <w:rPr>
              <w:rFonts w:ascii="Times New Roman" w:hAnsi="Times New Roman"/>
              <w:spacing w:val="10"/>
            </w:rPr>
          </w:rPrChange>
        </w:rPr>
        <w:t>HTTP</w:t>
      </w:r>
      <w:r w:rsidR="0088342A" w:rsidRPr="00B207B1">
        <w:rPr>
          <w:rFonts w:hAnsiTheme="minorEastAsia" w:hint="eastAsia"/>
          <w:rPrChange w:id="1946" w:author="JY0225" w:date="2017-08-24T11:12:00Z">
            <w:rPr>
              <w:rFonts w:ascii="Times New Roman" w:hAnsi="Times New Roman" w:hint="eastAsia"/>
              <w:spacing w:val="10"/>
            </w:rPr>
          </w:rPrChange>
        </w:rPr>
        <w:t>连接进行工作来节约资源，提高</w:t>
      </w:r>
      <w:r w:rsidRPr="00B207B1">
        <w:rPr>
          <w:rFonts w:hAnsiTheme="minorEastAsia" w:hint="eastAsia"/>
          <w:rPrChange w:id="1947" w:author="JY0225" w:date="2017-08-24T11:12:00Z">
            <w:rPr>
              <w:rFonts w:ascii="Times New Roman" w:hAnsi="Times New Roman" w:hint="eastAsia"/>
              <w:spacing w:val="10"/>
            </w:rPr>
          </w:rPrChange>
        </w:rPr>
        <w:t>工作效率和资源利用率</w:t>
      </w:r>
      <w:del w:id="1948" w:author="Liu, Wu" w:date="2017-08-29T10:42:00Z">
        <w:r w:rsidR="005469E3" w:rsidRPr="00B207B1" w:rsidDel="00A56094">
          <w:rPr>
            <w:rFonts w:hAnsiTheme="minorEastAsia"/>
            <w:color w:val="000000" w:themeColor="text1"/>
            <w:vertAlign w:val="superscript"/>
            <w:rPrChange w:id="1949"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950"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951"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952"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953" w:author="JY0225" w:date="2017-08-24T11:12:00Z">
              <w:rPr>
                <w:color w:val="000000" w:themeColor="text1"/>
                <w:vertAlign w:val="superscript"/>
              </w:rPr>
            </w:rPrChange>
          </w:rPr>
          <w:fldChar w:fldCharType="separate"/>
        </w:r>
      </w:del>
      <w:ins w:id="1954" w:author="微软用户" w:date="2017-08-24T22:18:00Z">
        <w:del w:id="1955" w:author="Liu, Wu" w:date="2017-08-29T10:42:00Z">
          <w:r w:rsidR="00C56CDB" w:rsidRPr="00B207B1" w:rsidDel="00A56094">
            <w:rPr>
              <w:rFonts w:hAnsiTheme="minorEastAsia"/>
              <w:color w:val="000000" w:themeColor="text1"/>
              <w:vertAlign w:val="superscript"/>
            </w:rPr>
            <w:delText>[25]</w:delText>
          </w:r>
        </w:del>
      </w:ins>
      <w:del w:id="1956" w:author="Liu, Wu" w:date="2017-08-29T10:42:00Z">
        <w:r w:rsidR="008E2759" w:rsidRPr="00B207B1" w:rsidDel="00A56094">
          <w:rPr>
            <w:rFonts w:hAnsiTheme="minorEastAsia"/>
            <w:color w:val="000000" w:themeColor="text1"/>
            <w:vertAlign w:val="superscript"/>
            <w:rPrChange w:id="1957"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958"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959"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960"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961"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962"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963"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[26]</w:t>
      </w:r>
      <w:r w:rsidR="00C465D9" w:rsidRPr="00B207B1">
        <w:rPr>
          <w:rFonts w:hAnsiTheme="minorEastAsia"/>
          <w:color w:val="000000" w:themeColor="text1"/>
          <w:vertAlign w:val="superscript"/>
          <w:rPrChange w:id="1964" w:author="JY0225" w:date="2017-08-24T11:12:00Z">
            <w:rPr>
              <w:color w:val="000000" w:themeColor="text1"/>
              <w:vertAlign w:val="superscript"/>
            </w:rPr>
          </w:rPrChange>
        </w:rPr>
        <w:fldChar w:fldCharType="end"/>
      </w:r>
      <w:r w:rsidRPr="00B207B1">
        <w:rPr>
          <w:rFonts w:hAnsiTheme="minorEastAsia" w:hint="eastAsia"/>
          <w:rPrChange w:id="1965" w:author="JY0225" w:date="2017-08-24T11:12:00Z">
            <w:rPr>
              <w:rFonts w:ascii="Times New Roman" w:hAnsi="Times New Roman" w:hint="eastAsia"/>
              <w:spacing w:val="10"/>
            </w:rPr>
          </w:rPrChange>
        </w:rPr>
        <w:t>。</w:t>
      </w:r>
    </w:p>
    <w:p w14:paraId="0030FDF1" w14:textId="565A70B0" w:rsidR="00C85486" w:rsidRPr="00B207B1" w:rsidRDefault="002123CB">
      <w:pPr>
        <w:jc w:val="center"/>
        <w:pPrChange w:id="1966" w:author="JY0225" w:date="2017-08-22T21:19:00Z">
          <w:pPr>
            <w:spacing w:line="400" w:lineRule="exact"/>
            <w:ind w:firstLine="420"/>
          </w:pPr>
        </w:pPrChange>
      </w:pPr>
      <w:r>
        <w:object w:dxaOrig="7730" w:dyaOrig="7235" w14:anchorId="091D430D">
          <v:shape id="_x0000_i1026" type="#_x0000_t75" style="width:259pt;height:243.1pt" o:ole="">
            <v:imagedata r:id="rId22" o:title=""/>
          </v:shape>
          <o:OLEObject Type="Embed" ProgID="Visio.Drawing.15" ShapeID="_x0000_i1026" DrawAspect="Content" ObjectID="_1565704097" r:id="rId23"/>
        </w:object>
      </w:r>
    </w:p>
    <w:p w14:paraId="728AC3B1" w14:textId="77777777" w:rsidR="00E034C9" w:rsidRPr="00B207B1" w:rsidDel="00E034C9" w:rsidRDefault="00E034C9" w:rsidP="00E034C9">
      <w:pPr>
        <w:spacing w:line="400" w:lineRule="exact"/>
        <w:jc w:val="center"/>
        <w:rPr>
          <w:del w:id="1967" w:author="JY0225" w:date="2017-08-22T21:20:00Z"/>
          <w:moveTo w:id="1968" w:author="JY0225" w:date="2017-08-22T21:20:00Z"/>
          <w:rFonts w:ascii="Times New Roman" w:hAnsi="Times New Roman"/>
          <w:noProof/>
        </w:rPr>
      </w:pPr>
      <w:moveToRangeStart w:id="1969" w:author="JY0225" w:date="2017-08-22T21:20:00Z" w:name="move491200133"/>
      <w:moveTo w:id="1970"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971" w:author="JY0225" w:date="2017-08-23T10:33:00Z">
          <w:r w:rsidRPr="00B207B1" w:rsidDel="00ED6672">
            <w:rPr>
              <w:rFonts w:ascii="Times New Roman" w:hAnsi="Times New Roman" w:hint="eastAsia"/>
              <w:noProof/>
            </w:rPr>
            <w:delText>握手阶段</w:delText>
          </w:r>
        </w:del>
      </w:moveTo>
      <w:ins w:id="1972"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973" w:author="JY0225" w:date="2017-08-22T21:20:00Z">
        <w:r w:rsidRPr="00B207B1">
          <w:rPr>
            <w:rFonts w:ascii="Times New Roman" w:hAnsi="Times New Roman" w:hint="eastAsia"/>
            <w:noProof/>
          </w:rPr>
          <w:t>示意图</w:t>
        </w:r>
      </w:moveTo>
    </w:p>
    <w:moveToRangeEnd w:id="1969"/>
    <w:p w14:paraId="50823F88" w14:textId="77777777" w:rsidR="00E034C9" w:rsidRPr="00B207B1" w:rsidRDefault="00E034C9">
      <w:pPr>
        <w:spacing w:line="400" w:lineRule="exact"/>
        <w:jc w:val="center"/>
        <w:rPr>
          <w:ins w:id="1974" w:author="JY0225" w:date="2017-08-22T21:20:00Z"/>
          <w:rFonts w:ascii="Times New Roman" w:hAnsi="Times New Roman"/>
        </w:rPr>
        <w:pPrChange w:id="1975" w:author="JY0225" w:date="2017-08-22T21:20:00Z">
          <w:pPr>
            <w:jc w:val="center"/>
          </w:pPr>
        </w:pPrChange>
      </w:pPr>
    </w:p>
    <w:p w14:paraId="2FCC31BA" w14:textId="2A703A9E" w:rsidR="0006652E" w:rsidRPr="00B207B1" w:rsidDel="00C85486" w:rsidRDefault="0033165C" w:rsidP="00AD4083">
      <w:pPr>
        <w:spacing w:line="400" w:lineRule="exact"/>
        <w:ind w:firstLine="420"/>
        <w:rPr>
          <w:del w:id="1976" w:author="JY0225" w:date="2017-08-22T21:19:00Z"/>
          <w:rFonts w:hAnsiTheme="minorEastAsia"/>
          <w:rPrChange w:id="1977" w:author="JY0225" w:date="2017-08-24T11:13:00Z">
            <w:rPr>
              <w:del w:id="1978" w:author="JY0225" w:date="2017-08-22T21:19:00Z"/>
              <w:rFonts w:ascii="Times New Roman" w:hAnsi="Times New Roman"/>
              <w:spacing w:val="10"/>
            </w:rPr>
          </w:rPrChange>
        </w:rPr>
      </w:pPr>
      <w:r w:rsidRPr="00B207B1">
        <w:rPr>
          <w:rFonts w:hAnsiTheme="minorEastAsia"/>
          <w:rPrChange w:id="1979" w:author="JY0225" w:date="2017-08-24T11:13:00Z">
            <w:rPr>
              <w:rFonts w:ascii="Times New Roman" w:hAnsi="Times New Roman"/>
              <w:spacing w:val="10"/>
            </w:rPr>
          </w:rPrChange>
        </w:rPr>
        <w:t>WebSocket</w:t>
      </w:r>
      <w:r w:rsidRPr="00B207B1">
        <w:rPr>
          <w:rFonts w:hAnsiTheme="minorEastAsia" w:hint="eastAsia"/>
          <w:rPrChange w:id="1980" w:author="JY0225" w:date="2017-08-24T11:13:00Z">
            <w:rPr>
              <w:rFonts w:ascii="Times New Roman" w:hAnsi="Times New Roman" w:hint="eastAsia"/>
              <w:spacing w:val="10"/>
            </w:rPr>
          </w:rPrChange>
        </w:rPr>
        <w:t>是一种类似</w:t>
      </w:r>
      <w:r w:rsidRPr="00B207B1">
        <w:rPr>
          <w:rFonts w:hAnsiTheme="minorEastAsia"/>
          <w:rPrChange w:id="1981" w:author="JY0225" w:date="2017-08-24T11:13:00Z">
            <w:rPr>
              <w:rFonts w:ascii="Times New Roman" w:hAnsi="Times New Roman"/>
              <w:spacing w:val="10"/>
            </w:rPr>
          </w:rPrChange>
        </w:rPr>
        <w:t>TCP/IP</w:t>
      </w:r>
      <w:r w:rsidRPr="00B207B1">
        <w:rPr>
          <w:rFonts w:hAnsiTheme="minorEastAsia" w:hint="eastAsia"/>
          <w:rPrChange w:id="1982" w:author="JY0225" w:date="2017-08-24T11:13:00Z">
            <w:rPr>
              <w:rFonts w:ascii="Times New Roman" w:hAnsi="Times New Roman" w:hint="eastAsia"/>
              <w:spacing w:val="10"/>
            </w:rPr>
          </w:rPrChange>
        </w:rPr>
        <w:t>的</w:t>
      </w:r>
      <w:r w:rsidRPr="00B207B1">
        <w:rPr>
          <w:rFonts w:hAnsiTheme="minorEastAsia"/>
          <w:rPrChange w:id="1983" w:author="JY0225" w:date="2017-08-24T11:13:00Z">
            <w:rPr>
              <w:rFonts w:ascii="Times New Roman" w:hAnsi="Times New Roman"/>
              <w:spacing w:val="10"/>
            </w:rPr>
          </w:rPrChange>
        </w:rPr>
        <w:t>socket</w:t>
      </w:r>
      <w:r w:rsidR="00DD6998" w:rsidRPr="00B207B1">
        <w:rPr>
          <w:rFonts w:hAnsiTheme="minorEastAsia" w:hint="eastAsia"/>
          <w:rPrChange w:id="1984" w:author="JY0225" w:date="2017-08-24T11:13:00Z">
            <w:rPr>
              <w:rFonts w:ascii="Times New Roman" w:hAnsi="Times New Roman" w:hint="eastAsia"/>
              <w:spacing w:val="10"/>
            </w:rPr>
          </w:rPrChange>
        </w:rPr>
        <w:t>技术，</w:t>
      </w:r>
      <w:r w:rsidR="00E730C5" w:rsidRPr="00B207B1">
        <w:rPr>
          <w:rFonts w:hAnsiTheme="minorEastAsia" w:hint="eastAsia"/>
          <w:rPrChange w:id="1985" w:author="JY0225" w:date="2017-08-24T11:13:00Z">
            <w:rPr>
              <w:rFonts w:ascii="Times New Roman" w:hAnsi="Times New Roman" w:hint="eastAsia"/>
              <w:spacing w:val="10"/>
            </w:rPr>
          </w:rPrChange>
        </w:rPr>
        <w:t>其协议</w:t>
      </w:r>
      <w:r w:rsidR="00DB6943" w:rsidRPr="00B207B1">
        <w:rPr>
          <w:rFonts w:hAnsiTheme="minorEastAsia" w:hint="eastAsia"/>
          <w:rPrChange w:id="1986" w:author="JY0225" w:date="2017-08-24T11:13:00Z">
            <w:rPr>
              <w:rFonts w:ascii="Times New Roman" w:hAnsi="Times New Roman" w:hint="eastAsia"/>
              <w:spacing w:val="10"/>
            </w:rPr>
          </w:rPrChange>
        </w:rPr>
        <w:t>为应用层协议，</w:t>
      </w:r>
      <w:r w:rsidR="00832C29" w:rsidRPr="00B207B1">
        <w:rPr>
          <w:rFonts w:hAnsiTheme="minorEastAsia" w:hint="eastAsia"/>
          <w:rPrChange w:id="1987" w:author="JY0225" w:date="2017-08-24T11:13:00Z">
            <w:rPr>
              <w:rFonts w:ascii="Times New Roman" w:hAnsi="Times New Roman" w:hint="eastAsia"/>
              <w:spacing w:val="10"/>
            </w:rPr>
          </w:rPrChange>
        </w:rPr>
        <w:t>定义在</w:t>
      </w:r>
      <w:r w:rsidR="00832C29" w:rsidRPr="00B207B1">
        <w:rPr>
          <w:rFonts w:hAnsiTheme="minorEastAsia"/>
          <w:rPrChange w:id="1988" w:author="JY0225" w:date="2017-08-24T11:13:00Z">
            <w:rPr>
              <w:rFonts w:ascii="Times New Roman" w:hAnsi="Times New Roman"/>
              <w:spacing w:val="10"/>
            </w:rPr>
          </w:rPrChange>
        </w:rPr>
        <w:t>TCP/IP</w:t>
      </w:r>
      <w:r w:rsidR="00832C29" w:rsidRPr="00B207B1">
        <w:rPr>
          <w:rFonts w:hAnsiTheme="minorEastAsia" w:hint="eastAsia"/>
          <w:rPrChange w:id="1989" w:author="JY0225" w:date="2017-08-24T11:13:00Z">
            <w:rPr>
              <w:rFonts w:ascii="Times New Roman" w:hAnsi="Times New Roman" w:hint="eastAsia"/>
              <w:spacing w:val="10"/>
            </w:rPr>
          </w:rPrChange>
        </w:rPr>
        <w:t>协议栈之上。</w:t>
      </w:r>
      <w:r w:rsidR="00832C29" w:rsidRPr="00B207B1">
        <w:rPr>
          <w:rFonts w:hAnsiTheme="minorEastAsia"/>
          <w:rPrChange w:id="1990" w:author="JY0225" w:date="2017-08-24T11:13:00Z">
            <w:rPr>
              <w:rFonts w:ascii="Times New Roman" w:hAnsi="Times New Roman"/>
              <w:spacing w:val="10"/>
            </w:rPr>
          </w:rPrChange>
        </w:rPr>
        <w:t>WebSocket</w:t>
      </w:r>
      <w:r w:rsidR="00832C29" w:rsidRPr="00B207B1">
        <w:rPr>
          <w:rFonts w:hAnsiTheme="minorEastAsia" w:hint="eastAsia"/>
          <w:rPrChange w:id="1991" w:author="JY0225" w:date="2017-08-24T11:13:00Z">
            <w:rPr>
              <w:rFonts w:ascii="Times New Roman" w:hAnsi="Times New Roman" w:hint="eastAsia"/>
              <w:spacing w:val="10"/>
            </w:rPr>
          </w:rPrChange>
        </w:rPr>
        <w:t>连接服务器的</w:t>
      </w:r>
      <w:r w:rsidR="00832C29" w:rsidRPr="00B207B1">
        <w:rPr>
          <w:rFonts w:hAnsiTheme="minorEastAsia"/>
          <w:rPrChange w:id="1992" w:author="JY0225" w:date="2017-08-24T11:13:00Z">
            <w:rPr>
              <w:rFonts w:ascii="Times New Roman" w:hAnsi="Times New Roman"/>
              <w:spacing w:val="10"/>
            </w:rPr>
          </w:rPrChange>
        </w:rPr>
        <w:t>URI</w:t>
      </w:r>
      <w:r w:rsidR="00832C29" w:rsidRPr="00B207B1">
        <w:rPr>
          <w:rFonts w:hAnsiTheme="minorEastAsia" w:hint="eastAsia"/>
          <w:rPrChange w:id="1993" w:author="JY0225" w:date="2017-08-24T11:13:00Z">
            <w:rPr>
              <w:rFonts w:ascii="Times New Roman" w:hAnsi="Times New Roman" w:hint="eastAsia"/>
              <w:spacing w:val="10"/>
            </w:rPr>
          </w:rPrChange>
        </w:rPr>
        <w:t>以</w:t>
      </w:r>
      <w:r w:rsidR="00832C29" w:rsidRPr="00B207B1">
        <w:rPr>
          <w:rFonts w:hAnsiTheme="minorEastAsia"/>
          <w:rPrChange w:id="1994" w:author="JY0225" w:date="2017-08-24T11:13:00Z">
            <w:rPr>
              <w:rFonts w:ascii="Times New Roman" w:hAnsi="Times New Roman"/>
              <w:spacing w:val="10"/>
            </w:rPr>
          </w:rPrChange>
        </w:rPr>
        <w:t>"ws"</w:t>
      </w:r>
      <w:r w:rsidR="00832C29" w:rsidRPr="00B207B1">
        <w:rPr>
          <w:rFonts w:hAnsiTheme="minorEastAsia" w:hint="eastAsia"/>
          <w:rPrChange w:id="1995" w:author="JY0225" w:date="2017-08-24T11:13:00Z">
            <w:rPr>
              <w:rFonts w:ascii="Times New Roman" w:hAnsi="Times New Roman" w:hint="eastAsia"/>
              <w:spacing w:val="10"/>
            </w:rPr>
          </w:rPrChange>
        </w:rPr>
        <w:t>或者</w:t>
      </w:r>
      <w:r w:rsidR="00832C29" w:rsidRPr="00B207B1">
        <w:rPr>
          <w:rFonts w:hAnsiTheme="minorEastAsia"/>
          <w:rPrChange w:id="1996" w:author="JY0225" w:date="2017-08-24T11:13:00Z">
            <w:rPr>
              <w:rFonts w:ascii="Times New Roman" w:hAnsi="Times New Roman"/>
              <w:spacing w:val="10"/>
            </w:rPr>
          </w:rPrChange>
        </w:rPr>
        <w:t>"wss"</w:t>
      </w:r>
      <w:r w:rsidR="00832C29" w:rsidRPr="00B207B1">
        <w:rPr>
          <w:rFonts w:hAnsiTheme="minorEastAsia" w:hint="eastAsia"/>
          <w:rPrChange w:id="1997" w:author="JY0225" w:date="2017-08-24T11:13:00Z">
            <w:rPr>
              <w:rFonts w:ascii="Times New Roman" w:hAnsi="Times New Roman" w:hint="eastAsia"/>
              <w:spacing w:val="10"/>
            </w:rPr>
          </w:rPrChange>
        </w:rPr>
        <w:t>开头。</w:t>
      </w:r>
      <w:r w:rsidR="00832C29" w:rsidRPr="00B207B1">
        <w:rPr>
          <w:rFonts w:hAnsiTheme="minorEastAsia"/>
          <w:rPrChange w:id="1998" w:author="JY0225" w:date="2017-08-24T11:13:00Z">
            <w:rPr>
              <w:rFonts w:ascii="Times New Roman" w:hAnsi="Times New Roman"/>
              <w:spacing w:val="10"/>
            </w:rPr>
          </w:rPrChange>
        </w:rPr>
        <w:t>ws</w:t>
      </w:r>
      <w:r w:rsidR="00832C29" w:rsidRPr="00B207B1">
        <w:rPr>
          <w:rFonts w:hAnsiTheme="minorEastAsia" w:hint="eastAsia"/>
          <w:rPrChange w:id="1999" w:author="JY0225" w:date="2017-08-24T11:13:00Z">
            <w:rPr>
              <w:rFonts w:ascii="Times New Roman" w:hAnsi="Times New Roman" w:hint="eastAsia"/>
              <w:spacing w:val="10"/>
            </w:rPr>
          </w:rPrChange>
        </w:rPr>
        <w:t>开头的默认</w:t>
      </w:r>
      <w:r w:rsidR="00832C29" w:rsidRPr="00B207B1">
        <w:rPr>
          <w:rFonts w:hAnsiTheme="minorEastAsia"/>
          <w:rPrChange w:id="2000" w:author="JY0225" w:date="2017-08-24T11:13:00Z">
            <w:rPr>
              <w:rFonts w:ascii="Times New Roman" w:hAnsi="Times New Roman"/>
              <w:spacing w:val="10"/>
            </w:rPr>
          </w:rPrChange>
        </w:rPr>
        <w:t>TCP</w:t>
      </w:r>
      <w:r w:rsidR="00832C29" w:rsidRPr="00B207B1">
        <w:rPr>
          <w:rFonts w:hAnsiTheme="minorEastAsia" w:hint="eastAsia"/>
          <w:rPrChange w:id="2001" w:author="JY0225" w:date="2017-08-24T11:13:00Z">
            <w:rPr>
              <w:rFonts w:ascii="Times New Roman" w:hAnsi="Times New Roman" w:hint="eastAsia"/>
              <w:spacing w:val="10"/>
            </w:rPr>
          </w:rPrChange>
        </w:rPr>
        <w:t>端口为</w:t>
      </w:r>
      <w:r w:rsidR="00832C29" w:rsidRPr="00B207B1">
        <w:rPr>
          <w:rFonts w:hAnsiTheme="minorEastAsia"/>
          <w:rPrChange w:id="2002" w:author="JY0225" w:date="2017-08-24T11:13:00Z">
            <w:rPr>
              <w:rFonts w:ascii="Times New Roman" w:hAnsi="Times New Roman"/>
              <w:spacing w:val="10"/>
            </w:rPr>
          </w:rPrChange>
        </w:rPr>
        <w:t>80</w:t>
      </w:r>
      <w:r w:rsidR="00832C29" w:rsidRPr="00B207B1">
        <w:rPr>
          <w:rFonts w:hAnsiTheme="minorEastAsia" w:hint="eastAsia"/>
          <w:rPrChange w:id="2003" w:author="JY0225" w:date="2017-08-24T11:13:00Z">
            <w:rPr>
              <w:rFonts w:ascii="Times New Roman" w:hAnsi="Times New Roman" w:hint="eastAsia"/>
              <w:spacing w:val="10"/>
            </w:rPr>
          </w:rPrChange>
        </w:rPr>
        <w:t>，</w:t>
      </w:r>
      <w:r w:rsidR="00832C29" w:rsidRPr="00B207B1">
        <w:rPr>
          <w:rFonts w:hAnsiTheme="minorEastAsia"/>
          <w:rPrChange w:id="2004" w:author="JY0225" w:date="2017-08-24T11:13:00Z">
            <w:rPr>
              <w:rFonts w:ascii="Times New Roman" w:hAnsi="Times New Roman"/>
              <w:spacing w:val="10"/>
            </w:rPr>
          </w:rPrChange>
        </w:rPr>
        <w:t>wss</w:t>
      </w:r>
      <w:r w:rsidR="00832C29" w:rsidRPr="00B207B1">
        <w:rPr>
          <w:rFonts w:hAnsiTheme="minorEastAsia" w:hint="eastAsia"/>
          <w:rPrChange w:id="2005" w:author="JY0225" w:date="2017-08-24T11:13:00Z">
            <w:rPr>
              <w:rFonts w:ascii="Times New Roman" w:hAnsi="Times New Roman" w:hint="eastAsia"/>
              <w:spacing w:val="10"/>
            </w:rPr>
          </w:rPrChange>
        </w:rPr>
        <w:t>开头的默认端口为</w:t>
      </w:r>
      <w:r w:rsidR="00832C29" w:rsidRPr="00B207B1">
        <w:rPr>
          <w:rFonts w:hAnsiTheme="minorEastAsia"/>
          <w:rPrChange w:id="2006" w:author="JY0225" w:date="2017-08-24T11:13:00Z">
            <w:rPr>
              <w:rFonts w:ascii="Times New Roman" w:hAnsi="Times New Roman"/>
              <w:spacing w:val="10"/>
            </w:rPr>
          </w:rPrChange>
        </w:rPr>
        <w:t>443</w:t>
      </w:r>
      <w:r w:rsidR="00832C29" w:rsidRPr="00B207B1">
        <w:rPr>
          <w:rFonts w:hAnsiTheme="minorEastAsia" w:hint="eastAsia"/>
          <w:rPrChange w:id="2007" w:author="JY0225" w:date="2017-08-24T11:13:00Z">
            <w:rPr>
              <w:rFonts w:ascii="Times New Roman" w:hAnsi="Times New Roman" w:hint="eastAsia"/>
              <w:spacing w:val="10"/>
            </w:rPr>
          </w:rPrChange>
        </w:rPr>
        <w:t>。具体来说，</w:t>
      </w:r>
      <w:r w:rsidR="00247F36" w:rsidRPr="00B207B1">
        <w:rPr>
          <w:rFonts w:hAnsiTheme="minorEastAsia" w:hint="eastAsia"/>
          <w:rPrChange w:id="2008" w:author="JY0225" w:date="2017-08-24T11:13:00Z">
            <w:rPr>
              <w:rFonts w:ascii="Times New Roman" w:hAnsi="Times New Roman" w:hint="eastAsia"/>
              <w:spacing w:val="10"/>
            </w:rPr>
          </w:rPrChange>
        </w:rPr>
        <w:t>共</w:t>
      </w:r>
      <w:r w:rsidR="00B122EF" w:rsidRPr="00B207B1">
        <w:rPr>
          <w:rFonts w:hAnsiTheme="minorEastAsia" w:hint="eastAsia"/>
          <w:rPrChange w:id="2009" w:author="JY0225" w:date="2017-08-24T11:13:00Z">
            <w:rPr>
              <w:rFonts w:ascii="Times New Roman" w:hAnsi="Times New Roman" w:hint="eastAsia"/>
              <w:spacing w:val="10"/>
            </w:rPr>
          </w:rPrChange>
        </w:rPr>
        <w:t>分为</w:t>
      </w:r>
      <w:r w:rsidRPr="00B207B1">
        <w:rPr>
          <w:rFonts w:hAnsiTheme="minorEastAsia" w:hint="eastAsia"/>
          <w:rPrChange w:id="2010"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2011" w:author="JY0225" w:date="2017-08-24T11:13:00Z">
            <w:rPr>
              <w:rFonts w:ascii="Times New Roman" w:hAnsi="Times New Roman" w:hint="eastAsia"/>
              <w:spacing w:val="10"/>
            </w:rPr>
          </w:rPrChange>
        </w:rPr>
        <w:t>两个</w:t>
      </w:r>
      <w:del w:id="2012" w:author="微软用户" w:date="2017-08-24T21:37:00Z">
        <w:r w:rsidR="00047A32" w:rsidRPr="00B207B1" w:rsidDel="00686ACB">
          <w:rPr>
            <w:rFonts w:hAnsiTheme="minorEastAsia"/>
            <w:color w:val="000000" w:themeColor="text1"/>
            <w:vertAlign w:val="superscript"/>
            <w:rPrChange w:id="2013"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2014"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2015"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2016"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2017"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2018"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2019" w:author="JY0225" w:date="2017-08-24T11:13:00Z">
              <w:rPr>
                <w:color w:val="000000" w:themeColor="text1"/>
                <w:vertAlign w:val="superscript"/>
              </w:rPr>
            </w:rPrChange>
          </w:rPr>
          <w:fldChar w:fldCharType="end"/>
        </w:r>
      </w:del>
      <w:r w:rsidRPr="00B207B1">
        <w:rPr>
          <w:rFonts w:hAnsiTheme="minorEastAsia" w:hint="eastAsia"/>
          <w:rPrChange w:id="2020" w:author="JY0225" w:date="2017-08-24T11:13:00Z">
            <w:rPr>
              <w:rFonts w:ascii="Times New Roman" w:hAnsi="Times New Roman" w:hint="eastAsia"/>
              <w:spacing w:val="10"/>
            </w:rPr>
          </w:rPrChange>
        </w:rPr>
        <w:t>阶段</w:t>
      </w:r>
      <w:ins w:id="2021"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2022" w:author="微软用户" w:date="2017-08-24T21:37:00Z">
        <w:r w:rsidR="00686ACB"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[27]</w:t>
      </w:r>
      <w:ins w:id="2023"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2024"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2025" w:author="JY0225" w:date="2017-08-24T11:13:00Z">
            <w:rPr>
              <w:rFonts w:ascii="Times New Roman" w:hAnsi="Times New Roman"/>
              <w:spacing w:val="10"/>
            </w:rPr>
          </w:rPrChange>
        </w:rPr>
        <w:pPrChange w:id="2026" w:author="JY0225" w:date="2017-08-22T21:19:00Z">
          <w:pPr>
            <w:jc w:val="center"/>
          </w:pPr>
        </w:pPrChange>
      </w:pPr>
      <w:del w:id="2027" w:author="JY0225" w:date="2017-08-22T21:17:00Z">
        <w:r w:rsidRPr="00B207B1" w:rsidDel="00C85486">
          <w:rPr>
            <w:rFonts w:hAnsiTheme="minorEastAsia"/>
            <w:noProof/>
            <w:rPrChange w:id="2028"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2029" w:author="JY0225" w:date="2017-08-22T21:20:00Z"/>
          <w:rFonts w:hAnsiTheme="minorEastAsia"/>
          <w:noProof/>
          <w:rPrChange w:id="2030" w:author="JY0225" w:date="2017-08-24T11:13:00Z">
            <w:rPr>
              <w:moveFrom w:id="2031" w:author="JY0225" w:date="2017-08-22T21:20:00Z"/>
              <w:rFonts w:ascii="Times New Roman" w:hAnsi="Times New Roman"/>
              <w:noProof/>
              <w:spacing w:val="10"/>
            </w:rPr>
          </w:rPrChange>
        </w:rPr>
      </w:pPr>
      <w:moveFromRangeStart w:id="2032" w:author="JY0225" w:date="2017-08-22T21:20:00Z" w:name="move491200133"/>
      <w:moveFrom w:id="2033" w:author="JY0225" w:date="2017-08-22T21:20:00Z">
        <w:r w:rsidRPr="00B207B1" w:rsidDel="00C85486">
          <w:rPr>
            <w:rFonts w:hAnsiTheme="minorEastAsia" w:hint="eastAsia"/>
            <w:noProof/>
            <w:rPrChange w:id="2034" w:author="JY0225" w:date="2017-08-24T11:13:00Z">
              <w:rPr>
                <w:rFonts w:ascii="Times New Roman" w:hAnsi="Times New Roman" w:hint="eastAsia"/>
                <w:noProof/>
                <w:spacing w:val="10"/>
              </w:rPr>
            </w:rPrChange>
          </w:rPr>
          <w:t>图</w:t>
        </w:r>
        <w:r w:rsidR="007514EC" w:rsidRPr="00B207B1" w:rsidDel="00C85486">
          <w:rPr>
            <w:rFonts w:hAnsiTheme="minorEastAsia"/>
            <w:noProof/>
            <w:rPrChange w:id="2035" w:author="JY0225" w:date="2017-08-24T11:13:00Z">
              <w:rPr>
                <w:rFonts w:ascii="Times New Roman" w:hAnsi="Times New Roman"/>
                <w:noProof/>
                <w:spacing w:val="10"/>
              </w:rPr>
            </w:rPrChange>
          </w:rPr>
          <w:t>2-1</w:t>
        </w:r>
        <w:r w:rsidRPr="00B207B1" w:rsidDel="00C85486">
          <w:rPr>
            <w:rFonts w:hAnsiTheme="minorEastAsia"/>
            <w:noProof/>
            <w:rPrChange w:id="2036" w:author="JY0225" w:date="2017-08-24T11:13:00Z">
              <w:rPr>
                <w:rFonts w:ascii="Times New Roman" w:hAnsi="Times New Roman"/>
                <w:noProof/>
                <w:spacing w:val="10"/>
              </w:rPr>
            </w:rPrChange>
          </w:rPr>
          <w:t xml:space="preserve"> </w:t>
        </w:r>
        <w:r w:rsidRPr="00B207B1" w:rsidDel="00C85486">
          <w:rPr>
            <w:rFonts w:hAnsiTheme="minorEastAsia" w:hint="eastAsia"/>
            <w:noProof/>
            <w:rPrChange w:id="2037" w:author="JY0225" w:date="2017-08-24T11:13:00Z">
              <w:rPr>
                <w:rFonts w:ascii="Times New Roman" w:hAnsi="Times New Roman" w:hint="eastAsia"/>
                <w:noProof/>
                <w:spacing w:val="10"/>
              </w:rPr>
            </w:rPrChange>
          </w:rPr>
          <w:t>握手阶段示意图</w:t>
        </w:r>
      </w:moveFrom>
    </w:p>
    <w:moveFromRangeEnd w:id="2032"/>
    <w:p w14:paraId="78397F8C" w14:textId="77777777" w:rsidR="007F65C2" w:rsidRPr="00B207B1" w:rsidRDefault="00D05B0D" w:rsidP="00D912DC">
      <w:pPr>
        <w:spacing w:line="400" w:lineRule="exact"/>
        <w:ind w:firstLine="420"/>
        <w:rPr>
          <w:rFonts w:hAnsiTheme="minorEastAsia"/>
          <w:rPrChange w:id="2038" w:author="JY0225" w:date="2017-08-24T11:13:00Z">
            <w:rPr>
              <w:rFonts w:ascii="Times New Roman" w:hAnsi="Times New Roman"/>
              <w:spacing w:val="10"/>
            </w:rPr>
          </w:rPrChange>
        </w:rPr>
      </w:pPr>
      <w:r w:rsidRPr="00B207B1">
        <w:rPr>
          <w:rFonts w:hAnsiTheme="minorEastAsia" w:hint="eastAsia"/>
          <w:rPrChange w:id="2039" w:author="JY0225" w:date="2017-08-24T11:13:00Z">
            <w:rPr>
              <w:rFonts w:ascii="Times New Roman" w:hAnsi="Times New Roman" w:hint="eastAsia"/>
              <w:spacing w:val="10"/>
            </w:rPr>
          </w:rPrChange>
        </w:rPr>
        <w:t>如图</w:t>
      </w:r>
      <w:r w:rsidRPr="00B207B1">
        <w:rPr>
          <w:rFonts w:hAnsiTheme="minorEastAsia"/>
          <w:rPrChange w:id="2040" w:author="JY0225" w:date="2017-08-24T11:13:00Z">
            <w:rPr>
              <w:rFonts w:ascii="Times New Roman" w:hAnsi="Times New Roman"/>
              <w:spacing w:val="10"/>
            </w:rPr>
          </w:rPrChange>
        </w:rPr>
        <w:t>2-1</w:t>
      </w:r>
      <w:r w:rsidRPr="00B207B1">
        <w:rPr>
          <w:rFonts w:hAnsiTheme="minorEastAsia" w:hint="eastAsia"/>
          <w:rPrChange w:id="2041" w:author="JY0225" w:date="2017-08-24T11:13:00Z">
            <w:rPr>
              <w:rFonts w:ascii="Times New Roman" w:hAnsi="Times New Roman" w:hint="eastAsia"/>
              <w:spacing w:val="10"/>
            </w:rPr>
          </w:rPrChange>
        </w:rPr>
        <w:t>所示，</w:t>
      </w:r>
      <w:r w:rsidR="00FA0CF4" w:rsidRPr="00B207B1">
        <w:rPr>
          <w:rFonts w:hAnsiTheme="minorEastAsia" w:hint="eastAsia"/>
          <w:rPrChange w:id="2042" w:author="JY0225" w:date="2017-08-24T11:13:00Z">
            <w:rPr>
              <w:rFonts w:ascii="Times New Roman" w:hAnsi="Times New Roman" w:hint="eastAsia"/>
              <w:spacing w:val="10"/>
            </w:rPr>
          </w:rPrChange>
        </w:rPr>
        <w:t>在握手阶段，</w:t>
      </w:r>
      <w:r w:rsidR="00164D2C" w:rsidRPr="00B207B1">
        <w:rPr>
          <w:rFonts w:hAnsiTheme="minorEastAsia" w:hint="eastAsia"/>
          <w:rPrChange w:id="2043" w:author="JY0225" w:date="2017-08-24T11:13:00Z">
            <w:rPr>
              <w:rFonts w:ascii="Times New Roman" w:hAnsi="Times New Roman" w:hint="eastAsia"/>
              <w:spacing w:val="10"/>
            </w:rPr>
          </w:rPrChange>
        </w:rPr>
        <w:t>户端和服务器建立</w:t>
      </w:r>
      <w:r w:rsidR="00164D2C" w:rsidRPr="00B207B1">
        <w:rPr>
          <w:rFonts w:hAnsiTheme="minorEastAsia"/>
          <w:rPrChange w:id="2044" w:author="JY0225" w:date="2017-08-24T11:13:00Z">
            <w:rPr>
              <w:rFonts w:ascii="Times New Roman" w:hAnsi="Times New Roman"/>
              <w:spacing w:val="10"/>
            </w:rPr>
          </w:rPrChange>
        </w:rPr>
        <w:t>TCP</w:t>
      </w:r>
      <w:r w:rsidR="00BC1E12" w:rsidRPr="00B207B1">
        <w:rPr>
          <w:rFonts w:hAnsiTheme="minorEastAsia" w:hint="eastAsia"/>
          <w:rPrChange w:id="2045" w:author="JY0225" w:date="2017-08-24T11:13:00Z">
            <w:rPr>
              <w:rFonts w:ascii="Times New Roman" w:hAnsi="Times New Roman" w:hint="eastAsia"/>
              <w:spacing w:val="10"/>
            </w:rPr>
          </w:rPrChange>
        </w:rPr>
        <w:t>连接之后，客户端</w:t>
      </w:r>
      <w:r w:rsidR="00160783" w:rsidRPr="00B207B1">
        <w:rPr>
          <w:rFonts w:hAnsiTheme="minorEastAsia" w:hint="eastAsia"/>
          <w:rPrChange w:id="2046" w:author="JY0225" w:date="2017-08-24T11:13:00Z">
            <w:rPr>
              <w:rFonts w:ascii="Times New Roman" w:hAnsi="Times New Roman" w:hint="eastAsia"/>
              <w:spacing w:val="10"/>
            </w:rPr>
          </w:rPrChange>
        </w:rPr>
        <w:t>向服务器</w:t>
      </w:r>
      <w:r w:rsidR="00BC1E12" w:rsidRPr="00B207B1">
        <w:rPr>
          <w:rFonts w:hAnsiTheme="minorEastAsia" w:hint="eastAsia"/>
          <w:rPrChange w:id="2047"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2048" w:author="JY0225" w:date="2017-08-24T11:13:00Z">
            <w:rPr>
              <w:rFonts w:ascii="Times New Roman" w:hAnsi="Times New Roman" w:hint="eastAsia"/>
              <w:spacing w:val="10"/>
            </w:rPr>
          </w:rPrChange>
        </w:rPr>
        <w:t>向客户端</w:t>
      </w:r>
      <w:r w:rsidR="00BC1E12" w:rsidRPr="00B207B1">
        <w:rPr>
          <w:rFonts w:hAnsiTheme="minorEastAsia" w:hint="eastAsia"/>
          <w:rPrChange w:id="2049" w:author="JY0225" w:date="2017-08-24T11:13:00Z">
            <w:rPr>
              <w:rFonts w:ascii="Times New Roman" w:hAnsi="Times New Roman" w:hint="eastAsia"/>
              <w:spacing w:val="10"/>
            </w:rPr>
          </w:rPrChange>
        </w:rPr>
        <w:t>发送握手响应</w:t>
      </w:r>
      <w:r w:rsidR="00160783" w:rsidRPr="00B207B1">
        <w:rPr>
          <w:rFonts w:hAnsiTheme="minorEastAsia" w:hint="eastAsia"/>
          <w:rPrChange w:id="2050"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2051"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2052" w:author="JY0225" w:date="2017-08-24T11:13:00Z">
            <w:rPr>
              <w:rFonts w:ascii="Times New Roman" w:hAnsi="Times New Roman"/>
              <w:spacing w:val="10"/>
            </w:rPr>
          </w:rPrChange>
        </w:rPr>
      </w:pPr>
      <w:r w:rsidRPr="00B207B1">
        <w:rPr>
          <w:rFonts w:hAnsiTheme="minorEastAsia"/>
          <w:rPrChange w:id="2053" w:author="JY0225" w:date="2017-08-24T11:13:00Z">
            <w:rPr>
              <w:rFonts w:ascii="Times New Roman" w:hAnsi="Times New Roman"/>
              <w:spacing w:val="10"/>
            </w:rPr>
          </w:rPrChange>
        </w:rPr>
        <w:tab/>
      </w:r>
      <w:r w:rsidR="000F2126" w:rsidRPr="00B207B1">
        <w:rPr>
          <w:rFonts w:hAnsiTheme="minorEastAsia" w:hint="eastAsia"/>
          <w:rPrChange w:id="2054" w:author="JY0225" w:date="2017-08-24T11:13:00Z">
            <w:rPr>
              <w:rFonts w:ascii="Times New Roman" w:hAnsi="Times New Roman" w:hint="eastAsia"/>
              <w:spacing w:val="10"/>
            </w:rPr>
          </w:rPrChange>
        </w:rPr>
        <w:t>在数据通信阶段，</w:t>
      </w:r>
      <w:r w:rsidR="000875AC" w:rsidRPr="00B207B1">
        <w:rPr>
          <w:rFonts w:hAnsiTheme="minorEastAsia" w:hint="eastAsia"/>
          <w:rPrChange w:id="2055" w:author="JY0225" w:date="2017-08-24T11:13:00Z">
            <w:rPr>
              <w:rFonts w:ascii="Times New Roman" w:hAnsi="Times New Roman" w:hint="eastAsia"/>
              <w:spacing w:val="10"/>
            </w:rPr>
          </w:rPrChange>
        </w:rPr>
        <w:t>数据</w:t>
      </w:r>
      <w:r w:rsidR="00284E42" w:rsidRPr="00B207B1">
        <w:rPr>
          <w:rFonts w:hAnsiTheme="minorEastAsia" w:hint="eastAsia"/>
          <w:rPrChange w:id="2056" w:author="JY0225" w:date="2017-08-24T11:13:00Z">
            <w:rPr>
              <w:rFonts w:ascii="Times New Roman" w:hAnsi="Times New Roman" w:hint="eastAsia"/>
              <w:spacing w:val="10"/>
            </w:rPr>
          </w:rPrChange>
        </w:rPr>
        <w:t>被组织为依次序的一串数据帧</w:t>
      </w:r>
      <w:r w:rsidR="00284E42" w:rsidRPr="00B207B1">
        <w:rPr>
          <w:rFonts w:hAnsiTheme="minorEastAsia"/>
          <w:rPrChange w:id="2057" w:author="JY0225" w:date="2017-08-24T11:13:00Z">
            <w:rPr>
              <w:rFonts w:ascii="Times New Roman" w:hAnsi="Times New Roman"/>
              <w:spacing w:val="10"/>
            </w:rPr>
          </w:rPrChange>
        </w:rPr>
        <w:t>(data frame)</w:t>
      </w:r>
      <w:r w:rsidR="00284E42" w:rsidRPr="00B207B1">
        <w:rPr>
          <w:rFonts w:hAnsiTheme="minorEastAsia" w:hint="eastAsia"/>
          <w:rPrChange w:id="2058" w:author="JY0225" w:date="2017-08-24T11:13:00Z">
            <w:rPr>
              <w:rFonts w:ascii="Times New Roman" w:hAnsi="Times New Roman" w:hint="eastAsia"/>
              <w:spacing w:val="10"/>
            </w:rPr>
          </w:rPrChange>
        </w:rPr>
        <w:t>，然后进</w:t>
      </w:r>
      <w:r w:rsidR="00284E42" w:rsidRPr="00B207B1">
        <w:rPr>
          <w:rFonts w:hAnsiTheme="minorEastAsia" w:hint="eastAsia"/>
          <w:rPrChange w:id="2059" w:author="JY0225" w:date="2017-08-24T11:13:00Z">
            <w:rPr>
              <w:rFonts w:ascii="Times New Roman" w:hAnsi="Times New Roman" w:hint="eastAsia"/>
              <w:spacing w:val="10"/>
            </w:rPr>
          </w:rPrChange>
        </w:rPr>
        <w:lastRenderedPageBreak/>
        <w:t>行传送。帧</w:t>
      </w:r>
      <w:r w:rsidR="003623CC" w:rsidRPr="00B207B1">
        <w:rPr>
          <w:rFonts w:hAnsiTheme="minorEastAsia" w:hint="eastAsia"/>
          <w:rPrChange w:id="2060" w:author="JY0225" w:date="2017-08-24T11:13:00Z">
            <w:rPr>
              <w:rFonts w:ascii="Times New Roman" w:hAnsi="Times New Roman" w:hint="eastAsia"/>
              <w:spacing w:val="10"/>
            </w:rPr>
          </w:rPrChange>
        </w:rPr>
        <w:t>的</w:t>
      </w:r>
      <w:r w:rsidR="00284E42" w:rsidRPr="00B207B1">
        <w:rPr>
          <w:rFonts w:hAnsiTheme="minorEastAsia" w:hint="eastAsia"/>
          <w:rPrChange w:id="2061" w:author="JY0225" w:date="2017-08-24T11:13:00Z">
            <w:rPr>
              <w:rFonts w:ascii="Times New Roman" w:hAnsi="Times New Roman" w:hint="eastAsia"/>
              <w:spacing w:val="10"/>
            </w:rPr>
          </w:rPrChange>
        </w:rPr>
        <w:t>类型分为两类：数据帧</w:t>
      </w:r>
      <w:r w:rsidR="00284E42" w:rsidRPr="00B207B1">
        <w:rPr>
          <w:rFonts w:hAnsiTheme="minorEastAsia"/>
          <w:rPrChange w:id="2062" w:author="JY0225" w:date="2017-08-24T11:13:00Z">
            <w:rPr>
              <w:rFonts w:ascii="Times New Roman" w:hAnsi="Times New Roman"/>
              <w:spacing w:val="10"/>
            </w:rPr>
          </w:rPrChange>
        </w:rPr>
        <w:t>(data frame)</w:t>
      </w:r>
      <w:r w:rsidR="00284E42" w:rsidRPr="00B207B1">
        <w:rPr>
          <w:rFonts w:hAnsiTheme="minorEastAsia" w:hint="eastAsia"/>
          <w:rPrChange w:id="2063"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2064" w:author="JY0225" w:date="2017-08-24T11:13:00Z">
            <w:rPr>
              <w:rFonts w:ascii="Times New Roman" w:hAnsi="Times New Roman"/>
              <w:spacing w:val="10"/>
            </w:rPr>
          </w:rPrChange>
        </w:rPr>
        <w:t>ontrol frame)</w:t>
      </w:r>
      <w:r w:rsidR="00284E42" w:rsidRPr="00B207B1">
        <w:rPr>
          <w:rFonts w:hAnsiTheme="minorEastAsia" w:hint="eastAsia"/>
          <w:rPrChange w:id="2065"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2066" w:author="JY0225" w:date="2017-08-24T11:13:00Z">
            <w:rPr>
              <w:rFonts w:ascii="Times New Roman" w:hAnsi="Times New Roman"/>
              <w:spacing w:val="10"/>
            </w:rPr>
          </w:rPrChange>
        </w:rPr>
        <w:t>ong</w:t>
      </w:r>
      <w:r w:rsidR="00284E42" w:rsidRPr="00B207B1">
        <w:rPr>
          <w:rFonts w:hAnsiTheme="minorEastAsia" w:hint="eastAsia"/>
          <w:rPrChange w:id="2067" w:author="JY0225" w:date="2017-08-24T11:13:00Z">
            <w:rPr>
              <w:rFonts w:ascii="Times New Roman" w:hAnsi="Times New Roman" w:hint="eastAsia"/>
              <w:spacing w:val="10"/>
            </w:rPr>
          </w:rPrChange>
        </w:rPr>
        <w:t>帧。</w:t>
      </w:r>
      <w:r w:rsidR="00534069" w:rsidRPr="00B207B1">
        <w:rPr>
          <w:rFonts w:hAnsiTheme="minorEastAsia" w:hint="eastAsia"/>
          <w:rPrChange w:id="2068" w:author="JY0225" w:date="2017-08-24T11:13:00Z">
            <w:rPr>
              <w:rFonts w:ascii="Times New Roman" w:hAnsi="Times New Roman" w:hint="eastAsia"/>
              <w:spacing w:val="10"/>
            </w:rPr>
          </w:rPrChange>
        </w:rPr>
        <w:t>如要</w:t>
      </w:r>
      <w:r w:rsidR="006E4C32" w:rsidRPr="00B207B1">
        <w:rPr>
          <w:rFonts w:hAnsiTheme="minorEastAsia" w:hint="eastAsia"/>
          <w:rPrChange w:id="2069" w:author="JY0225" w:date="2017-08-24T11:13:00Z">
            <w:rPr>
              <w:rFonts w:ascii="Times New Roman" w:hAnsi="Times New Roman" w:hint="eastAsia"/>
              <w:spacing w:val="10"/>
            </w:rPr>
          </w:rPrChange>
        </w:rPr>
        <w:t>关闭连接，</w:t>
      </w:r>
      <w:r w:rsidR="00534069" w:rsidRPr="00B207B1">
        <w:rPr>
          <w:rFonts w:hAnsiTheme="minorEastAsia" w:hint="eastAsia"/>
          <w:rPrChange w:id="2070" w:author="JY0225" w:date="2017-08-24T11:13:00Z">
            <w:rPr>
              <w:rFonts w:ascii="Times New Roman" w:hAnsi="Times New Roman" w:hint="eastAsia"/>
              <w:spacing w:val="10"/>
            </w:rPr>
          </w:rPrChange>
        </w:rPr>
        <w:t>只需</w:t>
      </w:r>
      <w:r w:rsidR="00D61459" w:rsidRPr="00B207B1">
        <w:rPr>
          <w:rFonts w:hAnsiTheme="minorEastAsia" w:hint="eastAsia"/>
          <w:rPrChange w:id="2071" w:author="JY0225" w:date="2017-08-24T11:13:00Z">
            <w:rPr>
              <w:rFonts w:ascii="Times New Roman" w:hAnsi="Times New Roman" w:hint="eastAsia"/>
              <w:spacing w:val="10"/>
            </w:rPr>
          </w:rPrChange>
        </w:rPr>
        <w:t>任何一端发送关闭</w:t>
      </w:r>
      <w:r w:rsidR="00B312CC" w:rsidRPr="00B207B1">
        <w:rPr>
          <w:rFonts w:hAnsiTheme="minorEastAsia" w:hint="eastAsia"/>
          <w:rPrChange w:id="2072" w:author="JY0225" w:date="2017-08-24T11:13:00Z">
            <w:rPr>
              <w:rFonts w:ascii="Times New Roman" w:hAnsi="Times New Roman" w:hint="eastAsia"/>
              <w:spacing w:val="10"/>
            </w:rPr>
          </w:rPrChange>
        </w:rPr>
        <w:t>数据</w:t>
      </w:r>
      <w:r w:rsidR="00D61459" w:rsidRPr="00B207B1">
        <w:rPr>
          <w:rFonts w:hAnsiTheme="minorEastAsia" w:hint="eastAsia"/>
          <w:rPrChange w:id="2073" w:author="JY0225" w:date="2017-08-24T11:13:00Z">
            <w:rPr>
              <w:rFonts w:ascii="Times New Roman" w:hAnsi="Times New Roman" w:hint="eastAsia"/>
              <w:spacing w:val="10"/>
            </w:rPr>
          </w:rPrChange>
        </w:rPr>
        <w:t>帧给对方</w:t>
      </w:r>
      <w:r w:rsidR="00B65B73" w:rsidRPr="00B207B1">
        <w:rPr>
          <w:rFonts w:hAnsiTheme="minorEastAsia" w:hint="eastAsia"/>
          <w:rPrChange w:id="2074" w:author="JY0225" w:date="2017-08-24T11:13:00Z">
            <w:rPr>
              <w:rFonts w:ascii="Times New Roman" w:hAnsi="Times New Roman" w:hint="eastAsia"/>
              <w:spacing w:val="10"/>
            </w:rPr>
          </w:rPrChange>
        </w:rPr>
        <w:t>即可</w:t>
      </w:r>
      <w:r w:rsidR="00B04F10" w:rsidRPr="00B207B1">
        <w:rPr>
          <w:rFonts w:hAnsiTheme="minorEastAsia" w:hint="eastAsia"/>
          <w:rPrChange w:id="2075" w:author="JY0225" w:date="2017-08-24T11:13:00Z">
            <w:rPr>
              <w:rFonts w:ascii="Times New Roman" w:hAnsi="Times New Roman" w:hint="eastAsia"/>
              <w:spacing w:val="10"/>
            </w:rPr>
          </w:rPrChange>
        </w:rPr>
        <w:t>，</w:t>
      </w:r>
      <w:r w:rsidR="00174BBA" w:rsidRPr="00B207B1">
        <w:rPr>
          <w:rFonts w:hAnsiTheme="minorEastAsia" w:hint="eastAsia"/>
          <w:rPrChange w:id="2076"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2077"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2078" w:author="JY0225" w:date="2017-08-14T12:33:00Z"/>
        </w:rPr>
        <w:pPrChange w:id="2079" w:author="微软用户" w:date="2017-08-18T22:48:00Z">
          <w:pPr>
            <w:pStyle w:val="21"/>
          </w:pPr>
        </w:pPrChange>
      </w:pPr>
      <w:del w:id="2080" w:author="JY0225" w:date="2017-08-14T12:33:00Z">
        <w:r w:rsidRPr="00B207B1" w:rsidDel="008621A3">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2081" w:author="JY0225" w:date="2017-08-14T12:33:00Z"/>
          <w:rFonts w:ascii="Times New Roman" w:hAnsi="Times New Roman"/>
          <w:sz w:val="32"/>
          <w:rPrChange w:id="2082" w:author="微软用户" w:date="2017-08-18T22:48:00Z">
            <w:rPr>
              <w:del w:id="2083" w:author="JY0225" w:date="2017-08-14T12:33:00Z"/>
              <w:rFonts w:ascii="Times New Roman" w:hAnsi="Times New Roman"/>
              <w:spacing w:val="10"/>
            </w:rPr>
          </w:rPrChange>
        </w:rPr>
        <w:pPrChange w:id="2084" w:author="微软用户" w:date="2017-08-18T22:48:00Z">
          <w:pPr>
            <w:spacing w:line="400" w:lineRule="exact"/>
          </w:pPr>
        </w:pPrChange>
      </w:pPr>
      <w:del w:id="2085" w:author="JY0225" w:date="2017-08-14T12:33:00Z">
        <w:r w:rsidRPr="00B207B1" w:rsidDel="008621A3">
          <w:tab/>
        </w:r>
        <w:r w:rsidR="002B0E96" w:rsidRPr="00B207B1" w:rsidDel="008621A3">
          <w:rPr>
            <w:rFonts w:ascii="Times New Roman" w:hAnsi="Times New Roman"/>
            <w:sz w:val="32"/>
            <w:rPrChange w:id="2086"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2087"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2088"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2089"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2090"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2091"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092"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093"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094"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095"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096" w:author="微软用户" w:date="2017-08-18T22:48:00Z">
              <w:rPr>
                <w:color w:val="000000" w:themeColor="text1"/>
                <w:vertAlign w:val="superscript"/>
              </w:rPr>
            </w:rPrChange>
          </w:rPr>
          <w:fldChar w:fldCharType="begin"/>
        </w:r>
        <w:r w:rsidR="00047A32" w:rsidRPr="00B207B1" w:rsidDel="008621A3">
          <w:rPr>
            <w:rPrChange w:id="2097"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2098" w:author="JY0225" w:date="2017-08-14T12:33:00Z">
        <w:r w:rsidR="00047A32" w:rsidRPr="00B207B1" w:rsidDel="008621A3">
          <w:rPr>
            <w:rPrChange w:id="2099" w:author="微软用户" w:date="2017-08-18T22:48:00Z">
              <w:rPr/>
            </w:rPrChange>
          </w:rPr>
        </w:r>
        <w:r w:rsidR="00047A32" w:rsidRPr="00B207B1" w:rsidDel="008621A3">
          <w:rPr>
            <w:rPrChange w:id="2100" w:author="微软用户" w:date="2017-08-18T22:48:00Z">
              <w:rPr>
                <w:color w:val="000000" w:themeColor="text1"/>
                <w:vertAlign w:val="superscript"/>
              </w:rPr>
            </w:rPrChange>
          </w:rPr>
          <w:fldChar w:fldCharType="separate"/>
        </w:r>
        <w:r w:rsidR="00F518C7" w:rsidRPr="00B207B1" w:rsidDel="008621A3">
          <w:rPr>
            <w:rPrChange w:id="2101" w:author="微软用户" w:date="2017-08-18T22:48:00Z">
              <w:rPr>
                <w:color w:val="000000" w:themeColor="text1"/>
                <w:vertAlign w:val="superscript"/>
              </w:rPr>
            </w:rPrChange>
          </w:rPr>
          <w:delText>[28]</w:delText>
        </w:r>
        <w:r w:rsidR="00047A32" w:rsidRPr="00B207B1" w:rsidDel="008621A3">
          <w:rPr>
            <w:rPrChange w:id="2102"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103"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104"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105"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106"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107"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108"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109"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11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1"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112"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3"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114" w:author="JY0225" w:date="2017-08-14T12:33:00Z"/>
          <w:rFonts w:ascii="Times New Roman" w:hAnsi="Times New Roman"/>
          <w:sz w:val="32"/>
          <w:rPrChange w:id="2115" w:author="微软用户" w:date="2017-08-18T22:48:00Z">
            <w:rPr>
              <w:del w:id="2116" w:author="JY0225" w:date="2017-08-14T12:33:00Z"/>
              <w:rFonts w:ascii="Times New Roman" w:hAnsi="Times New Roman"/>
              <w:spacing w:val="10"/>
            </w:rPr>
          </w:rPrChange>
        </w:rPr>
        <w:pPrChange w:id="2117" w:author="微软用户" w:date="2017-08-18T22:48:00Z">
          <w:pPr>
            <w:spacing w:line="400" w:lineRule="exact"/>
          </w:pPr>
        </w:pPrChange>
      </w:pPr>
      <w:del w:id="2118" w:author="JY0225" w:date="2017-08-14T12:33:00Z">
        <w:r w:rsidRPr="00B207B1" w:rsidDel="008621A3">
          <w:rPr>
            <w:rFonts w:ascii="Times New Roman" w:hAnsi="Times New Roman"/>
            <w:sz w:val="32"/>
            <w:rPrChange w:id="2119"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120"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121"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122"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123"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124"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125"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126" w:author="JY0225" w:date="2017-08-14T12:33:00Z"/>
          <w:rFonts w:ascii="Times New Roman" w:hAnsi="Times New Roman"/>
          <w:sz w:val="32"/>
          <w:rPrChange w:id="2127" w:author="微软用户" w:date="2017-08-18T22:48:00Z">
            <w:rPr>
              <w:del w:id="2128" w:author="JY0225" w:date="2017-08-14T12:33:00Z"/>
              <w:rFonts w:ascii="Times New Roman" w:hAnsi="Times New Roman"/>
              <w:spacing w:val="10"/>
            </w:rPr>
          </w:rPrChange>
        </w:rPr>
      </w:pPr>
      <w:del w:id="2129"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130" w:author="JY0225" w:date="2017-08-14T12:33:00Z"/>
          <w:rFonts w:ascii="Times New Roman" w:hAnsi="Times New Roman"/>
          <w:kern w:val="2"/>
          <w:sz w:val="32"/>
          <w:szCs w:val="32"/>
          <w:rPrChange w:id="2131" w:author="微软用户" w:date="2017-08-18T22:48:00Z">
            <w:rPr>
              <w:del w:id="2132" w:author="JY0225" w:date="2017-08-14T12:33:00Z"/>
              <w:rFonts w:ascii="Times New Roman" w:hAnsi="Times New Roman"/>
              <w:noProof/>
              <w:spacing w:val="10"/>
            </w:rPr>
          </w:rPrChange>
        </w:rPr>
        <w:pPrChange w:id="2133" w:author="微软用户" w:date="2017-08-18T22:48:00Z">
          <w:pPr>
            <w:spacing w:line="400" w:lineRule="exact"/>
            <w:jc w:val="center"/>
          </w:pPr>
        </w:pPrChange>
      </w:pPr>
      <w:del w:id="2134" w:author="JY0225" w:date="2017-08-14T12:33:00Z">
        <w:r w:rsidRPr="00B207B1" w:rsidDel="008621A3">
          <w:rPr>
            <w:rFonts w:ascii="Times New Roman" w:hAnsi="Times New Roman"/>
            <w:sz w:val="32"/>
            <w:rPrChange w:id="2135"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136"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137"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138"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139"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140"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141" w:author="JY0225" w:date="2017-08-14T12:33:00Z"/>
          <w:rFonts w:ascii="Times New Roman" w:hAnsi="Times New Roman"/>
          <w:sz w:val="32"/>
          <w:rPrChange w:id="2142" w:author="微软用户" w:date="2017-08-18T22:48:00Z">
            <w:rPr>
              <w:del w:id="2143" w:author="JY0225" w:date="2017-08-14T12:33:00Z"/>
              <w:rFonts w:ascii="Times New Roman" w:hAnsi="Times New Roman"/>
              <w:spacing w:val="10"/>
            </w:rPr>
          </w:rPrChange>
        </w:rPr>
        <w:pPrChange w:id="2144" w:author="微软用户" w:date="2017-08-18T22:48:00Z">
          <w:pPr>
            <w:spacing w:line="400" w:lineRule="exact"/>
          </w:pPr>
        </w:pPrChange>
      </w:pPr>
      <w:del w:id="2145" w:author="JY0225" w:date="2017-08-14T12:33:00Z">
        <w:r w:rsidRPr="00B207B1" w:rsidDel="008621A3">
          <w:rPr>
            <w:rFonts w:ascii="Times New Roman" w:hAnsi="Times New Roman"/>
            <w:sz w:val="32"/>
            <w:rPrChange w:id="2146"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147"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148"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149"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150"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151"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152"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153"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54"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155"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156"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157"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158"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159"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60"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161"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162" w:name="_Toc491952427"/>
      <w:r w:rsidRPr="00B207B1">
        <w:t>2</w:t>
      </w:r>
      <w:r w:rsidR="008669BC" w:rsidRPr="00B207B1">
        <w:t>.</w:t>
      </w:r>
      <w:del w:id="2163" w:author="JY0225" w:date="2017-08-14T12:33:00Z">
        <w:r w:rsidR="001262CE" w:rsidRPr="00B207B1" w:rsidDel="008621A3">
          <w:delText>5</w:delText>
        </w:r>
        <w:r w:rsidR="00601935" w:rsidRPr="00B207B1" w:rsidDel="008621A3">
          <w:delText xml:space="preserve"> </w:delText>
        </w:r>
      </w:del>
      <w:ins w:id="2164" w:author="微软用户" w:date="2017-08-20T11:04:00Z">
        <w:r w:rsidR="001430A0" w:rsidRPr="00B207B1">
          <w:t>6</w:t>
        </w:r>
      </w:ins>
      <w:ins w:id="2165" w:author="微软用户" w:date="2017-08-20T10:26:00Z">
        <w:del w:id="2166" w:author="微软用户" w:date="2017-08-20T11:03:00Z">
          <w:r w:rsidR="00EB18E2" w:rsidRPr="00B207B1" w:rsidDel="001430A0">
            <w:delText>5</w:delText>
          </w:r>
        </w:del>
      </w:ins>
      <w:ins w:id="2167" w:author="JY0225" w:date="2017-08-14T12:33:00Z">
        <w:del w:id="2168" w:author="微软用户" w:date="2017-08-20T10:26:00Z">
          <w:r w:rsidR="008621A3" w:rsidRPr="00B207B1" w:rsidDel="00EB18E2">
            <w:delText>4</w:delText>
          </w:r>
        </w:del>
        <w:r w:rsidR="008621A3" w:rsidRPr="00B207B1">
          <w:t xml:space="preserve"> </w:t>
        </w:r>
      </w:ins>
      <w:r w:rsidR="00637D21" w:rsidRPr="00B207B1">
        <w:t>WebExtension</w:t>
      </w:r>
      <w:bookmarkEnd w:id="2162"/>
    </w:p>
    <w:p w14:paraId="4ECE21AB" w14:textId="534F4D9F" w:rsidR="00837BC8" w:rsidRPr="00B207B1" w:rsidRDefault="00837BC8" w:rsidP="0071638C">
      <w:pPr>
        <w:pStyle w:val="a7"/>
        <w:spacing w:line="400" w:lineRule="exact"/>
        <w:ind w:firstLine="420"/>
        <w:jc w:val="both"/>
        <w:rPr>
          <w:ins w:id="2169" w:author="JY0225" w:date="2017-08-22T20:36:00Z"/>
          <w:rFonts w:asciiTheme="minorEastAsia" w:eastAsiaTheme="minorEastAsia" w:hAnsiTheme="minorEastAsia"/>
          <w:spacing w:val="0"/>
          <w:rPrChange w:id="2170" w:author="JY0225" w:date="2017-08-24T11:13:00Z">
            <w:rPr>
              <w:ins w:id="2171" w:author="JY0225" w:date="2017-08-22T20:36:00Z"/>
              <w:rFonts w:eastAsiaTheme="minorEastAsia"/>
            </w:rPr>
          </w:rPrChange>
        </w:rPr>
      </w:pPr>
      <w:del w:id="2172" w:author="JY0225" w:date="2017-08-22T20:36:00Z">
        <w:r w:rsidRPr="00B207B1" w:rsidDel="009C7E04">
          <w:rPr>
            <w:rFonts w:asciiTheme="minorEastAsia" w:eastAsiaTheme="minorEastAsia" w:hAnsiTheme="minorEastAsia"/>
            <w:noProof/>
            <w:spacing w:val="0"/>
            <w:rPrChange w:id="2173"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174"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175"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176"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177"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178"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179"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180"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181"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182"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183" w:author="JY0225" w:date="2017-08-24T11:13:00Z">
            <w:rPr>
              <w:rFonts w:eastAsiaTheme="minorEastAsia" w:hint="eastAsia"/>
            </w:rPr>
          </w:rPrChange>
        </w:rPr>
        <w:t>、</w:t>
      </w:r>
      <w:r w:rsidR="00E86A02" w:rsidRPr="00B207B1">
        <w:rPr>
          <w:rFonts w:asciiTheme="minorEastAsia" w:eastAsiaTheme="minorEastAsia" w:hAnsiTheme="minorEastAsia"/>
          <w:spacing w:val="0"/>
          <w:rPrChange w:id="2184"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185" w:author="JY0225" w:date="2017-08-24T11:13:00Z">
            <w:rPr>
              <w:rFonts w:eastAsiaTheme="minorEastAsia" w:hint="eastAsia"/>
            </w:rPr>
          </w:rPrChange>
        </w:rPr>
        <w:t>、</w:t>
      </w:r>
      <w:r w:rsidR="00E86A02" w:rsidRPr="00B207B1">
        <w:rPr>
          <w:rFonts w:asciiTheme="minorEastAsia" w:eastAsiaTheme="minorEastAsia" w:hAnsiTheme="minorEastAsia"/>
          <w:spacing w:val="0"/>
          <w:rPrChange w:id="2186"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187"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188" w:author="JY0225" w:date="2017-08-24T11:13:00Z">
            <w:rPr>
              <w:rFonts w:eastAsiaTheme="minorEastAsia" w:hint="eastAsia"/>
            </w:rPr>
          </w:rPrChange>
        </w:rPr>
        <w:t>技术编写</w:t>
      </w:r>
      <w:del w:id="2189" w:author="微软用户" w:date="2017-08-24T21:55:00Z">
        <w:r w:rsidR="00AA5E78" w:rsidRPr="00B207B1" w:rsidDel="007B27DE">
          <w:rPr>
            <w:rFonts w:asciiTheme="minorEastAsia" w:eastAsiaTheme="minorEastAsia" w:hAnsiTheme="minorEastAsia"/>
            <w:color w:val="000000" w:themeColor="text1"/>
            <w:spacing w:val="0"/>
            <w:vertAlign w:val="superscript"/>
            <w:rPrChange w:id="2190"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191"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192"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193"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194"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195" w:author="JY0225" w:date="2017-08-24T11:13:00Z">
              <w:rPr>
                <w:color w:val="000000" w:themeColor="text1"/>
                <w:vertAlign w:val="superscript"/>
              </w:rPr>
            </w:rPrChange>
          </w:rPr>
          <w:fldChar w:fldCharType="end"/>
        </w:r>
      </w:del>
      <w:ins w:id="2196"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3925A9">
        <w:rPr>
          <w:rFonts w:asciiTheme="minorEastAsia" w:eastAsiaTheme="minorEastAsia" w:hAnsiTheme="minorEastAsia"/>
          <w:color w:val="000000" w:themeColor="text1"/>
          <w:spacing w:val="0"/>
          <w:vertAlign w:val="superscript"/>
        </w:rPr>
        <w:t>[28]</w:t>
      </w:r>
      <w:ins w:id="2197"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198"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199"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200"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201"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202"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203"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204"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205"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206" w:author="JY0225" w:date="2017-08-22T20:36:00Z">
          <w:pPr>
            <w:pStyle w:val="a7"/>
            <w:spacing w:line="400" w:lineRule="exact"/>
            <w:ind w:firstLine="420"/>
            <w:jc w:val="both"/>
          </w:pPr>
        </w:pPrChange>
      </w:pPr>
      <w:ins w:id="2207"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65704098"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208" w:author="JY0225" w:date="2017-08-24T11:13:00Z">
            <w:rPr>
              <w:rFonts w:eastAsiaTheme="minorEastAsia"/>
            </w:rPr>
          </w:rPrChange>
        </w:rPr>
      </w:pPr>
      <w:r w:rsidRPr="00B207B1">
        <w:rPr>
          <w:rFonts w:asciiTheme="minorEastAsia" w:eastAsiaTheme="minorEastAsia" w:hAnsiTheme="minorEastAsia"/>
          <w:spacing w:val="0"/>
          <w:rPrChange w:id="2209"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210"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211"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212"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213"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214" w:author="JY0225" w:date="2017-08-24T11:13:00Z">
            <w:rPr>
              <w:rFonts w:eastAsiaTheme="minorEastAsia" w:hint="eastAsia"/>
            </w:rPr>
          </w:rPrChange>
        </w:rPr>
        <w:t>谷歌浏览器</w:t>
      </w:r>
      <w:r w:rsidRPr="00B207B1">
        <w:rPr>
          <w:rFonts w:asciiTheme="minorEastAsia" w:eastAsiaTheme="minorEastAsia" w:hAnsiTheme="minorEastAsia"/>
          <w:spacing w:val="0"/>
          <w:rPrChange w:id="2215" w:author="JY0225" w:date="2017-08-24T11:13:00Z">
            <w:rPr>
              <w:rFonts w:eastAsiaTheme="minorEastAsia"/>
            </w:rPr>
          </w:rPrChange>
        </w:rPr>
        <w:t>Chrome</w:t>
      </w:r>
      <w:r w:rsidRPr="00B207B1">
        <w:rPr>
          <w:rFonts w:asciiTheme="minorEastAsia" w:eastAsiaTheme="minorEastAsia" w:hAnsiTheme="minorEastAsia" w:hint="eastAsia"/>
          <w:spacing w:val="0"/>
          <w:rPrChange w:id="2216"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217" w:author="JY0225" w:date="2017-08-24T11:13:00Z">
            <w:rPr>
              <w:rFonts w:eastAsiaTheme="minorEastAsia"/>
            </w:rPr>
          </w:rPrChange>
        </w:rPr>
        <w:t>Opera</w:t>
      </w:r>
      <w:r w:rsidRPr="00B207B1">
        <w:rPr>
          <w:rFonts w:asciiTheme="minorEastAsia" w:eastAsiaTheme="minorEastAsia" w:hAnsiTheme="minorEastAsia" w:hint="eastAsia"/>
          <w:spacing w:val="0"/>
          <w:rPrChange w:id="2218"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219"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220" w:author="JY0225" w:date="2017-08-24T11:13:00Z">
            <w:rPr>
              <w:rFonts w:eastAsiaTheme="minorEastAsia" w:hint="eastAsia"/>
            </w:rPr>
          </w:rPrChange>
        </w:rPr>
        <w:t>，</w:t>
      </w:r>
      <w:r w:rsidRPr="00B207B1">
        <w:rPr>
          <w:rFonts w:asciiTheme="minorEastAsia" w:eastAsiaTheme="minorEastAsia" w:hAnsiTheme="minorEastAsia" w:hint="eastAsia"/>
          <w:spacing w:val="0"/>
          <w:rPrChange w:id="2221"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222" w:author="JY0225" w:date="2017-08-24T11:13:00Z">
            <w:rPr>
              <w:rFonts w:eastAsiaTheme="minorEastAsia" w:hint="eastAsia"/>
            </w:rPr>
          </w:rPrChange>
        </w:rPr>
        <w:t>上</w:t>
      </w:r>
      <w:r w:rsidRPr="00B207B1">
        <w:rPr>
          <w:rFonts w:asciiTheme="minorEastAsia" w:eastAsiaTheme="minorEastAsia" w:hAnsiTheme="minorEastAsia" w:hint="eastAsia"/>
          <w:spacing w:val="0"/>
          <w:rPrChange w:id="2223"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224" w:author="JY0225" w:date="2017-08-24T11:13:00Z">
            <w:rPr>
              <w:rFonts w:eastAsiaTheme="minorEastAsia"/>
            </w:rPr>
          </w:rPrChange>
        </w:rPr>
        <w:t>FireFox</w:t>
      </w:r>
      <w:r w:rsidRPr="00B207B1">
        <w:rPr>
          <w:rFonts w:asciiTheme="minorEastAsia" w:eastAsiaTheme="minorEastAsia" w:hAnsiTheme="minorEastAsia" w:hint="eastAsia"/>
          <w:spacing w:val="0"/>
          <w:rPrChange w:id="2225" w:author="JY0225" w:date="2017-08-24T11:13:00Z">
            <w:rPr>
              <w:rFonts w:eastAsiaTheme="minorEastAsia" w:hint="eastAsia"/>
            </w:rPr>
          </w:rPrChange>
        </w:rPr>
        <w:t>和</w:t>
      </w:r>
      <w:r w:rsidRPr="00B207B1">
        <w:rPr>
          <w:rFonts w:asciiTheme="minorEastAsia" w:eastAsiaTheme="minorEastAsia" w:hAnsiTheme="minorEastAsia"/>
          <w:spacing w:val="0"/>
          <w:rPrChange w:id="2226" w:author="JY0225" w:date="2017-08-24T11:13:00Z">
            <w:rPr>
              <w:rFonts w:eastAsiaTheme="minorEastAsia"/>
            </w:rPr>
          </w:rPrChange>
        </w:rPr>
        <w:t>Microsoft Edge</w:t>
      </w:r>
      <w:r w:rsidRPr="00B207B1">
        <w:rPr>
          <w:rFonts w:asciiTheme="minorEastAsia" w:eastAsiaTheme="minorEastAsia" w:hAnsiTheme="minorEastAsia" w:hint="eastAsia"/>
          <w:spacing w:val="0"/>
          <w:rPrChange w:id="2227"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228"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229"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230" w:author="JY0225" w:date="2017-08-24T11:13:00Z">
            <w:rPr>
              <w:rFonts w:eastAsiaTheme="minorEastAsia" w:hint="eastAsia"/>
            </w:rPr>
          </w:rPrChange>
        </w:rPr>
        <w:t>这些</w:t>
      </w:r>
      <w:r w:rsidRPr="00B207B1">
        <w:rPr>
          <w:rFonts w:asciiTheme="minorEastAsia" w:eastAsiaTheme="minorEastAsia" w:hAnsiTheme="minorEastAsia"/>
          <w:spacing w:val="0"/>
          <w:rPrChange w:id="2231" w:author="JY0225" w:date="2017-08-24T11:13:00Z">
            <w:rPr>
              <w:rFonts w:eastAsiaTheme="minorEastAsia"/>
            </w:rPr>
          </w:rPrChange>
        </w:rPr>
        <w:t>API</w:t>
      </w:r>
      <w:r w:rsidRPr="00B207B1">
        <w:rPr>
          <w:rFonts w:asciiTheme="minorEastAsia" w:eastAsiaTheme="minorEastAsia" w:hAnsiTheme="minorEastAsia" w:hint="eastAsia"/>
          <w:spacing w:val="0"/>
          <w:rPrChange w:id="2232" w:author="JY0225" w:date="2017-08-24T11:13:00Z">
            <w:rPr>
              <w:rFonts w:eastAsiaTheme="minorEastAsia" w:hint="eastAsia"/>
            </w:rPr>
          </w:rPrChange>
        </w:rPr>
        <w:t>与多线程</w:t>
      </w:r>
      <w:r w:rsidRPr="00B207B1">
        <w:rPr>
          <w:rFonts w:asciiTheme="minorEastAsia" w:eastAsiaTheme="minorEastAsia" w:hAnsiTheme="minorEastAsia"/>
          <w:spacing w:val="0"/>
          <w:rPrChange w:id="2233" w:author="JY0225" w:date="2017-08-24T11:13:00Z">
            <w:rPr>
              <w:rFonts w:eastAsiaTheme="minorEastAsia"/>
            </w:rPr>
          </w:rPrChange>
        </w:rPr>
        <w:t>Firefox</w:t>
      </w:r>
      <w:r w:rsidRPr="00B207B1">
        <w:rPr>
          <w:rFonts w:asciiTheme="minorEastAsia" w:eastAsiaTheme="minorEastAsia" w:hAnsiTheme="minorEastAsia" w:hint="eastAsia"/>
          <w:spacing w:val="0"/>
          <w:rPrChange w:id="2234"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235"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236"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237"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238"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239"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240"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241"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242"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243" w:author="JY0225" w:date="2017-08-24T11:13:00Z">
            <w:rPr>
              <w:rFonts w:eastAsiaTheme="minorEastAsia"/>
            </w:rPr>
          </w:rPrChange>
        </w:rPr>
        <w:t>2-3</w:t>
      </w:r>
      <w:r w:rsidR="002C7A4A" w:rsidRPr="00B207B1">
        <w:rPr>
          <w:rFonts w:asciiTheme="minorEastAsia" w:eastAsiaTheme="minorEastAsia" w:hAnsiTheme="minorEastAsia" w:hint="eastAsia"/>
          <w:spacing w:val="0"/>
          <w:rPrChange w:id="2244"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245"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246" w:author="JY0225" w:date="2017-08-24T11:13:00Z">
            <w:rPr>
              <w:rFonts w:eastAsiaTheme="minorEastAsia"/>
            </w:rPr>
          </w:rPrChange>
        </w:rPr>
      </w:pPr>
      <w:r w:rsidRPr="00B207B1">
        <w:rPr>
          <w:rFonts w:asciiTheme="minorEastAsia" w:eastAsiaTheme="minorEastAsia" w:hAnsiTheme="minorEastAsia"/>
          <w:spacing w:val="0"/>
          <w:rPrChange w:id="2247"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248"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249"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250" w:author="JY0225" w:date="2017-08-24T11:13:00Z">
            <w:rPr>
              <w:rFonts w:eastAsiaTheme="minorEastAsia"/>
            </w:rPr>
          </w:rPrChange>
        </w:rPr>
        <w:t>manifest</w:t>
      </w:r>
      <w:r w:rsidR="001E490D" w:rsidRPr="00B207B1">
        <w:rPr>
          <w:rFonts w:asciiTheme="minorEastAsia" w:eastAsiaTheme="minorEastAsia" w:hAnsiTheme="minorEastAsia"/>
          <w:spacing w:val="0"/>
          <w:rPrChange w:id="2251"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252"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253"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254"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255"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256"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257"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258"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259"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260"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261"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262"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263"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264"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265" w:author="JY0225" w:date="2017-08-24T11:13:00Z">
            <w:rPr>
              <w:rFonts w:eastAsiaTheme="minorEastAsia"/>
            </w:rPr>
          </w:rPrChange>
        </w:rPr>
        <w:pPrChange w:id="2266" w:author="JY0225" w:date="2017-08-24T11:04:00Z">
          <w:pPr>
            <w:pStyle w:val="a7"/>
            <w:ind w:firstLine="420"/>
          </w:pPr>
        </w:pPrChange>
      </w:pPr>
      <w:r w:rsidRPr="00B207B1">
        <w:rPr>
          <w:rFonts w:asciiTheme="minorEastAsia" w:eastAsiaTheme="minorEastAsia" w:hAnsiTheme="minorEastAsia"/>
          <w:spacing w:val="0"/>
          <w:rPrChange w:id="2267" w:author="JY0225" w:date="2017-08-24T11:13:00Z">
            <w:rPr>
              <w:rFonts w:eastAsiaTheme="minorEastAsia"/>
            </w:rPr>
          </w:rPrChange>
        </w:rPr>
        <w:t>B</w:t>
      </w:r>
      <w:r w:rsidR="00F34DD6" w:rsidRPr="00B207B1">
        <w:rPr>
          <w:rFonts w:asciiTheme="minorEastAsia" w:eastAsiaTheme="minorEastAsia" w:hAnsiTheme="minorEastAsia"/>
          <w:spacing w:val="0"/>
          <w:rPrChange w:id="2268"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269" w:author="JY0225" w:date="2017-08-24T11:13:00Z">
            <w:rPr>
              <w:rFonts w:eastAsiaTheme="minorEastAsia" w:hint="eastAsia"/>
            </w:rPr>
          </w:rPrChange>
        </w:rPr>
        <w:t>：</w:t>
      </w:r>
      <w:r w:rsidR="00DB2613" w:rsidRPr="00B207B1">
        <w:rPr>
          <w:rFonts w:asciiTheme="minorEastAsia" w:eastAsiaTheme="minorEastAsia" w:hAnsiTheme="minorEastAsia"/>
          <w:spacing w:val="0"/>
          <w:rPrChange w:id="2270"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271" w:author="JY0225" w:date="2017-08-24T11:13:00Z">
            <w:rPr>
              <w:rFonts w:eastAsiaTheme="minorEastAsia" w:hint="eastAsia"/>
            </w:rPr>
          </w:rPrChange>
        </w:rPr>
        <w:t>常常需要在浏览器窗口或特定网页的存活期中独立的维持一种长期的状态或者执行长期的操作，比如与服务器建立持久</w:t>
      </w:r>
      <w:r w:rsidR="00DB2613" w:rsidRPr="00B207B1">
        <w:rPr>
          <w:rFonts w:asciiTheme="minorEastAsia" w:eastAsiaTheme="minorEastAsia" w:hAnsiTheme="minorEastAsia" w:hint="eastAsia"/>
          <w:spacing w:val="0"/>
          <w:rPrChange w:id="2272" w:author="JY0225" w:date="2017-08-24T11:13:00Z">
            <w:rPr>
              <w:rFonts w:eastAsiaTheme="minorEastAsia" w:hint="eastAsia"/>
            </w:rPr>
          </w:rPrChange>
        </w:rPr>
        <w:lastRenderedPageBreak/>
        <w:t>的</w:t>
      </w:r>
      <w:r w:rsidR="00DE2F8F" w:rsidRPr="00B207B1">
        <w:rPr>
          <w:rFonts w:asciiTheme="minorEastAsia" w:eastAsiaTheme="minorEastAsia" w:hAnsiTheme="minorEastAsia" w:hint="eastAsia"/>
          <w:spacing w:val="0"/>
          <w:rPrChange w:id="2273"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274"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275"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276"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277"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278"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279"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280"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281"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282" w:author="JY0225" w:date="2017-08-24T11:13:00Z">
            <w:rPr>
              <w:rFonts w:eastAsiaTheme="minorEastAsia"/>
            </w:rPr>
          </w:rPrChange>
        </w:rPr>
        <w:pPrChange w:id="2283" w:author="JY0225" w:date="2017-08-24T11:04:00Z">
          <w:pPr>
            <w:pStyle w:val="a7"/>
            <w:ind w:firstLine="420"/>
          </w:pPr>
        </w:pPrChange>
      </w:pPr>
      <w:r w:rsidRPr="00B207B1">
        <w:rPr>
          <w:rFonts w:asciiTheme="minorEastAsia" w:eastAsiaTheme="minorEastAsia" w:hAnsiTheme="minorEastAsia"/>
          <w:spacing w:val="0"/>
          <w:rPrChange w:id="2284" w:author="JY0225" w:date="2017-08-24T11:13:00Z">
            <w:rPr>
              <w:rFonts w:eastAsiaTheme="minorEastAsia"/>
            </w:rPr>
          </w:rPrChange>
        </w:rPr>
        <w:t>C</w:t>
      </w:r>
      <w:r w:rsidR="002A6F36" w:rsidRPr="00B207B1">
        <w:rPr>
          <w:rFonts w:asciiTheme="minorEastAsia" w:eastAsiaTheme="minorEastAsia" w:hAnsiTheme="minorEastAsia"/>
          <w:spacing w:val="0"/>
          <w:rPrChange w:id="2285"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286"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287"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288"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289"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290"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291"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292"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293"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294"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295" w:author="JY0225" w:date="2017-08-24T11:13:00Z">
            <w:rPr>
              <w:rFonts w:eastAsiaTheme="minorEastAsia"/>
            </w:rPr>
          </w:rPrChange>
        </w:rPr>
      </w:pPr>
      <w:r w:rsidRPr="00B207B1">
        <w:rPr>
          <w:rFonts w:asciiTheme="minorEastAsia" w:eastAsiaTheme="minorEastAsia" w:hAnsiTheme="minorEastAsia"/>
          <w:spacing w:val="0"/>
          <w:rPrChange w:id="2296" w:author="JY0225" w:date="2017-08-24T11:13:00Z">
            <w:rPr>
              <w:rFonts w:eastAsiaTheme="minorEastAsia"/>
            </w:rPr>
          </w:rPrChange>
        </w:rPr>
        <w:t>B</w:t>
      </w:r>
      <w:r w:rsidR="001F12E1" w:rsidRPr="00B207B1">
        <w:rPr>
          <w:rFonts w:asciiTheme="minorEastAsia" w:eastAsiaTheme="minorEastAsia" w:hAnsiTheme="minorEastAsia"/>
          <w:spacing w:val="0"/>
          <w:rPrChange w:id="2297"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298"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299"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300"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301"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302"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303"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304"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305" w:author="JY0225" w:date="2017-08-24T11:13:00Z">
            <w:rPr>
              <w:rFonts w:eastAsiaTheme="minorEastAsia"/>
            </w:rPr>
          </w:rPrChange>
        </w:rPr>
      </w:pPr>
      <w:r w:rsidRPr="00B207B1">
        <w:rPr>
          <w:rFonts w:asciiTheme="minorEastAsia" w:eastAsiaTheme="minorEastAsia" w:hAnsiTheme="minorEastAsia"/>
          <w:spacing w:val="0"/>
          <w:rPrChange w:id="2306" w:author="JY0225" w:date="2017-08-24T11:13:00Z">
            <w:rPr>
              <w:rFonts w:eastAsiaTheme="minorEastAsia"/>
            </w:rPr>
          </w:rPrChange>
        </w:rPr>
        <w:t>W</w:t>
      </w:r>
      <w:r w:rsidR="00BE5820" w:rsidRPr="00B207B1">
        <w:rPr>
          <w:rFonts w:asciiTheme="minorEastAsia" w:eastAsiaTheme="minorEastAsia" w:hAnsiTheme="minorEastAsia"/>
          <w:spacing w:val="0"/>
          <w:rPrChange w:id="2307"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308"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309"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310" w:author="JY0225" w:date="2017-08-24T11:13:00Z">
            <w:rPr>
              <w:rFonts w:eastAsiaTheme="minorEastAsia" w:hint="eastAsia"/>
            </w:rPr>
          </w:rPrChange>
        </w:rPr>
        <w:t>、</w:t>
      </w:r>
      <w:r w:rsidR="00E560C0" w:rsidRPr="00B207B1">
        <w:rPr>
          <w:rFonts w:asciiTheme="minorEastAsia" w:eastAsiaTheme="minorEastAsia" w:hAnsiTheme="minorEastAsia"/>
          <w:spacing w:val="0"/>
          <w:rPrChange w:id="2311"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312"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313"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314"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315"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316"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317"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318"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319"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320"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321" w:name="_Toc491952428"/>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321"/>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322"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323"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324"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325"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326"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327" w:author="微软用户" w:date="2017-08-18T22:50:00Z">
          <w:pPr>
            <w:pStyle w:val="21"/>
          </w:pPr>
        </w:pPrChange>
      </w:pPr>
      <w:bookmarkStart w:id="2328" w:name="_Toc491952429"/>
      <w:r w:rsidRPr="00B207B1">
        <w:t>3</w:t>
      </w:r>
      <w:r w:rsidR="000E09CA" w:rsidRPr="00B207B1">
        <w:t>.1</w:t>
      </w:r>
      <w:r w:rsidR="00976F64" w:rsidRPr="00B207B1">
        <w:t xml:space="preserve"> </w:t>
      </w:r>
      <w:r w:rsidR="00976F64" w:rsidRPr="00B207B1">
        <w:rPr>
          <w:rFonts w:hint="eastAsia"/>
        </w:rPr>
        <w:t>现有中间件系统分析</w:t>
      </w:r>
      <w:bookmarkEnd w:id="2328"/>
    </w:p>
    <w:p w14:paraId="1D4FA4A9" w14:textId="50979B3F" w:rsidR="00181BDC" w:rsidRPr="00B207B1" w:rsidRDefault="00181BDC" w:rsidP="0028651F">
      <w:pPr>
        <w:spacing w:line="400" w:lineRule="exact"/>
        <w:rPr>
          <w:rFonts w:hAnsiTheme="minorEastAsia"/>
          <w:color w:val="000000" w:themeColor="text1"/>
          <w:rPrChange w:id="2329"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330" w:author="JY0225" w:date="2017-08-24T11:13:00Z">
            <w:rPr>
              <w:rFonts w:ascii="Times New Roman" w:hAnsi="Times New Roman" w:hint="eastAsia"/>
              <w:spacing w:val="10"/>
              <w:szCs w:val="20"/>
            </w:rPr>
          </w:rPrChange>
        </w:rPr>
        <w:t>现有的</w:t>
      </w:r>
      <w:r w:rsidR="0028651F" w:rsidRPr="00B207B1">
        <w:rPr>
          <w:rFonts w:hAnsiTheme="minorEastAsia" w:hint="eastAsia"/>
          <w:rPrChange w:id="2331"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332" w:author="JY0225" w:date="2017-08-24T11:13:00Z">
            <w:rPr>
              <w:rFonts w:ascii="Times New Roman" w:hAnsi="Times New Roman" w:hint="eastAsia"/>
              <w:spacing w:val="10"/>
              <w:szCs w:val="20"/>
            </w:rPr>
          </w:rPrChange>
        </w:rPr>
        <w:t>系统</w:t>
      </w:r>
      <w:r w:rsidR="0028651F" w:rsidRPr="00B207B1">
        <w:rPr>
          <w:rFonts w:hAnsiTheme="minorEastAsia" w:hint="eastAsia"/>
          <w:rPrChange w:id="2333" w:author="JY0225" w:date="2017-08-24T11:13:00Z">
            <w:rPr>
              <w:rFonts w:ascii="Times New Roman" w:hAnsi="Times New Roman" w:hint="eastAsia"/>
              <w:spacing w:val="10"/>
              <w:szCs w:val="20"/>
            </w:rPr>
          </w:rPrChange>
        </w:rPr>
        <w:t>是基于</w:t>
      </w:r>
      <w:r w:rsidR="0028651F" w:rsidRPr="00B207B1">
        <w:rPr>
          <w:rFonts w:hAnsiTheme="minorEastAsia"/>
          <w:rPrChange w:id="2334" w:author="JY0225" w:date="2017-08-24T11:13:00Z">
            <w:rPr>
              <w:rFonts w:ascii="Times New Roman" w:hAnsi="Times New Roman"/>
              <w:spacing w:val="10"/>
              <w:szCs w:val="20"/>
            </w:rPr>
          </w:rPrChange>
        </w:rPr>
        <w:t>Linux</w:t>
      </w:r>
      <w:r w:rsidR="0028651F" w:rsidRPr="00B207B1">
        <w:rPr>
          <w:rFonts w:hAnsiTheme="minorEastAsia" w:hint="eastAsia"/>
          <w:rPrChange w:id="2335" w:author="JY0225" w:date="2017-08-24T11:13:00Z">
            <w:rPr>
              <w:rFonts w:ascii="Times New Roman" w:hAnsi="Times New Roman" w:hint="eastAsia"/>
              <w:spacing w:val="10"/>
              <w:szCs w:val="20"/>
            </w:rPr>
          </w:rPrChange>
        </w:rPr>
        <w:t>系统</w:t>
      </w:r>
      <w:r w:rsidR="00C95F0F" w:rsidRPr="00B207B1">
        <w:rPr>
          <w:rFonts w:hAnsiTheme="minorEastAsia" w:hint="eastAsia"/>
          <w:rPrChange w:id="2336" w:author="JY0225" w:date="2017-08-24T11:13:00Z">
            <w:rPr>
              <w:rFonts w:ascii="Times New Roman" w:hAnsi="Times New Roman" w:hint="eastAsia"/>
              <w:spacing w:val="10"/>
              <w:szCs w:val="20"/>
            </w:rPr>
          </w:rPrChange>
        </w:rPr>
        <w:t>的</w:t>
      </w:r>
      <w:r w:rsidR="0028651F" w:rsidRPr="00B207B1">
        <w:rPr>
          <w:rFonts w:hAnsiTheme="minorEastAsia" w:hint="eastAsia"/>
          <w:rPrChange w:id="2337"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338" w:author="JY0225" w:date="2017-08-24T11:13:00Z">
            <w:rPr>
              <w:rFonts w:ascii="Times New Roman" w:hAnsi="Times New Roman" w:hint="eastAsia"/>
              <w:spacing w:val="10"/>
              <w:szCs w:val="20"/>
            </w:rPr>
          </w:rPrChange>
        </w:rPr>
        <w:t>备份</w:t>
      </w:r>
      <w:r w:rsidR="0028651F" w:rsidRPr="00B207B1">
        <w:rPr>
          <w:rFonts w:hAnsiTheme="minorEastAsia" w:hint="eastAsia"/>
          <w:rPrChange w:id="2339" w:author="JY0225" w:date="2017-08-24T11:13:00Z">
            <w:rPr>
              <w:rFonts w:ascii="Times New Roman" w:hAnsi="Times New Roman" w:hint="eastAsia"/>
              <w:spacing w:val="10"/>
              <w:szCs w:val="20"/>
            </w:rPr>
          </w:rPrChange>
        </w:rPr>
        <w:t>服务器</w:t>
      </w:r>
      <w:r w:rsidR="00970B28" w:rsidRPr="00B207B1">
        <w:rPr>
          <w:rFonts w:hAnsiTheme="minorEastAsia" w:hint="eastAsia"/>
          <w:rPrChange w:id="2340" w:author="JY0225" w:date="2017-08-24T11:13:00Z">
            <w:rPr>
              <w:rFonts w:ascii="Times New Roman" w:hAnsi="Times New Roman" w:hint="eastAsia"/>
              <w:spacing w:val="10"/>
              <w:szCs w:val="20"/>
            </w:rPr>
          </w:rPrChange>
        </w:rPr>
        <w:t>之间的</w:t>
      </w:r>
      <w:r w:rsidR="0028651F" w:rsidRPr="00B207B1">
        <w:rPr>
          <w:rFonts w:hAnsiTheme="minorEastAsia" w:hint="eastAsia"/>
          <w:rPrChange w:id="2341"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342"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343"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344"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345"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346"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347"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348" w:author="JY0225" w:date="2017-08-24T11:13:00Z">
            <w:rPr>
              <w:color w:val="000000" w:themeColor="text1"/>
              <w:vertAlign w:val="superscript"/>
            </w:rPr>
          </w:rPrChange>
        </w:rPr>
        <w:fldChar w:fldCharType="separate"/>
      </w:r>
      <w:r w:rsidR="003925A9">
        <w:rPr>
          <w:rFonts w:hAnsiTheme="minorEastAsia"/>
          <w:color w:val="000000" w:themeColor="text1"/>
          <w:vertAlign w:val="superscript"/>
        </w:rPr>
        <w:t>[5]</w:t>
      </w:r>
      <w:r w:rsidR="00C46490" w:rsidRPr="00B207B1">
        <w:rPr>
          <w:rFonts w:hAnsiTheme="minorEastAsia"/>
          <w:color w:val="000000" w:themeColor="text1"/>
          <w:vertAlign w:val="superscript"/>
          <w:rPrChange w:id="2349"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350"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351" w:name="_Toc491952430"/>
      <w:r w:rsidRPr="00B207B1">
        <w:t xml:space="preserve">3.1.1 </w:t>
      </w:r>
      <w:r w:rsidRPr="00B207B1">
        <w:rPr>
          <w:rFonts w:hint="eastAsia"/>
        </w:rPr>
        <w:t>系统框架</w:t>
      </w:r>
      <w:ins w:id="2352" w:author="JY0225" w:date="2017-08-23T14:05:00Z">
        <w:r w:rsidR="00627570" w:rsidRPr="00B207B1">
          <w:rPr>
            <w:rFonts w:hint="eastAsia"/>
          </w:rPr>
          <w:t>与功能</w:t>
        </w:r>
      </w:ins>
      <w:r w:rsidRPr="00B207B1">
        <w:rPr>
          <w:rFonts w:hint="eastAsia"/>
        </w:rPr>
        <w:t>分析</w:t>
      </w:r>
      <w:bookmarkEnd w:id="2351"/>
    </w:p>
    <w:p w14:paraId="482AD26F" w14:textId="60D31F30" w:rsidR="00453842" w:rsidRPr="00B207B1" w:rsidRDefault="00912023">
      <w:pPr>
        <w:jc w:val="center"/>
        <w:pPrChange w:id="2353" w:author="JY0225" w:date="2017-08-22T21:27:00Z">
          <w:pPr/>
        </w:pPrChange>
      </w:pPr>
      <w:del w:id="2354"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25pt;height:203.85pt" o:ole="">
            <v:imagedata r:id="rId30" o:title=""/>
          </v:shape>
          <o:OLEObject Type="Embed" ProgID="Visio.Drawing.15" ShapeID="_x0000_i1028" DrawAspect="Content" ObjectID="_1565704099" r:id="rId31"/>
        </w:object>
      </w:r>
    </w:p>
    <w:p w14:paraId="2DD7CA23" w14:textId="77777777" w:rsidR="00453842" w:rsidRPr="00B207B1" w:rsidRDefault="00453842">
      <w:pPr>
        <w:spacing w:line="400" w:lineRule="exact"/>
        <w:ind w:firstLineChars="200" w:firstLine="480"/>
        <w:jc w:val="center"/>
        <w:rPr>
          <w:rFonts w:hAnsiTheme="minorEastAsia"/>
          <w:rPrChange w:id="2355" w:author="JY0225" w:date="2017-08-24T11:14:00Z">
            <w:rPr>
              <w:rFonts w:ascii="Times New Roman" w:hAnsi="Times New Roman"/>
              <w:spacing w:val="10"/>
            </w:rPr>
          </w:rPrChange>
        </w:rPr>
        <w:pPrChange w:id="2356" w:author="JY0225" w:date="2017-08-24T11:14:00Z">
          <w:pPr>
            <w:ind w:firstLineChars="200" w:firstLine="520"/>
            <w:jc w:val="center"/>
          </w:pPr>
        </w:pPrChange>
      </w:pPr>
      <w:r w:rsidRPr="00B207B1">
        <w:rPr>
          <w:rFonts w:hAnsiTheme="minorEastAsia" w:hint="eastAsia"/>
          <w:rPrChange w:id="2357" w:author="JY0225" w:date="2017-08-24T11:14:00Z">
            <w:rPr>
              <w:rFonts w:ascii="Times New Roman" w:hAnsi="Times New Roman" w:hint="eastAsia"/>
              <w:spacing w:val="10"/>
            </w:rPr>
          </w:rPrChange>
        </w:rPr>
        <w:t>图</w:t>
      </w:r>
      <w:r w:rsidR="00950DDF" w:rsidRPr="00B207B1">
        <w:rPr>
          <w:rFonts w:hAnsiTheme="minorEastAsia"/>
          <w:rPrChange w:id="2358" w:author="JY0225" w:date="2017-08-24T11:14:00Z">
            <w:rPr>
              <w:rFonts w:ascii="Times New Roman" w:hAnsi="Times New Roman"/>
              <w:spacing w:val="10"/>
            </w:rPr>
          </w:rPrChange>
        </w:rPr>
        <w:t>3</w:t>
      </w:r>
      <w:r w:rsidRPr="00B207B1">
        <w:rPr>
          <w:rFonts w:hAnsiTheme="minorEastAsia"/>
          <w:rPrChange w:id="2359" w:author="JY0225" w:date="2017-08-24T11:14:00Z">
            <w:rPr>
              <w:rFonts w:ascii="Times New Roman" w:hAnsi="Times New Roman"/>
              <w:spacing w:val="10"/>
            </w:rPr>
          </w:rPrChange>
        </w:rPr>
        <w:t>-1</w:t>
      </w:r>
      <w:r w:rsidR="003B190E" w:rsidRPr="00B207B1">
        <w:rPr>
          <w:rFonts w:hAnsiTheme="minorEastAsia"/>
          <w:rPrChange w:id="2360" w:author="JY0225" w:date="2017-08-24T11:14:00Z">
            <w:rPr>
              <w:rFonts w:ascii="Times New Roman" w:hAnsi="Times New Roman"/>
              <w:spacing w:val="10"/>
            </w:rPr>
          </w:rPrChange>
        </w:rPr>
        <w:t xml:space="preserve"> </w:t>
      </w:r>
      <w:r w:rsidR="003B190E" w:rsidRPr="00B207B1">
        <w:rPr>
          <w:rFonts w:hAnsiTheme="minorEastAsia" w:hint="eastAsia"/>
          <w:rPrChange w:id="2361" w:author="JY0225" w:date="2017-08-24T11:14:00Z">
            <w:rPr>
              <w:rFonts w:ascii="Times New Roman" w:hAnsi="Times New Roman" w:hint="eastAsia"/>
              <w:spacing w:val="10"/>
            </w:rPr>
          </w:rPrChange>
        </w:rPr>
        <w:t>现有云</w:t>
      </w:r>
      <w:r w:rsidR="00476838" w:rsidRPr="00B207B1">
        <w:rPr>
          <w:rFonts w:hAnsiTheme="minorEastAsia" w:hint="eastAsia"/>
          <w:rPrChange w:id="2362" w:author="JY0225" w:date="2017-08-24T11:14:00Z">
            <w:rPr>
              <w:rFonts w:ascii="Times New Roman" w:hAnsi="Times New Roman" w:hint="eastAsia"/>
              <w:spacing w:val="10"/>
            </w:rPr>
          </w:rPrChange>
        </w:rPr>
        <w:t>备份</w:t>
      </w:r>
      <w:r w:rsidRPr="00B207B1">
        <w:rPr>
          <w:rFonts w:hAnsiTheme="minorEastAsia" w:hint="eastAsia"/>
          <w:rPrChange w:id="2363"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364" w:author="JY0225" w:date="2017-08-24T11:14:00Z">
            <w:rPr>
              <w:rFonts w:ascii="Times New Roman" w:hAnsi="Times New Roman" w:cs="Times New Roman"/>
            </w:rPr>
          </w:rPrChange>
        </w:rPr>
        <w:pPrChange w:id="2365"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366"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367" w:author="JY0225" w:date="2017-08-24T11:14:00Z">
            <w:rPr>
              <w:rFonts w:ascii="Times New Roman" w:hAnsi="Times New Roman" w:cs="Times New Roman"/>
              <w:spacing w:val="10"/>
            </w:rPr>
          </w:rPrChange>
        </w:rPr>
        <w:t>3-1</w:t>
      </w:r>
      <w:ins w:id="2368" w:author="Liu, Wu" w:date="2017-08-29T10:52:00Z">
        <w:r w:rsidR="001C64DC" w:rsidRPr="00B207B1">
          <w:rPr>
            <w:rFonts w:asciiTheme="minorEastAsia" w:eastAsiaTheme="minorEastAsia" w:hAnsiTheme="minorEastAsia" w:cs="Times New Roman"/>
          </w:rPr>
          <w:t>所示为</w:t>
        </w:r>
      </w:ins>
      <w:del w:id="2369" w:author="Liu, Wu" w:date="2017-08-29T10:52:00Z">
        <w:r w:rsidRPr="00B207B1" w:rsidDel="001C64DC">
          <w:rPr>
            <w:rFonts w:asciiTheme="minorEastAsia" w:eastAsiaTheme="minorEastAsia" w:hAnsiTheme="minorEastAsia" w:cs="Times New Roman" w:hint="eastAsia"/>
            <w:rPrChange w:id="2370"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371"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372"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373"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374"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375"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376"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377"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378"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379"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380" w:author="JY0225" w:date="2017-08-24T11:14:00Z">
            <w:rPr>
              <w:rFonts w:ascii="Times New Roman" w:hAnsi="Times New Roman" w:cs="Times New Roman" w:hint="eastAsia"/>
            </w:rPr>
          </w:rPrChange>
        </w:rPr>
        <w:t>三部分，它提供了中间件可以正常运作的基础软硬件；</w:t>
      </w:r>
      <w:ins w:id="2381" w:author="JY0225" w:date="2017-08-23T14:01:00Z">
        <w:r w:rsidR="001A072E" w:rsidRPr="00B207B1">
          <w:rPr>
            <w:rFonts w:asciiTheme="minorEastAsia" w:eastAsiaTheme="minorEastAsia" w:hAnsiTheme="minorEastAsia" w:cs="Times New Roman" w:hint="eastAsia"/>
            <w:rPrChange w:id="2382" w:author="JY0225" w:date="2017-08-24T11:14:00Z">
              <w:rPr>
                <w:rFonts w:ascii="Times New Roman" w:hAnsi="Times New Roman" w:cs="Times New Roman" w:hint="eastAsia"/>
              </w:rPr>
            </w:rPrChange>
          </w:rPr>
          <w:t>逻辑</w:t>
        </w:r>
      </w:ins>
      <w:del w:id="2383" w:author="JY0225" w:date="2017-08-23T14:01:00Z">
        <w:r w:rsidR="006D189E" w:rsidRPr="00B207B1" w:rsidDel="001A072E">
          <w:rPr>
            <w:rFonts w:asciiTheme="minorEastAsia" w:eastAsiaTheme="minorEastAsia" w:hAnsiTheme="minorEastAsia" w:cs="Times New Roman" w:hint="eastAsia"/>
            <w:rPrChange w:id="2384"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385"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386" w:author="JY0225" w:date="2017-08-24T11:14:00Z">
            <w:rPr>
              <w:rFonts w:ascii="Times New Roman" w:hAnsi="Times New Roman" w:cs="Times New Roman" w:hint="eastAsia"/>
            </w:rPr>
          </w:rPrChange>
        </w:rPr>
        <w:t>模块、数据传输模块、数据加密模块，以及数据压缩模块；接口层包括了为客户端提供的所有</w:t>
      </w:r>
      <w:del w:id="2387" w:author="Liu, Wu" w:date="2017-08-29T10:53:00Z">
        <w:r w:rsidR="00CE4167" w:rsidRPr="00B207B1" w:rsidDel="001735AC">
          <w:rPr>
            <w:rFonts w:asciiTheme="minorEastAsia" w:eastAsiaTheme="minorEastAsia" w:hAnsiTheme="minorEastAsia" w:cs="Times New Roman" w:hint="eastAsia"/>
            <w:rPrChange w:id="2388"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389"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390" w:author="JY0225" w:date="2017-08-14T12:36:00Z"/>
          <w:rFonts w:asciiTheme="minorEastAsia" w:hAnsiTheme="minorEastAsia"/>
          <w:sz w:val="24"/>
          <w:szCs w:val="24"/>
          <w:rPrChange w:id="2391" w:author="JY0225" w:date="2017-08-24T11:14:00Z">
            <w:rPr>
              <w:del w:id="2392" w:author="JY0225" w:date="2017-08-14T12:36:00Z"/>
            </w:rPr>
          </w:rPrChange>
        </w:rPr>
        <w:pPrChange w:id="2393" w:author="JY0225" w:date="2017-08-24T11:14:00Z">
          <w:pPr>
            <w:pStyle w:val="31"/>
          </w:pPr>
        </w:pPrChange>
      </w:pPr>
      <w:del w:id="2394" w:author="JY0225" w:date="2017-08-14T12:36:00Z">
        <w:r w:rsidRPr="00B207B1" w:rsidDel="00856A51">
          <w:rPr>
            <w:rFonts w:asciiTheme="minorEastAsia" w:hAnsiTheme="minorEastAsia"/>
            <w:b w:val="0"/>
            <w:bCs w:val="0"/>
            <w:sz w:val="24"/>
            <w:szCs w:val="24"/>
            <w:rPrChange w:id="2395" w:author="JY0225" w:date="2017-08-24T11:14:00Z">
              <w:rPr>
                <w:b w:val="0"/>
                <w:bCs w:val="0"/>
              </w:rPr>
            </w:rPrChange>
          </w:rPr>
          <w:delText>3</w:delText>
        </w:r>
        <w:r w:rsidR="00325580" w:rsidRPr="00B207B1" w:rsidDel="00856A51">
          <w:rPr>
            <w:rFonts w:asciiTheme="minorEastAsia" w:hAnsiTheme="minorEastAsia"/>
            <w:b w:val="0"/>
            <w:bCs w:val="0"/>
            <w:sz w:val="24"/>
            <w:szCs w:val="24"/>
            <w:rPrChange w:id="2396" w:author="JY0225" w:date="2017-08-24T11:14:00Z">
              <w:rPr>
                <w:b w:val="0"/>
                <w:bCs w:val="0"/>
              </w:rPr>
            </w:rPrChange>
          </w:rPr>
          <w:delText>.1</w:delText>
        </w:r>
        <w:r w:rsidR="001F65D9" w:rsidRPr="00B207B1" w:rsidDel="00856A51">
          <w:rPr>
            <w:rFonts w:asciiTheme="minorEastAsia" w:hAnsiTheme="minorEastAsia"/>
            <w:b w:val="0"/>
            <w:bCs w:val="0"/>
            <w:sz w:val="24"/>
            <w:szCs w:val="24"/>
            <w:rPrChange w:id="2397" w:author="JY0225" w:date="2017-08-24T11:14:00Z">
              <w:rPr>
                <w:b w:val="0"/>
                <w:bCs w:val="0"/>
              </w:rPr>
            </w:rPrChange>
          </w:rPr>
          <w:delText>.2</w:delText>
        </w:r>
        <w:r w:rsidR="00E57CB2" w:rsidRPr="00B207B1" w:rsidDel="00856A51">
          <w:rPr>
            <w:rFonts w:asciiTheme="minorEastAsia" w:hAnsiTheme="minorEastAsia"/>
            <w:b w:val="0"/>
            <w:bCs w:val="0"/>
            <w:sz w:val="24"/>
            <w:szCs w:val="24"/>
            <w:rPrChange w:id="2398" w:author="JY0225" w:date="2017-08-24T11:14:00Z">
              <w:rPr>
                <w:b w:val="0"/>
                <w:bCs w:val="0"/>
              </w:rPr>
            </w:rPrChange>
          </w:rPr>
          <w:delText xml:space="preserve"> </w:delText>
        </w:r>
        <w:r w:rsidR="00A05CFF" w:rsidRPr="00B207B1" w:rsidDel="00856A51">
          <w:rPr>
            <w:rFonts w:asciiTheme="minorEastAsia" w:hAnsiTheme="minorEastAsia" w:hint="eastAsia"/>
            <w:b w:val="0"/>
            <w:bCs w:val="0"/>
            <w:sz w:val="24"/>
            <w:szCs w:val="24"/>
            <w:rPrChange w:id="2399" w:author="JY0225" w:date="2017-08-24T11:14:00Z">
              <w:rPr>
                <w:rFonts w:hint="eastAsia"/>
                <w:b w:val="0"/>
                <w:bCs w:val="0"/>
              </w:rPr>
            </w:rPrChange>
          </w:rPr>
          <w:delText>功能</w:delText>
        </w:r>
        <w:r w:rsidR="005D24E0" w:rsidRPr="00B207B1" w:rsidDel="00856A51">
          <w:rPr>
            <w:rFonts w:asciiTheme="minorEastAsia" w:hAnsiTheme="minorEastAsia" w:hint="eastAsia"/>
            <w:b w:val="0"/>
            <w:bCs w:val="0"/>
            <w:sz w:val="24"/>
            <w:szCs w:val="24"/>
            <w:rPrChange w:id="2400" w:author="JY0225" w:date="2017-08-24T11:14:00Z">
              <w:rPr>
                <w:rFonts w:hint="eastAsia"/>
                <w:b w:val="0"/>
                <w:bCs w:val="0"/>
              </w:rPr>
            </w:rPrChange>
          </w:rPr>
          <w:delText>分析</w:delText>
        </w:r>
      </w:del>
    </w:p>
    <w:p w14:paraId="499F852B" w14:textId="77777777" w:rsidR="00840B9E" w:rsidRPr="00B207B1" w:rsidRDefault="00840B9E">
      <w:pPr>
        <w:spacing w:line="400" w:lineRule="exact"/>
        <w:rPr>
          <w:rFonts w:hAnsiTheme="minorEastAsia"/>
          <w:rPrChange w:id="2401" w:author="JY0225" w:date="2017-08-24T11:14:00Z">
            <w:rPr>
              <w:rFonts w:ascii="Times New Roman" w:hAnsi="Times New Roman"/>
              <w:spacing w:val="10"/>
              <w:szCs w:val="20"/>
            </w:rPr>
          </w:rPrChange>
        </w:rPr>
      </w:pPr>
      <w:r w:rsidRPr="00B207B1">
        <w:rPr>
          <w:rFonts w:hAnsiTheme="minorEastAsia"/>
          <w:rPrChange w:id="2402" w:author="JY0225" w:date="2017-08-24T11:14:00Z">
            <w:rPr/>
          </w:rPrChange>
        </w:rPr>
        <w:tab/>
      </w:r>
      <w:r w:rsidR="008D76CD" w:rsidRPr="00B207B1">
        <w:rPr>
          <w:rFonts w:hAnsiTheme="minorEastAsia" w:hint="eastAsia"/>
          <w:rPrChange w:id="2403" w:author="JY0225" w:date="2017-08-24T11:14:00Z">
            <w:rPr>
              <w:rFonts w:ascii="Times New Roman" w:hAnsi="Times New Roman" w:hint="eastAsia"/>
              <w:spacing w:val="10"/>
              <w:szCs w:val="20"/>
            </w:rPr>
          </w:rPrChange>
        </w:rPr>
        <w:t>目前，</w:t>
      </w:r>
      <w:r w:rsidR="00E62DDE" w:rsidRPr="00B207B1">
        <w:rPr>
          <w:rFonts w:hAnsiTheme="minorEastAsia" w:hint="eastAsia"/>
          <w:rPrChange w:id="2404" w:author="JY0225" w:date="2017-08-24T11:14:00Z">
            <w:rPr>
              <w:rFonts w:ascii="Times New Roman" w:hAnsi="Times New Roman" w:hint="eastAsia"/>
              <w:spacing w:val="10"/>
              <w:szCs w:val="20"/>
            </w:rPr>
          </w:rPrChange>
        </w:rPr>
        <w:t>云</w:t>
      </w:r>
      <w:r w:rsidR="00476838" w:rsidRPr="00B207B1">
        <w:rPr>
          <w:rFonts w:hAnsiTheme="minorEastAsia" w:hint="eastAsia"/>
          <w:rPrChange w:id="2405" w:author="JY0225" w:date="2017-08-24T11:14:00Z">
            <w:rPr>
              <w:rFonts w:ascii="Times New Roman" w:hAnsi="Times New Roman" w:hint="eastAsia"/>
              <w:spacing w:val="10"/>
              <w:szCs w:val="20"/>
            </w:rPr>
          </w:rPrChange>
        </w:rPr>
        <w:t>备份</w:t>
      </w:r>
      <w:r w:rsidRPr="00B207B1">
        <w:rPr>
          <w:rFonts w:hAnsiTheme="minorEastAsia" w:hint="eastAsia"/>
          <w:rPrChange w:id="2406" w:author="JY0225" w:date="2017-08-24T11:14:00Z">
            <w:rPr>
              <w:rFonts w:ascii="Times New Roman" w:hAnsi="Times New Roman" w:hint="eastAsia"/>
              <w:spacing w:val="10"/>
              <w:szCs w:val="20"/>
            </w:rPr>
          </w:rPrChange>
        </w:rPr>
        <w:t>中间件</w:t>
      </w:r>
      <w:r w:rsidR="00035EB6" w:rsidRPr="00B207B1">
        <w:rPr>
          <w:rFonts w:hAnsiTheme="minorEastAsia" w:hint="eastAsia"/>
          <w:rPrChange w:id="2407" w:author="JY0225" w:date="2017-08-24T11:14:00Z">
            <w:rPr>
              <w:rFonts w:ascii="Times New Roman" w:hAnsi="Times New Roman" w:hint="eastAsia"/>
              <w:spacing w:val="10"/>
              <w:szCs w:val="20"/>
            </w:rPr>
          </w:rPrChange>
        </w:rPr>
        <w:t>在功能上</w:t>
      </w:r>
      <w:r w:rsidRPr="00B207B1">
        <w:rPr>
          <w:rFonts w:hAnsiTheme="minorEastAsia" w:hint="eastAsia"/>
          <w:rPrChange w:id="2408"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409" w:author="JY0225" w:date="2017-08-24T11:14:00Z">
            <w:rPr>
              <w:rFonts w:ascii="Times New Roman" w:hAnsi="Times New Roman" w:hint="eastAsia"/>
              <w:spacing w:val="10"/>
              <w:szCs w:val="20"/>
            </w:rPr>
          </w:rPrChange>
        </w:rPr>
        <w:t>，</w:t>
      </w:r>
      <w:r w:rsidR="00A87ED8" w:rsidRPr="00B207B1">
        <w:rPr>
          <w:rFonts w:hAnsiTheme="minorEastAsia" w:hint="eastAsia"/>
          <w:rPrChange w:id="2410"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411"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412"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413" w:author="JY0225" w:date="2017-08-24T11:14:00Z">
            <w:rPr/>
          </w:rPrChange>
        </w:rPr>
        <w:pPrChange w:id="2414"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15" w:author="JY0225" w:date="2017-08-24T11:14:00Z">
            <w:rPr>
              <w:rFonts w:hint="eastAsia"/>
            </w:rPr>
          </w:rPrChange>
        </w:rPr>
        <w:lastRenderedPageBreak/>
        <w:t>数据传输模块</w:t>
      </w:r>
      <w:r w:rsidR="00D0421B" w:rsidRPr="00B207B1">
        <w:rPr>
          <w:rFonts w:hAnsiTheme="minorEastAsia" w:hint="eastAsia"/>
          <w:color w:val="000000" w:themeColor="text1"/>
          <w:rPrChange w:id="2416" w:author="JY0225" w:date="2017-08-24T11:14:00Z">
            <w:rPr>
              <w:rFonts w:hint="eastAsia"/>
            </w:rPr>
          </w:rPrChange>
        </w:rPr>
        <w:t>：</w:t>
      </w:r>
      <w:r w:rsidR="0036358E" w:rsidRPr="00B207B1">
        <w:rPr>
          <w:rFonts w:hAnsiTheme="minorEastAsia" w:hint="eastAsia"/>
          <w:color w:val="000000" w:themeColor="text1"/>
          <w:rPrChange w:id="2417"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418" w:author="JY0225" w:date="2017-08-24T11:14:00Z">
            <w:rPr>
              <w:rFonts w:hint="eastAsia"/>
            </w:rPr>
          </w:rPrChange>
        </w:rPr>
        <w:t>数据的上传与下载功能，这也是云</w:t>
      </w:r>
      <w:r w:rsidR="00476838" w:rsidRPr="00B207B1">
        <w:rPr>
          <w:rFonts w:hAnsiTheme="minorEastAsia" w:hint="eastAsia"/>
          <w:color w:val="000000" w:themeColor="text1"/>
          <w:rPrChange w:id="2419" w:author="JY0225" w:date="2017-08-24T11:14:00Z">
            <w:rPr>
              <w:rFonts w:hint="eastAsia"/>
            </w:rPr>
          </w:rPrChange>
        </w:rPr>
        <w:t>备份</w:t>
      </w:r>
      <w:r w:rsidR="009427FC" w:rsidRPr="00B207B1">
        <w:rPr>
          <w:rFonts w:hAnsiTheme="minorEastAsia" w:hint="eastAsia"/>
          <w:color w:val="000000" w:themeColor="text1"/>
          <w:rPrChange w:id="2420" w:author="JY0225" w:date="2017-08-24T11:14:00Z">
            <w:rPr>
              <w:rFonts w:hint="eastAsia"/>
            </w:rPr>
          </w:rPrChange>
        </w:rPr>
        <w:t>中间件</w:t>
      </w:r>
      <w:r w:rsidR="00E010E9" w:rsidRPr="00B207B1">
        <w:rPr>
          <w:rFonts w:hAnsiTheme="minorEastAsia" w:hint="eastAsia"/>
          <w:color w:val="000000" w:themeColor="text1"/>
          <w:rPrChange w:id="2421"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422" w:author="JY0225" w:date="2017-08-24T11:14:00Z">
            <w:rPr/>
          </w:rPrChange>
        </w:rPr>
        <w:pPrChange w:id="2423"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24" w:author="JY0225" w:date="2017-08-24T11:14:00Z">
            <w:rPr>
              <w:rFonts w:hint="eastAsia"/>
            </w:rPr>
          </w:rPrChange>
        </w:rPr>
        <w:t>数据加密模块：</w:t>
      </w:r>
      <w:r w:rsidR="00B52E83" w:rsidRPr="00B207B1">
        <w:rPr>
          <w:rFonts w:hAnsiTheme="minorEastAsia" w:hint="eastAsia"/>
          <w:color w:val="000000" w:themeColor="text1"/>
          <w:rPrChange w:id="2425" w:author="JY0225" w:date="2017-08-24T11:14:00Z">
            <w:rPr>
              <w:rFonts w:hint="eastAsia"/>
            </w:rPr>
          </w:rPrChange>
        </w:rPr>
        <w:t>为了保证中间件系统能够抵御各种恶意网络攻击，中间件系</w:t>
      </w:r>
      <w:del w:id="2426" w:author="Liu, Wu" w:date="2017-08-29T10:53:00Z">
        <w:r w:rsidR="00B52E83" w:rsidRPr="00B207B1" w:rsidDel="009B4D94">
          <w:rPr>
            <w:rFonts w:hAnsiTheme="minorEastAsia" w:hint="eastAsia"/>
            <w:color w:val="000000" w:themeColor="text1"/>
            <w:rPrChange w:id="2427" w:author="JY0225" w:date="2017-08-24T11:14:00Z">
              <w:rPr>
                <w:rFonts w:hint="eastAsia"/>
              </w:rPr>
            </w:rPrChange>
          </w:rPr>
          <w:delText>统</w:delText>
        </w:r>
      </w:del>
      <w:r w:rsidR="00B52E83" w:rsidRPr="00B207B1">
        <w:rPr>
          <w:rFonts w:hAnsiTheme="minorEastAsia" w:hint="eastAsia"/>
          <w:color w:val="000000" w:themeColor="text1"/>
          <w:rPrChange w:id="2428" w:author="JY0225" w:date="2017-08-24T11:14:00Z">
            <w:rPr>
              <w:rFonts w:hint="eastAsia"/>
            </w:rPr>
          </w:rPrChange>
        </w:rPr>
        <w:t>会将数据以加密的形式进行网络传输。使用的是</w:t>
      </w:r>
      <w:del w:id="2429" w:author="JY0225" w:date="2017-08-23T14:02:00Z">
        <w:r w:rsidR="00B52E83" w:rsidRPr="00B207B1" w:rsidDel="009A6AA9">
          <w:rPr>
            <w:rFonts w:hAnsiTheme="minorEastAsia" w:hint="eastAsia"/>
            <w:color w:val="000000" w:themeColor="text1"/>
            <w:rPrChange w:id="2430" w:author="JY0225" w:date="2017-08-24T11:14:00Z">
              <w:rPr>
                <w:rFonts w:hint="eastAsia"/>
              </w:rPr>
            </w:rPrChange>
          </w:rPr>
          <w:delText>高级加密标准（</w:delText>
        </w:r>
        <w:r w:rsidR="00B52E83" w:rsidRPr="00B207B1" w:rsidDel="009A6AA9">
          <w:rPr>
            <w:rFonts w:hAnsiTheme="minorEastAsia"/>
            <w:color w:val="000000" w:themeColor="text1"/>
            <w:rPrChange w:id="2431" w:author="JY0225" w:date="2017-08-24T11:14:00Z">
              <w:rPr/>
            </w:rPrChange>
          </w:rPr>
          <w:delText>Advanced Encryption Standard</w:delText>
        </w:r>
        <w:r w:rsidR="00B52E83" w:rsidRPr="00B207B1" w:rsidDel="009A6AA9">
          <w:rPr>
            <w:rFonts w:hAnsiTheme="minorEastAsia" w:hint="eastAsia"/>
            <w:color w:val="000000" w:themeColor="text1"/>
            <w:rPrChange w:id="2432" w:author="JY0225" w:date="2017-08-24T11:14:00Z">
              <w:rPr>
                <w:rFonts w:hint="eastAsia"/>
              </w:rPr>
            </w:rPrChange>
          </w:rPr>
          <w:delText>，</w:delText>
        </w:r>
        <w:r w:rsidR="00B52E83" w:rsidRPr="00B207B1" w:rsidDel="009A6AA9">
          <w:rPr>
            <w:rFonts w:hAnsiTheme="minorEastAsia"/>
            <w:color w:val="000000" w:themeColor="text1"/>
            <w:rPrChange w:id="2433" w:author="JY0225" w:date="2017-08-24T11:14:00Z">
              <w:rPr/>
            </w:rPrChange>
          </w:rPr>
          <w:delText>AES</w:delText>
        </w:r>
        <w:r w:rsidR="00B52E83" w:rsidRPr="00B207B1" w:rsidDel="009A6AA9">
          <w:rPr>
            <w:rFonts w:hAnsiTheme="minorEastAsia" w:hint="eastAsia"/>
            <w:color w:val="000000" w:themeColor="text1"/>
            <w:rPrChange w:id="2434" w:author="JY0225" w:date="2017-08-24T11:14:00Z">
              <w:rPr>
                <w:rFonts w:hint="eastAsia"/>
              </w:rPr>
            </w:rPrChange>
          </w:rPr>
          <w:delText>）</w:delText>
        </w:r>
      </w:del>
      <w:ins w:id="2435" w:author="JY0225" w:date="2017-08-23T14:02:00Z">
        <w:r w:rsidR="009A6AA9" w:rsidRPr="00B207B1">
          <w:rPr>
            <w:rFonts w:hAnsiTheme="minorEastAsia"/>
            <w:color w:val="000000" w:themeColor="text1"/>
            <w:rPrChange w:id="2436" w:author="JY0225" w:date="2017-08-24T11:14:00Z">
              <w:rPr/>
            </w:rPrChange>
          </w:rPr>
          <w:t>AES</w:t>
        </w:r>
      </w:ins>
      <w:r w:rsidR="00B52E83" w:rsidRPr="00B207B1">
        <w:rPr>
          <w:rFonts w:hAnsiTheme="minorEastAsia" w:hint="eastAsia"/>
          <w:color w:val="000000" w:themeColor="text1"/>
          <w:rPrChange w:id="2437" w:author="JY0225" w:date="2017-08-24T11:14:00Z">
            <w:rPr>
              <w:rFonts w:hint="eastAsia"/>
            </w:rPr>
          </w:rPrChange>
        </w:rPr>
        <w:t>对称加密算法</w:t>
      </w:r>
      <w:ins w:id="2438" w:author="JY0225" w:date="2017-08-23T14:04:00Z">
        <w:r w:rsidR="00DB4214" w:rsidRPr="00B207B1">
          <w:rPr>
            <w:rFonts w:hAnsiTheme="minorEastAsia" w:cstheme="minorBidi" w:hint="eastAsia"/>
            <w:color w:val="000000" w:themeColor="text1"/>
            <w:rPrChange w:id="2439" w:author="JY0225" w:date="2017-08-24T11:14:00Z">
              <w:rPr>
                <w:rFonts w:ascii="Times New Roman" w:hAnsi="Times New Roman" w:hint="eastAsia"/>
                <w:spacing w:val="10"/>
              </w:rPr>
            </w:rPrChange>
          </w:rPr>
          <w:t>。</w:t>
        </w:r>
      </w:ins>
      <w:del w:id="2440" w:author="JY0225" w:date="2017-08-23T14:03:00Z">
        <w:r w:rsidR="00B52E83" w:rsidRPr="00B207B1" w:rsidDel="0018692E">
          <w:rPr>
            <w:rFonts w:hAnsiTheme="minorEastAsia" w:hint="eastAsia"/>
            <w:color w:val="000000" w:themeColor="text1"/>
            <w:rPrChange w:id="2441" w:author="JY0225" w:date="2017-08-24T11:14:00Z">
              <w:rPr>
                <w:rFonts w:hint="eastAsia"/>
              </w:rPr>
            </w:rPrChange>
          </w:rPr>
          <w:delText>，</w:delText>
        </w:r>
      </w:del>
      <w:del w:id="2442" w:author="JY0225" w:date="2017-08-23T14:02:00Z">
        <w:r w:rsidR="00B52E83" w:rsidRPr="00B207B1" w:rsidDel="009A6AA9">
          <w:rPr>
            <w:rFonts w:hAnsiTheme="minorEastAsia" w:hint="eastAsia"/>
            <w:color w:val="000000" w:themeColor="text1"/>
            <w:rPrChange w:id="2443"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444" w:author="JY0225" w:date="2017-08-24T11:14:00Z">
            <w:rPr/>
          </w:rPrChange>
        </w:rPr>
        <w:pPrChange w:id="244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46" w:author="JY0225" w:date="2017-08-24T11:14:00Z">
            <w:rPr>
              <w:rFonts w:hint="eastAsia"/>
            </w:rPr>
          </w:rPrChange>
        </w:rPr>
        <w:t>数据</w:t>
      </w:r>
      <w:r w:rsidR="00C253C3" w:rsidRPr="00B207B1">
        <w:rPr>
          <w:rFonts w:hAnsiTheme="minorEastAsia" w:hint="eastAsia"/>
          <w:color w:val="000000" w:themeColor="text1"/>
          <w:rPrChange w:id="2447" w:author="JY0225" w:date="2017-08-24T11:14:00Z">
            <w:rPr>
              <w:rFonts w:hint="eastAsia"/>
            </w:rPr>
          </w:rPrChange>
        </w:rPr>
        <w:t>压缩模块</w:t>
      </w:r>
      <w:r w:rsidR="0043508C" w:rsidRPr="00B207B1">
        <w:rPr>
          <w:rFonts w:hAnsiTheme="minorEastAsia" w:hint="eastAsia"/>
          <w:color w:val="000000" w:themeColor="text1"/>
          <w:rPrChange w:id="2448" w:author="JY0225" w:date="2017-08-24T11:14:00Z">
            <w:rPr>
              <w:rFonts w:hint="eastAsia"/>
            </w:rPr>
          </w:rPrChange>
        </w:rPr>
        <w:t>：</w:t>
      </w:r>
      <w:r w:rsidR="006423C9" w:rsidRPr="00B207B1">
        <w:rPr>
          <w:rFonts w:hAnsiTheme="minorEastAsia" w:hint="eastAsia"/>
          <w:color w:val="000000" w:themeColor="text1"/>
          <w:rPrChange w:id="2449" w:author="JY0225" w:date="2017-08-24T11:14:00Z">
            <w:rPr>
              <w:rFonts w:hint="eastAsia"/>
            </w:rPr>
          </w:rPrChange>
        </w:rPr>
        <w:t>支持对</w:t>
      </w:r>
      <w:del w:id="2450" w:author="JY0225" w:date="2017-08-23T14:04:00Z">
        <w:r w:rsidR="006423C9" w:rsidRPr="00B207B1" w:rsidDel="00D30ED6">
          <w:rPr>
            <w:rFonts w:hAnsiTheme="minorEastAsia" w:hint="eastAsia"/>
            <w:color w:val="000000" w:themeColor="text1"/>
            <w:rPrChange w:id="2451" w:author="JY0225" w:date="2017-08-24T11:14:00Z">
              <w:rPr>
                <w:rFonts w:hint="eastAsia"/>
              </w:rPr>
            </w:rPrChange>
          </w:rPr>
          <w:delText>大</w:delText>
        </w:r>
      </w:del>
      <w:r w:rsidR="006423C9" w:rsidRPr="00B207B1">
        <w:rPr>
          <w:rFonts w:hAnsiTheme="minorEastAsia" w:hint="eastAsia"/>
          <w:color w:val="000000" w:themeColor="text1"/>
          <w:rPrChange w:id="2452" w:author="JY0225" w:date="2017-08-24T11:14:00Z">
            <w:rPr>
              <w:rFonts w:hint="eastAsia"/>
            </w:rPr>
          </w:rPrChange>
        </w:rPr>
        <w:t>文件的压缩功能。当上传</w:t>
      </w:r>
      <w:del w:id="2453" w:author="JY0225" w:date="2017-08-23T14:04:00Z">
        <w:r w:rsidR="006423C9" w:rsidRPr="00B207B1" w:rsidDel="007E262E">
          <w:rPr>
            <w:rFonts w:hAnsiTheme="minorEastAsia" w:hint="eastAsia"/>
            <w:color w:val="000000" w:themeColor="text1"/>
            <w:rPrChange w:id="2454" w:author="JY0225" w:date="2017-08-24T11:14:00Z">
              <w:rPr>
                <w:rFonts w:hint="eastAsia"/>
              </w:rPr>
            </w:rPrChange>
          </w:rPr>
          <w:delText>大</w:delText>
        </w:r>
      </w:del>
      <w:r w:rsidR="006423C9" w:rsidRPr="00B207B1">
        <w:rPr>
          <w:rFonts w:hAnsiTheme="minorEastAsia" w:hint="eastAsia"/>
          <w:color w:val="000000" w:themeColor="text1"/>
          <w:rPrChange w:id="2455" w:author="JY0225" w:date="2017-08-24T11:14:00Z">
            <w:rPr>
              <w:rFonts w:hint="eastAsia"/>
            </w:rPr>
          </w:rPrChange>
        </w:rPr>
        <w:t>文件时，用户可以通过</w:t>
      </w:r>
      <w:r w:rsidR="006423C9" w:rsidRPr="00B207B1">
        <w:rPr>
          <w:rFonts w:hAnsiTheme="minorEastAsia"/>
          <w:color w:val="000000" w:themeColor="text1"/>
          <w:rPrChange w:id="2456" w:author="JY0225" w:date="2017-08-24T11:14:00Z">
            <w:rPr/>
          </w:rPrChange>
        </w:rPr>
        <w:t>COMPRESS</w:t>
      </w:r>
      <w:r w:rsidR="006423C9" w:rsidRPr="00B207B1">
        <w:rPr>
          <w:rFonts w:hAnsiTheme="minorEastAsia" w:hint="eastAsia"/>
          <w:color w:val="000000" w:themeColor="text1"/>
          <w:rPrChange w:id="2457" w:author="JY0225" w:date="2017-08-24T11:14:00Z">
            <w:rPr>
              <w:rFonts w:hint="eastAsia"/>
            </w:rPr>
          </w:rPrChange>
        </w:rPr>
        <w:t>参数指定对文件进行压缩，以减少数据传输</w:t>
      </w:r>
      <w:ins w:id="2458" w:author="Liu, Wu" w:date="2017-08-29T10:54:00Z">
        <w:r w:rsidR="00ED5653" w:rsidRPr="00B207B1">
          <w:rPr>
            <w:rFonts w:hAnsiTheme="minorEastAsia"/>
            <w:color w:val="000000" w:themeColor="text1"/>
          </w:rPr>
          <w:t>量</w:t>
        </w:r>
      </w:ins>
      <w:del w:id="2459" w:author="Liu, Wu" w:date="2017-08-29T10:54:00Z">
        <w:r w:rsidR="006423C9" w:rsidRPr="00B207B1" w:rsidDel="00ED5653">
          <w:rPr>
            <w:rFonts w:hAnsiTheme="minorEastAsia" w:hint="eastAsia"/>
            <w:color w:val="000000" w:themeColor="text1"/>
            <w:rPrChange w:id="2460" w:author="JY0225" w:date="2017-08-24T11:14:00Z">
              <w:rPr>
                <w:rFonts w:hint="eastAsia"/>
              </w:rPr>
            </w:rPrChange>
          </w:rPr>
          <w:delText>的大小</w:delText>
        </w:r>
      </w:del>
      <w:r w:rsidR="006423C9" w:rsidRPr="00B207B1">
        <w:rPr>
          <w:rFonts w:hAnsiTheme="minorEastAsia" w:hint="eastAsia"/>
          <w:color w:val="000000" w:themeColor="text1"/>
          <w:rPrChange w:id="2461" w:author="JY0225" w:date="2017-08-24T11:14:00Z">
            <w:rPr>
              <w:rFonts w:hint="eastAsia"/>
            </w:rPr>
          </w:rPrChange>
        </w:rPr>
        <w:t>，降低所需的网络带宽，提高传输的效率。</w:t>
      </w:r>
      <w:del w:id="2462" w:author="JY0225" w:date="2017-08-23T14:04:00Z">
        <w:r w:rsidR="006423C9" w:rsidRPr="00B207B1" w:rsidDel="009A142B">
          <w:rPr>
            <w:rFonts w:hAnsiTheme="minorEastAsia" w:hint="eastAsia"/>
            <w:color w:val="000000" w:themeColor="text1"/>
            <w:rPrChange w:id="2463" w:author="JY0225" w:date="2017-08-24T11:14:00Z">
              <w:rPr>
                <w:rFonts w:hint="eastAsia"/>
              </w:rPr>
            </w:rPrChange>
          </w:rPr>
          <w:delText>此外，整个压缩</w:delText>
        </w:r>
        <w:r w:rsidR="00D61FC2" w:rsidRPr="00B207B1" w:rsidDel="009A142B">
          <w:rPr>
            <w:rFonts w:hAnsiTheme="minorEastAsia" w:hint="eastAsia"/>
            <w:color w:val="000000" w:themeColor="text1"/>
            <w:rPrChange w:id="2464" w:author="JY0225" w:date="2017-08-24T11:14:00Z">
              <w:rPr>
                <w:rFonts w:hint="eastAsia"/>
              </w:rPr>
            </w:rPrChange>
          </w:rPr>
          <w:delText>过程</w:delText>
        </w:r>
        <w:r w:rsidR="006423C9" w:rsidRPr="00B207B1" w:rsidDel="009A142B">
          <w:rPr>
            <w:rFonts w:hAnsiTheme="minorEastAsia" w:hint="eastAsia"/>
            <w:color w:val="000000" w:themeColor="text1"/>
            <w:rPrChange w:id="2465"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466" w:author="JY0225" w:date="2017-08-24T11:14:00Z">
            <w:rPr/>
          </w:rPrChange>
        </w:rPr>
        <w:pPrChange w:id="246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68" w:author="JY0225" w:date="2017-08-24T11:14:00Z">
            <w:rPr>
              <w:rFonts w:hint="eastAsia"/>
            </w:rPr>
          </w:rPrChange>
        </w:rPr>
        <w:t>安全会话模块：中间件</w:t>
      </w:r>
      <w:del w:id="2469" w:author="Liu, Wu" w:date="2017-08-29T10:54:00Z">
        <w:r w:rsidRPr="00B207B1" w:rsidDel="00542BF2">
          <w:rPr>
            <w:rFonts w:hAnsiTheme="minorEastAsia" w:hint="eastAsia"/>
            <w:color w:val="000000" w:themeColor="text1"/>
            <w:rPrChange w:id="2470" w:author="JY0225" w:date="2017-08-24T11:14:00Z">
              <w:rPr>
                <w:rFonts w:hint="eastAsia"/>
              </w:rPr>
            </w:rPrChange>
          </w:rPr>
          <w:delText>作为服务器与客户端之间的桥梁，</w:delText>
        </w:r>
      </w:del>
      <w:r w:rsidRPr="00B207B1">
        <w:rPr>
          <w:rFonts w:hAnsiTheme="minorEastAsia" w:hint="eastAsia"/>
          <w:color w:val="000000" w:themeColor="text1"/>
          <w:rPrChange w:id="2471"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472" w:author="JY0225" w:date="2017-08-24T11:14:00Z">
            <w:rPr>
              <w:rFonts w:hint="eastAsia"/>
            </w:rPr>
          </w:rPrChange>
        </w:rPr>
        <w:t>现有</w:t>
      </w:r>
      <w:r w:rsidRPr="00B207B1">
        <w:rPr>
          <w:rFonts w:hAnsiTheme="minorEastAsia" w:hint="eastAsia"/>
          <w:color w:val="000000" w:themeColor="text1"/>
          <w:rPrChange w:id="2473" w:author="JY0225" w:date="2017-08-24T11:14:00Z">
            <w:rPr>
              <w:rFonts w:hint="eastAsia"/>
            </w:rPr>
          </w:rPrChange>
        </w:rPr>
        <w:t>的中间件系统</w:t>
      </w:r>
      <w:del w:id="2474" w:author="JY0225" w:date="2017-08-23T14:04:00Z">
        <w:r w:rsidRPr="00B207B1" w:rsidDel="00E6399A">
          <w:rPr>
            <w:rFonts w:hAnsiTheme="minorEastAsia" w:hint="eastAsia"/>
            <w:color w:val="000000" w:themeColor="text1"/>
            <w:rPrChange w:id="2475" w:author="JY0225" w:date="2017-08-24T11:14:00Z">
              <w:rPr>
                <w:rFonts w:hint="eastAsia"/>
              </w:rPr>
            </w:rPrChange>
          </w:rPr>
          <w:delText>采取一种安全的方式以确保用户的信息的安全性。</w:delText>
        </w:r>
      </w:del>
      <w:ins w:id="2476" w:author="JY0225" w:date="2017-08-23T14:04:00Z">
        <w:r w:rsidR="00E6399A" w:rsidRPr="00B207B1">
          <w:rPr>
            <w:rFonts w:hAnsiTheme="minorEastAsia" w:cstheme="minorBidi" w:hint="eastAsia"/>
            <w:color w:val="000000" w:themeColor="text1"/>
            <w:rPrChange w:id="2477" w:author="JY0225" w:date="2017-08-24T11:14:00Z">
              <w:rPr>
                <w:rFonts w:ascii="Times New Roman" w:hAnsi="Times New Roman" w:hint="eastAsia"/>
                <w:spacing w:val="10"/>
              </w:rPr>
            </w:rPrChange>
          </w:rPr>
          <w:t>将用户的登录信息</w:t>
        </w:r>
      </w:ins>
      <w:ins w:id="2478" w:author="JY0225" w:date="2017-08-23T14:05:00Z">
        <w:r w:rsidR="00E6399A" w:rsidRPr="00B207B1">
          <w:rPr>
            <w:rFonts w:hAnsiTheme="minorEastAsia" w:cstheme="minorBidi" w:hint="eastAsia"/>
            <w:color w:val="000000" w:themeColor="text1"/>
            <w:rPrChange w:id="2479"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480"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481"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482" w:name="_Toc491952431"/>
      <w:r w:rsidRPr="00B207B1">
        <w:t>3</w:t>
      </w:r>
      <w:r w:rsidR="00D92D3A" w:rsidRPr="00B207B1">
        <w:t>.</w:t>
      </w:r>
      <w:ins w:id="2483" w:author="JY0225" w:date="2017-08-23T14:05:00Z">
        <w:r w:rsidR="009E5C71" w:rsidRPr="00B207B1">
          <w:t>1</w:t>
        </w:r>
      </w:ins>
      <w:del w:id="2484" w:author="JY0225" w:date="2017-08-23T14:05:00Z">
        <w:r w:rsidR="00D92D3A" w:rsidRPr="00B207B1" w:rsidDel="009E5C71">
          <w:delText>2</w:delText>
        </w:r>
      </w:del>
      <w:r w:rsidR="00757B5A" w:rsidRPr="00B207B1">
        <w:t>.</w:t>
      </w:r>
      <w:ins w:id="2485" w:author="JY0225" w:date="2017-08-22T20:08:00Z">
        <w:r w:rsidR="00E56357" w:rsidRPr="00B207B1">
          <w:t>2</w:t>
        </w:r>
      </w:ins>
      <w:del w:id="2486"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482"/>
    </w:p>
    <w:p w14:paraId="17F25C62" w14:textId="77777777" w:rsidR="00FD3B3F" w:rsidRPr="00B207B1" w:rsidRDefault="00D4115B" w:rsidP="001B6B3E">
      <w:pPr>
        <w:spacing w:line="400" w:lineRule="exact"/>
        <w:rPr>
          <w:rFonts w:hAnsiTheme="minorEastAsia"/>
          <w:rPrChange w:id="2487" w:author="JY0225" w:date="2017-08-24T11:14:00Z">
            <w:rPr>
              <w:rFonts w:ascii="Times New Roman" w:hAnsi="Times New Roman"/>
              <w:spacing w:val="10"/>
              <w:szCs w:val="20"/>
            </w:rPr>
          </w:rPrChange>
        </w:rPr>
      </w:pPr>
      <w:r w:rsidRPr="00B207B1">
        <w:tab/>
      </w:r>
      <w:del w:id="2488" w:author="Liu, Wu" w:date="2017-08-29T10:55:00Z">
        <w:r w:rsidR="00026B24" w:rsidRPr="00B207B1" w:rsidDel="001342E2">
          <w:rPr>
            <w:rFonts w:hAnsiTheme="minorEastAsia" w:hint="eastAsia"/>
            <w:rPrChange w:id="2489"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490"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491" w:author="JY0225" w:date="2017-08-24T11:14:00Z">
            <w:rPr>
              <w:rFonts w:ascii="Times New Roman" w:hAnsi="Times New Roman" w:hint="eastAsia"/>
              <w:spacing w:val="10"/>
              <w:szCs w:val="20"/>
            </w:rPr>
          </w:rPrChange>
        </w:rPr>
        <w:t>，</w:t>
      </w:r>
      <w:r w:rsidR="003F02A9" w:rsidRPr="00B207B1">
        <w:rPr>
          <w:rFonts w:hAnsiTheme="minorEastAsia" w:hint="eastAsia"/>
          <w:rPrChange w:id="2492"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493" w:author="JY0225" w:date="2017-08-24T11:14:00Z">
            <w:rPr>
              <w:rFonts w:ascii="Times New Roman" w:hAnsi="Times New Roman" w:hint="eastAsia"/>
              <w:spacing w:val="10"/>
              <w:szCs w:val="20"/>
            </w:rPr>
          </w:rPrChange>
        </w:rPr>
        <w:t>。</w:t>
      </w:r>
      <w:r w:rsidR="00404CA4" w:rsidRPr="00B207B1">
        <w:rPr>
          <w:rFonts w:hAnsiTheme="minorEastAsia" w:hint="eastAsia"/>
          <w:rPrChange w:id="2494" w:author="JY0225" w:date="2017-08-24T11:14:00Z">
            <w:rPr>
              <w:rFonts w:ascii="Times New Roman" w:hAnsi="Times New Roman" w:hint="eastAsia"/>
              <w:spacing w:val="10"/>
              <w:szCs w:val="20"/>
            </w:rPr>
          </w:rPrChange>
        </w:rPr>
        <w:t>然而</w:t>
      </w:r>
      <w:r w:rsidR="006D4D4E" w:rsidRPr="00B207B1">
        <w:rPr>
          <w:rFonts w:hAnsiTheme="minorEastAsia" w:hint="eastAsia"/>
          <w:rPrChange w:id="2495" w:author="JY0225" w:date="2017-08-24T11:14:00Z">
            <w:rPr>
              <w:rFonts w:ascii="Times New Roman" w:hAnsi="Times New Roman" w:hint="eastAsia"/>
              <w:spacing w:val="10"/>
              <w:szCs w:val="20"/>
            </w:rPr>
          </w:rPrChange>
        </w:rPr>
        <w:t>，</w:t>
      </w:r>
      <w:r w:rsidR="00C96F72" w:rsidRPr="00B207B1">
        <w:rPr>
          <w:rFonts w:hAnsiTheme="minorEastAsia" w:hint="eastAsia"/>
          <w:rPrChange w:id="2496"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497" w:author="JY0225" w:date="2017-08-24T11:14:00Z">
            <w:rPr>
              <w:rFonts w:ascii="Times New Roman" w:hAnsi="Times New Roman" w:hint="eastAsia"/>
              <w:spacing w:val="10"/>
              <w:szCs w:val="20"/>
            </w:rPr>
          </w:rPrChange>
        </w:rPr>
        <w:t>行业</w:t>
      </w:r>
      <w:r w:rsidR="00824F6E" w:rsidRPr="00B207B1">
        <w:rPr>
          <w:rFonts w:hAnsiTheme="minorEastAsia" w:hint="eastAsia"/>
          <w:rPrChange w:id="2498" w:author="JY0225" w:date="2017-08-24T11:14:00Z">
            <w:rPr>
              <w:rFonts w:ascii="Times New Roman" w:hAnsi="Times New Roman" w:hint="eastAsia"/>
              <w:spacing w:val="10"/>
              <w:szCs w:val="20"/>
            </w:rPr>
          </w:rPrChange>
        </w:rPr>
        <w:t>的</w:t>
      </w:r>
      <w:r w:rsidR="00326239" w:rsidRPr="00B207B1">
        <w:rPr>
          <w:rFonts w:hAnsiTheme="minorEastAsia" w:hint="eastAsia"/>
          <w:rPrChange w:id="2499"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500" w:author="JY0225" w:date="2017-08-24T11:14:00Z">
            <w:rPr>
              <w:rFonts w:ascii="Times New Roman" w:hAnsi="Times New Roman" w:hint="eastAsia"/>
              <w:spacing w:val="10"/>
              <w:szCs w:val="20"/>
            </w:rPr>
          </w:rPrChange>
        </w:rPr>
        <w:t>，</w:t>
      </w:r>
      <w:r w:rsidR="00613480" w:rsidRPr="00B207B1">
        <w:rPr>
          <w:rFonts w:hAnsiTheme="minorEastAsia" w:hint="eastAsia"/>
          <w:rPrChange w:id="2501"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502"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503"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504"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505" w:author="JY0225" w:date="2017-08-24T11:14:00Z">
            <w:rPr>
              <w:rFonts w:ascii="Times New Roman" w:hAnsi="Times New Roman"/>
              <w:spacing w:val="10"/>
              <w:szCs w:val="20"/>
            </w:rPr>
          </w:rPrChange>
        </w:rPr>
      </w:pPr>
      <w:r w:rsidRPr="00B207B1">
        <w:rPr>
          <w:rFonts w:hAnsiTheme="minorEastAsia"/>
          <w:rPrChange w:id="2506" w:author="JY0225" w:date="2017-08-24T11:14:00Z">
            <w:rPr>
              <w:rFonts w:ascii="Times New Roman" w:hAnsi="Times New Roman"/>
              <w:spacing w:val="10"/>
              <w:szCs w:val="20"/>
            </w:rPr>
          </w:rPrChange>
        </w:rPr>
        <w:tab/>
      </w:r>
      <w:r w:rsidRPr="00B207B1">
        <w:rPr>
          <w:rFonts w:hAnsiTheme="minorEastAsia" w:hint="eastAsia"/>
          <w:rPrChange w:id="2507" w:author="JY0225" w:date="2017-08-24T11:14:00Z">
            <w:rPr>
              <w:rFonts w:ascii="Times New Roman" w:hAnsi="Times New Roman" w:hint="eastAsia"/>
              <w:spacing w:val="10"/>
              <w:szCs w:val="20"/>
            </w:rPr>
          </w:rPrChange>
        </w:rPr>
        <w:t>首先，</w:t>
      </w:r>
      <w:r w:rsidR="00812FBE" w:rsidRPr="00B207B1">
        <w:rPr>
          <w:rFonts w:hAnsiTheme="minorEastAsia" w:hint="eastAsia"/>
          <w:rPrChange w:id="2508"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509"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510"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511" w:author="JY0225" w:date="2017-08-24T11:14:00Z">
            <w:rPr>
              <w:rFonts w:ascii="Times New Roman" w:hAnsi="Times New Roman" w:hint="eastAsia"/>
              <w:spacing w:val="10"/>
              <w:szCs w:val="20"/>
            </w:rPr>
          </w:rPrChange>
        </w:rPr>
        <w:t>是</w:t>
      </w:r>
      <w:r w:rsidR="00143691" w:rsidRPr="00B207B1">
        <w:rPr>
          <w:rFonts w:hAnsiTheme="minorEastAsia" w:hint="eastAsia"/>
          <w:rPrChange w:id="2512" w:author="JY0225" w:date="2017-08-24T11:14:00Z">
            <w:rPr>
              <w:rFonts w:ascii="Times New Roman" w:hAnsi="Times New Roman" w:hint="eastAsia"/>
              <w:spacing w:val="10"/>
              <w:szCs w:val="20"/>
            </w:rPr>
          </w:rPrChange>
        </w:rPr>
        <w:t>以</w:t>
      </w:r>
      <w:r w:rsidR="00FB3DFF" w:rsidRPr="00B207B1">
        <w:rPr>
          <w:rFonts w:hAnsiTheme="minorEastAsia" w:hint="eastAsia"/>
          <w:rPrChange w:id="2513" w:author="JY0225" w:date="2017-08-24T11:14:00Z">
            <w:rPr>
              <w:rFonts w:ascii="Times New Roman" w:hAnsi="Times New Roman" w:hint="eastAsia"/>
              <w:spacing w:val="10"/>
              <w:szCs w:val="20"/>
            </w:rPr>
          </w:rPrChange>
        </w:rPr>
        <w:t>网络</w:t>
      </w:r>
      <w:r w:rsidR="00143691" w:rsidRPr="00B207B1">
        <w:rPr>
          <w:rFonts w:hAnsiTheme="minorEastAsia" w:hint="eastAsia"/>
          <w:rPrChange w:id="2514"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515" w:author="JY0225" w:date="2017-08-24T11:14:00Z">
            <w:rPr>
              <w:rFonts w:ascii="Times New Roman" w:hAnsi="Times New Roman" w:hint="eastAsia"/>
              <w:spacing w:val="10"/>
              <w:szCs w:val="20"/>
            </w:rPr>
          </w:rPrChange>
        </w:rPr>
        <w:t>的</w:t>
      </w:r>
      <w:r w:rsidR="00E70F05" w:rsidRPr="00B207B1">
        <w:rPr>
          <w:rFonts w:hAnsiTheme="minorEastAsia" w:hint="eastAsia"/>
          <w:rPrChange w:id="2516" w:author="JY0225" w:date="2017-08-24T11:14:00Z">
            <w:rPr>
              <w:rFonts w:ascii="Times New Roman" w:hAnsi="Times New Roman" w:hint="eastAsia"/>
              <w:spacing w:val="10"/>
              <w:szCs w:val="20"/>
            </w:rPr>
          </w:rPrChange>
        </w:rPr>
        <w:t>，</w:t>
      </w:r>
      <w:r w:rsidR="00332618" w:rsidRPr="00B207B1">
        <w:rPr>
          <w:rFonts w:hAnsiTheme="minorEastAsia" w:hint="eastAsia"/>
          <w:rPrChange w:id="2517"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518"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519" w:author="JY0225" w:date="2017-08-24T11:14:00Z">
            <w:rPr>
              <w:rFonts w:ascii="Times New Roman" w:hAnsi="Times New Roman" w:hint="eastAsia"/>
              <w:spacing w:val="10"/>
              <w:szCs w:val="20"/>
            </w:rPr>
          </w:rPrChange>
        </w:rPr>
        <w:t>绝对</w:t>
      </w:r>
      <w:r w:rsidR="00813954" w:rsidRPr="00B207B1">
        <w:rPr>
          <w:rFonts w:hAnsiTheme="minorEastAsia" w:hint="eastAsia"/>
          <w:rPrChange w:id="2520" w:author="JY0225" w:date="2017-08-24T11:14:00Z">
            <w:rPr>
              <w:rFonts w:ascii="Times New Roman" w:hAnsi="Times New Roman" w:hint="eastAsia"/>
              <w:spacing w:val="10"/>
              <w:szCs w:val="20"/>
            </w:rPr>
          </w:rPrChange>
        </w:rPr>
        <w:t>稳定的。</w:t>
      </w:r>
      <w:r w:rsidR="009D6861" w:rsidRPr="00B207B1">
        <w:rPr>
          <w:rFonts w:hAnsiTheme="minorEastAsia" w:hint="eastAsia"/>
          <w:rPrChange w:id="2521"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522"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523"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524" w:author="JY0225" w:date="2017-08-24T11:14:00Z">
            <w:rPr>
              <w:rFonts w:ascii="Times New Roman" w:hAnsi="Times New Roman" w:hint="eastAsia"/>
              <w:spacing w:val="10"/>
              <w:szCs w:val="20"/>
            </w:rPr>
          </w:rPrChange>
        </w:rPr>
        <w:t>或</w:t>
      </w:r>
      <w:r w:rsidR="00580BB1" w:rsidRPr="00B207B1">
        <w:rPr>
          <w:rFonts w:hAnsiTheme="minorEastAsia" w:hint="eastAsia"/>
          <w:rPrChange w:id="2525"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526" w:author="JY0225" w:date="2017-08-24T11:14:00Z">
            <w:rPr>
              <w:rFonts w:ascii="Times New Roman" w:hAnsi="Times New Roman" w:hint="eastAsia"/>
              <w:spacing w:val="10"/>
              <w:szCs w:val="20"/>
            </w:rPr>
          </w:rPrChange>
        </w:rPr>
        <w:t>由于</w:t>
      </w:r>
      <w:r w:rsidR="003A7105" w:rsidRPr="00B207B1">
        <w:rPr>
          <w:rFonts w:hAnsiTheme="minorEastAsia" w:hint="eastAsia"/>
          <w:rPrChange w:id="2527"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528" w:author="JY0225" w:date="2017-08-24T11:14:00Z">
            <w:rPr>
              <w:rFonts w:ascii="Times New Roman" w:hAnsi="Times New Roman" w:hint="eastAsia"/>
              <w:spacing w:val="10"/>
              <w:szCs w:val="20"/>
            </w:rPr>
          </w:rPrChange>
        </w:rPr>
        <w:t>通常</w:t>
      </w:r>
      <w:r w:rsidR="003A7105" w:rsidRPr="00B207B1">
        <w:rPr>
          <w:rFonts w:hAnsiTheme="minorEastAsia" w:hint="eastAsia"/>
          <w:rPrChange w:id="2529" w:author="JY0225" w:date="2017-08-24T11:14:00Z">
            <w:rPr>
              <w:rFonts w:ascii="Times New Roman" w:hAnsi="Times New Roman" w:hint="eastAsia"/>
              <w:spacing w:val="10"/>
              <w:szCs w:val="20"/>
            </w:rPr>
          </w:rPrChange>
        </w:rPr>
        <w:t>需要</w:t>
      </w:r>
      <w:r w:rsidR="00AA40CE" w:rsidRPr="00B207B1">
        <w:rPr>
          <w:rFonts w:hAnsiTheme="minorEastAsia" w:hint="eastAsia"/>
          <w:rPrChange w:id="2530" w:author="JY0225" w:date="2017-08-24T11:14:00Z">
            <w:rPr>
              <w:rFonts w:ascii="Times New Roman" w:hAnsi="Times New Roman" w:hint="eastAsia"/>
              <w:spacing w:val="10"/>
              <w:szCs w:val="20"/>
            </w:rPr>
          </w:rPrChange>
        </w:rPr>
        <w:t>花费</w:t>
      </w:r>
      <w:r w:rsidR="003A7105" w:rsidRPr="00B207B1">
        <w:rPr>
          <w:rFonts w:hAnsiTheme="minorEastAsia" w:hint="eastAsia"/>
          <w:rPrChange w:id="2531"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532"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533" w:author="JY0225" w:date="2017-08-24T11:14:00Z">
            <w:rPr>
              <w:rFonts w:ascii="Times New Roman" w:hAnsi="Times New Roman" w:hint="eastAsia"/>
              <w:spacing w:val="10"/>
              <w:szCs w:val="20"/>
            </w:rPr>
          </w:rPrChange>
        </w:rPr>
        <w:t>存在</w:t>
      </w:r>
      <w:r w:rsidR="00254145" w:rsidRPr="00B207B1">
        <w:rPr>
          <w:rFonts w:hAnsiTheme="minorEastAsia" w:hint="eastAsia"/>
          <w:rPrChange w:id="2534" w:author="JY0225" w:date="2017-08-24T11:14:00Z">
            <w:rPr>
              <w:rFonts w:ascii="Times New Roman" w:hAnsi="Times New Roman" w:hint="eastAsia"/>
              <w:spacing w:val="10"/>
              <w:szCs w:val="20"/>
            </w:rPr>
          </w:rPrChange>
        </w:rPr>
        <w:t>因</w:t>
      </w:r>
      <w:r w:rsidR="00AA40CE" w:rsidRPr="00B207B1">
        <w:rPr>
          <w:rFonts w:hAnsiTheme="minorEastAsia" w:hint="eastAsia"/>
          <w:rPrChange w:id="2535" w:author="JY0225" w:date="2017-08-24T11:14:00Z">
            <w:rPr>
              <w:rFonts w:ascii="Times New Roman" w:hAnsi="Times New Roman" w:hint="eastAsia"/>
              <w:spacing w:val="10"/>
              <w:szCs w:val="20"/>
            </w:rPr>
          </w:rPrChange>
        </w:rPr>
        <w:t>网络</w:t>
      </w:r>
      <w:ins w:id="2536" w:author="Liu, Wu" w:date="2017-08-29T10:55:00Z">
        <w:r w:rsidR="00C93F38" w:rsidRPr="00B207B1">
          <w:rPr>
            <w:rFonts w:hAnsiTheme="minorEastAsia"/>
          </w:rPr>
          <w:t>失效</w:t>
        </w:r>
      </w:ins>
      <w:del w:id="2537" w:author="Liu, Wu" w:date="2017-08-29T10:55:00Z">
        <w:r w:rsidR="00AA40CE" w:rsidRPr="00B207B1" w:rsidDel="00C93F38">
          <w:rPr>
            <w:rFonts w:hAnsiTheme="minorEastAsia" w:hint="eastAsia"/>
            <w:rPrChange w:id="2538"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539"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540" w:author="JY0225" w:date="2017-08-24T11:14:00Z">
            <w:rPr>
              <w:rFonts w:ascii="Times New Roman" w:hAnsi="Times New Roman" w:hint="eastAsia"/>
              <w:spacing w:val="10"/>
              <w:szCs w:val="20"/>
            </w:rPr>
          </w:rPrChange>
        </w:rPr>
        <w:t>的问题</w:t>
      </w:r>
      <w:r w:rsidR="00AA40CE" w:rsidRPr="00B207B1">
        <w:rPr>
          <w:rFonts w:hAnsiTheme="minorEastAsia" w:hint="eastAsia"/>
          <w:rPrChange w:id="2541" w:author="JY0225" w:date="2017-08-24T11:14:00Z">
            <w:rPr>
              <w:rFonts w:ascii="Times New Roman" w:hAnsi="Times New Roman" w:hint="eastAsia"/>
              <w:spacing w:val="10"/>
              <w:szCs w:val="20"/>
            </w:rPr>
          </w:rPrChange>
        </w:rPr>
        <w:t>。</w:t>
      </w:r>
      <w:r w:rsidR="00C74E02" w:rsidRPr="00B207B1">
        <w:rPr>
          <w:rFonts w:hAnsiTheme="minorEastAsia" w:hint="eastAsia"/>
          <w:rPrChange w:id="2542" w:author="JY0225" w:date="2017-08-24T11:14:00Z">
            <w:rPr>
              <w:rFonts w:ascii="Times New Roman" w:hAnsi="Times New Roman" w:hint="eastAsia"/>
              <w:spacing w:val="10"/>
              <w:szCs w:val="20"/>
            </w:rPr>
          </w:rPrChange>
        </w:rPr>
        <w:t>在</w:t>
      </w:r>
      <w:r w:rsidR="00B045F3" w:rsidRPr="00B207B1">
        <w:rPr>
          <w:rFonts w:hAnsiTheme="minorEastAsia" w:hint="eastAsia"/>
          <w:rPrChange w:id="2543"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544" w:author="JY0225" w:date="2017-08-24T11:14:00Z">
            <w:rPr>
              <w:rFonts w:ascii="Times New Roman" w:hAnsi="Times New Roman" w:hint="eastAsia"/>
              <w:spacing w:val="10"/>
              <w:szCs w:val="20"/>
            </w:rPr>
          </w:rPrChange>
        </w:rPr>
        <w:t>里</w:t>
      </w:r>
      <w:r w:rsidR="00040C6B" w:rsidRPr="00B207B1">
        <w:rPr>
          <w:rFonts w:hAnsiTheme="minorEastAsia" w:hint="eastAsia"/>
          <w:rPrChange w:id="2545" w:author="JY0225" w:date="2017-08-24T11:14:00Z">
            <w:rPr>
              <w:rFonts w:ascii="Times New Roman" w:hAnsi="Times New Roman" w:hint="eastAsia"/>
              <w:spacing w:val="10"/>
              <w:szCs w:val="20"/>
            </w:rPr>
          </w:rPrChange>
        </w:rPr>
        <w:t>，</w:t>
      </w:r>
      <w:r w:rsidR="00B045F3" w:rsidRPr="00B207B1">
        <w:rPr>
          <w:rFonts w:hAnsiTheme="minorEastAsia" w:hint="eastAsia"/>
          <w:rPrChange w:id="2546" w:author="JY0225" w:date="2017-08-24T11:14:00Z">
            <w:rPr>
              <w:rFonts w:ascii="Times New Roman" w:hAnsi="Times New Roman" w:hint="eastAsia"/>
              <w:spacing w:val="10"/>
              <w:szCs w:val="20"/>
            </w:rPr>
          </w:rPrChange>
        </w:rPr>
        <w:t>用户</w:t>
      </w:r>
      <w:r w:rsidR="006868F4" w:rsidRPr="00B207B1">
        <w:rPr>
          <w:rFonts w:hAnsiTheme="minorEastAsia" w:hint="eastAsia"/>
          <w:rPrChange w:id="2547" w:author="JY0225" w:date="2017-08-24T11:14:00Z">
            <w:rPr>
              <w:rFonts w:ascii="Times New Roman" w:hAnsi="Times New Roman" w:hint="eastAsia"/>
              <w:spacing w:val="10"/>
              <w:szCs w:val="20"/>
            </w:rPr>
          </w:rPrChange>
        </w:rPr>
        <w:t>只能</w:t>
      </w:r>
      <w:r w:rsidR="00B045F3" w:rsidRPr="00B207B1">
        <w:rPr>
          <w:rFonts w:hAnsiTheme="minorEastAsia" w:hint="eastAsia"/>
          <w:rPrChange w:id="2548" w:author="JY0225" w:date="2017-08-24T11:14:00Z">
            <w:rPr>
              <w:rFonts w:ascii="Times New Roman" w:hAnsi="Times New Roman" w:hint="eastAsia"/>
              <w:spacing w:val="10"/>
              <w:szCs w:val="20"/>
            </w:rPr>
          </w:rPrChange>
        </w:rPr>
        <w:t>重</w:t>
      </w:r>
      <w:r w:rsidR="00F622D2" w:rsidRPr="00B207B1">
        <w:rPr>
          <w:rFonts w:hAnsiTheme="minorEastAsia" w:hint="eastAsia"/>
          <w:rPrChange w:id="2549" w:author="JY0225" w:date="2017-08-24T11:14:00Z">
            <w:rPr>
              <w:rFonts w:ascii="Times New Roman" w:hAnsi="Times New Roman" w:hint="eastAsia"/>
              <w:spacing w:val="10"/>
              <w:szCs w:val="20"/>
            </w:rPr>
          </w:rPrChange>
        </w:rPr>
        <w:t>传</w:t>
      </w:r>
      <w:r w:rsidR="00326EFC" w:rsidRPr="00B207B1">
        <w:rPr>
          <w:rFonts w:hAnsiTheme="minorEastAsia" w:hint="eastAsia"/>
          <w:rPrChange w:id="2550" w:author="JY0225" w:date="2017-08-24T11:14:00Z">
            <w:rPr>
              <w:rFonts w:ascii="Times New Roman" w:hAnsi="Times New Roman" w:hint="eastAsia"/>
              <w:spacing w:val="10"/>
              <w:szCs w:val="20"/>
            </w:rPr>
          </w:rPrChange>
        </w:rPr>
        <w:t>该</w:t>
      </w:r>
      <w:r w:rsidR="00E10069" w:rsidRPr="00B207B1">
        <w:rPr>
          <w:rFonts w:hAnsiTheme="minorEastAsia" w:hint="eastAsia"/>
          <w:rPrChange w:id="2551" w:author="JY0225" w:date="2017-08-24T11:14:00Z">
            <w:rPr>
              <w:rFonts w:ascii="Times New Roman" w:hAnsi="Times New Roman" w:hint="eastAsia"/>
              <w:spacing w:val="10"/>
              <w:szCs w:val="20"/>
            </w:rPr>
          </w:rPrChange>
        </w:rPr>
        <w:t>文件</w:t>
      </w:r>
      <w:r w:rsidR="00B045F3" w:rsidRPr="00B207B1">
        <w:rPr>
          <w:rFonts w:hAnsiTheme="minorEastAsia" w:hint="eastAsia"/>
          <w:rPrChange w:id="2552" w:author="JY0225" w:date="2017-08-24T11:14:00Z">
            <w:rPr>
              <w:rFonts w:ascii="Times New Roman" w:hAnsi="Times New Roman" w:hint="eastAsia"/>
              <w:spacing w:val="10"/>
              <w:szCs w:val="20"/>
            </w:rPr>
          </w:rPrChange>
        </w:rPr>
        <w:t>，</w:t>
      </w:r>
      <w:r w:rsidR="00E45BF7" w:rsidRPr="00B207B1">
        <w:rPr>
          <w:rFonts w:hAnsiTheme="minorEastAsia" w:hint="eastAsia"/>
          <w:rPrChange w:id="2553" w:author="JY0225" w:date="2017-08-24T11:14:00Z">
            <w:rPr>
              <w:rFonts w:ascii="Times New Roman" w:hAnsi="Times New Roman" w:hint="eastAsia"/>
              <w:spacing w:val="10"/>
              <w:szCs w:val="20"/>
            </w:rPr>
          </w:rPrChange>
        </w:rPr>
        <w:t>倘若多次遇到网络故障，则可能导致</w:t>
      </w:r>
      <w:ins w:id="2554" w:author="Liu, Wu" w:date="2017-08-29T10:56:00Z">
        <w:r w:rsidR="00401667" w:rsidRPr="00B207B1">
          <w:rPr>
            <w:rFonts w:hAnsiTheme="minorEastAsia"/>
          </w:rPr>
          <w:t>多次</w:t>
        </w:r>
      </w:ins>
      <w:del w:id="2555" w:author="Liu, Wu" w:date="2017-08-29T10:55:00Z">
        <w:r w:rsidR="00E45BF7" w:rsidRPr="00B207B1" w:rsidDel="00401667">
          <w:rPr>
            <w:rFonts w:hAnsiTheme="minorEastAsia" w:hint="eastAsia"/>
            <w:rPrChange w:id="2556"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557" w:author="JY0225" w:date="2017-08-24T11:14:00Z">
            <w:rPr>
              <w:rFonts w:ascii="Times New Roman" w:hAnsi="Times New Roman" w:hint="eastAsia"/>
              <w:spacing w:val="10"/>
              <w:szCs w:val="20"/>
            </w:rPr>
          </w:rPrChange>
        </w:rPr>
        <w:t>的重传</w:t>
      </w:r>
      <w:r w:rsidR="002E7835" w:rsidRPr="00B207B1">
        <w:rPr>
          <w:rFonts w:hAnsiTheme="minorEastAsia" w:hint="eastAsia"/>
          <w:rPrChange w:id="2558" w:author="JY0225" w:date="2017-08-24T11:14:00Z">
            <w:rPr>
              <w:rFonts w:ascii="Times New Roman" w:hAnsi="Times New Roman" w:hint="eastAsia"/>
              <w:spacing w:val="10"/>
              <w:szCs w:val="20"/>
            </w:rPr>
          </w:rPrChange>
        </w:rPr>
        <w:t>，这对用户来说是极</w:t>
      </w:r>
      <w:del w:id="2559" w:author="Liu, Wu" w:date="2017-08-29T10:56:00Z">
        <w:r w:rsidR="002E7835" w:rsidRPr="00B207B1" w:rsidDel="00307FB8">
          <w:rPr>
            <w:rFonts w:hAnsiTheme="minorEastAsia" w:hint="eastAsia"/>
            <w:rPrChange w:id="2560"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561"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562" w:author="JY0225" w:date="2017-08-24T11:14:00Z">
            <w:rPr>
              <w:rFonts w:ascii="Times New Roman" w:hAnsi="Times New Roman" w:hint="eastAsia"/>
              <w:spacing w:val="10"/>
              <w:szCs w:val="20"/>
            </w:rPr>
          </w:rPrChange>
        </w:rPr>
        <w:t>体验</w:t>
      </w:r>
      <w:r w:rsidR="00397530" w:rsidRPr="00B207B1">
        <w:rPr>
          <w:rFonts w:hAnsiTheme="minorEastAsia" w:hint="eastAsia"/>
          <w:rPrChange w:id="2563" w:author="JY0225" w:date="2017-08-24T11:14:00Z">
            <w:rPr>
              <w:rFonts w:ascii="Times New Roman" w:hAnsi="Times New Roman" w:hint="eastAsia"/>
              <w:spacing w:val="10"/>
              <w:szCs w:val="20"/>
            </w:rPr>
          </w:rPrChange>
        </w:rPr>
        <w:t>。</w:t>
      </w:r>
    </w:p>
    <w:p w14:paraId="66100B3C" w14:textId="6936DE18" w:rsidR="006D3E26" w:rsidRPr="00B207B1" w:rsidRDefault="005824E1" w:rsidP="001B6B3E">
      <w:pPr>
        <w:spacing w:line="400" w:lineRule="exact"/>
        <w:rPr>
          <w:rFonts w:hAnsiTheme="minorEastAsia"/>
          <w:rPrChange w:id="2564" w:author="JY0225" w:date="2017-08-24T11:14:00Z">
            <w:rPr>
              <w:rFonts w:ascii="Times New Roman" w:hAnsi="Times New Roman"/>
              <w:spacing w:val="10"/>
              <w:szCs w:val="20"/>
            </w:rPr>
          </w:rPrChange>
        </w:rPr>
      </w:pPr>
      <w:r w:rsidRPr="00B207B1">
        <w:rPr>
          <w:rFonts w:hAnsiTheme="minorEastAsia"/>
          <w:rPrChange w:id="2565" w:author="JY0225" w:date="2017-08-24T11:14:00Z">
            <w:rPr>
              <w:rFonts w:ascii="Times New Roman" w:hAnsi="Times New Roman"/>
              <w:spacing w:val="10"/>
              <w:szCs w:val="20"/>
            </w:rPr>
          </w:rPrChange>
        </w:rPr>
        <w:tab/>
      </w:r>
      <w:r w:rsidRPr="00B207B1">
        <w:rPr>
          <w:rFonts w:hAnsiTheme="minorEastAsia" w:hint="eastAsia"/>
          <w:rPrChange w:id="2566" w:author="JY0225" w:date="2017-08-24T11:14:00Z">
            <w:rPr>
              <w:rFonts w:ascii="Times New Roman" w:hAnsi="Times New Roman" w:hint="eastAsia"/>
              <w:spacing w:val="10"/>
              <w:szCs w:val="20"/>
            </w:rPr>
          </w:rPrChange>
        </w:rPr>
        <w:t>其次，</w:t>
      </w:r>
      <w:r w:rsidR="00FE22A7" w:rsidRPr="00B207B1">
        <w:rPr>
          <w:rFonts w:hAnsiTheme="minorEastAsia" w:hint="eastAsia"/>
          <w:rPrChange w:id="2567"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568"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569"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570" w:author="JY0225" w:date="2017-08-24T11:14:00Z">
            <w:rPr>
              <w:rFonts w:ascii="Times New Roman" w:hAnsi="Times New Roman" w:hint="eastAsia"/>
              <w:spacing w:val="10"/>
              <w:szCs w:val="20"/>
            </w:rPr>
          </w:rPrChange>
        </w:rPr>
        <w:t>系统采用了</w:t>
      </w:r>
      <w:r w:rsidR="00432D3A" w:rsidRPr="00B207B1">
        <w:rPr>
          <w:rFonts w:hAnsiTheme="minorEastAsia"/>
          <w:rPrChange w:id="2571" w:author="JY0225" w:date="2017-08-24T11:14:00Z">
            <w:rPr>
              <w:rFonts w:ascii="Times New Roman" w:hAnsi="Times New Roman"/>
              <w:spacing w:val="10"/>
              <w:szCs w:val="20"/>
            </w:rPr>
          </w:rPrChange>
        </w:rPr>
        <w:t>128</w:t>
      </w:r>
      <w:r w:rsidR="00432D3A" w:rsidRPr="00B207B1">
        <w:rPr>
          <w:rFonts w:hAnsiTheme="minorEastAsia" w:hint="eastAsia"/>
          <w:rPrChange w:id="2572" w:author="JY0225" w:date="2017-08-24T11:14:00Z">
            <w:rPr>
              <w:rFonts w:ascii="Times New Roman" w:hAnsi="Times New Roman" w:hint="eastAsia"/>
              <w:spacing w:val="10"/>
              <w:szCs w:val="20"/>
            </w:rPr>
          </w:rPrChange>
        </w:rPr>
        <w:t>位的</w:t>
      </w:r>
      <w:r w:rsidR="00432D3A" w:rsidRPr="00B207B1">
        <w:rPr>
          <w:rFonts w:hAnsiTheme="minorEastAsia"/>
          <w:rPrChange w:id="2573" w:author="JY0225" w:date="2017-08-24T11:14:00Z">
            <w:rPr>
              <w:rFonts w:ascii="Times New Roman" w:hAnsi="Times New Roman"/>
              <w:spacing w:val="10"/>
              <w:szCs w:val="20"/>
            </w:rPr>
          </w:rPrChange>
        </w:rPr>
        <w:t>SSL</w:t>
      </w:r>
      <w:r w:rsidR="00855466" w:rsidRPr="00B207B1">
        <w:rPr>
          <w:rFonts w:hAnsiTheme="minorEastAsia" w:hint="eastAsia"/>
          <w:rPrChange w:id="2574"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575" w:author="JY0225" w:date="2017-08-24T11:14:00Z">
            <w:rPr>
              <w:rFonts w:ascii="Times New Roman" w:hAnsi="Times New Roman" w:hint="eastAsia"/>
              <w:spacing w:val="10"/>
              <w:szCs w:val="20"/>
            </w:rPr>
          </w:rPrChange>
        </w:rPr>
        <w:t>，</w:t>
      </w:r>
      <w:r w:rsidR="001E4B61" w:rsidRPr="00B207B1">
        <w:rPr>
          <w:rFonts w:hAnsiTheme="minorEastAsia" w:hint="eastAsia"/>
          <w:rPrChange w:id="2576"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577" w:author="JY0225" w:date="2017-08-24T11:14:00Z">
            <w:rPr>
              <w:rFonts w:ascii="Times New Roman" w:hAnsi="Times New Roman" w:hint="eastAsia"/>
              <w:spacing w:val="10"/>
              <w:szCs w:val="20"/>
            </w:rPr>
          </w:rPrChange>
        </w:rPr>
        <w:t>存储</w:t>
      </w:r>
      <w:r w:rsidR="001E4B61" w:rsidRPr="00B207B1">
        <w:rPr>
          <w:rFonts w:hAnsiTheme="minorEastAsia" w:hint="eastAsia"/>
          <w:rPrChange w:id="2578"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579" w:author="JY0225" w:date="2017-08-24T11:14:00Z">
            <w:rPr>
              <w:rFonts w:ascii="Times New Roman" w:hAnsi="Times New Roman" w:hint="eastAsia"/>
              <w:spacing w:val="10"/>
              <w:szCs w:val="20"/>
            </w:rPr>
          </w:rPrChange>
        </w:rPr>
        <w:t>使用的</w:t>
      </w:r>
      <w:r w:rsidR="005C1BEA" w:rsidRPr="00B207B1">
        <w:rPr>
          <w:rFonts w:hAnsiTheme="minorEastAsia" w:hint="eastAsia"/>
          <w:rPrChange w:id="2580" w:author="JY0225" w:date="2017-08-24T11:14:00Z">
            <w:rPr>
              <w:rFonts w:ascii="Times New Roman" w:hAnsi="Times New Roman" w:hint="eastAsia"/>
              <w:spacing w:val="10"/>
              <w:szCs w:val="20"/>
            </w:rPr>
          </w:rPrChange>
        </w:rPr>
        <w:t>是</w:t>
      </w:r>
      <w:ins w:id="2581" w:author="Liu, Wu" w:date="2017-08-29T10:56:00Z">
        <w:r w:rsidR="001B3A48" w:rsidRPr="00B207B1">
          <w:rPr>
            <w:rFonts w:hAnsiTheme="minorEastAsia" w:hint="eastAsia"/>
          </w:rPr>
          <w:t>128位</w:t>
        </w:r>
      </w:ins>
      <w:r w:rsidR="00AE241B" w:rsidRPr="00B207B1">
        <w:rPr>
          <w:rFonts w:hAnsiTheme="minorEastAsia"/>
          <w:rPrChange w:id="2582" w:author="JY0225" w:date="2017-08-24T11:14:00Z">
            <w:rPr>
              <w:rFonts w:ascii="Times New Roman" w:hAnsi="Times New Roman"/>
              <w:spacing w:val="10"/>
              <w:szCs w:val="20"/>
            </w:rPr>
          </w:rPrChange>
        </w:rPr>
        <w:t>AES</w:t>
      </w:r>
      <w:r w:rsidR="000F6729" w:rsidRPr="00B207B1">
        <w:rPr>
          <w:rFonts w:hAnsiTheme="minorEastAsia" w:hint="eastAsia"/>
          <w:rPrChange w:id="2583"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584" w:author="JY0225" w:date="2017-08-24T11:14:00Z">
            <w:rPr>
              <w:rFonts w:ascii="Times New Roman" w:hAnsi="Times New Roman" w:hint="eastAsia"/>
              <w:spacing w:val="10"/>
              <w:szCs w:val="20"/>
            </w:rPr>
          </w:rPrChange>
        </w:rPr>
        <w:t>，</w:t>
      </w:r>
      <w:r w:rsidR="009B4A7A" w:rsidRPr="00B207B1">
        <w:rPr>
          <w:rFonts w:hAnsiTheme="minorEastAsia" w:hint="eastAsia"/>
          <w:rPrChange w:id="2585"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586" w:author="JY0225" w:date="2017-08-24T11:14:00Z">
            <w:rPr>
              <w:rFonts w:ascii="Times New Roman" w:hAnsi="Times New Roman" w:hint="eastAsia"/>
              <w:spacing w:val="10"/>
              <w:szCs w:val="20"/>
            </w:rPr>
          </w:rPrChange>
        </w:rPr>
        <w:t>备份</w:t>
      </w:r>
      <w:r w:rsidR="009B4A7A" w:rsidRPr="00B207B1">
        <w:rPr>
          <w:rFonts w:hAnsiTheme="minorEastAsia" w:hint="eastAsia"/>
          <w:rPrChange w:id="2587" w:author="JY0225" w:date="2017-08-24T11:14:00Z">
            <w:rPr>
              <w:rFonts w:ascii="Times New Roman" w:hAnsi="Times New Roman" w:hint="eastAsia"/>
              <w:spacing w:val="10"/>
              <w:szCs w:val="20"/>
            </w:rPr>
          </w:rPrChange>
        </w:rPr>
        <w:t>服务</w:t>
      </w:r>
      <w:r w:rsidR="005C19E1" w:rsidRPr="00B207B1">
        <w:rPr>
          <w:rFonts w:hAnsiTheme="minorEastAsia" w:hint="eastAsia"/>
          <w:rPrChange w:id="2588"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589" w:author="JY0225" w:date="2017-08-24T11:14:00Z">
            <w:rPr>
              <w:rFonts w:ascii="Times New Roman" w:hAnsi="Times New Roman" w:hint="eastAsia"/>
              <w:spacing w:val="10"/>
              <w:szCs w:val="20"/>
            </w:rPr>
          </w:rPrChange>
        </w:rPr>
        <w:t>。</w:t>
      </w:r>
      <w:r w:rsidR="005C19E1" w:rsidRPr="00B207B1">
        <w:rPr>
          <w:rFonts w:hAnsiTheme="minorEastAsia" w:hint="eastAsia"/>
          <w:rPrChange w:id="2590" w:author="JY0225" w:date="2017-08-24T11:14:00Z">
            <w:rPr>
              <w:rFonts w:ascii="Times New Roman" w:hAnsi="Times New Roman" w:hint="eastAsia"/>
              <w:spacing w:val="10"/>
              <w:szCs w:val="20"/>
            </w:rPr>
          </w:rPrChange>
        </w:rPr>
        <w:t>然而中间件</w:t>
      </w:r>
      <w:del w:id="2591" w:author="Liu, Wu" w:date="2017-08-29T10:58:00Z">
        <w:r w:rsidR="005C19E1" w:rsidRPr="00B207B1" w:rsidDel="00A66F3B">
          <w:rPr>
            <w:rFonts w:hAnsiTheme="minorEastAsia" w:hint="eastAsia"/>
            <w:rPrChange w:id="2592"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593"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594"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595"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596" w:author="JY0225" w:date="2017-08-24T11:14:00Z">
            <w:rPr>
              <w:rFonts w:ascii="Times New Roman" w:hAnsi="Times New Roman" w:hint="eastAsia"/>
              <w:spacing w:val="10"/>
              <w:szCs w:val="20"/>
            </w:rPr>
          </w:rPrChange>
        </w:rPr>
        <w:t>是以</w:t>
      </w:r>
      <w:r w:rsidR="00A92FB7" w:rsidRPr="00B207B1">
        <w:rPr>
          <w:rFonts w:hAnsiTheme="minorEastAsia" w:hint="eastAsia"/>
          <w:rPrChange w:id="2597" w:author="JY0225" w:date="2017-08-24T11:14:00Z">
            <w:rPr>
              <w:rFonts w:ascii="Times New Roman" w:hAnsi="Times New Roman" w:hint="eastAsia"/>
              <w:spacing w:val="10"/>
              <w:szCs w:val="20"/>
            </w:rPr>
          </w:rPrChange>
        </w:rPr>
        <w:t>缓存</w:t>
      </w:r>
      <w:r w:rsidR="003B19AF" w:rsidRPr="00B207B1">
        <w:rPr>
          <w:rFonts w:hAnsiTheme="minorEastAsia" w:hint="eastAsia"/>
          <w:rPrChange w:id="2598"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599" w:author="JY0225" w:date="2017-08-24T11:14:00Z">
            <w:rPr>
              <w:rFonts w:ascii="Times New Roman" w:hAnsi="Times New Roman" w:hint="eastAsia"/>
              <w:spacing w:val="10"/>
              <w:szCs w:val="20"/>
            </w:rPr>
          </w:rPrChange>
        </w:rPr>
        <w:t>，</w:t>
      </w:r>
      <w:r w:rsidR="008D28D4" w:rsidRPr="00B207B1">
        <w:rPr>
          <w:rFonts w:hAnsiTheme="minorEastAsia" w:hint="eastAsia"/>
          <w:rPrChange w:id="2600"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601" w:author="JY0225" w:date="2017-08-24T11:14:00Z">
            <w:rPr>
              <w:rFonts w:ascii="Times New Roman" w:hAnsi="Times New Roman"/>
              <w:spacing w:val="10"/>
              <w:szCs w:val="20"/>
            </w:rPr>
          </w:rPrChange>
        </w:rPr>
        <w:t>SQL</w:t>
      </w:r>
      <w:r w:rsidR="008D28D4" w:rsidRPr="00B207B1">
        <w:rPr>
          <w:rFonts w:hAnsiTheme="minorEastAsia"/>
          <w:rPrChange w:id="2602" w:author="JY0225" w:date="2017-08-24T11:14:00Z">
            <w:rPr>
              <w:rFonts w:ascii="Times New Roman" w:hAnsi="Times New Roman"/>
              <w:spacing w:val="10"/>
              <w:szCs w:val="20"/>
            </w:rPr>
          </w:rPrChange>
        </w:rPr>
        <w:t>ite</w:t>
      </w:r>
      <w:r w:rsidR="008D28D4" w:rsidRPr="00B207B1">
        <w:rPr>
          <w:rFonts w:hAnsiTheme="minorEastAsia" w:hint="eastAsia"/>
          <w:rPrChange w:id="2603"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604" w:author="JY0225" w:date="2017-08-24T11:14:00Z">
            <w:rPr>
              <w:rFonts w:ascii="Times New Roman" w:hAnsi="Times New Roman" w:hint="eastAsia"/>
              <w:spacing w:val="10"/>
              <w:szCs w:val="20"/>
            </w:rPr>
          </w:rPrChange>
        </w:rPr>
        <w:t>同时也未设置数据库的访问权限</w:t>
      </w:r>
      <w:del w:id="2605" w:author="微软用户" w:date="2017-08-24T21:56:00Z">
        <w:r w:rsidR="00180959" w:rsidRPr="00B207B1" w:rsidDel="007B27DE">
          <w:rPr>
            <w:rFonts w:hAnsiTheme="minorEastAsia"/>
            <w:color w:val="000000" w:themeColor="text1"/>
            <w:vertAlign w:val="superscript"/>
            <w:rPrChange w:id="2606"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607"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608"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609"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610"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611"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612" w:author="JY0225" w:date="2017-08-24T11:14:00Z">
              <w:rPr>
                <w:color w:val="000000" w:themeColor="text1"/>
                <w:vertAlign w:val="superscript"/>
              </w:rPr>
            </w:rPrChange>
          </w:rPr>
          <w:fldChar w:fldCharType="end"/>
        </w:r>
      </w:del>
      <w:ins w:id="2613"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[29]</w:t>
      </w:r>
      <w:ins w:id="2614"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615" w:author="JY0225" w:date="2017-08-24T11:14:00Z">
            <w:rPr>
              <w:rFonts w:ascii="Times New Roman" w:hAnsi="Times New Roman" w:hint="eastAsia"/>
              <w:spacing w:val="10"/>
              <w:szCs w:val="20"/>
            </w:rPr>
          </w:rPrChange>
        </w:rPr>
        <w:t>。</w:t>
      </w:r>
      <w:r w:rsidR="003A4201" w:rsidRPr="00B207B1">
        <w:rPr>
          <w:rFonts w:hAnsiTheme="minorEastAsia" w:hint="eastAsia"/>
          <w:rPrChange w:id="2616" w:author="JY0225" w:date="2017-08-24T11:14:00Z">
            <w:rPr>
              <w:rFonts w:ascii="Times New Roman" w:hAnsi="Times New Roman" w:hint="eastAsia"/>
              <w:spacing w:val="10"/>
              <w:szCs w:val="20"/>
            </w:rPr>
          </w:rPrChange>
        </w:rPr>
        <w:t>因此，</w:t>
      </w:r>
      <w:r w:rsidR="00AE2FB0" w:rsidRPr="00B207B1">
        <w:rPr>
          <w:rFonts w:hAnsiTheme="minorEastAsia" w:hint="eastAsia"/>
          <w:rPrChange w:id="2617"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618" w:author="JY0225" w:date="2017-08-24T11:14:00Z">
            <w:rPr>
              <w:rFonts w:ascii="Times New Roman" w:hAnsi="Times New Roman" w:hint="eastAsia"/>
              <w:spacing w:val="10"/>
              <w:szCs w:val="20"/>
            </w:rPr>
          </w:rPrChange>
        </w:rPr>
        <w:t>被窃取</w:t>
      </w:r>
      <w:ins w:id="2619" w:author="Liu, Wu" w:date="2017-08-29T10:58:00Z">
        <w:r w:rsidR="00213F08" w:rsidRPr="00B207B1">
          <w:rPr>
            <w:rFonts w:hAnsiTheme="minorEastAsia" w:hint="eastAsia"/>
          </w:rPr>
          <w:t>和篡改</w:t>
        </w:r>
      </w:ins>
      <w:r w:rsidR="00AE2FB0" w:rsidRPr="00B207B1">
        <w:rPr>
          <w:rFonts w:hAnsiTheme="minorEastAsia" w:hint="eastAsia"/>
          <w:rPrChange w:id="2620" w:author="JY0225" w:date="2017-08-24T11:14:00Z">
            <w:rPr>
              <w:rFonts w:ascii="Times New Roman" w:hAnsi="Times New Roman" w:hint="eastAsia"/>
              <w:spacing w:val="10"/>
              <w:szCs w:val="20"/>
            </w:rPr>
          </w:rPrChange>
        </w:rPr>
        <w:t>的可能</w:t>
      </w:r>
      <w:del w:id="2621" w:author="Liu, Wu" w:date="2017-08-29T10:58:00Z">
        <w:r w:rsidR="00AE2FB0" w:rsidRPr="00B207B1" w:rsidDel="004A182F">
          <w:rPr>
            <w:rFonts w:hAnsiTheme="minorEastAsia" w:hint="eastAsia"/>
            <w:rPrChange w:id="2622"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623" w:author="JY0225" w:date="2017-08-24T11:14:00Z">
            <w:rPr>
              <w:rFonts w:ascii="Times New Roman" w:hAnsi="Times New Roman" w:hint="eastAsia"/>
              <w:spacing w:val="10"/>
              <w:szCs w:val="20"/>
            </w:rPr>
          </w:rPrChange>
        </w:rPr>
        <w:t>。</w:t>
      </w:r>
      <w:r w:rsidR="001F012D" w:rsidRPr="00B207B1">
        <w:rPr>
          <w:rFonts w:hAnsiTheme="minorEastAsia" w:hint="eastAsia"/>
          <w:rPrChange w:id="2624"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625" w:author="JY0225" w:date="2017-08-24T11:14:00Z">
            <w:rPr>
              <w:rFonts w:ascii="Times New Roman" w:hAnsi="Times New Roman" w:hint="eastAsia"/>
              <w:spacing w:val="10"/>
              <w:szCs w:val="20"/>
            </w:rPr>
          </w:rPrChange>
        </w:rPr>
        <w:t>备份</w:t>
      </w:r>
      <w:r w:rsidR="001F012D" w:rsidRPr="00B207B1">
        <w:rPr>
          <w:rFonts w:hAnsiTheme="minorEastAsia" w:hint="eastAsia"/>
          <w:rPrChange w:id="2626" w:author="JY0225" w:date="2017-08-24T11:14:00Z">
            <w:rPr>
              <w:rFonts w:ascii="Times New Roman" w:hAnsi="Times New Roman" w:hint="eastAsia"/>
              <w:spacing w:val="10"/>
              <w:szCs w:val="20"/>
            </w:rPr>
          </w:rPrChange>
        </w:rPr>
        <w:t>在中间件系统中的</w:t>
      </w:r>
      <w:del w:id="2627" w:author="微软用户" w:date="2017-08-24T22:05:00Z">
        <w:r w:rsidR="00180959" w:rsidRPr="00B207B1" w:rsidDel="00AA45ED">
          <w:rPr>
            <w:rFonts w:hAnsiTheme="minorEastAsia"/>
            <w:color w:val="000000" w:themeColor="text1"/>
            <w:vertAlign w:val="superscript"/>
            <w:rPrChange w:id="2628"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629"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630"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631"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632"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33"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634" w:author="JY0225" w:date="2017-08-24T11:14:00Z">
              <w:rPr>
                <w:color w:val="000000" w:themeColor="text1"/>
                <w:vertAlign w:val="superscript"/>
              </w:rPr>
            </w:rPrChange>
          </w:rPr>
          <w:fldChar w:fldCharType="end"/>
        </w:r>
      </w:del>
      <w:ins w:id="2635"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[30]</w:t>
      </w:r>
      <w:ins w:id="2636"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637" w:author="JY0225" w:date="2017-08-24T11:14:00Z">
            <w:rPr>
              <w:rFonts w:ascii="Times New Roman" w:hAnsi="Times New Roman" w:hint="eastAsia"/>
              <w:spacing w:val="10"/>
              <w:szCs w:val="20"/>
            </w:rPr>
          </w:rPrChange>
        </w:rPr>
        <w:t>，</w:t>
      </w:r>
      <w:r w:rsidR="00F82BD5" w:rsidRPr="00B207B1">
        <w:rPr>
          <w:rFonts w:hAnsiTheme="minorEastAsia" w:hint="eastAsia"/>
          <w:rPrChange w:id="2638"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639" w:author="JY0225" w:date="2017-08-24T11:14:00Z">
            <w:rPr>
              <w:rFonts w:ascii="Times New Roman" w:hAnsi="Times New Roman" w:hint="eastAsia"/>
              <w:spacing w:val="10"/>
              <w:szCs w:val="20"/>
            </w:rPr>
          </w:rPrChange>
        </w:rPr>
        <w:t>则</w:t>
      </w:r>
      <w:r w:rsidR="003F356E" w:rsidRPr="00B207B1">
        <w:rPr>
          <w:rFonts w:hAnsiTheme="minorEastAsia" w:hint="eastAsia"/>
          <w:rPrChange w:id="2640"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641" w:author="JY0225" w:date="2017-08-24T11:14:00Z">
            <w:rPr>
              <w:rFonts w:ascii="Times New Roman" w:hAnsi="Times New Roman"/>
              <w:spacing w:val="10"/>
              <w:szCs w:val="20"/>
            </w:rPr>
          </w:rPrChange>
        </w:rPr>
      </w:pPr>
      <w:r w:rsidRPr="00B207B1">
        <w:rPr>
          <w:rFonts w:hAnsiTheme="minorEastAsia"/>
          <w:rPrChange w:id="2642" w:author="JY0225" w:date="2017-08-24T11:14:00Z">
            <w:rPr>
              <w:rFonts w:ascii="Times New Roman" w:hAnsi="Times New Roman"/>
              <w:spacing w:val="10"/>
              <w:szCs w:val="20"/>
            </w:rPr>
          </w:rPrChange>
        </w:rPr>
        <w:tab/>
      </w:r>
      <w:r w:rsidRPr="00B207B1">
        <w:rPr>
          <w:rFonts w:hAnsiTheme="minorEastAsia" w:hint="eastAsia"/>
          <w:rPrChange w:id="2643" w:author="JY0225" w:date="2017-08-24T11:14:00Z">
            <w:rPr>
              <w:rFonts w:ascii="Times New Roman" w:hAnsi="Times New Roman" w:hint="eastAsia"/>
              <w:spacing w:val="10"/>
              <w:szCs w:val="20"/>
            </w:rPr>
          </w:rPrChange>
        </w:rPr>
        <w:t>再者，</w:t>
      </w:r>
      <w:r w:rsidR="00736A5B" w:rsidRPr="00B207B1">
        <w:rPr>
          <w:rFonts w:hAnsiTheme="minorEastAsia" w:hint="eastAsia"/>
          <w:rPrChange w:id="2644"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645"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646" w:author="JY0225" w:date="2017-08-24T11:14:00Z">
            <w:rPr>
              <w:rFonts w:ascii="Times New Roman" w:hAnsi="Times New Roman" w:hint="eastAsia"/>
              <w:spacing w:val="10"/>
              <w:szCs w:val="20"/>
            </w:rPr>
          </w:rPrChange>
        </w:rPr>
        <w:t>已有</w:t>
      </w:r>
      <w:r w:rsidR="004A5FEC" w:rsidRPr="00B207B1">
        <w:rPr>
          <w:rFonts w:hAnsiTheme="minorEastAsia" w:hint="eastAsia"/>
          <w:rPrChange w:id="2647"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648" w:author="JY0225" w:date="2017-08-24T11:14:00Z">
            <w:rPr>
              <w:rFonts w:ascii="Times New Roman" w:hAnsi="Times New Roman" w:hint="eastAsia"/>
              <w:spacing w:val="10"/>
              <w:szCs w:val="20"/>
            </w:rPr>
          </w:rPrChange>
        </w:rPr>
        <w:t>服务器</w:t>
      </w:r>
      <w:r w:rsidR="00AC4E08" w:rsidRPr="00B207B1">
        <w:rPr>
          <w:rFonts w:hAnsiTheme="minorEastAsia" w:hint="eastAsia"/>
          <w:rPrChange w:id="2649"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650" w:author="JY0225" w:date="2017-08-24T11:14:00Z">
            <w:rPr>
              <w:rFonts w:ascii="Times New Roman" w:hAnsi="Times New Roman" w:hint="eastAsia"/>
              <w:spacing w:val="10"/>
              <w:szCs w:val="20"/>
            </w:rPr>
          </w:rPrChange>
        </w:rPr>
        <w:t>。</w:t>
      </w:r>
      <w:r w:rsidR="00631860" w:rsidRPr="00B207B1">
        <w:rPr>
          <w:rFonts w:hAnsiTheme="minorEastAsia" w:hint="eastAsia"/>
          <w:rPrChange w:id="2651"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652"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653" w:author="JY0225" w:date="2017-08-24T11:14:00Z">
            <w:rPr>
              <w:rFonts w:ascii="Times New Roman" w:hAnsi="Times New Roman" w:hint="eastAsia"/>
              <w:spacing w:val="10"/>
              <w:szCs w:val="20"/>
            </w:rPr>
          </w:rPrChange>
        </w:rPr>
        <w:t>备份</w:t>
      </w:r>
      <w:r w:rsidR="00DE186B" w:rsidRPr="00B207B1">
        <w:rPr>
          <w:rFonts w:hAnsiTheme="minorEastAsia" w:hint="eastAsia"/>
          <w:rPrChange w:id="2654" w:author="JY0225" w:date="2017-08-24T11:14:00Z">
            <w:rPr>
              <w:rFonts w:ascii="Times New Roman" w:hAnsi="Times New Roman" w:hint="eastAsia"/>
              <w:spacing w:val="10"/>
              <w:szCs w:val="20"/>
            </w:rPr>
          </w:rPrChange>
        </w:rPr>
        <w:t>空间</w:t>
      </w:r>
      <w:r w:rsidR="00AC4E08" w:rsidRPr="00B207B1">
        <w:rPr>
          <w:rFonts w:hAnsiTheme="minorEastAsia" w:hint="eastAsia"/>
          <w:rPrChange w:id="2655" w:author="JY0225" w:date="2017-08-24T11:14:00Z">
            <w:rPr>
              <w:rFonts w:ascii="Times New Roman" w:hAnsi="Times New Roman" w:hint="eastAsia"/>
              <w:spacing w:val="10"/>
              <w:szCs w:val="20"/>
            </w:rPr>
          </w:rPrChange>
        </w:rPr>
        <w:t>。</w:t>
      </w:r>
      <w:r w:rsidR="00284320" w:rsidRPr="00B207B1">
        <w:rPr>
          <w:rFonts w:hAnsiTheme="minorEastAsia" w:hint="eastAsia"/>
          <w:rPrChange w:id="2656" w:author="JY0225" w:date="2017-08-24T11:14:00Z">
            <w:rPr>
              <w:rFonts w:ascii="Times New Roman" w:hAnsi="Times New Roman" w:hint="eastAsia"/>
              <w:spacing w:val="10"/>
              <w:szCs w:val="20"/>
            </w:rPr>
          </w:rPrChange>
        </w:rPr>
        <w:t>去</w:t>
      </w:r>
      <w:r w:rsidR="00284320" w:rsidRPr="00B207B1">
        <w:rPr>
          <w:rFonts w:hAnsiTheme="minorEastAsia" w:hint="eastAsia"/>
          <w:rPrChange w:id="2657"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658" w:author="JY0225" w:date="2017-08-24T11:14:00Z">
            <w:rPr>
              <w:rFonts w:ascii="Times New Roman" w:hAnsi="Times New Roman" w:hint="eastAsia"/>
              <w:spacing w:val="10"/>
              <w:szCs w:val="20"/>
            </w:rPr>
          </w:rPrChange>
        </w:rPr>
        <w:t>技术</w:t>
      </w:r>
      <w:r w:rsidR="00581391" w:rsidRPr="00B207B1">
        <w:rPr>
          <w:rFonts w:hAnsiTheme="minorEastAsia" w:hint="eastAsia"/>
          <w:rPrChange w:id="2659"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660" w:author="JY0225" w:date="2017-08-24T11:14:00Z">
            <w:rPr>
              <w:rFonts w:ascii="Times New Roman" w:hAnsi="Times New Roman" w:hint="eastAsia"/>
              <w:spacing w:val="10"/>
              <w:szCs w:val="20"/>
            </w:rPr>
          </w:rPrChange>
        </w:rPr>
        <w:t>可以借鉴</w:t>
      </w:r>
      <w:r w:rsidR="00284320" w:rsidRPr="00B207B1">
        <w:rPr>
          <w:rFonts w:hAnsiTheme="minorEastAsia"/>
          <w:rPrChange w:id="2661" w:author="JY0225" w:date="2017-08-24T11:14:00Z">
            <w:rPr>
              <w:rFonts w:ascii="Times New Roman" w:hAnsi="Times New Roman"/>
              <w:spacing w:val="10"/>
              <w:szCs w:val="20"/>
            </w:rPr>
          </w:rPrChange>
        </w:rPr>
        <w:t>Dropbox</w:t>
      </w:r>
      <w:r w:rsidR="00284320" w:rsidRPr="00B207B1">
        <w:rPr>
          <w:rFonts w:hAnsiTheme="minorEastAsia" w:hint="eastAsia"/>
          <w:rPrChange w:id="2662"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663" w:author="JY0225" w:date="2017-08-24T11:14:00Z">
            <w:rPr>
              <w:rFonts w:ascii="Times New Roman" w:hAnsi="Times New Roman" w:hint="eastAsia"/>
              <w:spacing w:val="10"/>
              <w:szCs w:val="20"/>
            </w:rPr>
          </w:rPrChange>
        </w:rPr>
        <w:t>的</w:t>
      </w:r>
      <w:r w:rsidR="00284320" w:rsidRPr="00B207B1">
        <w:rPr>
          <w:rFonts w:hAnsiTheme="minorEastAsia" w:hint="eastAsia"/>
          <w:rPrChange w:id="2664"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665"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666"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667" w:author="JY0225" w:date="2017-08-24T11:14:00Z">
            <w:rPr>
              <w:rFonts w:ascii="Times New Roman" w:hAnsi="Times New Roman" w:hint="eastAsia"/>
              <w:spacing w:val="10"/>
              <w:szCs w:val="20"/>
            </w:rPr>
          </w:rPrChange>
        </w:rPr>
        <w:t>备份</w:t>
      </w:r>
      <w:r w:rsidR="000F264C" w:rsidRPr="00B207B1">
        <w:rPr>
          <w:rFonts w:hAnsiTheme="minorEastAsia" w:hint="eastAsia"/>
          <w:rPrChange w:id="2668"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669"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670" w:author="JY0225" w:date="2017-08-24T11:14:00Z">
            <w:rPr>
              <w:rFonts w:ascii="Times New Roman" w:hAnsi="Times New Roman" w:hint="eastAsia"/>
              <w:spacing w:val="10"/>
              <w:szCs w:val="20"/>
            </w:rPr>
          </w:rPrChange>
        </w:rPr>
        <w:t>保证</w:t>
      </w:r>
      <w:r w:rsidR="00BC7066" w:rsidRPr="00B207B1">
        <w:rPr>
          <w:rFonts w:hAnsiTheme="minorEastAsia" w:hint="eastAsia"/>
          <w:rPrChange w:id="2671" w:author="JY0225" w:date="2017-08-24T11:14:00Z">
            <w:rPr>
              <w:rFonts w:ascii="Times New Roman" w:hAnsi="Times New Roman" w:hint="eastAsia"/>
              <w:spacing w:val="10"/>
              <w:szCs w:val="20"/>
            </w:rPr>
          </w:rPrChange>
        </w:rPr>
        <w:t>用户</w:t>
      </w:r>
      <w:r w:rsidR="00525278" w:rsidRPr="00B207B1">
        <w:rPr>
          <w:rFonts w:hAnsiTheme="minorEastAsia" w:hint="eastAsia"/>
          <w:rPrChange w:id="2672" w:author="JY0225" w:date="2017-08-24T11:14:00Z">
            <w:rPr>
              <w:rFonts w:ascii="Times New Roman" w:hAnsi="Times New Roman" w:hint="eastAsia"/>
              <w:spacing w:val="10"/>
              <w:szCs w:val="20"/>
            </w:rPr>
          </w:rPrChange>
        </w:rPr>
        <w:t>数据的</w:t>
      </w:r>
      <w:r w:rsidR="006C28B7" w:rsidRPr="00B207B1">
        <w:rPr>
          <w:rFonts w:hAnsiTheme="minorEastAsia" w:hint="eastAsia"/>
          <w:rPrChange w:id="2673" w:author="JY0225" w:date="2017-08-24T11:14:00Z">
            <w:rPr>
              <w:rFonts w:ascii="Times New Roman" w:hAnsi="Times New Roman" w:hint="eastAsia"/>
              <w:spacing w:val="10"/>
              <w:szCs w:val="20"/>
            </w:rPr>
          </w:rPrChange>
        </w:rPr>
        <w:t>安全</w:t>
      </w:r>
      <w:r w:rsidR="000F264C" w:rsidRPr="00B207B1">
        <w:rPr>
          <w:rFonts w:hAnsiTheme="minorEastAsia" w:hint="eastAsia"/>
          <w:rPrChange w:id="2674"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675" w:author="JY0225" w:date="2017-08-24T11:14:00Z">
            <w:rPr>
              <w:rFonts w:ascii="Times New Roman" w:hAnsi="Times New Roman"/>
              <w:spacing w:val="10"/>
              <w:szCs w:val="20"/>
            </w:rPr>
          </w:rPrChange>
        </w:rPr>
      </w:pPr>
      <w:r w:rsidRPr="00B207B1">
        <w:rPr>
          <w:rFonts w:hAnsiTheme="minorEastAsia"/>
          <w:rPrChange w:id="2676" w:author="JY0225" w:date="2017-08-24T11:14:00Z">
            <w:rPr>
              <w:rFonts w:ascii="Times New Roman" w:hAnsi="Times New Roman"/>
              <w:spacing w:val="10"/>
              <w:szCs w:val="20"/>
            </w:rPr>
          </w:rPrChange>
        </w:rPr>
        <w:tab/>
      </w:r>
      <w:r w:rsidRPr="00B207B1">
        <w:rPr>
          <w:rFonts w:hAnsiTheme="minorEastAsia" w:hint="eastAsia"/>
          <w:rPrChange w:id="2677" w:author="JY0225" w:date="2017-08-24T11:14:00Z">
            <w:rPr>
              <w:rFonts w:ascii="Times New Roman" w:hAnsi="Times New Roman" w:hint="eastAsia"/>
              <w:spacing w:val="10"/>
              <w:szCs w:val="20"/>
            </w:rPr>
          </w:rPrChange>
        </w:rPr>
        <w:t>最后</w:t>
      </w:r>
      <w:r w:rsidR="00F9728F" w:rsidRPr="00B207B1">
        <w:rPr>
          <w:rFonts w:hAnsiTheme="minorEastAsia" w:hint="eastAsia"/>
          <w:rPrChange w:id="2678"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679" w:author="JY0225" w:date="2017-08-24T11:14:00Z">
            <w:rPr>
              <w:rFonts w:ascii="Times New Roman" w:hAnsi="Times New Roman" w:hint="eastAsia"/>
              <w:spacing w:val="10"/>
              <w:szCs w:val="20"/>
            </w:rPr>
          </w:rPrChange>
        </w:rPr>
        <w:t>只支持</w:t>
      </w:r>
      <w:r w:rsidR="00811351" w:rsidRPr="00B207B1">
        <w:rPr>
          <w:rFonts w:hAnsiTheme="minorEastAsia"/>
          <w:rPrChange w:id="2680" w:author="JY0225" w:date="2017-08-24T11:14:00Z">
            <w:rPr>
              <w:rFonts w:ascii="Times New Roman" w:hAnsi="Times New Roman"/>
              <w:spacing w:val="10"/>
              <w:szCs w:val="20"/>
            </w:rPr>
          </w:rPrChange>
        </w:rPr>
        <w:t>Linux</w:t>
      </w:r>
      <w:r w:rsidR="00811351" w:rsidRPr="00B207B1">
        <w:rPr>
          <w:rFonts w:hAnsiTheme="minorEastAsia" w:hint="eastAsia"/>
          <w:rPrChange w:id="2681" w:author="JY0225" w:date="2017-08-24T11:14:00Z">
            <w:rPr>
              <w:rFonts w:ascii="Times New Roman" w:hAnsi="Times New Roman" w:hint="eastAsia"/>
              <w:spacing w:val="10"/>
              <w:szCs w:val="20"/>
            </w:rPr>
          </w:rPrChange>
        </w:rPr>
        <w:t>平台下的</w:t>
      </w:r>
      <w:r w:rsidR="00811351" w:rsidRPr="00B207B1">
        <w:rPr>
          <w:rFonts w:hAnsiTheme="minorEastAsia"/>
          <w:rPrChange w:id="2682" w:author="JY0225" w:date="2017-08-24T11:14:00Z">
            <w:rPr>
              <w:rFonts w:ascii="Times New Roman" w:hAnsi="Times New Roman"/>
              <w:spacing w:val="10"/>
              <w:szCs w:val="20"/>
            </w:rPr>
          </w:rPrChange>
        </w:rPr>
        <w:t>CLI</w:t>
      </w:r>
      <w:del w:id="2683" w:author="Liu, Wu" w:date="2017-08-29T10:06:00Z">
        <w:r w:rsidR="00811351" w:rsidRPr="00B207B1" w:rsidDel="00063713">
          <w:rPr>
            <w:rFonts w:hAnsiTheme="minorEastAsia" w:hint="eastAsia"/>
            <w:rPrChange w:id="2684"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685"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686"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687" w:author="JY0225" w:date="2017-08-24T11:14:00Z">
            <w:rPr>
              <w:rFonts w:ascii="Times New Roman" w:hAnsi="Times New Roman" w:hint="eastAsia"/>
              <w:spacing w:val="10"/>
              <w:szCs w:val="20"/>
            </w:rPr>
          </w:rPrChange>
        </w:rPr>
        <w:t>客户端。</w:t>
      </w:r>
      <w:r w:rsidR="006A0440" w:rsidRPr="00B207B1">
        <w:rPr>
          <w:rFonts w:hAnsiTheme="minorEastAsia" w:hint="eastAsia"/>
          <w:rPrChange w:id="2688"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689"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690" w:author="JY0225" w:date="2017-08-24T11:14:00Z">
            <w:rPr>
              <w:rFonts w:ascii="Times New Roman" w:hAnsi="Times New Roman" w:hint="eastAsia"/>
              <w:spacing w:val="10"/>
              <w:szCs w:val="20"/>
            </w:rPr>
          </w:rPrChange>
        </w:rPr>
        <w:t>供应</w:t>
      </w:r>
      <w:r w:rsidR="002C0A8E" w:rsidRPr="00B207B1">
        <w:rPr>
          <w:rFonts w:hAnsiTheme="minorEastAsia" w:hint="eastAsia"/>
          <w:rPrChange w:id="2691"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692" w:author="JY0225" w:date="2017-08-24T11:14:00Z">
            <w:rPr>
              <w:rFonts w:ascii="Times New Roman" w:hAnsi="Times New Roman" w:hint="eastAsia"/>
              <w:spacing w:val="10"/>
              <w:szCs w:val="20"/>
            </w:rPr>
          </w:rPrChange>
        </w:rPr>
        <w:t>服务</w:t>
      </w:r>
      <w:r w:rsidR="00A0342E" w:rsidRPr="00B207B1">
        <w:rPr>
          <w:rFonts w:hAnsiTheme="minorEastAsia" w:hint="eastAsia"/>
          <w:rPrChange w:id="2693" w:author="JY0225" w:date="2017-08-24T11:14:00Z">
            <w:rPr>
              <w:rFonts w:ascii="Times New Roman" w:hAnsi="Times New Roman" w:hint="eastAsia"/>
              <w:spacing w:val="10"/>
              <w:szCs w:val="20"/>
            </w:rPr>
          </w:rPrChange>
        </w:rPr>
        <w:t>，</w:t>
      </w:r>
      <w:r w:rsidR="00C86941" w:rsidRPr="00B207B1">
        <w:rPr>
          <w:rFonts w:hAnsiTheme="minorEastAsia" w:hint="eastAsia"/>
          <w:rPrChange w:id="2694" w:author="JY0225" w:date="2017-08-24T11:14:00Z">
            <w:rPr>
              <w:rFonts w:ascii="Times New Roman" w:hAnsi="Times New Roman" w:hint="eastAsia"/>
              <w:spacing w:val="10"/>
              <w:szCs w:val="20"/>
            </w:rPr>
          </w:rPrChange>
        </w:rPr>
        <w:t>因此</w:t>
      </w:r>
      <w:r w:rsidR="000E55A2" w:rsidRPr="00B207B1">
        <w:rPr>
          <w:rFonts w:hAnsiTheme="minorEastAsia" w:hint="eastAsia"/>
          <w:rPrChange w:id="2695"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696"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697" w:author="JY0225" w:date="2017-08-24T11:14:00Z">
            <w:rPr>
              <w:rFonts w:ascii="Times New Roman" w:hAnsi="Times New Roman" w:hint="eastAsia"/>
              <w:spacing w:val="10"/>
              <w:szCs w:val="20"/>
            </w:rPr>
          </w:rPrChange>
        </w:rPr>
        <w:t>不同</w:t>
      </w:r>
      <w:r w:rsidR="00666CF9" w:rsidRPr="00B207B1">
        <w:rPr>
          <w:rFonts w:hAnsiTheme="minorEastAsia" w:hint="eastAsia"/>
          <w:rPrChange w:id="2698" w:author="JY0225" w:date="2017-08-24T11:14:00Z">
            <w:rPr>
              <w:rFonts w:ascii="Times New Roman" w:hAnsi="Times New Roman" w:hint="eastAsia"/>
              <w:spacing w:val="10"/>
              <w:szCs w:val="20"/>
            </w:rPr>
          </w:rPrChange>
        </w:rPr>
        <w:t>客户端</w:t>
      </w:r>
      <w:r w:rsidR="004B3158" w:rsidRPr="00B207B1">
        <w:rPr>
          <w:rFonts w:hAnsiTheme="minorEastAsia" w:hint="eastAsia"/>
          <w:rPrChange w:id="2699" w:author="JY0225" w:date="2017-08-24T11:14:00Z">
            <w:rPr>
              <w:rFonts w:ascii="Times New Roman" w:hAnsi="Times New Roman" w:hint="eastAsia"/>
              <w:spacing w:val="10"/>
              <w:szCs w:val="20"/>
            </w:rPr>
          </w:rPrChange>
        </w:rPr>
        <w:t>与</w:t>
      </w:r>
      <w:r w:rsidR="003E57AC" w:rsidRPr="00B207B1">
        <w:rPr>
          <w:rFonts w:hAnsiTheme="minorEastAsia" w:hint="eastAsia"/>
          <w:rPrChange w:id="2700" w:author="JY0225" w:date="2017-08-24T11:14:00Z">
            <w:rPr>
              <w:rFonts w:ascii="Times New Roman" w:hAnsi="Times New Roman" w:hint="eastAsia"/>
              <w:spacing w:val="10"/>
              <w:szCs w:val="20"/>
            </w:rPr>
          </w:rPrChange>
        </w:rPr>
        <w:t>云</w:t>
      </w:r>
      <w:r w:rsidR="00476838" w:rsidRPr="00B207B1">
        <w:rPr>
          <w:rFonts w:hAnsiTheme="minorEastAsia" w:hint="eastAsia"/>
          <w:rPrChange w:id="2701" w:author="JY0225" w:date="2017-08-24T11:14:00Z">
            <w:rPr>
              <w:rFonts w:ascii="Times New Roman" w:hAnsi="Times New Roman" w:hint="eastAsia"/>
              <w:spacing w:val="10"/>
              <w:szCs w:val="20"/>
            </w:rPr>
          </w:rPrChange>
        </w:rPr>
        <w:t>备份</w:t>
      </w:r>
      <w:r w:rsidR="003E57AC" w:rsidRPr="00B207B1">
        <w:rPr>
          <w:rFonts w:hAnsiTheme="minorEastAsia" w:hint="eastAsia"/>
          <w:rPrChange w:id="2702" w:author="JY0225" w:date="2017-08-24T11:14:00Z">
            <w:rPr>
              <w:rFonts w:ascii="Times New Roman" w:hAnsi="Times New Roman" w:hint="eastAsia"/>
              <w:spacing w:val="10"/>
              <w:szCs w:val="20"/>
            </w:rPr>
          </w:rPrChange>
        </w:rPr>
        <w:t>服务器</w:t>
      </w:r>
      <w:r w:rsidR="00BC7066" w:rsidRPr="00B207B1">
        <w:rPr>
          <w:rFonts w:hAnsiTheme="minorEastAsia" w:hint="eastAsia"/>
          <w:rPrChange w:id="2703" w:author="JY0225" w:date="2017-08-24T11:14:00Z">
            <w:rPr>
              <w:rFonts w:ascii="Times New Roman" w:hAnsi="Times New Roman" w:hint="eastAsia"/>
              <w:spacing w:val="10"/>
              <w:szCs w:val="20"/>
            </w:rPr>
          </w:rPrChange>
        </w:rPr>
        <w:t>之间</w:t>
      </w:r>
      <w:r w:rsidR="009C1455" w:rsidRPr="00B207B1">
        <w:rPr>
          <w:rFonts w:hAnsiTheme="minorEastAsia" w:hint="eastAsia"/>
          <w:rPrChange w:id="2704" w:author="JY0225" w:date="2017-08-24T11:14:00Z">
            <w:rPr>
              <w:rFonts w:ascii="Times New Roman" w:hAnsi="Times New Roman" w:hint="eastAsia"/>
              <w:spacing w:val="10"/>
              <w:szCs w:val="20"/>
            </w:rPr>
          </w:rPrChange>
        </w:rPr>
        <w:t>的</w:t>
      </w:r>
      <w:r w:rsidR="00AD330E" w:rsidRPr="00B207B1">
        <w:rPr>
          <w:rFonts w:hAnsiTheme="minorEastAsia" w:hint="eastAsia"/>
          <w:rPrChange w:id="2705" w:author="JY0225" w:date="2017-08-24T11:14:00Z">
            <w:rPr>
              <w:rFonts w:ascii="Times New Roman" w:hAnsi="Times New Roman" w:hint="eastAsia"/>
              <w:spacing w:val="10"/>
              <w:szCs w:val="20"/>
            </w:rPr>
          </w:rPrChange>
        </w:rPr>
        <w:t>适配</w:t>
      </w:r>
      <w:r w:rsidR="009C1455" w:rsidRPr="00B207B1">
        <w:rPr>
          <w:rFonts w:hAnsiTheme="minorEastAsia" w:hint="eastAsia"/>
          <w:rPrChange w:id="2706"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707"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708" w:author="JY0225" w:date="2017-08-24T11:14:00Z">
            <w:rPr>
              <w:rFonts w:ascii="Times New Roman" w:hAnsi="Times New Roman" w:hint="eastAsia"/>
              <w:spacing w:val="10"/>
              <w:szCs w:val="20"/>
            </w:rPr>
          </w:rPrChange>
        </w:rPr>
        <w:t>以</w:t>
      </w:r>
      <w:r w:rsidR="00785BD1" w:rsidRPr="00B207B1">
        <w:rPr>
          <w:rFonts w:hAnsiTheme="minorEastAsia" w:hint="eastAsia"/>
          <w:rPrChange w:id="2709"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710" w:author="JY0225" w:date="2017-08-24T11:14:00Z">
            <w:rPr>
              <w:rFonts w:ascii="Times New Roman" w:hAnsi="Times New Roman" w:hint="eastAsia"/>
              <w:spacing w:val="10"/>
              <w:szCs w:val="20"/>
            </w:rPr>
          </w:rPrChange>
        </w:rPr>
        <w:t>的</w:t>
      </w:r>
      <w:r w:rsidR="00156120" w:rsidRPr="00B207B1">
        <w:rPr>
          <w:rFonts w:hAnsiTheme="minorEastAsia" w:hint="eastAsia"/>
          <w:rPrChange w:id="2711"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712"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713" w:author="微软用户" w:date="2017-08-18T22:51:00Z">
          <w:pPr>
            <w:pStyle w:val="21"/>
          </w:pPr>
        </w:pPrChange>
      </w:pPr>
      <w:bookmarkStart w:id="2714" w:name="_Toc491952432"/>
      <w:r w:rsidRPr="00B207B1">
        <w:t>3</w:t>
      </w:r>
      <w:r w:rsidR="008F0111" w:rsidRPr="00B207B1">
        <w:t>.</w:t>
      </w:r>
      <w:ins w:id="2715" w:author="JY0225" w:date="2017-08-23T14:05:00Z">
        <w:r w:rsidR="003F08AF" w:rsidRPr="00B207B1">
          <w:t>2</w:t>
        </w:r>
      </w:ins>
      <w:del w:id="2716"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714"/>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717"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718" w:author="Liu, Wu" w:date="2017-08-29T11:00:00Z">
        <w:r w:rsidR="00883D86" w:rsidRPr="00B207B1">
          <w:rPr>
            <w:rFonts w:ascii="Times New Roman" w:hAnsi="Times New Roman"/>
          </w:rPr>
          <w:t>如下</w:t>
        </w:r>
      </w:ins>
      <w:del w:id="2719"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720" w:name="_Toc491952433"/>
      <w:r w:rsidRPr="00B207B1">
        <w:t>3</w:t>
      </w:r>
      <w:r w:rsidR="006E3397" w:rsidRPr="00B207B1">
        <w:t>.</w:t>
      </w:r>
      <w:ins w:id="2721" w:author="JY0225" w:date="2017-08-23T14:05:00Z">
        <w:r w:rsidR="00A916D2" w:rsidRPr="00B207B1">
          <w:t>2</w:t>
        </w:r>
      </w:ins>
      <w:del w:id="2722"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720"/>
    </w:p>
    <w:p w14:paraId="6E88E45A" w14:textId="652971E0" w:rsidR="00A5652F" w:rsidRDefault="00A5652F" w:rsidP="00A5652F">
      <w:pPr>
        <w:jc w:val="center"/>
        <w:rPr>
          <w:rFonts w:ascii="Times New Roman" w:hAnsi="Times New Roman"/>
        </w:rPr>
      </w:pPr>
      <w:ins w:id="2723" w:author="微软用户" w:date="2017-08-19T21:26:00Z">
        <w:r w:rsidRPr="00B207B1">
          <w:object w:dxaOrig="12856" w:dyaOrig="11131" w14:anchorId="40A716FB">
            <v:shape id="_x0000_i1029" type="#_x0000_t75" style="width:340.35pt;height:295.5pt" o:ole="">
              <v:imagedata r:id="rId32" o:title=""/>
            </v:shape>
            <o:OLEObject Type="Embed" ProgID="Visio.Drawing.15" ShapeID="_x0000_i1029" DrawAspect="Content" ObjectID="_1565704100"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724" w:author="JY0225" w:date="2017-08-24T11:14:00Z">
            <w:rPr>
              <w:rFonts w:ascii="Times New Roman" w:hAnsi="Times New Roman" w:hint="eastAsia"/>
              <w:spacing w:val="10"/>
            </w:rPr>
          </w:rPrChange>
        </w:rPr>
        <w:t>图</w:t>
      </w:r>
      <w:r w:rsidRPr="00B207B1">
        <w:rPr>
          <w:rFonts w:hAnsiTheme="minorEastAsia"/>
          <w:rPrChange w:id="2725" w:author="JY0225" w:date="2017-08-24T11:14:00Z">
            <w:rPr>
              <w:rFonts w:ascii="Times New Roman" w:hAnsi="Times New Roman"/>
              <w:spacing w:val="10"/>
            </w:rPr>
          </w:rPrChange>
        </w:rPr>
        <w:t xml:space="preserve">3-1 </w:t>
      </w:r>
      <w:r w:rsidRPr="00B207B1">
        <w:rPr>
          <w:rFonts w:hAnsiTheme="minorEastAsia" w:hint="eastAsia"/>
          <w:rPrChange w:id="2726"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727"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728" w:author="Liu, Wu" w:date="2017-08-29T11:01:00Z">
        <w:r w:rsidR="0032322A" w:rsidRPr="00B207B1">
          <w:rPr>
            <w:rFonts w:ascii="Times New Roman" w:hAnsi="Times New Roman"/>
          </w:rPr>
          <w:t>被执行</w:t>
        </w:r>
      </w:ins>
      <w:del w:id="2729"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730" w:author="JY0225" w:date="2017-08-24T10:52:00Z">
            <w:rPr>
              <w:rFonts w:ascii="Times New Roman" w:hAnsi="Times New Roman"/>
            </w:rPr>
          </w:rPrChange>
        </w:rPr>
        <w:pPrChange w:id="2731"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32" w:author="JY0225" w:date="2017-08-24T10:52:00Z">
            <w:rPr>
              <w:rFonts w:ascii="Times New Roman" w:hAnsi="Times New Roman" w:hint="eastAsia"/>
            </w:rPr>
          </w:rPrChange>
        </w:rPr>
        <w:t>不同用户的数据，按照会话进行</w:t>
      </w:r>
      <w:ins w:id="2733" w:author="Liu, Wu" w:date="2017-08-29T11:01:00Z">
        <w:r w:rsidR="0071405A" w:rsidRPr="00B207B1">
          <w:rPr>
            <w:color w:val="000000" w:themeColor="text1"/>
          </w:rPr>
          <w:t>物理</w:t>
        </w:r>
      </w:ins>
      <w:del w:id="2734" w:author="Liu, Wu" w:date="2017-08-29T11:01:00Z">
        <w:r w:rsidRPr="00B207B1" w:rsidDel="0071405A">
          <w:rPr>
            <w:rFonts w:asciiTheme="minorHAnsi" w:cstheme="minorBidi" w:hint="eastAsia"/>
            <w:color w:val="000000" w:themeColor="text1"/>
            <w:rPrChange w:id="2735"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736"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737"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738" w:author="JY0225" w:date="2017-08-24T10:52:00Z">
            <w:rPr>
              <w:rFonts w:ascii="Times New Roman" w:hAnsi="Times New Roman"/>
            </w:rPr>
          </w:rPrChange>
        </w:rPr>
        <w:pPrChange w:id="2739"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0"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741"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2" w:author="JY0225" w:date="2017-08-24T10:52:00Z">
            <w:rPr>
              <w:rFonts w:ascii="Times New Roman" w:hAnsi="Times New Roman" w:hint="eastAsia"/>
            </w:rPr>
          </w:rPrChange>
        </w:rPr>
        <w:t>用户的持久私密信息以加密的形式</w:t>
      </w:r>
      <w:ins w:id="2743" w:author="Liu, Wu" w:date="2017-08-29T11:03:00Z">
        <w:r w:rsidR="005B5367" w:rsidRPr="00B207B1">
          <w:rPr>
            <w:color w:val="000000" w:themeColor="text1"/>
          </w:rPr>
          <w:t>存储</w:t>
        </w:r>
      </w:ins>
      <w:del w:id="2744" w:author="Liu, Wu" w:date="2017-08-29T11:03:00Z">
        <w:r w:rsidR="00476838" w:rsidRPr="00B207B1" w:rsidDel="005B5367">
          <w:rPr>
            <w:rFonts w:asciiTheme="minorHAnsi" w:cstheme="minorBidi" w:hint="eastAsia"/>
            <w:color w:val="000000" w:themeColor="text1"/>
            <w:rPrChange w:id="2745"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746"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747"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748" w:name="_Toc491952434"/>
      <w:r w:rsidRPr="00B207B1">
        <w:t>3</w:t>
      </w:r>
      <w:r w:rsidR="000F7FC9" w:rsidRPr="00B207B1">
        <w:t>.</w:t>
      </w:r>
      <w:ins w:id="2749" w:author="JY0225" w:date="2017-08-23T14:05:00Z">
        <w:r w:rsidR="0001602B" w:rsidRPr="00B207B1">
          <w:t>2</w:t>
        </w:r>
      </w:ins>
      <w:del w:id="2750"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748"/>
    </w:p>
    <w:p w14:paraId="59E07A9D" w14:textId="758F617D" w:rsidR="00F87DDF" w:rsidRPr="00B207B1" w:rsidRDefault="00BA73AE">
      <w:pPr>
        <w:jc w:val="center"/>
        <w:rPr>
          <w:rFonts w:ascii="Times New Roman" w:hAnsi="Times New Roman"/>
        </w:rPr>
      </w:pPr>
      <w:del w:id="2751"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752" w:author="微软用户" w:date="2017-08-19T21:20:00Z">
        <w:r w:rsidR="00B648A0" w:rsidRPr="00B207B1">
          <w:rPr>
            <w:rFonts w:ascii="Times New Roman" w:hAnsi="Times New Roman"/>
          </w:rPr>
          <w:object w:dxaOrig="15255" w:dyaOrig="9676" w14:anchorId="53B66DFC">
            <v:shape id="_x0000_i1030" type="#_x0000_t75" style="width:378.7pt;height:241.25pt" o:ole="">
              <v:imagedata r:id="rId36" o:title=""/>
            </v:shape>
            <o:OLEObject Type="Embed" ProgID="Visio.Drawing.15" ShapeID="_x0000_i1030" DrawAspect="Content" ObjectID="_1565704101"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753" w:author="JY0225" w:date="2017-08-24T11:15:00Z">
            <w:rPr>
              <w:rFonts w:ascii="Times New Roman" w:hAnsi="Times New Roman" w:hint="eastAsia"/>
              <w:spacing w:val="10"/>
            </w:rPr>
          </w:rPrChange>
        </w:rPr>
        <w:t>图</w:t>
      </w:r>
      <w:r w:rsidRPr="00B207B1">
        <w:rPr>
          <w:rFonts w:hAnsiTheme="minorEastAsia"/>
          <w:rPrChange w:id="2754" w:author="JY0225" w:date="2017-08-24T11:15:00Z">
            <w:rPr>
              <w:rFonts w:ascii="Times New Roman" w:hAnsi="Times New Roman"/>
              <w:spacing w:val="10"/>
            </w:rPr>
          </w:rPrChange>
        </w:rPr>
        <w:t xml:space="preserve">3-2 </w:t>
      </w:r>
      <w:r w:rsidRPr="00B207B1">
        <w:rPr>
          <w:rFonts w:hAnsiTheme="minorEastAsia" w:hint="eastAsia"/>
          <w:rPrChange w:id="2755"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756" w:author="JY0225" w:date="2017-08-24T11:15:00Z">
            <w:rPr>
              <w:rFonts w:ascii="Times New Roman" w:hAnsi="Times New Roman"/>
              <w:spacing w:val="10"/>
            </w:rPr>
          </w:rPrChange>
        </w:rPr>
      </w:pPr>
      <w:r w:rsidRPr="00B207B1">
        <w:rPr>
          <w:rFonts w:hAnsiTheme="minorEastAsia" w:hint="eastAsia"/>
          <w:rPrChange w:id="2757"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758"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759" w:author="Liu, Wu" w:date="2017-08-29T11:04:00Z">
        <w:r w:rsidRPr="00B207B1" w:rsidDel="000029C5">
          <w:rPr>
            <w:rFonts w:hAnsiTheme="minorEastAsia" w:hint="eastAsia"/>
            <w:rPrChange w:id="2760" w:author="JY0225" w:date="2017-08-24T11:15:00Z">
              <w:rPr>
                <w:rFonts w:ascii="Times New Roman" w:hAnsi="Times New Roman" w:hint="eastAsia"/>
              </w:rPr>
            </w:rPrChange>
          </w:rPr>
          <w:delText>的</w:delText>
        </w:r>
      </w:del>
      <w:r w:rsidRPr="00B207B1">
        <w:rPr>
          <w:rFonts w:hAnsiTheme="minorEastAsia" w:hint="eastAsia"/>
          <w:rPrChange w:id="2761" w:author="JY0225" w:date="2017-08-24T11:15:00Z">
            <w:rPr>
              <w:rFonts w:ascii="Times New Roman" w:hAnsi="Times New Roman" w:hint="eastAsia"/>
            </w:rPr>
          </w:rPrChange>
        </w:rPr>
        <w:t>传输</w:t>
      </w:r>
      <w:ins w:id="2762" w:author="Liu, Wu" w:date="2017-08-29T11:04:00Z">
        <w:r w:rsidRPr="00B207B1">
          <w:rPr>
            <w:rFonts w:hAnsiTheme="minorEastAsia" w:hint="eastAsia"/>
          </w:rPr>
          <w:t>的效率</w:t>
        </w:r>
      </w:ins>
      <w:del w:id="2763" w:author="Liu, Wu" w:date="2017-08-29T11:04:00Z">
        <w:r w:rsidRPr="00B207B1" w:rsidDel="000029C5">
          <w:rPr>
            <w:rFonts w:hAnsiTheme="minorEastAsia" w:hint="eastAsia"/>
            <w:rPrChange w:id="2764" w:author="JY0225" w:date="2017-08-24T11:15:00Z">
              <w:rPr>
                <w:rFonts w:ascii="Times New Roman" w:hAnsi="Times New Roman" w:hint="eastAsia"/>
              </w:rPr>
            </w:rPrChange>
          </w:rPr>
          <w:delText>成功率</w:delText>
        </w:r>
      </w:del>
      <w:r w:rsidRPr="00B207B1">
        <w:rPr>
          <w:rFonts w:hAnsiTheme="minorEastAsia" w:hint="eastAsia"/>
          <w:rPrChange w:id="2765" w:author="JY0225" w:date="2017-08-24T11:15:00Z">
            <w:rPr>
              <w:rFonts w:ascii="Times New Roman" w:hAnsi="Times New Roman" w:hint="eastAsia"/>
            </w:rPr>
          </w:rPrChange>
        </w:rPr>
        <w:t>。图</w:t>
      </w:r>
      <w:r w:rsidRPr="00B207B1">
        <w:rPr>
          <w:rFonts w:hAnsiTheme="minorEastAsia"/>
          <w:rPrChange w:id="2766" w:author="JY0225" w:date="2017-08-24T11:15:00Z">
            <w:rPr>
              <w:rFonts w:ascii="Times New Roman" w:hAnsi="Times New Roman"/>
            </w:rPr>
          </w:rPrChange>
        </w:rPr>
        <w:t>3-</w:t>
      </w:r>
      <w:ins w:id="2767" w:author="Liu, Wu" w:date="2017-08-29T11:04:00Z">
        <w:r w:rsidRPr="00B207B1">
          <w:rPr>
            <w:rFonts w:hAnsiTheme="minorEastAsia"/>
          </w:rPr>
          <w:t>2</w:t>
        </w:r>
      </w:ins>
      <w:del w:id="2768" w:author="Liu, Wu" w:date="2017-08-29T11:04:00Z">
        <w:r w:rsidRPr="00B207B1" w:rsidDel="0037510F">
          <w:rPr>
            <w:rFonts w:hAnsiTheme="minorEastAsia"/>
            <w:rPrChange w:id="2769" w:author="JY0225" w:date="2017-08-24T11:15:00Z">
              <w:rPr>
                <w:rFonts w:ascii="Times New Roman" w:hAnsi="Times New Roman"/>
              </w:rPr>
            </w:rPrChange>
          </w:rPr>
          <w:delText>1</w:delText>
        </w:r>
      </w:del>
      <w:r w:rsidRPr="00B207B1">
        <w:rPr>
          <w:rFonts w:hAnsiTheme="minorEastAsia" w:hint="eastAsia"/>
          <w:rPrChange w:id="2770"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771" w:name="_Toc491952435"/>
      <w:r w:rsidRPr="00B207B1">
        <w:t>3</w:t>
      </w:r>
      <w:r w:rsidR="00146877" w:rsidRPr="00B207B1">
        <w:t>.</w:t>
      </w:r>
      <w:ins w:id="2772" w:author="JY0225" w:date="2017-08-23T14:05:00Z">
        <w:r w:rsidR="00066CD7" w:rsidRPr="00B207B1">
          <w:t>2</w:t>
        </w:r>
      </w:ins>
      <w:del w:id="2773"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771"/>
    </w:p>
    <w:p w14:paraId="4F9E4DE2" w14:textId="1CDB17C0" w:rsidR="00686342" w:rsidRDefault="00DB36F7" w:rsidP="00686342">
      <w:pPr>
        <w:jc w:val="center"/>
        <w:rPr>
          <w:rFonts w:hAnsiTheme="minorEastAsia"/>
        </w:rPr>
      </w:pPr>
      <w:ins w:id="2774"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65704102"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775" w:author="JY0225" w:date="2017-08-24T11:15:00Z">
            <w:rPr>
              <w:rFonts w:ascii="Times New Roman" w:hAnsi="Times New Roman" w:hint="eastAsia"/>
              <w:spacing w:val="10"/>
            </w:rPr>
          </w:rPrChange>
        </w:rPr>
        <w:t>图</w:t>
      </w:r>
      <w:r w:rsidRPr="00B207B1">
        <w:rPr>
          <w:rFonts w:hAnsiTheme="minorEastAsia"/>
          <w:rPrChange w:id="2776" w:author="JY0225" w:date="2017-08-24T11:15:00Z">
            <w:rPr>
              <w:rFonts w:ascii="Times New Roman" w:hAnsi="Times New Roman"/>
              <w:spacing w:val="10"/>
            </w:rPr>
          </w:rPrChange>
        </w:rPr>
        <w:t xml:space="preserve">3-3 </w:t>
      </w:r>
      <w:r w:rsidRPr="00B207B1">
        <w:rPr>
          <w:rFonts w:hAnsiTheme="minorEastAsia" w:hint="eastAsia"/>
          <w:rPrChange w:id="2777"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778" w:author="JY0225" w:date="2017-08-24T11:15:00Z">
            <w:rPr>
              <w:rFonts w:ascii="Times New Roman" w:hAnsi="Times New Roman"/>
            </w:rPr>
          </w:rPrChange>
        </w:rPr>
      </w:pPr>
      <w:r w:rsidRPr="00B207B1">
        <w:rPr>
          <w:rFonts w:hAnsiTheme="minorEastAsia" w:hint="eastAsia"/>
          <w:rPrChange w:id="2779" w:author="JY0225" w:date="2017-08-24T11:15:00Z">
            <w:rPr>
              <w:rFonts w:ascii="Times New Roman" w:hAnsi="Times New Roman" w:hint="eastAsia"/>
            </w:rPr>
          </w:rPrChange>
        </w:rPr>
        <w:t>云</w:t>
      </w:r>
      <w:r w:rsidR="00476838" w:rsidRPr="00B207B1">
        <w:rPr>
          <w:rFonts w:hAnsiTheme="minorEastAsia" w:hint="eastAsia"/>
          <w:rPrChange w:id="2780" w:author="JY0225" w:date="2017-08-24T11:15:00Z">
            <w:rPr>
              <w:rFonts w:ascii="Times New Roman" w:hAnsi="Times New Roman" w:hint="eastAsia"/>
            </w:rPr>
          </w:rPrChange>
        </w:rPr>
        <w:t>备份</w:t>
      </w:r>
      <w:r w:rsidRPr="00B207B1">
        <w:rPr>
          <w:rFonts w:hAnsiTheme="minorEastAsia" w:hint="eastAsia"/>
          <w:rPrChange w:id="2781" w:author="JY0225" w:date="2017-08-24T11:15:00Z">
            <w:rPr>
              <w:rFonts w:ascii="Times New Roman" w:hAnsi="Times New Roman" w:hint="eastAsia"/>
            </w:rPr>
          </w:rPrChange>
        </w:rPr>
        <w:t>是</w:t>
      </w:r>
      <w:del w:id="2782" w:author="Liu, Wu" w:date="2017-08-29T11:05:00Z">
        <w:r w:rsidR="00476838" w:rsidRPr="00B207B1" w:rsidDel="004E73F7">
          <w:rPr>
            <w:rFonts w:hAnsiTheme="minorEastAsia" w:hint="eastAsia"/>
            <w:rPrChange w:id="2783" w:author="JY0225" w:date="2017-08-24T11:15:00Z">
              <w:rPr>
                <w:rFonts w:ascii="Times New Roman" w:hAnsi="Times New Roman" w:hint="eastAsia"/>
              </w:rPr>
            </w:rPrChange>
          </w:rPr>
          <w:delText>备份</w:delText>
        </w:r>
        <w:r w:rsidRPr="00B207B1" w:rsidDel="004E73F7">
          <w:rPr>
            <w:rFonts w:hAnsiTheme="minorEastAsia" w:hint="eastAsia"/>
            <w:rPrChange w:id="2784" w:author="JY0225" w:date="2017-08-24T11:15:00Z">
              <w:rPr>
                <w:rFonts w:ascii="Times New Roman" w:hAnsi="Times New Roman" w:hint="eastAsia"/>
              </w:rPr>
            </w:rPrChange>
          </w:rPr>
          <w:delText>和</w:delText>
        </w:r>
      </w:del>
      <w:r w:rsidRPr="00B207B1">
        <w:rPr>
          <w:rFonts w:hAnsiTheme="minorEastAsia" w:hint="eastAsia"/>
          <w:rPrChange w:id="2785" w:author="JY0225" w:date="2017-08-24T11:15:00Z">
            <w:rPr>
              <w:rFonts w:ascii="Times New Roman" w:hAnsi="Times New Roman" w:hint="eastAsia"/>
            </w:rPr>
          </w:rPrChange>
        </w:rPr>
        <w:t>网络</w:t>
      </w:r>
      <w:r w:rsidRPr="00B207B1">
        <w:rPr>
          <w:rFonts w:hAnsiTheme="minorEastAsia"/>
          <w:rPrChange w:id="2786" w:author="JY0225" w:date="2017-08-24T11:15:00Z">
            <w:rPr>
              <w:rFonts w:ascii="Times New Roman" w:hAnsi="Times New Roman"/>
            </w:rPr>
          </w:rPrChange>
        </w:rPr>
        <w:t>I/O</w:t>
      </w:r>
      <w:r w:rsidRPr="00B207B1">
        <w:rPr>
          <w:rFonts w:hAnsiTheme="minorEastAsia" w:hint="eastAsia"/>
          <w:rPrChange w:id="2787" w:author="JY0225" w:date="2017-08-24T11:15:00Z">
            <w:rPr>
              <w:rFonts w:ascii="Times New Roman" w:hAnsi="Times New Roman" w:hint="eastAsia"/>
            </w:rPr>
          </w:rPrChange>
        </w:rPr>
        <w:t>密集的服务</w:t>
      </w:r>
      <w:del w:id="2788" w:author="微软用户" w:date="2017-08-24T21:48:00Z">
        <w:r w:rsidR="00225142" w:rsidRPr="00B207B1" w:rsidDel="00B97D0E">
          <w:rPr>
            <w:rFonts w:hAnsiTheme="minorEastAsia"/>
            <w:vertAlign w:val="superscript"/>
            <w:rPrChange w:id="2789" w:author="JY0225" w:date="2017-08-24T11:15:00Z">
              <w:rPr>
                <w:vertAlign w:val="superscript"/>
              </w:rPr>
            </w:rPrChange>
          </w:rPr>
          <w:delText>[10]</w:delText>
        </w:r>
      </w:del>
      <w:r w:rsidRPr="00B207B1">
        <w:rPr>
          <w:rFonts w:hAnsiTheme="minorEastAsia" w:hint="eastAsia"/>
          <w:rPrChange w:id="2790" w:author="JY0225" w:date="2017-08-24T11:15:00Z">
            <w:rPr>
              <w:rFonts w:ascii="Times New Roman" w:hAnsi="Times New Roman" w:hint="eastAsia"/>
            </w:rPr>
          </w:rPrChange>
        </w:rPr>
        <w:t>，大量的</w:t>
      </w:r>
      <w:r w:rsidRPr="00B207B1">
        <w:rPr>
          <w:rFonts w:hAnsiTheme="minorEastAsia"/>
          <w:rPrChange w:id="2791" w:author="JY0225" w:date="2017-08-24T11:15:00Z">
            <w:rPr>
              <w:rFonts w:ascii="Times New Roman" w:hAnsi="Times New Roman"/>
            </w:rPr>
          </w:rPrChange>
        </w:rPr>
        <w:t>I/O</w:t>
      </w:r>
      <w:r w:rsidRPr="00B207B1">
        <w:rPr>
          <w:rFonts w:hAnsiTheme="minorEastAsia" w:hint="eastAsia"/>
          <w:rPrChange w:id="2792"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793" w:author="JY0225" w:date="2017-08-24T11:15:00Z">
            <w:rPr>
              <w:rFonts w:ascii="Times New Roman" w:hAnsi="Times New Roman" w:hint="eastAsia"/>
            </w:rPr>
          </w:rPrChange>
        </w:rPr>
        <w:t>备份</w:t>
      </w:r>
      <w:r w:rsidRPr="00B207B1">
        <w:rPr>
          <w:rFonts w:hAnsiTheme="minorEastAsia" w:hint="eastAsia"/>
          <w:rPrChange w:id="2794" w:author="JY0225" w:date="2017-08-24T11:15:00Z">
            <w:rPr>
              <w:rFonts w:ascii="Times New Roman" w:hAnsi="Times New Roman" w:hint="eastAsia"/>
            </w:rPr>
          </w:rPrChange>
        </w:rPr>
        <w:t>空间，并且计算能力普遍过剩。因此，可以通过利用本地</w:t>
      </w:r>
      <w:ins w:id="2795" w:author="Liu, Wu" w:date="2017-08-29T11:05:00Z">
        <w:r w:rsidR="00F87F84" w:rsidRPr="00B207B1">
          <w:rPr>
            <w:rFonts w:hAnsiTheme="minorEastAsia"/>
          </w:rPr>
          <w:t>存储</w:t>
        </w:r>
      </w:ins>
      <w:del w:id="2796" w:author="Liu, Wu" w:date="2017-08-29T11:05:00Z">
        <w:r w:rsidR="00476838" w:rsidRPr="00B207B1" w:rsidDel="00F87F84">
          <w:rPr>
            <w:rFonts w:hAnsiTheme="minorEastAsia" w:hint="eastAsia"/>
            <w:rPrChange w:id="2797" w:author="JY0225" w:date="2017-08-24T11:15:00Z">
              <w:rPr>
                <w:rFonts w:ascii="Times New Roman" w:hAnsi="Times New Roman" w:hint="eastAsia"/>
              </w:rPr>
            </w:rPrChange>
          </w:rPr>
          <w:delText>备份</w:delText>
        </w:r>
      </w:del>
      <w:r w:rsidRPr="00B207B1">
        <w:rPr>
          <w:rFonts w:hAnsiTheme="minorEastAsia" w:hint="eastAsia"/>
          <w:rPrChange w:id="2798" w:author="JY0225" w:date="2017-08-24T11:15:00Z">
            <w:rPr>
              <w:rFonts w:ascii="Times New Roman" w:hAnsi="Times New Roman" w:hint="eastAsia"/>
            </w:rPr>
          </w:rPrChange>
        </w:rPr>
        <w:t>和计算能力，如</w:t>
      </w:r>
      <w:del w:id="2799" w:author="Liu, Wu" w:date="2017-08-29T11:05:00Z">
        <w:r w:rsidRPr="00B207B1" w:rsidDel="00D43145">
          <w:rPr>
            <w:rFonts w:hAnsiTheme="minorEastAsia" w:hint="eastAsia"/>
            <w:rPrChange w:id="2800" w:author="JY0225" w:date="2017-08-24T11:15:00Z">
              <w:rPr>
                <w:rFonts w:ascii="Times New Roman" w:hAnsi="Times New Roman" w:hint="eastAsia"/>
              </w:rPr>
            </w:rPrChange>
          </w:rPr>
          <w:delText>优化</w:delText>
        </w:r>
      </w:del>
      <w:r w:rsidRPr="00B207B1">
        <w:rPr>
          <w:rFonts w:hAnsiTheme="minorEastAsia" w:hint="eastAsia"/>
          <w:rPrChange w:id="2801" w:author="JY0225" w:date="2017-08-24T11:15:00Z">
            <w:rPr>
              <w:rFonts w:ascii="Times New Roman" w:hAnsi="Times New Roman" w:hint="eastAsia"/>
            </w:rPr>
          </w:rPrChange>
        </w:rPr>
        <w:t>本地缓存的利用，</w:t>
      </w:r>
      <w:del w:id="2802" w:author="Liu, Wu" w:date="2017-08-29T11:05:00Z">
        <w:r w:rsidRPr="00B207B1" w:rsidDel="008E722C">
          <w:rPr>
            <w:rFonts w:hAnsiTheme="minorEastAsia" w:hint="eastAsia"/>
            <w:rPrChange w:id="2803" w:author="JY0225" w:date="2017-08-24T11:15:00Z">
              <w:rPr>
                <w:rFonts w:ascii="Times New Roman" w:hAnsi="Times New Roman" w:hint="eastAsia"/>
              </w:rPr>
            </w:rPrChange>
          </w:rPr>
          <w:delText>进一步</w:delText>
        </w:r>
      </w:del>
      <w:r w:rsidRPr="00B207B1">
        <w:rPr>
          <w:rFonts w:hAnsiTheme="minorEastAsia" w:hint="eastAsia"/>
          <w:rPrChange w:id="2804" w:author="JY0225" w:date="2017-08-24T11:15:00Z">
            <w:rPr>
              <w:rFonts w:ascii="Times New Roman" w:hAnsi="Times New Roman" w:hint="eastAsia"/>
            </w:rPr>
          </w:rPrChange>
        </w:rPr>
        <w:t>减少</w:t>
      </w:r>
      <w:r w:rsidRPr="00B207B1">
        <w:rPr>
          <w:rFonts w:hAnsiTheme="minorEastAsia"/>
          <w:rPrChange w:id="2805" w:author="JY0225" w:date="2017-08-24T11:15:00Z">
            <w:rPr>
              <w:rFonts w:ascii="Times New Roman" w:hAnsi="Times New Roman"/>
            </w:rPr>
          </w:rPrChange>
        </w:rPr>
        <w:t>I/O</w:t>
      </w:r>
      <w:ins w:id="2806" w:author="Liu, Wu" w:date="2017-08-29T11:05:00Z">
        <w:r w:rsidR="008E722C" w:rsidRPr="00B207B1">
          <w:rPr>
            <w:rFonts w:hAnsiTheme="minorEastAsia"/>
          </w:rPr>
          <w:t>操作</w:t>
        </w:r>
      </w:ins>
      <w:r w:rsidRPr="00B207B1">
        <w:rPr>
          <w:rFonts w:hAnsiTheme="minorEastAsia" w:hint="eastAsia"/>
          <w:rPrChange w:id="2807" w:author="JY0225" w:date="2017-08-24T11:15:00Z">
            <w:rPr>
              <w:rFonts w:ascii="Times New Roman" w:hAnsi="Times New Roman" w:hint="eastAsia"/>
            </w:rPr>
          </w:rPrChange>
        </w:rPr>
        <w:t>，提高</w:t>
      </w:r>
      <w:ins w:id="2808" w:author="Liu, Wu" w:date="2017-08-29T11:05:00Z">
        <w:r w:rsidR="00EF57C0" w:rsidRPr="00B207B1">
          <w:rPr>
            <w:rFonts w:hAnsiTheme="minorEastAsia"/>
          </w:rPr>
          <w:t>系统</w:t>
        </w:r>
      </w:ins>
      <w:del w:id="2809" w:author="Liu, Wu" w:date="2017-08-29T11:05:00Z">
        <w:r w:rsidRPr="00B207B1" w:rsidDel="00EF57C0">
          <w:rPr>
            <w:rFonts w:hAnsiTheme="minorEastAsia" w:hint="eastAsia"/>
            <w:rPrChange w:id="2810" w:author="JY0225" w:date="2017-08-24T11:15:00Z">
              <w:rPr>
                <w:rFonts w:ascii="Times New Roman" w:hAnsi="Times New Roman" w:hint="eastAsia"/>
              </w:rPr>
            </w:rPrChange>
          </w:rPr>
          <w:delText>服务</w:delText>
        </w:r>
      </w:del>
      <w:r w:rsidRPr="00B207B1">
        <w:rPr>
          <w:rFonts w:hAnsiTheme="minorEastAsia" w:hint="eastAsia"/>
          <w:rPrChange w:id="2811"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812" w:author="JY0225" w:date="2017-08-24T11:15:00Z">
            <w:rPr>
              <w:rFonts w:ascii="Times New Roman" w:hAnsi="Times New Roman"/>
            </w:rPr>
          </w:rPrChange>
        </w:rPr>
      </w:pPr>
      <w:r w:rsidRPr="00B207B1">
        <w:rPr>
          <w:rFonts w:hAnsiTheme="minorEastAsia" w:hint="eastAsia"/>
          <w:rPrChange w:id="2813"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814" w:author="JY0225" w:date="2017-08-24T11:15:00Z">
            <w:rPr>
              <w:rFonts w:ascii="Times New Roman" w:hAnsi="Times New Roman" w:hint="eastAsia"/>
            </w:rPr>
          </w:rPrChange>
        </w:rPr>
        <w:t>文件上传和下载时，</w:t>
      </w:r>
      <w:r w:rsidR="00E13C5C" w:rsidRPr="00B207B1">
        <w:rPr>
          <w:rFonts w:hAnsiTheme="minorEastAsia" w:hint="eastAsia"/>
          <w:rPrChange w:id="2815" w:author="JY0225" w:date="2017-08-24T11:15:00Z">
            <w:rPr>
              <w:rFonts w:ascii="Times New Roman" w:hAnsi="Times New Roman" w:hint="eastAsia"/>
            </w:rPr>
          </w:rPrChange>
        </w:rPr>
        <w:t>首先</w:t>
      </w:r>
      <w:r w:rsidR="005634B5" w:rsidRPr="00B207B1">
        <w:rPr>
          <w:rFonts w:hAnsiTheme="minorEastAsia" w:hint="eastAsia"/>
          <w:rPrChange w:id="2816" w:author="JY0225" w:date="2017-08-24T11:15:00Z">
            <w:rPr>
              <w:rFonts w:ascii="Times New Roman" w:hAnsi="Times New Roman" w:hint="eastAsia"/>
            </w:rPr>
          </w:rPrChange>
        </w:rPr>
        <w:t>将文件</w:t>
      </w:r>
      <w:ins w:id="2817" w:author="Liu, Wu" w:date="2017-08-29T11:06:00Z">
        <w:r w:rsidR="00C0653A" w:rsidRPr="00B207B1">
          <w:rPr>
            <w:rFonts w:hAnsiTheme="minorEastAsia"/>
          </w:rPr>
          <w:t>存储</w:t>
        </w:r>
      </w:ins>
      <w:del w:id="2818" w:author="Liu, Wu" w:date="2017-08-29T11:06:00Z">
        <w:r w:rsidR="00476838" w:rsidRPr="00B207B1" w:rsidDel="00C0653A">
          <w:rPr>
            <w:rFonts w:hAnsiTheme="minorEastAsia" w:hint="eastAsia"/>
            <w:rPrChange w:id="2819" w:author="JY0225" w:date="2017-08-24T11:15:00Z">
              <w:rPr>
                <w:rFonts w:ascii="Times New Roman" w:hAnsi="Times New Roman" w:hint="eastAsia"/>
              </w:rPr>
            </w:rPrChange>
          </w:rPr>
          <w:delText>备份</w:delText>
        </w:r>
      </w:del>
      <w:r w:rsidR="005634B5" w:rsidRPr="00B207B1">
        <w:rPr>
          <w:rFonts w:hAnsiTheme="minorEastAsia" w:hint="eastAsia"/>
          <w:rPrChange w:id="2820"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821" w:author="JY0225" w:date="2017-08-24T11:15:00Z">
            <w:rPr>
              <w:rFonts w:ascii="Times New Roman" w:hAnsi="Times New Roman" w:hint="eastAsia"/>
            </w:rPr>
          </w:rPrChange>
        </w:rPr>
        <w:t>由于客户端</w:t>
      </w:r>
      <w:r w:rsidR="00803F2D" w:rsidRPr="00B207B1">
        <w:rPr>
          <w:rFonts w:hAnsiTheme="minorEastAsia" w:hint="eastAsia"/>
          <w:rPrChange w:id="2822" w:author="JY0225" w:date="2017-08-24T11:15:00Z">
            <w:rPr>
              <w:rFonts w:ascii="Times New Roman" w:hAnsi="Times New Roman" w:hint="eastAsia"/>
            </w:rPr>
          </w:rPrChange>
        </w:rPr>
        <w:t>有</w:t>
      </w:r>
      <w:r w:rsidR="003E7BED" w:rsidRPr="00B207B1">
        <w:rPr>
          <w:rFonts w:hAnsiTheme="minorEastAsia" w:hint="eastAsia"/>
          <w:rPrChange w:id="2823" w:author="JY0225" w:date="2017-08-24T11:15:00Z">
            <w:rPr>
              <w:rFonts w:ascii="Times New Roman" w:hAnsi="Times New Roman" w:hint="eastAsia"/>
            </w:rPr>
          </w:rPrChange>
        </w:rPr>
        <w:t>远程访问</w:t>
      </w:r>
      <w:r w:rsidR="005634B5" w:rsidRPr="00B207B1">
        <w:rPr>
          <w:rFonts w:hAnsiTheme="minorEastAsia" w:hint="eastAsia"/>
          <w:rPrChange w:id="2824" w:author="JY0225" w:date="2017-08-24T11:15:00Z">
            <w:rPr>
              <w:rFonts w:ascii="Times New Roman" w:hAnsi="Times New Roman" w:hint="eastAsia"/>
            </w:rPr>
          </w:rPrChange>
        </w:rPr>
        <w:t>文件的功能，</w:t>
      </w:r>
      <w:r w:rsidR="00742C27" w:rsidRPr="00B207B1">
        <w:rPr>
          <w:rFonts w:hAnsiTheme="minorEastAsia" w:hint="eastAsia"/>
          <w:rPrChange w:id="2825" w:author="JY0225" w:date="2017-08-24T11:15:00Z">
            <w:rPr>
              <w:rFonts w:ascii="Times New Roman" w:hAnsi="Times New Roman" w:hint="eastAsia"/>
            </w:rPr>
          </w:rPrChange>
        </w:rPr>
        <w:t>所以</w:t>
      </w:r>
      <w:r w:rsidR="00294AA1" w:rsidRPr="00B207B1">
        <w:rPr>
          <w:rFonts w:hAnsiTheme="minorEastAsia" w:hint="eastAsia"/>
          <w:rPrChange w:id="2826" w:author="JY0225" w:date="2017-08-24T11:15:00Z">
            <w:rPr>
              <w:rFonts w:ascii="Times New Roman" w:hAnsi="Times New Roman" w:hint="eastAsia"/>
            </w:rPr>
          </w:rPrChange>
        </w:rPr>
        <w:t>用户</w:t>
      </w:r>
      <w:r w:rsidR="004062FB" w:rsidRPr="00B207B1">
        <w:rPr>
          <w:rFonts w:hAnsiTheme="minorEastAsia" w:hint="eastAsia"/>
          <w:rPrChange w:id="2827" w:author="JY0225" w:date="2017-08-24T11:15:00Z">
            <w:rPr>
              <w:rFonts w:ascii="Times New Roman" w:hAnsi="Times New Roman" w:hint="eastAsia"/>
            </w:rPr>
          </w:rPrChange>
        </w:rPr>
        <w:t>可能</w:t>
      </w:r>
      <w:r w:rsidR="005634B5" w:rsidRPr="00B207B1">
        <w:rPr>
          <w:rFonts w:hAnsiTheme="minorEastAsia" w:hint="eastAsia"/>
          <w:rPrChange w:id="2828"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829" w:author="JY0225" w:date="2017-08-24T11:15:00Z">
            <w:rPr>
              <w:rFonts w:ascii="Times New Roman" w:hAnsi="Times New Roman" w:hint="eastAsia"/>
            </w:rPr>
          </w:rPrChange>
        </w:rPr>
        <w:t>该</w:t>
      </w:r>
      <w:r w:rsidR="005634B5" w:rsidRPr="00B207B1">
        <w:rPr>
          <w:rFonts w:hAnsiTheme="minorEastAsia" w:hint="eastAsia"/>
          <w:rPrChange w:id="2830" w:author="JY0225" w:date="2017-08-24T11:15:00Z">
            <w:rPr>
              <w:rFonts w:ascii="Times New Roman" w:hAnsi="Times New Roman" w:hint="eastAsia"/>
            </w:rPr>
          </w:rPrChange>
        </w:rPr>
        <w:t>文件，则是对</w:t>
      </w:r>
      <w:r w:rsidR="001264A1" w:rsidRPr="00B207B1">
        <w:rPr>
          <w:rFonts w:hAnsiTheme="minorEastAsia" w:hint="eastAsia"/>
          <w:rPrChange w:id="2831" w:author="JY0225" w:date="2017-08-24T11:15:00Z">
            <w:rPr>
              <w:rFonts w:ascii="Times New Roman" w:hAnsi="Times New Roman" w:hint="eastAsia"/>
            </w:rPr>
          </w:rPrChange>
        </w:rPr>
        <w:t>网络带宽</w:t>
      </w:r>
      <w:r w:rsidR="005E3E3F" w:rsidRPr="00B207B1">
        <w:rPr>
          <w:rFonts w:hAnsiTheme="minorEastAsia" w:hint="eastAsia"/>
          <w:rPrChange w:id="2832" w:author="JY0225" w:date="2017-08-24T11:15:00Z">
            <w:rPr>
              <w:rFonts w:ascii="Times New Roman" w:hAnsi="Times New Roman" w:hint="eastAsia"/>
            </w:rPr>
          </w:rPrChange>
        </w:rPr>
        <w:t>资源的浪费。因此，</w:t>
      </w:r>
      <w:r w:rsidR="005634B5" w:rsidRPr="00B207B1">
        <w:rPr>
          <w:rFonts w:hAnsiTheme="minorEastAsia" w:hint="eastAsia"/>
          <w:rPrChange w:id="2833" w:author="JY0225" w:date="2017-08-24T11:15:00Z">
            <w:rPr>
              <w:rFonts w:ascii="Times New Roman" w:hAnsi="Times New Roman" w:hint="eastAsia"/>
            </w:rPr>
          </w:rPrChange>
        </w:rPr>
        <w:t>需要高效</w:t>
      </w:r>
      <w:r w:rsidR="001C5B23" w:rsidRPr="00B207B1">
        <w:rPr>
          <w:rFonts w:hAnsiTheme="minorEastAsia" w:hint="eastAsia"/>
          <w:rPrChange w:id="2834" w:author="JY0225" w:date="2017-08-24T11:15:00Z">
            <w:rPr>
              <w:rFonts w:ascii="Times New Roman" w:hAnsi="Times New Roman" w:hint="eastAsia"/>
            </w:rPr>
          </w:rPrChange>
        </w:rPr>
        <w:t>的</w:t>
      </w:r>
      <w:r w:rsidR="005634B5" w:rsidRPr="00B207B1">
        <w:rPr>
          <w:rFonts w:hAnsiTheme="minorEastAsia" w:hint="eastAsia"/>
          <w:rPrChange w:id="2835" w:author="JY0225" w:date="2017-08-24T11:15:00Z">
            <w:rPr>
              <w:rFonts w:ascii="Times New Roman" w:hAnsi="Times New Roman" w:hint="eastAsia"/>
            </w:rPr>
          </w:rPrChange>
        </w:rPr>
        <w:t>临时</w:t>
      </w:r>
      <w:r w:rsidR="00476838" w:rsidRPr="00B207B1">
        <w:rPr>
          <w:rFonts w:hAnsiTheme="minorEastAsia" w:hint="eastAsia"/>
          <w:rPrChange w:id="2836" w:author="JY0225" w:date="2017-08-24T11:15:00Z">
            <w:rPr>
              <w:rFonts w:ascii="Times New Roman" w:hAnsi="Times New Roman" w:hint="eastAsia"/>
            </w:rPr>
          </w:rPrChange>
        </w:rPr>
        <w:t>备份</w:t>
      </w:r>
      <w:r w:rsidR="005634B5" w:rsidRPr="00B207B1">
        <w:rPr>
          <w:rFonts w:hAnsiTheme="minorEastAsia" w:hint="eastAsia"/>
          <w:rPrChange w:id="2837" w:author="JY0225" w:date="2017-08-24T11:15:00Z">
            <w:rPr>
              <w:rFonts w:ascii="Times New Roman" w:hAnsi="Times New Roman" w:hint="eastAsia"/>
            </w:rPr>
          </w:rPrChange>
        </w:rPr>
        <w:t>区域，以降低</w:t>
      </w:r>
      <w:r w:rsidR="00F35525" w:rsidRPr="00B207B1">
        <w:rPr>
          <w:rFonts w:hAnsiTheme="minorEastAsia" w:hint="eastAsia"/>
          <w:rPrChange w:id="2838" w:author="JY0225" w:date="2017-08-24T11:15:00Z">
            <w:rPr>
              <w:rFonts w:ascii="Times New Roman" w:hAnsi="Times New Roman" w:hint="eastAsia"/>
            </w:rPr>
          </w:rPrChange>
        </w:rPr>
        <w:t>下载文件时所需要的</w:t>
      </w:r>
      <w:r w:rsidR="00F35525" w:rsidRPr="00B207B1">
        <w:rPr>
          <w:rFonts w:hAnsiTheme="minorEastAsia"/>
          <w:rPrChange w:id="2839" w:author="JY0225" w:date="2017-08-24T11:15:00Z">
            <w:rPr>
              <w:rFonts w:ascii="Times New Roman" w:hAnsi="Times New Roman"/>
            </w:rPr>
          </w:rPrChange>
        </w:rPr>
        <w:t>I/O</w:t>
      </w:r>
      <w:r w:rsidR="00F35525" w:rsidRPr="00B207B1">
        <w:rPr>
          <w:rFonts w:hAnsiTheme="minorEastAsia" w:hint="eastAsia"/>
          <w:rPrChange w:id="2840" w:author="JY0225" w:date="2017-08-24T11:15:00Z">
            <w:rPr>
              <w:rFonts w:ascii="Times New Roman" w:hAnsi="Times New Roman" w:hint="eastAsia"/>
            </w:rPr>
          </w:rPrChange>
        </w:rPr>
        <w:t>请求</w:t>
      </w:r>
      <w:r w:rsidR="005634B5" w:rsidRPr="00B207B1">
        <w:rPr>
          <w:rFonts w:hAnsiTheme="minorEastAsia" w:hint="eastAsia"/>
          <w:rPrChange w:id="2841" w:author="JY0225" w:date="2017-08-24T11:15:00Z">
            <w:rPr>
              <w:rFonts w:ascii="Times New Roman" w:hAnsi="Times New Roman" w:hint="eastAsia"/>
            </w:rPr>
          </w:rPrChange>
        </w:rPr>
        <w:t>。</w:t>
      </w:r>
      <w:r w:rsidR="008D20B1" w:rsidRPr="00B207B1">
        <w:rPr>
          <w:rFonts w:hAnsiTheme="minorEastAsia" w:hint="eastAsia"/>
          <w:rPrChange w:id="2842"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843" w:author="JY0225" w:date="2017-08-24T11:15:00Z">
            <w:rPr>
              <w:rFonts w:ascii="Times New Roman" w:hAnsi="Times New Roman"/>
            </w:rPr>
          </w:rPrChange>
        </w:rPr>
        <w:t>LRU</w:t>
      </w:r>
      <w:r w:rsidR="008D20B1" w:rsidRPr="00B207B1">
        <w:rPr>
          <w:rFonts w:hAnsiTheme="minorEastAsia" w:hint="eastAsia"/>
          <w:rPrChange w:id="2844" w:author="JY0225" w:date="2017-08-24T11:15:00Z">
            <w:rPr>
              <w:rFonts w:ascii="Times New Roman" w:hAnsi="Times New Roman" w:hint="eastAsia"/>
            </w:rPr>
          </w:rPrChange>
        </w:rPr>
        <w:t>替换策略</w:t>
      </w:r>
      <w:del w:id="2845" w:author="微软用户" w:date="2017-08-24T21:49:00Z">
        <w:r w:rsidR="008B212C" w:rsidRPr="00B207B1" w:rsidDel="00F23ACA">
          <w:rPr>
            <w:rFonts w:hAnsiTheme="minorEastAsia"/>
            <w:vertAlign w:val="superscript"/>
            <w:rPrChange w:id="2846" w:author="JY0225" w:date="2017-08-24T11:15:00Z">
              <w:rPr>
                <w:vertAlign w:val="superscript"/>
              </w:rPr>
            </w:rPrChange>
          </w:rPr>
          <w:delText>[11</w:delText>
        </w:r>
        <w:r w:rsidR="008D20B1" w:rsidRPr="00B207B1" w:rsidDel="00F23ACA">
          <w:rPr>
            <w:rFonts w:hAnsiTheme="minorEastAsia"/>
            <w:vertAlign w:val="superscript"/>
            <w:rPrChange w:id="2847" w:author="JY0225" w:date="2017-08-24T11:15:00Z">
              <w:rPr>
                <w:vertAlign w:val="superscript"/>
              </w:rPr>
            </w:rPrChange>
          </w:rPr>
          <w:delText>]</w:delText>
        </w:r>
      </w:del>
      <w:r w:rsidR="009D5871" w:rsidRPr="00B207B1">
        <w:rPr>
          <w:rFonts w:hAnsiTheme="minorEastAsia" w:hint="eastAsia"/>
          <w:rPrChange w:id="2848"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849" w:author="微软用户" w:date="2017-08-19T21:11:00Z"/>
          <w:rFonts w:hAnsiTheme="minorEastAsia"/>
          <w:rPrChange w:id="2850" w:author="JY0225" w:date="2017-08-24T11:15:00Z">
            <w:rPr>
              <w:del w:id="2851" w:author="微软用户" w:date="2017-08-19T21:11:00Z"/>
              <w:rFonts w:ascii="Times New Roman" w:hAnsi="Times New Roman"/>
            </w:rPr>
          </w:rPrChange>
        </w:rPr>
      </w:pPr>
      <w:r w:rsidRPr="00B207B1">
        <w:rPr>
          <w:rFonts w:hAnsiTheme="minorEastAsia" w:hint="eastAsia"/>
          <w:rPrChange w:id="2852" w:author="JY0225" w:date="2017-08-24T11:15:00Z">
            <w:rPr>
              <w:rFonts w:ascii="Times New Roman" w:hAnsi="Times New Roman" w:hint="eastAsia"/>
            </w:rPr>
          </w:rPrChange>
        </w:rPr>
        <w:t>此外，</w:t>
      </w:r>
      <w:r w:rsidR="00E75C33" w:rsidRPr="00B207B1">
        <w:rPr>
          <w:rFonts w:hAnsiTheme="minorEastAsia"/>
          <w:rPrChange w:id="2853" w:author="JY0225" w:date="2017-08-24T11:15:00Z">
            <w:rPr>
              <w:rFonts w:ascii="Times New Roman" w:hAnsi="Times New Roman"/>
            </w:rPr>
          </w:rPrChange>
        </w:rPr>
        <w:t xml:space="preserve"> </w:t>
      </w:r>
      <w:r w:rsidR="00117E62" w:rsidRPr="00B207B1">
        <w:rPr>
          <w:rFonts w:hAnsiTheme="minorEastAsia" w:hint="eastAsia"/>
          <w:rPrChange w:id="2854" w:author="JY0225" w:date="2017-08-24T11:15:00Z">
            <w:rPr>
              <w:rFonts w:ascii="Times New Roman" w:hAnsi="Times New Roman" w:hint="eastAsia"/>
            </w:rPr>
          </w:rPrChange>
        </w:rPr>
        <w:t>同一个用户</w:t>
      </w:r>
      <w:r w:rsidR="00370758" w:rsidRPr="00B207B1">
        <w:rPr>
          <w:rFonts w:hAnsiTheme="minorEastAsia" w:hint="eastAsia"/>
          <w:rPrChange w:id="2855" w:author="JY0225" w:date="2017-08-24T11:15:00Z">
            <w:rPr>
              <w:rFonts w:ascii="Times New Roman" w:hAnsi="Times New Roman" w:hint="eastAsia"/>
            </w:rPr>
          </w:rPrChange>
        </w:rPr>
        <w:t>备份数据时会有相同的文件。</w:t>
      </w:r>
      <w:r w:rsidR="005634B5" w:rsidRPr="00B207B1">
        <w:rPr>
          <w:rFonts w:hAnsiTheme="minorEastAsia" w:hint="eastAsia"/>
          <w:rPrChange w:id="2856" w:author="JY0225" w:date="2017-08-24T11:15:00Z">
            <w:rPr>
              <w:rFonts w:ascii="Times New Roman" w:hAnsi="Times New Roman" w:hint="eastAsia"/>
            </w:rPr>
          </w:rPrChange>
        </w:rPr>
        <w:t>在上传文件时，</w:t>
      </w:r>
      <w:r w:rsidR="00E75C33" w:rsidRPr="00B207B1">
        <w:rPr>
          <w:rFonts w:hAnsiTheme="minorEastAsia" w:hint="eastAsia"/>
          <w:rPrChange w:id="2857" w:author="JY0225" w:date="2017-08-24T11:15:00Z">
            <w:rPr>
              <w:rFonts w:ascii="Times New Roman" w:hAnsi="Times New Roman" w:hint="eastAsia"/>
            </w:rPr>
          </w:rPrChange>
        </w:rPr>
        <w:t>同一用户的相同文件</w:t>
      </w:r>
      <w:r w:rsidR="00FC3668" w:rsidRPr="00B207B1">
        <w:rPr>
          <w:rFonts w:hAnsiTheme="minorEastAsia" w:hint="eastAsia"/>
          <w:rPrChange w:id="2858" w:author="JY0225" w:date="2017-08-24T11:15:00Z">
            <w:rPr>
              <w:rFonts w:ascii="Times New Roman" w:hAnsi="Times New Roman" w:hint="eastAsia"/>
            </w:rPr>
          </w:rPrChange>
        </w:rPr>
        <w:t>是</w:t>
      </w:r>
      <w:r w:rsidR="00E75C33" w:rsidRPr="00B207B1">
        <w:rPr>
          <w:rFonts w:hAnsiTheme="minorEastAsia" w:hint="eastAsia"/>
          <w:rPrChange w:id="2859" w:author="JY0225" w:date="2017-08-24T11:15:00Z">
            <w:rPr>
              <w:rFonts w:ascii="Times New Roman" w:hAnsi="Times New Roman" w:hint="eastAsia"/>
            </w:rPr>
          </w:rPrChange>
        </w:rPr>
        <w:t>可以复用的，</w:t>
      </w:r>
      <w:r w:rsidR="005F132B" w:rsidRPr="00B207B1">
        <w:rPr>
          <w:rFonts w:hAnsiTheme="minorEastAsia" w:hint="eastAsia"/>
          <w:rPrChange w:id="2860"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861" w:author="JY0225" w:date="2017-08-24T11:15:00Z">
            <w:rPr>
              <w:rFonts w:ascii="Times New Roman" w:hAnsi="Times New Roman" w:hint="eastAsia"/>
            </w:rPr>
          </w:rPrChange>
        </w:rPr>
        <w:t>直接在服务器操作，</w:t>
      </w:r>
      <w:r w:rsidR="00A6719A" w:rsidRPr="00B207B1">
        <w:rPr>
          <w:rFonts w:hAnsiTheme="minorEastAsia" w:hint="eastAsia"/>
          <w:rPrChange w:id="2862"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863" w:author="JY0225" w:date="2017-08-24T11:15:00Z">
            <w:rPr>
              <w:rFonts w:ascii="Times New Roman" w:hAnsi="Times New Roman" w:hint="eastAsia"/>
            </w:rPr>
          </w:rPrChange>
        </w:rPr>
        <w:t>“</w:t>
      </w:r>
      <w:r w:rsidR="00A6719A" w:rsidRPr="00B207B1">
        <w:rPr>
          <w:rFonts w:hAnsiTheme="minorEastAsia" w:hint="eastAsia"/>
          <w:rPrChange w:id="2864" w:author="JY0225" w:date="2017-08-24T11:15:00Z">
            <w:rPr>
              <w:rFonts w:ascii="Times New Roman" w:hAnsi="Times New Roman" w:hint="eastAsia"/>
            </w:rPr>
          </w:rPrChange>
        </w:rPr>
        <w:t>秒传</w:t>
      </w:r>
      <w:r w:rsidR="00B0053E" w:rsidRPr="00B207B1">
        <w:rPr>
          <w:rFonts w:hAnsiTheme="minorEastAsia" w:hint="eastAsia"/>
          <w:rPrChange w:id="2865" w:author="JY0225" w:date="2017-08-24T11:15:00Z">
            <w:rPr>
              <w:rFonts w:ascii="Times New Roman" w:hAnsi="Times New Roman" w:hint="eastAsia"/>
            </w:rPr>
          </w:rPrChange>
        </w:rPr>
        <w:t>”</w:t>
      </w:r>
      <w:r w:rsidR="00A6719A" w:rsidRPr="00B207B1">
        <w:rPr>
          <w:rFonts w:hAnsiTheme="minorEastAsia" w:hint="eastAsia"/>
          <w:rPrChange w:id="2866" w:author="JY0225" w:date="2017-08-24T11:15:00Z">
            <w:rPr>
              <w:rFonts w:ascii="Times New Roman" w:hAnsi="Times New Roman" w:hint="eastAsia"/>
            </w:rPr>
          </w:rPrChange>
        </w:rPr>
        <w:t>功能</w:t>
      </w:r>
      <w:r w:rsidR="005634B5" w:rsidRPr="00B207B1">
        <w:rPr>
          <w:rFonts w:hAnsiTheme="minorEastAsia" w:hint="eastAsia"/>
          <w:rPrChange w:id="2867" w:author="JY0225" w:date="2017-08-24T11:15:00Z">
            <w:rPr>
              <w:rFonts w:ascii="Times New Roman" w:hAnsi="Times New Roman" w:hint="eastAsia"/>
            </w:rPr>
          </w:rPrChange>
        </w:rPr>
        <w:t>。</w:t>
      </w:r>
      <w:r w:rsidR="00E341BC" w:rsidRPr="00B207B1">
        <w:rPr>
          <w:rFonts w:hAnsiTheme="minorEastAsia" w:hint="eastAsia"/>
          <w:rPrChange w:id="2868" w:author="JY0225" w:date="2017-08-24T11:15:00Z">
            <w:rPr>
              <w:rFonts w:ascii="Times New Roman" w:hAnsi="Times New Roman" w:hint="eastAsia"/>
            </w:rPr>
          </w:rPrChange>
        </w:rPr>
        <w:t>图</w:t>
      </w:r>
      <w:r w:rsidR="00E341BC" w:rsidRPr="00B207B1">
        <w:rPr>
          <w:rFonts w:hAnsiTheme="minorEastAsia"/>
          <w:rPrChange w:id="2869" w:author="JY0225" w:date="2017-08-24T11:15:00Z">
            <w:rPr>
              <w:rFonts w:ascii="Times New Roman" w:hAnsi="Times New Roman"/>
            </w:rPr>
          </w:rPrChange>
        </w:rPr>
        <w:t xml:space="preserve">3-2 </w:t>
      </w:r>
      <w:r w:rsidR="00E341BC" w:rsidRPr="00B207B1">
        <w:rPr>
          <w:rFonts w:hAnsiTheme="minorEastAsia" w:hint="eastAsia"/>
          <w:rPrChange w:id="2870" w:author="JY0225" w:date="2017-08-24T11:15:00Z">
            <w:rPr>
              <w:rFonts w:ascii="Times New Roman" w:hAnsi="Times New Roman" w:hint="eastAsia"/>
            </w:rPr>
          </w:rPrChange>
        </w:rPr>
        <w:t>详细描述</w:t>
      </w:r>
      <w:r w:rsidR="00E341BC" w:rsidRPr="00B207B1">
        <w:rPr>
          <w:rFonts w:hAnsiTheme="minorEastAsia" w:hint="eastAsia"/>
          <w:rPrChange w:id="2871"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872" w:author="JY0225" w:date="2017-08-24T11:15:00Z">
            <w:rPr>
              <w:rFonts w:ascii="Times New Roman" w:hAnsi="Times New Roman"/>
            </w:rPr>
          </w:rPrChange>
        </w:rPr>
      </w:pPr>
      <w:del w:id="2873" w:author="微软用户" w:date="2017-08-19T21:10:00Z">
        <w:r w:rsidRPr="00B207B1" w:rsidDel="00636DC8">
          <w:rPr>
            <w:rFonts w:hAnsiTheme="minorEastAsia"/>
            <w:noProof/>
            <w:rPrChange w:id="2874"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875" w:name="_Toc491952436"/>
      <w:r w:rsidRPr="00B207B1">
        <w:t>3</w:t>
      </w:r>
      <w:r w:rsidR="00CB54DF" w:rsidRPr="00B207B1">
        <w:t>.</w:t>
      </w:r>
      <w:ins w:id="2876" w:author="JY0225" w:date="2017-08-23T14:05:00Z">
        <w:r w:rsidR="001E3CF9" w:rsidRPr="00B207B1">
          <w:t>2</w:t>
        </w:r>
      </w:ins>
      <w:del w:id="2877"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875"/>
    </w:p>
    <w:p w14:paraId="6E70CE7F" w14:textId="1C723F6E" w:rsidR="009A4001" w:rsidRDefault="00DB36F7" w:rsidP="00903A80">
      <w:pPr>
        <w:jc w:val="center"/>
        <w:rPr>
          <w:rFonts w:hAnsiTheme="minorEastAsia"/>
        </w:rPr>
      </w:pPr>
      <w:ins w:id="2878"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65704103"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879" w:author="JY0225" w:date="2017-08-24T11:15:00Z">
            <w:rPr>
              <w:rFonts w:ascii="Times New Roman" w:hAnsi="Times New Roman"/>
            </w:rPr>
          </w:rPrChange>
        </w:rPr>
      </w:pPr>
      <w:r w:rsidRPr="00B207B1">
        <w:rPr>
          <w:rFonts w:hAnsiTheme="minorEastAsia" w:hint="eastAsia"/>
          <w:rPrChange w:id="2880" w:author="JY0225" w:date="2017-08-24T11:15:00Z">
            <w:rPr>
              <w:rFonts w:ascii="Times New Roman" w:hAnsi="Times New Roman" w:hint="eastAsia"/>
            </w:rPr>
          </w:rPrChange>
        </w:rPr>
        <w:t>作为中间件，其主要的目标</w:t>
      </w:r>
      <w:r w:rsidR="00C00056" w:rsidRPr="00B207B1">
        <w:rPr>
          <w:rFonts w:hAnsiTheme="minorEastAsia" w:hint="eastAsia"/>
          <w:rPrChange w:id="2881" w:author="JY0225" w:date="2017-08-24T11:15:00Z">
            <w:rPr>
              <w:rFonts w:ascii="Times New Roman" w:hAnsi="Times New Roman" w:hint="eastAsia"/>
            </w:rPr>
          </w:rPrChange>
        </w:rPr>
        <w:t>之一</w:t>
      </w:r>
      <w:r w:rsidRPr="00B207B1">
        <w:rPr>
          <w:rFonts w:hAnsiTheme="minorEastAsia" w:hint="eastAsia"/>
          <w:rPrChange w:id="2882" w:author="JY0225" w:date="2017-08-24T11:15:00Z">
            <w:rPr>
              <w:rFonts w:ascii="Times New Roman" w:hAnsi="Times New Roman" w:hint="eastAsia"/>
            </w:rPr>
          </w:rPrChange>
        </w:rPr>
        <w:t>是完成不同客户端和服务</w:t>
      </w:r>
      <w:r w:rsidR="00280BC0" w:rsidRPr="00B207B1">
        <w:rPr>
          <w:rFonts w:hAnsiTheme="minorEastAsia" w:hint="eastAsia"/>
          <w:rPrChange w:id="2883" w:author="JY0225" w:date="2017-08-24T11:15:00Z">
            <w:rPr>
              <w:rFonts w:ascii="Times New Roman" w:hAnsi="Times New Roman" w:hint="eastAsia"/>
            </w:rPr>
          </w:rPrChange>
        </w:rPr>
        <w:t>器</w:t>
      </w:r>
      <w:r w:rsidRPr="00B207B1">
        <w:rPr>
          <w:rFonts w:hAnsiTheme="minorEastAsia" w:hint="eastAsia"/>
          <w:rPrChange w:id="2884" w:author="JY0225" w:date="2017-08-24T11:15:00Z">
            <w:rPr>
              <w:rFonts w:ascii="Times New Roman" w:hAnsi="Times New Roman" w:hint="eastAsia"/>
            </w:rPr>
          </w:rPrChange>
        </w:rPr>
        <w:t>之间的适配</w:t>
      </w:r>
      <w:r w:rsidR="007534DB" w:rsidRPr="00B207B1">
        <w:rPr>
          <w:rFonts w:hAnsiTheme="minorEastAsia" w:hint="eastAsia"/>
          <w:rPrChange w:id="2885" w:author="JY0225" w:date="2017-08-24T11:15:00Z">
            <w:rPr>
              <w:rFonts w:ascii="Times New Roman" w:hAnsi="Times New Roman" w:hint="eastAsia"/>
            </w:rPr>
          </w:rPrChange>
        </w:rPr>
        <w:t>，以使平台具备一定的可扩展性</w:t>
      </w:r>
      <w:r w:rsidRPr="00B207B1">
        <w:rPr>
          <w:rFonts w:hAnsiTheme="minorEastAsia" w:hint="eastAsia"/>
          <w:rPrChange w:id="2886" w:author="JY0225" w:date="2017-08-24T11:15:00Z">
            <w:rPr>
              <w:rFonts w:ascii="Times New Roman" w:hAnsi="Times New Roman" w:hint="eastAsia"/>
            </w:rPr>
          </w:rPrChange>
        </w:rPr>
        <w:t>。由于</w:t>
      </w:r>
      <w:r w:rsidR="007D0F04" w:rsidRPr="00B207B1">
        <w:rPr>
          <w:rFonts w:hAnsiTheme="minorEastAsia" w:hint="eastAsia"/>
          <w:rPrChange w:id="2887"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888" w:author="JY0225" w:date="2017-08-24T11:15:00Z">
            <w:rPr>
              <w:rFonts w:ascii="Times New Roman" w:hAnsi="Times New Roman" w:hint="eastAsia"/>
            </w:rPr>
          </w:rPrChange>
        </w:rPr>
        <w:t>不同客户端在</w:t>
      </w:r>
      <w:r w:rsidRPr="00B207B1">
        <w:rPr>
          <w:rFonts w:hAnsiTheme="minorEastAsia" w:hint="eastAsia"/>
          <w:rPrChange w:id="2889" w:author="JY0225" w:date="2017-08-24T11:15:00Z">
            <w:rPr>
              <w:rFonts w:ascii="Times New Roman" w:hAnsi="Times New Roman" w:hint="eastAsia"/>
            </w:rPr>
          </w:rPrChange>
        </w:rPr>
        <w:t>设计时考虑的情形和目标不一样，客户端和服务端通常会定义不同的接口，导致服务器和客户端</w:t>
      </w:r>
      <w:ins w:id="2890" w:author="Liu, Wu" w:date="2017-08-29T11:09:00Z">
        <w:r w:rsidR="000D7B9B" w:rsidRPr="00B207B1">
          <w:rPr>
            <w:rFonts w:hAnsiTheme="minorEastAsia" w:hint="eastAsia"/>
          </w:rPr>
          <w:t>之间请求</w:t>
        </w:r>
      </w:ins>
      <w:r w:rsidRPr="00B207B1">
        <w:rPr>
          <w:rFonts w:hAnsiTheme="minorEastAsia" w:hint="eastAsia"/>
          <w:rPrChange w:id="2891"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892" w:author="JY0225" w:date="2017-08-24T11:15:00Z">
            <w:rPr>
              <w:rFonts w:ascii="Times New Roman" w:hAnsi="Times New Roman"/>
            </w:rPr>
          </w:rPrChange>
        </w:rPr>
      </w:pPr>
      <w:r w:rsidRPr="00B207B1">
        <w:rPr>
          <w:rFonts w:hAnsiTheme="minorEastAsia" w:hint="eastAsia"/>
          <w:rPrChange w:id="2893"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894" w:author="JY0225" w:date="2017-08-24T11:15:00Z">
            <w:rPr>
              <w:rFonts w:ascii="Times New Roman" w:hAnsi="Times New Roman" w:hint="eastAsia"/>
            </w:rPr>
          </w:rPrChange>
        </w:rPr>
        <w:t>通过中间件</w:t>
      </w:r>
      <w:r w:rsidR="00B50F28" w:rsidRPr="00B207B1">
        <w:rPr>
          <w:rFonts w:hAnsiTheme="minorEastAsia" w:hint="eastAsia"/>
          <w:rPrChange w:id="2895" w:author="JY0225" w:date="2017-08-24T11:15:00Z">
            <w:rPr>
              <w:rFonts w:ascii="Times New Roman" w:hAnsi="Times New Roman" w:hint="eastAsia"/>
            </w:rPr>
          </w:rPrChange>
        </w:rPr>
        <w:t>来对</w:t>
      </w:r>
      <w:ins w:id="2896" w:author="Liu, Wu" w:date="2017-08-29T11:09:00Z">
        <w:r w:rsidR="002A72CE" w:rsidRPr="00B207B1">
          <w:rPr>
            <w:rFonts w:hAnsiTheme="minorEastAsia"/>
          </w:rPr>
          <w:t>请求的形式</w:t>
        </w:r>
      </w:ins>
      <w:del w:id="2897" w:author="Liu, Wu" w:date="2017-08-29T11:09:00Z">
        <w:r w:rsidR="00B50F28" w:rsidRPr="00B207B1" w:rsidDel="002A72CE">
          <w:rPr>
            <w:rFonts w:hAnsiTheme="minorEastAsia" w:hint="eastAsia"/>
            <w:rPrChange w:id="2898" w:author="JY0225" w:date="2017-08-24T11:15:00Z">
              <w:rPr>
                <w:rFonts w:ascii="Times New Roman" w:hAnsi="Times New Roman" w:hint="eastAsia"/>
              </w:rPr>
            </w:rPrChange>
          </w:rPr>
          <w:delText>双方的调用方式</w:delText>
        </w:r>
      </w:del>
      <w:r w:rsidR="00B50F28" w:rsidRPr="00B207B1">
        <w:rPr>
          <w:rFonts w:hAnsiTheme="minorEastAsia" w:hint="eastAsia"/>
          <w:rPrChange w:id="2899" w:author="JY0225" w:date="2017-08-24T11:15:00Z">
            <w:rPr>
              <w:rFonts w:ascii="Times New Roman" w:hAnsi="Times New Roman" w:hint="eastAsia"/>
            </w:rPr>
          </w:rPrChange>
        </w:rPr>
        <w:t>进行转换，</w:t>
      </w:r>
      <w:r w:rsidRPr="00B207B1">
        <w:rPr>
          <w:rFonts w:hAnsiTheme="minorEastAsia" w:hint="eastAsia"/>
          <w:rPrChange w:id="2900"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901" w:author="JY0225" w:date="2017-08-24T11:15:00Z">
            <w:rPr>
              <w:rFonts w:ascii="Times New Roman" w:hAnsi="Times New Roman"/>
            </w:rPr>
          </w:rPrChange>
        </w:rPr>
        <w:pPrChange w:id="2902"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3"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904" w:author="JY0225" w:date="2017-08-24T11:15:00Z">
            <w:rPr>
              <w:rFonts w:ascii="Times New Roman" w:hAnsi="Times New Roman"/>
            </w:rPr>
          </w:rPrChange>
        </w:rPr>
        <w:pPrChange w:id="2905"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6"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907"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908" w:author="JY0225" w:date="2017-08-24T11:15:00Z">
            <w:rPr>
              <w:rFonts w:ascii="Times New Roman" w:hAnsi="Times New Roman"/>
            </w:rPr>
          </w:rPrChange>
        </w:rPr>
      </w:pPr>
      <w:r w:rsidRPr="00B207B1">
        <w:rPr>
          <w:rFonts w:hAnsiTheme="minorEastAsia" w:hint="eastAsia"/>
          <w:rPrChange w:id="2909"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910" w:author="JY0225" w:date="2017-08-24T11:15:00Z">
            <w:rPr>
              <w:rFonts w:ascii="Times New Roman" w:hAnsi="Times New Roman" w:hint="eastAsia"/>
            </w:rPr>
          </w:rPrChange>
        </w:rPr>
        <w:t>在这里，本文</w:t>
      </w:r>
      <w:r w:rsidR="003F7731" w:rsidRPr="00B207B1">
        <w:rPr>
          <w:rFonts w:hAnsiTheme="minorEastAsia" w:hint="eastAsia"/>
          <w:rPrChange w:id="2911"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912" w:author="微软用户" w:date="2017-08-19T21:01:00Z"/>
          <w:rFonts w:hAnsiTheme="minorEastAsia"/>
          <w:rPrChange w:id="2913" w:author="JY0225" w:date="2017-08-24T11:15:00Z">
            <w:rPr>
              <w:del w:id="2914" w:author="微软用户" w:date="2017-08-19T21:01:00Z"/>
              <w:rFonts w:ascii="Times New Roman" w:hAnsi="Times New Roman"/>
            </w:rPr>
          </w:rPrChange>
        </w:rPr>
      </w:pPr>
      <w:r w:rsidRPr="00B207B1">
        <w:rPr>
          <w:rFonts w:hAnsiTheme="minorEastAsia" w:hint="eastAsia"/>
          <w:rPrChange w:id="2915"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916"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917" w:author="JY0225" w:date="2017-08-24T11:15:00Z">
            <w:rPr>
              <w:rFonts w:ascii="Times New Roman" w:hAnsi="Times New Roman" w:hint="eastAsia"/>
            </w:rPr>
          </w:rPrChange>
        </w:rPr>
        <w:t>。</w:t>
      </w:r>
      <w:r w:rsidR="00EA04F9" w:rsidRPr="00B207B1">
        <w:rPr>
          <w:rFonts w:hAnsiTheme="minorEastAsia" w:hint="eastAsia"/>
          <w:rPrChange w:id="2918" w:author="JY0225" w:date="2017-08-24T11:15:00Z">
            <w:rPr>
              <w:rFonts w:ascii="Times New Roman" w:hAnsi="Times New Roman" w:hint="eastAsia"/>
            </w:rPr>
          </w:rPrChange>
        </w:rPr>
        <w:t>同时，由于目前版本的中间件只有</w:t>
      </w:r>
      <w:r w:rsidR="00EA04F9" w:rsidRPr="00B207B1">
        <w:rPr>
          <w:rFonts w:hAnsiTheme="minorEastAsia"/>
          <w:rPrChange w:id="2919" w:author="JY0225" w:date="2017-08-24T11:15:00Z">
            <w:rPr>
              <w:rFonts w:ascii="Times New Roman" w:hAnsi="Times New Roman"/>
            </w:rPr>
          </w:rPrChange>
        </w:rPr>
        <w:t>CLI</w:t>
      </w:r>
      <w:r w:rsidR="00D711C2" w:rsidRPr="00B207B1">
        <w:rPr>
          <w:rFonts w:hAnsiTheme="minorEastAsia" w:hint="eastAsia"/>
          <w:rPrChange w:id="2920" w:author="JY0225" w:date="2017-08-24T11:15:00Z">
            <w:rPr>
              <w:rFonts w:ascii="Times New Roman" w:hAnsi="Times New Roman" w:hint="eastAsia"/>
            </w:rPr>
          </w:rPrChange>
        </w:rPr>
        <w:t>一个客户端，因此还</w:t>
      </w:r>
      <w:r w:rsidR="00EA04F9" w:rsidRPr="00B207B1">
        <w:rPr>
          <w:rFonts w:hAnsiTheme="minorEastAsia" w:hint="eastAsia"/>
          <w:rPrChange w:id="2921" w:author="JY0225" w:date="2017-08-24T11:15:00Z">
            <w:rPr>
              <w:rFonts w:ascii="Times New Roman" w:hAnsi="Times New Roman" w:hint="eastAsia"/>
            </w:rPr>
          </w:rPrChange>
        </w:rPr>
        <w:t>需要开发</w:t>
      </w:r>
      <w:r w:rsidR="004B7DBE" w:rsidRPr="00B207B1">
        <w:rPr>
          <w:rFonts w:hAnsiTheme="minorEastAsia" w:hint="eastAsia"/>
          <w:rPrChange w:id="2922" w:author="JY0225" w:date="2017-08-24T11:15:00Z">
            <w:rPr>
              <w:rFonts w:ascii="Times New Roman" w:hAnsi="Times New Roman" w:hint="eastAsia"/>
            </w:rPr>
          </w:rPrChange>
        </w:rPr>
        <w:t>其他类型的客户端</w:t>
      </w:r>
      <w:r w:rsidR="00555D53" w:rsidRPr="00B207B1">
        <w:rPr>
          <w:rFonts w:hAnsiTheme="minorEastAsia" w:hint="eastAsia"/>
          <w:rPrChange w:id="2923" w:author="JY0225" w:date="2017-08-24T11:15:00Z">
            <w:rPr>
              <w:rFonts w:ascii="Times New Roman" w:hAnsi="Times New Roman" w:hint="eastAsia"/>
            </w:rPr>
          </w:rPrChange>
        </w:rPr>
        <w:t>来</w:t>
      </w:r>
      <w:r w:rsidR="004B7DBE" w:rsidRPr="00B207B1">
        <w:rPr>
          <w:rFonts w:hAnsiTheme="minorEastAsia" w:hint="eastAsia"/>
          <w:rPrChange w:id="2924" w:author="JY0225" w:date="2017-08-24T11:15:00Z">
            <w:rPr>
              <w:rFonts w:ascii="Times New Roman" w:hAnsi="Times New Roman" w:hint="eastAsia"/>
            </w:rPr>
          </w:rPrChange>
        </w:rPr>
        <w:t>支撑多应用适配</w:t>
      </w:r>
      <w:r w:rsidR="008D61A3" w:rsidRPr="00B207B1">
        <w:rPr>
          <w:rFonts w:hAnsiTheme="minorEastAsia" w:hint="eastAsia"/>
          <w:rPrChange w:id="2925" w:author="JY0225" w:date="2017-08-24T11:15:00Z">
            <w:rPr>
              <w:rFonts w:ascii="Times New Roman" w:hAnsi="Times New Roman" w:hint="eastAsia"/>
            </w:rPr>
          </w:rPrChange>
        </w:rPr>
        <w:t>，</w:t>
      </w:r>
      <w:r w:rsidR="00F534CC" w:rsidRPr="00B207B1">
        <w:rPr>
          <w:rFonts w:hAnsiTheme="minorEastAsia" w:hint="eastAsia"/>
          <w:rPrChange w:id="2926" w:author="JY0225" w:date="2017-08-24T11:15:00Z">
            <w:rPr>
              <w:rFonts w:ascii="Times New Roman" w:hAnsi="Times New Roman" w:hint="eastAsia"/>
            </w:rPr>
          </w:rPrChange>
        </w:rPr>
        <w:t>本文</w:t>
      </w:r>
      <w:r w:rsidR="00F715AE" w:rsidRPr="00B207B1">
        <w:rPr>
          <w:rFonts w:hAnsiTheme="minorEastAsia" w:hint="eastAsia"/>
          <w:rPrChange w:id="2927" w:author="JY0225" w:date="2017-08-24T11:15:00Z">
            <w:rPr>
              <w:rFonts w:ascii="Times New Roman" w:hAnsi="Times New Roman" w:hint="eastAsia"/>
            </w:rPr>
          </w:rPrChange>
        </w:rPr>
        <w:t>选择了开发基于</w:t>
      </w:r>
      <w:r w:rsidR="006707F9" w:rsidRPr="00B207B1">
        <w:rPr>
          <w:rFonts w:hAnsiTheme="minorEastAsia"/>
          <w:rPrChange w:id="2928" w:author="JY0225" w:date="2017-08-24T11:15:00Z">
            <w:rPr>
              <w:rFonts w:ascii="Times New Roman" w:hAnsi="Times New Roman"/>
            </w:rPr>
          </w:rPrChange>
        </w:rPr>
        <w:t>Firefox</w:t>
      </w:r>
      <w:r w:rsidR="00F715AE" w:rsidRPr="00B207B1">
        <w:rPr>
          <w:rFonts w:hAnsiTheme="minorEastAsia" w:hint="eastAsia"/>
          <w:rPrChange w:id="2929" w:author="JY0225" w:date="2017-08-24T11:15:00Z">
            <w:rPr>
              <w:rFonts w:ascii="Times New Roman" w:hAnsi="Times New Roman" w:hint="eastAsia"/>
            </w:rPr>
          </w:rPrChange>
        </w:rPr>
        <w:t>浏览器的</w:t>
      </w:r>
      <w:r w:rsidR="002E5718" w:rsidRPr="00B207B1">
        <w:rPr>
          <w:rFonts w:hAnsiTheme="minorEastAsia" w:hint="eastAsia"/>
          <w:rPrChange w:id="2930" w:author="JY0225" w:date="2017-08-24T11:15:00Z">
            <w:rPr>
              <w:rFonts w:ascii="Times New Roman" w:hAnsi="Times New Roman" w:hint="eastAsia"/>
            </w:rPr>
          </w:rPrChange>
        </w:rPr>
        <w:t>扩展</w:t>
      </w:r>
      <w:ins w:id="2931" w:author="Liu, Wu" w:date="2017-08-29T11:10:00Z">
        <w:r w:rsidR="009F54F8" w:rsidRPr="00B207B1">
          <w:rPr>
            <w:rFonts w:hAnsiTheme="minorEastAsia" w:hint="eastAsia"/>
          </w:rPr>
          <w:t>应用</w:t>
        </w:r>
      </w:ins>
      <w:r w:rsidR="00F715AE" w:rsidRPr="00B207B1">
        <w:rPr>
          <w:rFonts w:hAnsiTheme="minorEastAsia" w:hint="eastAsia"/>
          <w:rPrChange w:id="2932" w:author="JY0225" w:date="2017-08-24T11:15:00Z">
            <w:rPr>
              <w:rFonts w:ascii="Times New Roman" w:hAnsi="Times New Roman" w:hint="eastAsia"/>
            </w:rPr>
          </w:rPrChange>
        </w:rPr>
        <w:t>和</w:t>
      </w:r>
      <w:r w:rsidR="00F715AE" w:rsidRPr="00B207B1">
        <w:rPr>
          <w:rFonts w:hAnsiTheme="minorEastAsia"/>
          <w:rPrChange w:id="2933" w:author="JY0225" w:date="2017-08-24T11:15:00Z">
            <w:rPr>
              <w:rFonts w:ascii="Times New Roman" w:hAnsi="Times New Roman"/>
            </w:rPr>
          </w:rPrChange>
        </w:rPr>
        <w:t>Java SDK</w:t>
      </w:r>
      <w:r w:rsidR="009C0290" w:rsidRPr="00B207B1">
        <w:rPr>
          <w:rFonts w:hAnsiTheme="minorEastAsia" w:hint="eastAsia"/>
          <w:rPrChange w:id="2934" w:author="JY0225" w:date="2017-08-24T11:15:00Z">
            <w:rPr>
              <w:rFonts w:ascii="Times New Roman" w:hAnsi="Times New Roman" w:hint="eastAsia"/>
            </w:rPr>
          </w:rPrChange>
        </w:rPr>
        <w:t>开发工具。</w:t>
      </w:r>
      <w:r w:rsidR="00A075A7" w:rsidRPr="00B207B1">
        <w:rPr>
          <w:rFonts w:hAnsiTheme="minorEastAsia" w:hint="eastAsia"/>
          <w:rPrChange w:id="2935" w:author="JY0225" w:date="2017-08-24T11:15:00Z">
            <w:rPr>
              <w:rFonts w:ascii="Times New Roman" w:hAnsi="Times New Roman" w:hint="eastAsia"/>
            </w:rPr>
          </w:rPrChange>
        </w:rPr>
        <w:t>图</w:t>
      </w:r>
      <w:r w:rsidR="00A075A7" w:rsidRPr="00B207B1">
        <w:rPr>
          <w:rFonts w:hAnsiTheme="minorEastAsia"/>
          <w:rPrChange w:id="2936" w:author="JY0225" w:date="2017-08-24T11:15:00Z">
            <w:rPr>
              <w:rFonts w:ascii="Times New Roman" w:hAnsi="Times New Roman"/>
            </w:rPr>
          </w:rPrChange>
        </w:rPr>
        <w:t>3-4</w:t>
      </w:r>
      <w:r w:rsidR="00A075A7" w:rsidRPr="00B207B1">
        <w:rPr>
          <w:rFonts w:hAnsiTheme="minorEastAsia" w:hint="eastAsia"/>
          <w:rPrChange w:id="2937" w:author="JY0225" w:date="2017-08-24T11:15:00Z">
            <w:rPr>
              <w:rFonts w:ascii="Times New Roman" w:hAnsi="Times New Roman" w:hint="eastAsia"/>
            </w:rPr>
          </w:rPrChange>
        </w:rPr>
        <w:t>详细描述了</w:t>
      </w:r>
      <w:r w:rsidR="00813DB1" w:rsidRPr="00B207B1">
        <w:rPr>
          <w:rFonts w:hAnsiTheme="minorEastAsia" w:hint="eastAsia"/>
          <w:rPrChange w:id="2938" w:author="JY0225" w:date="2017-08-24T11:15:00Z">
            <w:rPr>
              <w:rFonts w:ascii="Times New Roman" w:hAnsi="Times New Roman" w:hint="eastAsia"/>
            </w:rPr>
          </w:rPrChange>
        </w:rPr>
        <w:t>多应用适配</w:t>
      </w:r>
      <w:r w:rsidR="00A075A7" w:rsidRPr="00B207B1">
        <w:rPr>
          <w:rFonts w:hAnsiTheme="minorEastAsia" w:hint="eastAsia"/>
          <w:rPrChange w:id="2939"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940" w:author="微软用户" w:date="2017-08-19T21:01:00Z">
        <w:r w:rsidRPr="00B207B1" w:rsidDel="00CC774B">
          <w:rPr>
            <w:rFonts w:hAnsiTheme="minorEastAsia"/>
            <w:noProof/>
            <w:rPrChange w:id="2941"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942" w:name="_Toc491952437"/>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942"/>
    </w:p>
    <w:p w14:paraId="157EEE6C" w14:textId="77777777" w:rsidR="00492CC0" w:rsidRPr="00B207B1" w:rsidDel="00184EB1" w:rsidRDefault="00566028">
      <w:pPr>
        <w:pStyle w:val="21"/>
        <w:spacing w:line="240" w:lineRule="auto"/>
        <w:rPr>
          <w:del w:id="2943" w:author="微软用户" w:date="2017-08-19T20:42:00Z"/>
        </w:rPr>
        <w:pPrChange w:id="2944" w:author="微软用户" w:date="2017-08-18T22:51:00Z">
          <w:pPr>
            <w:pStyle w:val="21"/>
          </w:pPr>
        </w:pPrChange>
      </w:pPr>
      <w:bookmarkStart w:id="2945" w:name="_Toc491952438"/>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945"/>
    </w:p>
    <w:p w14:paraId="418D4F1F" w14:textId="77777777" w:rsidR="00F94F19" w:rsidRPr="00B207B1" w:rsidRDefault="00E4327E">
      <w:pPr>
        <w:pStyle w:val="21"/>
        <w:spacing w:line="240" w:lineRule="auto"/>
        <w:rPr>
          <w:ins w:id="2946" w:author="微软用户" w:date="2017-08-19T20:41:00Z"/>
        </w:rPr>
        <w:pPrChange w:id="2947" w:author="微软用户" w:date="2017-08-19T20:42:00Z">
          <w:pPr/>
        </w:pPrChange>
      </w:pPr>
      <w:del w:id="2948"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2ED691EF" w:rsidR="00184EB1" w:rsidRPr="00B207B1" w:rsidRDefault="00015964">
      <w:pPr>
        <w:jc w:val="center"/>
        <w:pPrChange w:id="2949"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65704104" r:id="rId46"/>
        </w:object>
      </w:r>
    </w:p>
    <w:p w14:paraId="42E29FC4" w14:textId="77777777" w:rsidR="00B41FAA" w:rsidRPr="00B207B1" w:rsidRDefault="00A3725F">
      <w:pPr>
        <w:spacing w:line="400" w:lineRule="exact"/>
        <w:ind w:firstLine="420"/>
        <w:jc w:val="center"/>
        <w:rPr>
          <w:rFonts w:hAnsiTheme="minorEastAsia"/>
          <w:rPrChange w:id="2950" w:author="JY0225" w:date="2017-08-24T11:16:00Z">
            <w:rPr>
              <w:rFonts w:ascii="Times New Roman" w:hAnsi="Times New Roman"/>
              <w:spacing w:val="10"/>
            </w:rPr>
          </w:rPrChange>
        </w:rPr>
        <w:pPrChange w:id="2951" w:author="JY0225" w:date="2017-08-24T11:16:00Z">
          <w:pPr>
            <w:spacing w:line="360" w:lineRule="auto"/>
            <w:ind w:firstLine="420"/>
            <w:jc w:val="center"/>
          </w:pPr>
        </w:pPrChange>
      </w:pPr>
      <w:del w:id="2952" w:author="JY0225" w:date="2017-08-14T12:38:00Z">
        <w:r w:rsidRPr="00B207B1" w:rsidDel="00856A51">
          <w:rPr>
            <w:rFonts w:hAnsiTheme="minorEastAsia"/>
            <w:rPrChange w:id="2953" w:author="JY0225" w:date="2017-08-24T11:16:00Z">
              <w:rPr/>
            </w:rPrChange>
          </w:rPr>
          <w:tab/>
        </w:r>
      </w:del>
      <w:r w:rsidRPr="00B207B1">
        <w:rPr>
          <w:rFonts w:hAnsiTheme="minorEastAsia" w:hint="eastAsia"/>
          <w:rPrChange w:id="2954" w:author="JY0225" w:date="2017-08-24T11:16:00Z">
            <w:rPr>
              <w:rFonts w:ascii="Times New Roman" w:hAnsi="Times New Roman" w:hint="eastAsia"/>
              <w:spacing w:val="10"/>
            </w:rPr>
          </w:rPrChange>
        </w:rPr>
        <w:t>图</w:t>
      </w:r>
      <w:r w:rsidR="00AD1CEF" w:rsidRPr="00B207B1">
        <w:rPr>
          <w:rFonts w:hAnsiTheme="minorEastAsia"/>
          <w:rPrChange w:id="2955" w:author="JY0225" w:date="2017-08-24T11:16:00Z">
            <w:rPr>
              <w:rFonts w:ascii="Times New Roman" w:hAnsi="Times New Roman"/>
              <w:spacing w:val="10"/>
            </w:rPr>
          </w:rPrChange>
        </w:rPr>
        <w:t>4-1</w:t>
      </w:r>
      <w:r w:rsidR="002B49ED" w:rsidRPr="00B207B1">
        <w:rPr>
          <w:rFonts w:hAnsiTheme="minorEastAsia"/>
          <w:rPrChange w:id="2956" w:author="JY0225" w:date="2017-08-24T11:16:00Z">
            <w:rPr>
              <w:rFonts w:ascii="Times New Roman" w:hAnsi="Times New Roman"/>
              <w:spacing w:val="10"/>
            </w:rPr>
          </w:rPrChange>
        </w:rPr>
        <w:t xml:space="preserve"> </w:t>
      </w:r>
      <w:r w:rsidRPr="00B207B1">
        <w:rPr>
          <w:rFonts w:hAnsiTheme="minorEastAsia" w:hint="eastAsia"/>
          <w:rPrChange w:id="2957" w:author="JY0225" w:date="2017-08-24T11:16:00Z">
            <w:rPr>
              <w:rFonts w:ascii="Times New Roman" w:hAnsi="Times New Roman" w:hint="eastAsia"/>
              <w:spacing w:val="10"/>
            </w:rPr>
          </w:rPrChange>
        </w:rPr>
        <w:t>云</w:t>
      </w:r>
      <w:r w:rsidR="00476838" w:rsidRPr="00B207B1">
        <w:rPr>
          <w:rFonts w:hAnsiTheme="minorEastAsia" w:hint="eastAsia"/>
          <w:rPrChange w:id="2958" w:author="JY0225" w:date="2017-08-24T11:16:00Z">
            <w:rPr>
              <w:rFonts w:ascii="Times New Roman" w:hAnsi="Times New Roman" w:hint="eastAsia"/>
              <w:spacing w:val="10"/>
            </w:rPr>
          </w:rPrChange>
        </w:rPr>
        <w:t>备份</w:t>
      </w:r>
      <w:r w:rsidRPr="00B207B1">
        <w:rPr>
          <w:rFonts w:hAnsiTheme="minorEastAsia" w:hint="eastAsia"/>
          <w:rPrChange w:id="2959"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960" w:author="JY0225" w:date="2017-08-24T11:16:00Z">
            <w:rPr>
              <w:rFonts w:ascii="Times New Roman" w:hAnsi="Times New Roman" w:hint="eastAsia"/>
              <w:spacing w:val="10"/>
            </w:rPr>
          </w:rPrChange>
        </w:rPr>
        <w:t>系统结构图</w:t>
      </w:r>
    </w:p>
    <w:p w14:paraId="0B180D34" w14:textId="2EF3C89B" w:rsidR="00432971" w:rsidRPr="00B207B1" w:rsidRDefault="00DA448B">
      <w:pPr>
        <w:spacing w:line="400" w:lineRule="exact"/>
        <w:rPr>
          <w:rFonts w:hAnsiTheme="minorEastAsia"/>
          <w:rPrChange w:id="2961" w:author="JY0225" w:date="2017-08-24T11:16:00Z">
            <w:rPr>
              <w:rFonts w:ascii="Times New Roman" w:hAnsi="Times New Roman"/>
            </w:rPr>
          </w:rPrChange>
        </w:rPr>
      </w:pPr>
      <w:r w:rsidRPr="00B207B1">
        <w:rPr>
          <w:rFonts w:hAnsiTheme="minorEastAsia"/>
          <w:rPrChange w:id="2962" w:author="JY0225" w:date="2017-08-24T11:16:00Z">
            <w:rPr>
              <w:rFonts w:ascii="Times New Roman" w:hAnsi="Times New Roman"/>
              <w:spacing w:val="10"/>
            </w:rPr>
          </w:rPrChange>
        </w:rPr>
        <w:tab/>
      </w:r>
      <w:commentRangeStart w:id="2963"/>
      <w:r w:rsidR="006A04B6" w:rsidRPr="00B207B1">
        <w:rPr>
          <w:rFonts w:hAnsiTheme="minorEastAsia" w:hint="eastAsia"/>
          <w:rPrChange w:id="2964" w:author="JY0225" w:date="2017-08-24T11:16:00Z">
            <w:rPr>
              <w:rFonts w:ascii="Times New Roman" w:hAnsi="Times New Roman" w:hint="eastAsia"/>
            </w:rPr>
          </w:rPrChange>
        </w:rPr>
        <w:t>图</w:t>
      </w:r>
      <w:r w:rsidR="006A04B6" w:rsidRPr="00B207B1">
        <w:rPr>
          <w:rFonts w:hAnsiTheme="minorEastAsia"/>
          <w:rPrChange w:id="2965"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966" w:author="JY0225" w:date="2017-08-24T11:16:00Z">
            <w:rPr>
              <w:rFonts w:ascii="Times New Roman" w:hAnsi="Times New Roman" w:hint="eastAsia"/>
            </w:rPr>
          </w:rPrChange>
        </w:rPr>
        <w:t>优化后的中间件系统框架设计图，</w:t>
      </w:r>
      <w:r w:rsidR="00015964">
        <w:rPr>
          <w:rFonts w:hAnsiTheme="minorEastAsia" w:hint="eastAsia"/>
        </w:rPr>
        <w:t>蓝色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967" w:author="JY0225" w:date="2017-08-24T11:16:00Z">
            <w:rPr>
              <w:rFonts w:ascii="Times New Roman" w:hAnsi="Times New Roman" w:hint="eastAsia"/>
            </w:rPr>
          </w:rPrChange>
        </w:rPr>
        <w:t>在</w:t>
      </w:r>
      <w:r w:rsidR="00E4327E" w:rsidRPr="00B207B1">
        <w:rPr>
          <w:rFonts w:hAnsiTheme="minorEastAsia" w:hint="eastAsia"/>
          <w:rPrChange w:id="2968"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969"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970"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971" w:author="JY0225" w:date="2017-08-24T11:16:00Z">
            <w:rPr>
              <w:rFonts w:ascii="Times New Roman" w:hAnsi="Times New Roman" w:hint="eastAsia"/>
            </w:rPr>
          </w:rPrChange>
        </w:rPr>
        <w:t>以及</w:t>
      </w:r>
      <w:r w:rsidR="00D67D9E" w:rsidRPr="00B207B1">
        <w:rPr>
          <w:rFonts w:hAnsiTheme="minorEastAsia" w:hint="eastAsia"/>
          <w:rPrChange w:id="2972" w:author="JY0225" w:date="2017-08-24T11:16:00Z">
            <w:rPr>
              <w:rFonts w:ascii="Times New Roman" w:hAnsi="Times New Roman" w:hint="eastAsia"/>
            </w:rPr>
          </w:rPrChange>
        </w:rPr>
        <w:t>多应用</w:t>
      </w:r>
      <w:r w:rsidR="001B01FF" w:rsidRPr="00B207B1">
        <w:rPr>
          <w:rFonts w:hAnsiTheme="minorEastAsia" w:hint="eastAsia"/>
          <w:rPrChange w:id="2973" w:author="JY0225" w:date="2017-08-24T11:16:00Z">
            <w:rPr>
              <w:rFonts w:ascii="Times New Roman" w:hAnsi="Times New Roman" w:hint="eastAsia"/>
            </w:rPr>
          </w:rPrChange>
        </w:rPr>
        <w:t>适配模块</w:t>
      </w:r>
      <w:r w:rsidR="00E90D47" w:rsidRPr="00B207B1">
        <w:rPr>
          <w:rFonts w:hAnsiTheme="minorEastAsia" w:hint="eastAsia"/>
          <w:rPrChange w:id="2974" w:author="JY0225" w:date="2017-08-24T11:16:00Z">
            <w:rPr>
              <w:rFonts w:ascii="Times New Roman" w:hAnsi="Times New Roman" w:hint="eastAsia"/>
            </w:rPr>
          </w:rPrChange>
        </w:rPr>
        <w:t>。</w:t>
      </w:r>
      <w:commentRangeEnd w:id="2963"/>
      <w:r w:rsidR="00B72601" w:rsidRPr="00B207B1">
        <w:rPr>
          <w:rFonts w:hAnsiTheme="minorEastAsia"/>
          <w:rPrChange w:id="2975" w:author="JY0225" w:date="2017-08-24T11:16:00Z">
            <w:rPr>
              <w:rFonts w:ascii="Times New Roman" w:hAnsi="Times New Roman"/>
            </w:rPr>
          </w:rPrChange>
        </w:rPr>
        <w:commentReference w:id="2963"/>
      </w:r>
      <w:ins w:id="2976"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977"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978" w:author="微软用户" w:date="2017-08-18T22:51:00Z">
          <w:pPr>
            <w:pStyle w:val="21"/>
          </w:pPr>
        </w:pPrChange>
      </w:pPr>
      <w:bookmarkStart w:id="2979" w:name="_Toc491952439"/>
      <w:r w:rsidRPr="00B207B1">
        <w:t>4</w:t>
      </w:r>
      <w:r w:rsidR="00B0430C" w:rsidRPr="00B207B1">
        <w:t>.2</w:t>
      </w:r>
      <w:r w:rsidR="00142390" w:rsidRPr="00B207B1">
        <w:t xml:space="preserve"> </w:t>
      </w:r>
      <w:commentRangeStart w:id="2980"/>
      <w:r w:rsidR="006C56E9" w:rsidRPr="00B207B1">
        <w:t>类图设计</w:t>
      </w:r>
      <w:commentRangeEnd w:id="2980"/>
      <w:r w:rsidR="00172D61" w:rsidRPr="00B207B1">
        <w:rPr>
          <w:rPrChange w:id="2981" w:author="微软用户" w:date="2017-08-18T22:51:00Z">
            <w:rPr>
              <w:rStyle w:val="af2"/>
              <w:rFonts w:ascii="Calibri" w:eastAsia="宋体" w:hAnsi="Calibri"/>
              <w:b w:val="0"/>
              <w:bCs w:val="0"/>
            </w:rPr>
          </w:rPrChange>
        </w:rPr>
        <w:commentReference w:id="2980"/>
      </w:r>
      <w:bookmarkEnd w:id="2979"/>
    </w:p>
    <w:p w14:paraId="28EF4979" w14:textId="6893EA1E" w:rsidR="007A5014" w:rsidRPr="00B207B1" w:rsidRDefault="00D65A03">
      <w:pPr>
        <w:spacing w:line="400" w:lineRule="exact"/>
        <w:rPr>
          <w:rFonts w:hAnsiTheme="minorEastAsia"/>
          <w:rPrChange w:id="2982"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983" w:author="JY0225" w:date="2017-08-24T11:17:00Z">
            <w:rPr>
              <w:rFonts w:ascii="Times New Roman" w:hAnsi="Times New Roman" w:hint="eastAsia"/>
            </w:rPr>
          </w:rPrChange>
        </w:rPr>
        <w:t>本文</w:t>
      </w:r>
      <w:r w:rsidRPr="00B207B1">
        <w:rPr>
          <w:rFonts w:hAnsiTheme="minorEastAsia" w:hint="eastAsia"/>
          <w:rPrChange w:id="2984" w:author="JY0225" w:date="2017-08-24T11:17:00Z">
            <w:rPr>
              <w:rFonts w:ascii="Times New Roman" w:hAnsi="Times New Roman" w:hint="eastAsia"/>
            </w:rPr>
          </w:rPrChange>
        </w:rPr>
        <w:t>对</w:t>
      </w:r>
      <w:r w:rsidR="00E4327E" w:rsidRPr="00B207B1">
        <w:rPr>
          <w:rFonts w:hAnsiTheme="minorEastAsia" w:hint="eastAsia"/>
          <w:rPrChange w:id="2985" w:author="JY0225" w:date="2017-08-24T11:17:00Z">
            <w:rPr>
              <w:rFonts w:ascii="Times New Roman" w:hAnsi="Times New Roman" w:hint="eastAsia"/>
            </w:rPr>
          </w:rPrChange>
        </w:rPr>
        <w:t>现有</w:t>
      </w:r>
      <w:r w:rsidRPr="00B207B1">
        <w:rPr>
          <w:rFonts w:hAnsiTheme="minorEastAsia" w:hint="eastAsia"/>
          <w:rPrChange w:id="2986" w:author="JY0225" w:date="2017-08-24T11:17:00Z">
            <w:rPr>
              <w:rFonts w:ascii="Times New Roman" w:hAnsi="Times New Roman" w:hint="eastAsia"/>
            </w:rPr>
          </w:rPrChange>
        </w:rPr>
        <w:t>的中间件系统源代码进行了</w:t>
      </w:r>
      <w:r w:rsidR="00AA7DE9">
        <w:rPr>
          <w:rFonts w:hAnsiTheme="minorEastAsia" w:hint="eastAsia"/>
        </w:rPr>
        <w:t>优化</w:t>
      </w:r>
      <w:r w:rsidRPr="00B207B1">
        <w:rPr>
          <w:rFonts w:hAnsiTheme="minorEastAsia" w:hint="eastAsia"/>
          <w:rPrChange w:id="2987" w:author="JY0225" w:date="2017-08-24T11:17:00Z">
            <w:rPr>
              <w:rFonts w:ascii="Times New Roman" w:hAnsi="Times New Roman" w:hint="eastAsia"/>
            </w:rPr>
          </w:rPrChange>
        </w:rPr>
        <w:t>重构</w:t>
      </w:r>
      <w:ins w:id="2988" w:author="微软用户" w:date="2017-08-24T22:06:00Z">
        <w:r w:rsidR="00AA45ED" w:rsidRPr="00B207B1">
          <w:rPr>
            <w:rFonts w:hAnsiTheme="minorEastAsia"/>
            <w:vertAlign w:val="superscript"/>
            <w:rPrChange w:id="2989" w:author="微软用户" w:date="2017-08-24T22:06:00Z">
              <w:rPr>
                <w:rFonts w:hAnsiTheme="minorEastAsia"/>
              </w:rPr>
            </w:rPrChange>
          </w:rPr>
          <w:fldChar w:fldCharType="begin"/>
        </w:r>
        <w:r w:rsidR="00AA45ED" w:rsidRPr="00B207B1">
          <w:rPr>
            <w:rFonts w:hAnsiTheme="minorEastAsia"/>
            <w:vertAlign w:val="superscript"/>
            <w:rPrChange w:id="2990"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991" w:author="微软用户" w:date="2017-08-24T22:06:00Z">
            <w:rPr>
              <w:rFonts w:hAnsiTheme="minorEastAsia"/>
              <w:vertAlign w:val="superscript"/>
            </w:rPr>
          </w:rPrChange>
        </w:rPr>
      </w:r>
      <w:r w:rsidR="00AA45ED" w:rsidRPr="00B207B1">
        <w:rPr>
          <w:rFonts w:hAnsiTheme="minorEastAsia"/>
          <w:vertAlign w:val="superscript"/>
          <w:rPrChange w:id="2992" w:author="微软用户" w:date="2017-08-24T22:06:00Z">
            <w:rPr>
              <w:rFonts w:hAnsiTheme="minorEastAsia"/>
            </w:rPr>
          </w:rPrChange>
        </w:rPr>
        <w:fldChar w:fldCharType="separate"/>
      </w:r>
      <w:r w:rsidR="003925A9">
        <w:rPr>
          <w:rFonts w:hAnsiTheme="minorEastAsia"/>
          <w:vertAlign w:val="superscript"/>
        </w:rPr>
        <w:t>[31]</w:t>
      </w:r>
      <w:ins w:id="2993" w:author="微软用户" w:date="2017-08-24T22:06:00Z">
        <w:r w:rsidR="00AA45ED" w:rsidRPr="00B207B1">
          <w:rPr>
            <w:rFonts w:hAnsiTheme="minorEastAsia"/>
            <w:vertAlign w:val="superscript"/>
            <w:rPrChange w:id="2994" w:author="微软用户" w:date="2017-08-24T22:06:00Z">
              <w:rPr>
                <w:rFonts w:hAnsiTheme="minorEastAsia"/>
              </w:rPr>
            </w:rPrChange>
          </w:rPr>
          <w:fldChar w:fldCharType="end"/>
        </w:r>
      </w:ins>
      <w:ins w:id="2995" w:author="Liu, Wu" w:date="2017-08-29T11:11:00Z">
        <w:r w:rsidR="009561F1" w:rsidRPr="00B207B1" w:rsidDel="009561F1">
          <w:rPr>
            <w:rFonts w:hAnsiTheme="minorEastAsia"/>
            <w:vertAlign w:val="superscript"/>
          </w:rPr>
          <w:t xml:space="preserve"> </w:t>
        </w:r>
      </w:ins>
      <w:ins w:id="2996" w:author="微软用户" w:date="2017-08-24T22:06:00Z">
        <w:del w:id="2997" w:author="Liu, Wu" w:date="2017-08-29T11:11:00Z">
          <w:r w:rsidR="00AA45ED" w:rsidRPr="00B207B1" w:rsidDel="009561F1">
            <w:rPr>
              <w:rFonts w:hAnsiTheme="minorEastAsia"/>
              <w:vertAlign w:val="superscript"/>
              <w:rPrChange w:id="2998" w:author="微软用户" w:date="2017-08-24T22:06:00Z">
                <w:rPr>
                  <w:rFonts w:hAnsiTheme="minorEastAsia"/>
                </w:rPr>
              </w:rPrChange>
            </w:rPr>
            <w:fldChar w:fldCharType="begin"/>
          </w:r>
          <w:r w:rsidR="00AA45ED" w:rsidRPr="00B207B1" w:rsidDel="009561F1">
            <w:rPr>
              <w:rFonts w:hAnsiTheme="minorEastAsia"/>
              <w:vertAlign w:val="superscript"/>
              <w:rPrChange w:id="2999" w:author="微软用户" w:date="2017-08-24T22:06:00Z">
                <w:rPr>
                  <w:rFonts w:hAnsiTheme="minorEastAsia"/>
                </w:rPr>
              </w:rPrChange>
            </w:rPr>
            <w:delInstrText xml:space="preserve"> REF _Ref489794794 \r \h </w:delInstrText>
          </w:r>
        </w:del>
      </w:ins>
      <w:del w:id="3000"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3001" w:author="微软用户" w:date="2017-08-24T22:06:00Z">
              <w:rPr>
                <w:rFonts w:hAnsiTheme="minorEastAsia"/>
                <w:vertAlign w:val="superscript"/>
              </w:rPr>
            </w:rPrChange>
          </w:rPr>
        </w:r>
        <w:r w:rsidR="00AA45ED" w:rsidRPr="00B207B1" w:rsidDel="009561F1">
          <w:rPr>
            <w:rFonts w:hAnsiTheme="minorEastAsia"/>
            <w:vertAlign w:val="superscript"/>
            <w:rPrChange w:id="3002" w:author="微软用户" w:date="2017-08-24T22:06:00Z">
              <w:rPr>
                <w:rFonts w:hAnsiTheme="minorEastAsia"/>
              </w:rPr>
            </w:rPrChange>
          </w:rPr>
          <w:fldChar w:fldCharType="separate"/>
        </w:r>
      </w:del>
      <w:ins w:id="3003" w:author="微软用户" w:date="2017-08-24T22:18:00Z">
        <w:del w:id="3004" w:author="Liu, Wu" w:date="2017-08-29T11:11:00Z">
          <w:r w:rsidR="00C56CDB" w:rsidRPr="00B207B1" w:rsidDel="009561F1">
            <w:rPr>
              <w:rFonts w:hAnsiTheme="minorEastAsia"/>
              <w:vertAlign w:val="superscript"/>
            </w:rPr>
            <w:delText>[32]</w:delText>
          </w:r>
        </w:del>
      </w:ins>
      <w:ins w:id="3005" w:author="微软用户" w:date="2017-08-24T22:06:00Z">
        <w:del w:id="3006" w:author="Liu, Wu" w:date="2017-08-29T11:11:00Z">
          <w:r w:rsidR="00AA45ED" w:rsidRPr="00B207B1" w:rsidDel="009561F1">
            <w:rPr>
              <w:rFonts w:hAnsiTheme="minorEastAsia"/>
              <w:vertAlign w:val="superscript"/>
              <w:rPrChange w:id="3007" w:author="微软用户" w:date="2017-08-24T22:06:00Z">
                <w:rPr>
                  <w:rFonts w:hAnsiTheme="minorEastAsia"/>
                </w:rPr>
              </w:rPrChange>
            </w:rPr>
            <w:fldChar w:fldCharType="end"/>
          </w:r>
        </w:del>
      </w:ins>
      <w:del w:id="3008" w:author="微软用户" w:date="2017-08-24T22:06:00Z">
        <w:r w:rsidR="00EF5188" w:rsidRPr="00B207B1" w:rsidDel="00AA45ED">
          <w:rPr>
            <w:rFonts w:hAnsiTheme="minorEastAsia"/>
            <w:color w:val="000000" w:themeColor="text1"/>
            <w:vertAlign w:val="superscript"/>
            <w:rPrChange w:id="3009"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0"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3011"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2"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13"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14"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3015"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3016"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7"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3018"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9"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20"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21"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3022"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3023" w:author="JY0225" w:date="2017-08-24T11:17:00Z">
            <w:rPr>
              <w:rFonts w:ascii="Times New Roman" w:hAnsi="Times New Roman" w:hint="eastAsia"/>
            </w:rPr>
          </w:rPrChange>
        </w:rPr>
        <w:t>改变。</w:t>
      </w:r>
      <w:r w:rsidR="0000244A" w:rsidRPr="00B207B1">
        <w:rPr>
          <w:rFonts w:hAnsiTheme="minorEastAsia" w:hint="eastAsia"/>
          <w:rPrChange w:id="3024" w:author="JY0225" w:date="2017-08-24T11:17:00Z">
            <w:rPr>
              <w:rFonts w:ascii="Times New Roman" w:hAnsi="Times New Roman" w:hint="eastAsia"/>
            </w:rPr>
          </w:rPrChange>
        </w:rPr>
        <w:t>由于</w:t>
      </w:r>
      <w:r w:rsidR="00E4327E" w:rsidRPr="00B207B1">
        <w:rPr>
          <w:rFonts w:hAnsiTheme="minorEastAsia" w:hint="eastAsia"/>
          <w:rPrChange w:id="3025" w:author="JY0225" w:date="2017-08-24T11:17:00Z">
            <w:rPr>
              <w:rFonts w:ascii="Times New Roman" w:hAnsi="Times New Roman" w:hint="eastAsia"/>
            </w:rPr>
          </w:rPrChange>
        </w:rPr>
        <w:t>现有</w:t>
      </w:r>
      <w:r w:rsidR="0000244A" w:rsidRPr="00B207B1">
        <w:rPr>
          <w:rFonts w:hAnsiTheme="minorEastAsia" w:hint="eastAsia"/>
          <w:rPrChange w:id="3026"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3027" w:author="JY0225" w:date="2017-08-24T11:17:00Z">
            <w:rPr>
              <w:rFonts w:ascii="Times New Roman" w:hAnsi="Times New Roman" w:hint="eastAsia"/>
            </w:rPr>
          </w:rPrChange>
        </w:rPr>
        <w:t>功能，因此类图设计相对比较简单，由</w:t>
      </w:r>
      <w:r w:rsidR="0000244A" w:rsidRPr="00B207B1">
        <w:rPr>
          <w:rFonts w:hAnsiTheme="minorEastAsia"/>
          <w:rPrChange w:id="3028"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3029"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3030" w:author="JY0225" w:date="2017-08-24T11:17:00Z">
            <w:rPr>
              <w:rFonts w:ascii="Times New Roman" w:hAnsi="Times New Roman" w:hint="eastAsia"/>
            </w:rPr>
          </w:rPrChange>
        </w:rPr>
        <w:t>请求后为其分配一个线程，该线程通过调用</w:t>
      </w:r>
      <w:r w:rsidR="0000244A" w:rsidRPr="00B207B1">
        <w:rPr>
          <w:rFonts w:hAnsiTheme="minorEastAsia"/>
          <w:rPrChange w:id="3031" w:author="JY0225" w:date="2017-08-24T11:17:00Z">
            <w:rPr>
              <w:rFonts w:ascii="Times New Roman" w:hAnsi="Times New Roman"/>
            </w:rPr>
          </w:rPrChange>
        </w:rPr>
        <w:t>mwController</w:t>
      </w:r>
      <w:r w:rsidR="00412799" w:rsidRPr="00B207B1">
        <w:rPr>
          <w:rFonts w:hAnsiTheme="minorEastAsia" w:hint="eastAsia"/>
          <w:rPrChange w:id="3032"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3033"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3034" w:author="JY0225" w:date="2017-08-24T11:17:00Z">
            <w:rPr>
              <w:rFonts w:ascii="Times New Roman" w:hAnsi="Times New Roman"/>
            </w:rPr>
          </w:rPrChange>
        </w:rPr>
        <w:t>mwServer</w:t>
      </w:r>
      <w:r w:rsidR="0000244A" w:rsidRPr="00B207B1">
        <w:rPr>
          <w:rFonts w:hAnsiTheme="minorEastAsia" w:hint="eastAsia"/>
          <w:rPrChange w:id="3035" w:author="JY0225" w:date="2017-08-24T11:17:00Z">
            <w:rPr>
              <w:rFonts w:ascii="Times New Roman" w:hAnsi="Times New Roman" w:hint="eastAsia"/>
            </w:rPr>
          </w:rPrChange>
        </w:rPr>
        <w:t>类，最终由</w:t>
      </w:r>
      <w:r w:rsidR="0000244A" w:rsidRPr="00B207B1">
        <w:rPr>
          <w:rFonts w:hAnsiTheme="minorEastAsia"/>
          <w:rPrChange w:id="3036" w:author="JY0225" w:date="2017-08-24T11:17:00Z">
            <w:rPr>
              <w:rFonts w:ascii="Times New Roman" w:hAnsi="Times New Roman"/>
            </w:rPr>
          </w:rPrChange>
        </w:rPr>
        <w:t>mwServer</w:t>
      </w:r>
      <w:r w:rsidR="0000244A" w:rsidRPr="00B207B1">
        <w:rPr>
          <w:rFonts w:hAnsiTheme="minorEastAsia" w:hint="eastAsia"/>
          <w:rPrChange w:id="3037" w:author="JY0225" w:date="2017-08-24T11:17:00Z">
            <w:rPr>
              <w:rFonts w:ascii="Times New Roman" w:hAnsi="Times New Roman" w:hint="eastAsia"/>
            </w:rPr>
          </w:rPrChange>
        </w:rPr>
        <w:t>类将结果返回给客户端。</w:t>
      </w:r>
      <w:r w:rsidR="00E756FE" w:rsidRPr="00B207B1">
        <w:rPr>
          <w:rFonts w:hAnsiTheme="minorEastAsia" w:hint="eastAsia"/>
          <w:rPrChange w:id="3038" w:author="JY0225" w:date="2017-08-24T11:17:00Z">
            <w:rPr>
              <w:rFonts w:ascii="Times New Roman" w:hAnsi="Times New Roman" w:hint="eastAsia"/>
            </w:rPr>
          </w:rPrChange>
        </w:rPr>
        <w:t>此外，</w:t>
      </w:r>
      <w:r w:rsidR="00E4327E" w:rsidRPr="00B207B1">
        <w:rPr>
          <w:rFonts w:hAnsiTheme="minorEastAsia" w:hint="eastAsia"/>
          <w:rPrChange w:id="3039" w:author="JY0225" w:date="2017-08-24T11:17:00Z">
            <w:rPr>
              <w:rFonts w:ascii="Times New Roman" w:hAnsi="Times New Roman" w:hint="eastAsia"/>
            </w:rPr>
          </w:rPrChange>
        </w:rPr>
        <w:t>现有</w:t>
      </w:r>
      <w:r w:rsidR="00E756FE" w:rsidRPr="00B207B1">
        <w:rPr>
          <w:rFonts w:hAnsiTheme="minorEastAsia" w:hint="eastAsia"/>
          <w:rPrChange w:id="3040"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3041" w:author="JY0225" w:date="2017-08-24T11:17:00Z">
            <w:rPr>
              <w:rFonts w:ascii="Times New Roman" w:hAnsi="Times New Roman"/>
            </w:rPr>
          </w:rPrChange>
        </w:rPr>
        <w:t>mwEncrypter</w:t>
      </w:r>
      <w:r w:rsidR="00E756FE" w:rsidRPr="00B207B1">
        <w:rPr>
          <w:rFonts w:hAnsiTheme="minorEastAsia" w:hint="eastAsia"/>
          <w:rPrChange w:id="3042" w:author="JY0225" w:date="2017-08-24T11:17:00Z">
            <w:rPr>
              <w:rFonts w:ascii="Times New Roman" w:hAnsi="Times New Roman" w:hint="eastAsia"/>
            </w:rPr>
          </w:rPrChange>
        </w:rPr>
        <w:t>类和</w:t>
      </w:r>
      <w:r w:rsidR="00E756FE" w:rsidRPr="00B207B1">
        <w:rPr>
          <w:rFonts w:hAnsiTheme="minorEastAsia"/>
          <w:rPrChange w:id="3043" w:author="JY0225" w:date="2017-08-24T11:17:00Z">
            <w:rPr>
              <w:rFonts w:ascii="Times New Roman" w:hAnsi="Times New Roman"/>
            </w:rPr>
          </w:rPrChange>
        </w:rPr>
        <w:t>mwCompresser</w:t>
      </w:r>
      <w:r w:rsidR="00E756FE" w:rsidRPr="00B207B1">
        <w:rPr>
          <w:rFonts w:hAnsiTheme="minorEastAsia" w:hint="eastAsia"/>
          <w:rPrChange w:id="3044" w:author="JY0225" w:date="2017-08-24T11:17:00Z">
            <w:rPr>
              <w:rFonts w:ascii="Times New Roman" w:hAnsi="Times New Roman" w:hint="eastAsia"/>
            </w:rPr>
          </w:rPrChange>
        </w:rPr>
        <w:t>类实现。</w:t>
      </w:r>
    </w:p>
    <w:p w14:paraId="7EE27E3F" w14:textId="0F30DDB2" w:rsidR="00B33DB4" w:rsidRPr="00B207B1" w:rsidDel="000A287A" w:rsidRDefault="00B04760" w:rsidP="000E4D98">
      <w:pPr>
        <w:spacing w:line="400" w:lineRule="exact"/>
        <w:jc w:val="left"/>
        <w:rPr>
          <w:del w:id="3045" w:author="微软用户" w:date="2017-08-19T20:00:00Z"/>
          <w:rFonts w:hAnsiTheme="minorEastAsia"/>
          <w:rPrChange w:id="3046" w:author="JY0225" w:date="2017-08-24T11:17:00Z">
            <w:rPr>
              <w:del w:id="3047" w:author="微软用户" w:date="2017-08-19T20:00:00Z"/>
              <w:rFonts w:ascii="Times New Roman" w:hAnsi="Times New Roman"/>
              <w:spacing w:val="10"/>
            </w:rPr>
          </w:rPrChange>
        </w:rPr>
      </w:pPr>
      <w:r w:rsidRPr="00B207B1">
        <w:rPr>
          <w:rFonts w:hAnsiTheme="minorEastAsia"/>
          <w:rPrChange w:id="3048" w:author="JY0225" w:date="2017-08-24T11:17:00Z">
            <w:rPr>
              <w:rFonts w:ascii="Times New Roman" w:hAnsi="Times New Roman"/>
            </w:rPr>
          </w:rPrChange>
        </w:rPr>
        <w:tab/>
      </w:r>
      <w:ins w:id="3049" w:author="微软用户" w:date="2017-08-24T21:58:00Z">
        <w:r w:rsidR="00BC1897" w:rsidRPr="00B207B1">
          <w:rPr>
            <w:rFonts w:hAnsiTheme="minorEastAsia"/>
          </w:rPr>
          <w:t>依据类图设计的标准</w:t>
        </w:r>
      </w:ins>
      <w:ins w:id="3050"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[33]</w:t>
      </w:r>
      <w:ins w:id="3051" w:author="微软用户" w:date="2017-08-24T22:07:00Z">
        <w:r w:rsidR="004C52E1" w:rsidRPr="00B207B1">
          <w:rPr>
            <w:rFonts w:hAnsiTheme="minorEastAsia"/>
            <w:color w:val="000000" w:themeColor="text1"/>
            <w:vertAlign w:val="superscript"/>
          </w:rPr>
          <w:fldChar w:fldCharType="end"/>
        </w:r>
      </w:ins>
      <w:ins w:id="3052"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3053" w:author="JY0225" w:date="2017-08-24T11:17:00Z">
            <w:rPr>
              <w:rFonts w:ascii="Times New Roman" w:hAnsi="Times New Roman" w:hint="eastAsia"/>
            </w:rPr>
          </w:rPrChange>
        </w:rPr>
        <w:t>图</w:t>
      </w:r>
      <w:r w:rsidRPr="00B207B1">
        <w:rPr>
          <w:rFonts w:hAnsiTheme="minorEastAsia"/>
          <w:rPrChange w:id="3054" w:author="JY0225" w:date="2017-08-24T11:17:00Z">
            <w:rPr>
              <w:rFonts w:ascii="Times New Roman" w:hAnsi="Times New Roman"/>
            </w:rPr>
          </w:rPrChange>
        </w:rPr>
        <w:t>4-2</w:t>
      </w:r>
      <w:ins w:id="3055" w:author="微软用户" w:date="2017-08-24T21:58:00Z">
        <w:r w:rsidR="00BC1897" w:rsidRPr="00B207B1">
          <w:rPr>
            <w:rFonts w:hAnsiTheme="minorEastAsia"/>
          </w:rPr>
          <w:t>所示</w:t>
        </w:r>
        <w:r w:rsidR="00BC1897" w:rsidRPr="00B207B1">
          <w:rPr>
            <w:rFonts w:hAnsiTheme="minorEastAsia" w:hint="eastAsia"/>
          </w:rPr>
          <w:t>，</w:t>
        </w:r>
      </w:ins>
      <w:del w:id="3056" w:author="微软用户" w:date="2017-08-24T21:58:00Z">
        <w:r w:rsidRPr="00B207B1" w:rsidDel="00BC1897">
          <w:rPr>
            <w:rFonts w:hAnsiTheme="minorEastAsia" w:hint="eastAsia"/>
            <w:rPrChange w:id="3057" w:author="JY0225" w:date="2017-08-24T11:17:00Z">
              <w:rPr>
                <w:rFonts w:ascii="Times New Roman" w:hAnsi="Times New Roman" w:hint="eastAsia"/>
              </w:rPr>
            </w:rPrChange>
          </w:rPr>
          <w:delText>展示</w:delText>
        </w:r>
      </w:del>
      <w:del w:id="3058" w:author="微软用户" w:date="2017-08-24T21:59:00Z">
        <w:r w:rsidRPr="00B207B1" w:rsidDel="008A1C3D">
          <w:rPr>
            <w:rFonts w:hAnsiTheme="minorEastAsia" w:hint="eastAsia"/>
            <w:rPrChange w:id="3059" w:author="JY0225" w:date="2017-08-24T11:17:00Z">
              <w:rPr>
                <w:rFonts w:ascii="Times New Roman" w:hAnsi="Times New Roman" w:hint="eastAsia"/>
              </w:rPr>
            </w:rPrChange>
          </w:rPr>
          <w:delText>的是优化后的</w:delText>
        </w:r>
        <w:r w:rsidRPr="00B207B1" w:rsidDel="008A1C3D">
          <w:rPr>
            <w:rFonts w:hAnsiTheme="minorEastAsia" w:hint="eastAsia"/>
            <w:rPrChange w:id="3060"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3061" w:author="JY0225" w:date="2017-08-24T11:17:00Z">
              <w:rPr>
                <w:rFonts w:ascii="Times New Roman" w:hAnsi="Times New Roman" w:hint="eastAsia"/>
                <w:spacing w:val="10"/>
              </w:rPr>
            </w:rPrChange>
          </w:rPr>
          <w:delText>备份</w:delText>
        </w:r>
        <w:r w:rsidRPr="00B207B1" w:rsidDel="008A1C3D">
          <w:rPr>
            <w:rFonts w:hAnsiTheme="minorEastAsia" w:hint="eastAsia"/>
            <w:rPrChange w:id="3062" w:author="JY0225" w:date="2017-08-24T11:17:00Z">
              <w:rPr>
                <w:rFonts w:ascii="Times New Roman" w:hAnsi="Times New Roman" w:hint="eastAsia"/>
                <w:spacing w:val="10"/>
              </w:rPr>
            </w:rPrChange>
          </w:rPr>
          <w:delText>中间件系统</w:delText>
        </w:r>
        <w:r w:rsidRPr="00B207B1" w:rsidDel="008A1C3D">
          <w:rPr>
            <w:rFonts w:hAnsiTheme="minorEastAsia"/>
            <w:rPrChange w:id="3063" w:author="JY0225" w:date="2017-08-24T11:17:00Z">
              <w:rPr>
                <w:rFonts w:ascii="Times New Roman" w:hAnsi="Times New Roman"/>
                <w:spacing w:val="10"/>
              </w:rPr>
            </w:rPrChange>
          </w:rPr>
          <w:delText>UML</w:delText>
        </w:r>
        <w:r w:rsidRPr="00B207B1" w:rsidDel="008A1C3D">
          <w:rPr>
            <w:rFonts w:hAnsiTheme="minorEastAsia" w:hint="eastAsia"/>
            <w:rPrChange w:id="3064"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3065"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3066"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3067"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3068"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3069"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3070"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3071"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3072" w:author="JY0225" w:date="2017-08-24T11:17:00Z">
              <w:rPr>
                <w:color w:val="000000" w:themeColor="text1"/>
                <w:vertAlign w:val="superscript"/>
              </w:rPr>
            </w:rPrChange>
          </w:rPr>
          <w:fldChar w:fldCharType="end"/>
        </w:r>
      </w:del>
      <w:del w:id="3073" w:author="Liu, Wu" w:date="2017-08-29T11:12:00Z">
        <w:r w:rsidR="00412799" w:rsidRPr="00B207B1" w:rsidDel="00257577">
          <w:rPr>
            <w:rFonts w:hAnsiTheme="minorEastAsia" w:hint="eastAsia"/>
            <w:rPrChange w:id="3074" w:author="JY0225" w:date="2017-08-24T11:17:00Z">
              <w:rPr>
                <w:rFonts w:ascii="Times New Roman" w:hAnsi="Times New Roman" w:hint="eastAsia"/>
                <w:spacing w:val="10"/>
              </w:rPr>
            </w:rPrChange>
          </w:rPr>
          <w:delText>，</w:delText>
        </w:r>
      </w:del>
      <w:ins w:id="3075" w:author="Liu, Wu" w:date="2017-08-29T11:12:00Z">
        <w:r w:rsidR="00EA4FF6" w:rsidRPr="00B207B1">
          <w:rPr>
            <w:rFonts w:hAnsiTheme="minorEastAsia"/>
          </w:rPr>
          <w:t>相较</w:t>
        </w:r>
      </w:ins>
      <w:del w:id="3076" w:author="Liu, Wu" w:date="2017-08-29T11:12:00Z">
        <w:r w:rsidR="00BD455D" w:rsidRPr="00B207B1" w:rsidDel="00EA4FF6">
          <w:rPr>
            <w:rFonts w:hAnsiTheme="minorEastAsia" w:hint="eastAsia"/>
            <w:rPrChange w:id="3077" w:author="JY0225" w:date="2017-08-24T11:17:00Z">
              <w:rPr>
                <w:rFonts w:ascii="Times New Roman" w:hAnsi="Times New Roman" w:hint="eastAsia"/>
                <w:spacing w:val="10"/>
              </w:rPr>
            </w:rPrChange>
          </w:rPr>
          <w:delText>相对</w:delText>
        </w:r>
      </w:del>
      <w:r w:rsidR="00BD455D" w:rsidRPr="00B207B1">
        <w:rPr>
          <w:rFonts w:hAnsiTheme="minorEastAsia" w:hint="eastAsia"/>
          <w:rPrChange w:id="3078" w:author="JY0225" w:date="2017-08-24T11:17:00Z">
            <w:rPr>
              <w:rFonts w:ascii="Times New Roman" w:hAnsi="Times New Roman" w:hint="eastAsia"/>
              <w:spacing w:val="10"/>
            </w:rPr>
          </w:rPrChange>
        </w:rPr>
        <w:t>于</w:t>
      </w:r>
      <w:r w:rsidR="00E4327E" w:rsidRPr="00B207B1">
        <w:rPr>
          <w:rFonts w:hAnsiTheme="minorEastAsia" w:hint="eastAsia"/>
          <w:rPrChange w:id="3079" w:author="JY0225" w:date="2017-08-24T11:17:00Z">
            <w:rPr>
              <w:rFonts w:ascii="Times New Roman" w:hAnsi="Times New Roman" w:hint="eastAsia"/>
              <w:spacing w:val="10"/>
            </w:rPr>
          </w:rPrChange>
        </w:rPr>
        <w:t>现有</w:t>
      </w:r>
      <w:r w:rsidR="00BD455D" w:rsidRPr="00B207B1">
        <w:rPr>
          <w:rFonts w:hAnsiTheme="minorEastAsia" w:hint="eastAsia"/>
          <w:rPrChange w:id="3080"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3081" w:author="JY0225" w:date="2017-08-24T11:17:00Z">
            <w:rPr>
              <w:rFonts w:ascii="Times New Roman" w:hAnsi="Times New Roman" w:hint="eastAsia"/>
              <w:spacing w:val="10"/>
            </w:rPr>
          </w:rPrChange>
        </w:rPr>
        <w:t>，</w:t>
      </w:r>
      <w:r w:rsidR="00A343AA" w:rsidRPr="00B207B1">
        <w:rPr>
          <w:rFonts w:hAnsiTheme="minorEastAsia" w:hint="eastAsia"/>
          <w:rPrChange w:id="3082" w:author="JY0225" w:date="2017-08-24T11:17:00Z">
            <w:rPr>
              <w:rFonts w:ascii="Times New Roman" w:hAnsi="Times New Roman" w:hint="eastAsia"/>
              <w:spacing w:val="10"/>
            </w:rPr>
          </w:rPrChange>
        </w:rPr>
        <w:t>具体来说有</w:t>
      </w:r>
      <w:ins w:id="3083" w:author="Liu, Wu" w:date="2017-08-29T11:12:00Z">
        <w:r w:rsidR="00290E49" w:rsidRPr="00B207B1">
          <w:rPr>
            <w:rFonts w:hAnsiTheme="minorEastAsia"/>
          </w:rPr>
          <w:t>分为以下几个模块</w:t>
        </w:r>
      </w:ins>
      <w:del w:id="3084" w:author="Liu, Wu" w:date="2017-08-29T11:12:00Z">
        <w:r w:rsidR="00A343AA" w:rsidRPr="00B207B1" w:rsidDel="00290E49">
          <w:rPr>
            <w:rFonts w:hAnsiTheme="minorEastAsia" w:hint="eastAsia"/>
            <w:rPrChange w:id="3085"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3086"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3087" w:author="微软用户" w:date="2017-08-19T20:00:00Z"/>
          <w:rFonts w:hAnsiTheme="minorEastAsia"/>
          <w:rPrChange w:id="3088" w:author="JY0225" w:date="2017-08-24T11:17:00Z">
            <w:rPr>
              <w:del w:id="3089" w:author="微软用户" w:date="2017-08-19T20:00:00Z"/>
            </w:rPr>
          </w:rPrChange>
        </w:rPr>
        <w:pPrChange w:id="3090" w:author="微软用户" w:date="2017-08-19T20:44:00Z">
          <w:pPr/>
        </w:pPrChange>
      </w:pPr>
      <w:del w:id="3091" w:author="微软用户" w:date="2017-08-19T20:00:00Z">
        <w:r w:rsidRPr="00B207B1" w:rsidDel="000A287A">
          <w:rPr>
            <w:rFonts w:hAnsiTheme="minorEastAsia"/>
            <w:noProof/>
            <w:rPrChange w:id="3092"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093" w:author="微软用户" w:date="2017-08-19T20:00:00Z"/>
          <w:rFonts w:hAnsiTheme="minorEastAsia"/>
          <w:rPrChange w:id="3094" w:author="JY0225" w:date="2017-08-24T11:17:00Z">
            <w:rPr>
              <w:del w:id="3095" w:author="微软用户" w:date="2017-08-19T20:00:00Z"/>
              <w:rFonts w:ascii="Times New Roman" w:hAnsi="Times New Roman"/>
              <w:spacing w:val="10"/>
            </w:rPr>
          </w:rPrChange>
        </w:rPr>
        <w:pPrChange w:id="3096" w:author="微软用户" w:date="2017-08-19T20:44:00Z">
          <w:pPr>
            <w:spacing w:line="400" w:lineRule="exact"/>
            <w:jc w:val="center"/>
          </w:pPr>
        </w:pPrChange>
      </w:pPr>
      <w:del w:id="3097" w:author="微软用户" w:date="2017-08-19T20:00:00Z">
        <w:r w:rsidRPr="00B207B1" w:rsidDel="000A287A">
          <w:rPr>
            <w:rFonts w:hAnsiTheme="minorEastAsia" w:hint="eastAsia"/>
            <w:rPrChange w:id="3098" w:author="JY0225" w:date="2017-08-24T11:17:00Z">
              <w:rPr>
                <w:rFonts w:ascii="Times New Roman" w:hAnsi="Times New Roman" w:hint="eastAsia"/>
                <w:spacing w:val="10"/>
              </w:rPr>
            </w:rPrChange>
          </w:rPr>
          <w:delText>图</w:delText>
        </w:r>
        <w:r w:rsidRPr="00B207B1" w:rsidDel="000A287A">
          <w:rPr>
            <w:rFonts w:hAnsiTheme="minorEastAsia"/>
            <w:rPrChange w:id="3099" w:author="JY0225" w:date="2017-08-24T11:17:00Z">
              <w:rPr>
                <w:rFonts w:ascii="Times New Roman" w:hAnsi="Times New Roman"/>
                <w:spacing w:val="10"/>
              </w:rPr>
            </w:rPrChange>
          </w:rPr>
          <w:delText xml:space="preserve">4-2 </w:delText>
        </w:r>
        <w:r w:rsidRPr="00B207B1" w:rsidDel="000A287A">
          <w:rPr>
            <w:rFonts w:hAnsiTheme="minorEastAsia" w:hint="eastAsia"/>
            <w:rPrChange w:id="3100"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101" w:author="JY0225" w:date="2017-08-24T11:17:00Z">
              <w:rPr>
                <w:rFonts w:ascii="Times New Roman" w:hAnsi="Times New Roman" w:hint="eastAsia"/>
                <w:spacing w:val="10"/>
              </w:rPr>
            </w:rPrChange>
          </w:rPr>
          <w:delText>备份</w:delText>
        </w:r>
        <w:r w:rsidRPr="00B207B1" w:rsidDel="000A287A">
          <w:rPr>
            <w:rFonts w:hAnsiTheme="minorEastAsia" w:hint="eastAsia"/>
            <w:rPrChange w:id="3102"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103" w:author="JY0225" w:date="2017-08-24T11:17:00Z">
              <w:rPr>
                <w:rFonts w:ascii="Times New Roman" w:hAnsi="Times New Roman" w:hint="eastAsia"/>
                <w:spacing w:val="10"/>
              </w:rPr>
            </w:rPrChange>
          </w:rPr>
          <w:delText>优化</w:delText>
        </w:r>
        <w:r w:rsidRPr="00B207B1" w:rsidDel="000A287A">
          <w:rPr>
            <w:rFonts w:hAnsiTheme="minorEastAsia" w:hint="eastAsia"/>
            <w:rPrChange w:id="3104" w:author="JY0225" w:date="2017-08-24T11:17:00Z">
              <w:rPr>
                <w:rFonts w:ascii="Times New Roman" w:hAnsi="Times New Roman" w:hint="eastAsia"/>
                <w:spacing w:val="10"/>
              </w:rPr>
            </w:rPrChange>
          </w:rPr>
          <w:delText>系统</w:delText>
        </w:r>
        <w:r w:rsidRPr="00B207B1" w:rsidDel="000A287A">
          <w:rPr>
            <w:rFonts w:hAnsiTheme="minorEastAsia"/>
            <w:rPrChange w:id="3105" w:author="JY0225" w:date="2017-08-24T11:17:00Z">
              <w:rPr>
                <w:rFonts w:ascii="Times New Roman" w:hAnsi="Times New Roman"/>
                <w:spacing w:val="10"/>
              </w:rPr>
            </w:rPrChange>
          </w:rPr>
          <w:delText>UML</w:delText>
        </w:r>
        <w:r w:rsidRPr="00B207B1" w:rsidDel="000A287A">
          <w:rPr>
            <w:rFonts w:hAnsiTheme="minorEastAsia" w:hint="eastAsia"/>
            <w:rPrChange w:id="3106"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107" w:author="微软用户" w:date="2017-08-19T20:08:00Z"/>
          <w:rFonts w:hAnsiTheme="minorEastAsia"/>
          <w:rPrChange w:id="3108" w:author="JY0225" w:date="2017-08-24T11:17:00Z">
            <w:rPr>
              <w:ins w:id="3109" w:author="微软用户" w:date="2017-08-19T20:08:00Z"/>
            </w:rPr>
          </w:rPrChange>
        </w:rPr>
        <w:pPrChange w:id="3110" w:author="微软用户" w:date="2017-08-19T20:44:00Z">
          <w:pPr>
            <w:spacing w:line="400" w:lineRule="exact"/>
            <w:ind w:firstLine="420"/>
          </w:pPr>
        </w:pPrChange>
      </w:pPr>
    </w:p>
    <w:p w14:paraId="1734EEB4" w14:textId="77777777" w:rsidR="00274705" w:rsidRPr="00B207B1" w:rsidRDefault="00274705">
      <w:pPr>
        <w:jc w:val="center"/>
        <w:rPr>
          <w:ins w:id="3111" w:author="微软用户" w:date="2017-08-19T20:25:00Z"/>
        </w:rPr>
        <w:pPrChange w:id="3112" w:author="微软用户" w:date="2017-08-19T20:01:00Z">
          <w:pPr>
            <w:spacing w:line="400" w:lineRule="exact"/>
            <w:ind w:firstLine="420"/>
          </w:pPr>
        </w:pPrChange>
      </w:pPr>
    </w:p>
    <w:p w14:paraId="64B61F0B" w14:textId="77777777" w:rsidR="00453251" w:rsidRPr="00B207B1" w:rsidRDefault="00114324">
      <w:pPr>
        <w:jc w:val="center"/>
        <w:rPr>
          <w:ins w:id="3113" w:author="微软用户" w:date="2017-08-19T20:39:00Z"/>
          <w:rFonts w:ascii="Times New Roman" w:hAnsi="Times New Roman"/>
        </w:rPr>
        <w:pPrChange w:id="3114" w:author="微软用户" w:date="2017-08-19T20:43:00Z">
          <w:pPr>
            <w:spacing w:line="400" w:lineRule="exact"/>
            <w:ind w:firstLine="420"/>
          </w:pPr>
        </w:pPrChange>
      </w:pPr>
      <w:ins w:id="3115" w:author="微软用户" w:date="2017-08-19T20:39:00Z">
        <w:r w:rsidRPr="00B207B1">
          <w:rPr>
            <w:rFonts w:ascii="Times New Roman" w:hAnsi="Times New Roman"/>
          </w:rPr>
          <w:object w:dxaOrig="15180" w:dyaOrig="10950" w14:anchorId="70404BC6">
            <v:shape id="_x0000_i1050" type="#_x0000_t75" style="width:403.95pt;height:290.8pt" o:ole="">
              <v:imagedata r:id="rId48" o:title=""/>
            </v:shape>
            <o:OLEObject Type="Embed" ProgID="Visio.Drawing.15" ShapeID="_x0000_i1050" DrawAspect="Content" ObjectID="_1565704105" r:id="rId49"/>
          </w:object>
        </w:r>
      </w:ins>
    </w:p>
    <w:p w14:paraId="39D1D6EB" w14:textId="77777777" w:rsidR="00274705" w:rsidRPr="00B207B1" w:rsidRDefault="00562A88">
      <w:pPr>
        <w:ind w:firstLine="420"/>
        <w:jc w:val="center"/>
        <w:rPr>
          <w:ins w:id="3116" w:author="微软用户" w:date="2017-08-19T20:25:00Z"/>
          <w:rFonts w:ascii="Times New Roman" w:hAnsi="Times New Roman"/>
          <w:rPrChange w:id="3117" w:author="微软用户" w:date="2017-08-19T20:32:00Z">
            <w:rPr>
              <w:ins w:id="3118" w:author="微软用户" w:date="2017-08-19T20:25:00Z"/>
            </w:rPr>
          </w:rPrChange>
        </w:rPr>
        <w:pPrChange w:id="3119" w:author="微软用户" w:date="2017-08-19T20:41:00Z">
          <w:pPr>
            <w:spacing w:line="400" w:lineRule="exact"/>
            <w:ind w:firstLine="420"/>
          </w:pPr>
        </w:pPrChange>
      </w:pPr>
      <w:ins w:id="3120"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7115FDA1" w:rsidR="00B91E7C" w:rsidRPr="00B207B1" w:rsidRDefault="000A287A" w:rsidP="000A287A">
      <w:pPr>
        <w:spacing w:line="400" w:lineRule="exact"/>
        <w:ind w:firstLine="420"/>
        <w:rPr>
          <w:rFonts w:hAnsiTheme="minorEastAsia"/>
          <w:rPrChange w:id="3121" w:author="JY0225" w:date="2017-08-24T11:17:00Z">
            <w:rPr/>
          </w:rPrChange>
        </w:rPr>
      </w:pPr>
      <w:del w:id="3122" w:author="微软用户" w:date="2017-08-19T20:08:00Z">
        <w:r w:rsidRPr="00B207B1" w:rsidDel="00F46630">
          <w:rPr>
            <w:rFonts w:hAnsiTheme="minorEastAsia"/>
            <w:rPrChange w:id="3123" w:author="JY0225" w:date="2017-08-24T11:17:00Z">
              <w:rPr/>
            </w:rPrChange>
          </w:rPr>
          <w:fldChar w:fldCharType="begin"/>
        </w:r>
        <w:r w:rsidRPr="00B207B1" w:rsidDel="00F46630">
          <w:rPr>
            <w:rFonts w:hAnsiTheme="minorEastAsia"/>
            <w:rPrChange w:id="3124" w:author="JY0225" w:date="2017-08-24T11:17:00Z">
              <w:rPr/>
            </w:rPrChange>
          </w:rPr>
          <w:fldChar w:fldCharType="end"/>
        </w:r>
      </w:del>
      <w:r w:rsidR="004A50FA" w:rsidRPr="00B207B1">
        <w:rPr>
          <w:rFonts w:hAnsiTheme="minorEastAsia" w:hint="eastAsia"/>
          <w:rPrChange w:id="3125" w:author="JY0225" w:date="2017-08-24T11:17:00Z">
            <w:rPr>
              <w:rFonts w:hint="eastAsia"/>
            </w:rPr>
          </w:rPrChange>
        </w:rPr>
        <w:t>优化后的中间件</w:t>
      </w:r>
      <w:ins w:id="3126" w:author="Liu, Wu" w:date="2017-08-29T11:13:00Z">
        <w:r w:rsidR="00257F9F" w:rsidRPr="00B207B1">
          <w:rPr>
            <w:rFonts w:hAnsiTheme="minorEastAsia"/>
          </w:rPr>
          <w:t>系统</w:t>
        </w:r>
      </w:ins>
      <w:del w:id="3127" w:author="Liu, Wu" w:date="2017-08-29T11:12:00Z">
        <w:r w:rsidR="004A50FA" w:rsidRPr="00B207B1" w:rsidDel="00252431">
          <w:rPr>
            <w:rFonts w:hAnsiTheme="minorEastAsia" w:hint="eastAsia"/>
            <w:rPrChange w:id="3128" w:author="JY0225" w:date="2017-08-24T11:17:00Z">
              <w:rPr>
                <w:rFonts w:hint="eastAsia"/>
              </w:rPr>
            </w:rPrChange>
          </w:rPr>
          <w:delText>模块</w:delText>
        </w:r>
      </w:del>
      <w:r w:rsidR="00E62EE5">
        <w:rPr>
          <w:rFonts w:hAnsiTheme="minorEastAsia" w:hint="eastAsia"/>
        </w:rPr>
        <w:t>类</w:t>
      </w:r>
      <w:r w:rsidR="004A50FA" w:rsidRPr="00B207B1">
        <w:rPr>
          <w:rFonts w:hAnsiTheme="minorEastAsia" w:hint="eastAsia"/>
          <w:rPrChange w:id="3129" w:author="JY0225" w:date="2017-08-24T11:17:00Z">
            <w:rPr>
              <w:rFonts w:hint="eastAsia"/>
            </w:rPr>
          </w:rPrChange>
        </w:rPr>
        <w:t>设计主要分为四大模块，</w:t>
      </w:r>
      <w:r w:rsidR="00B91E7C" w:rsidRPr="00B207B1">
        <w:rPr>
          <w:rFonts w:hAnsiTheme="minorEastAsia"/>
          <w:rPrChange w:id="3130" w:author="JY0225" w:date="2017-08-24T11:17:00Z">
            <w:rPr/>
          </w:rPrChange>
        </w:rPr>
        <w:t>Core</w:t>
      </w:r>
      <w:r w:rsidR="00B91E7C" w:rsidRPr="00B207B1">
        <w:rPr>
          <w:rFonts w:hAnsiTheme="minorEastAsia" w:hint="eastAsia"/>
          <w:rPrChange w:id="3131" w:author="JY0225" w:date="2017-08-24T11:17:00Z">
            <w:rPr>
              <w:rFonts w:hint="eastAsia"/>
            </w:rPr>
          </w:rPrChange>
        </w:rPr>
        <w:t>模块</w:t>
      </w:r>
      <w:r w:rsidR="00F22076" w:rsidRPr="00B207B1">
        <w:rPr>
          <w:rFonts w:hAnsiTheme="minorEastAsia" w:hint="eastAsia"/>
          <w:rPrChange w:id="3132" w:author="JY0225" w:date="2017-08-24T11:17:00Z">
            <w:rPr>
              <w:rFonts w:hint="eastAsia"/>
            </w:rPr>
          </w:rPrChange>
        </w:rPr>
        <w:t>的类</w:t>
      </w:r>
      <w:r w:rsidR="00B91E7C" w:rsidRPr="00B207B1">
        <w:rPr>
          <w:rFonts w:hAnsiTheme="minorEastAsia" w:hint="eastAsia"/>
          <w:rPrChange w:id="3133" w:author="JY0225" w:date="2017-08-24T11:17:00Z">
            <w:rPr>
              <w:rFonts w:hint="eastAsia"/>
            </w:rPr>
          </w:rPrChange>
        </w:rPr>
        <w:t>是中间件系统的核心</w:t>
      </w:r>
      <w:r w:rsidR="00721989" w:rsidRPr="00B207B1">
        <w:rPr>
          <w:rFonts w:hAnsiTheme="minorEastAsia" w:hint="eastAsia"/>
          <w:rPrChange w:id="3134" w:author="JY0225" w:date="2017-08-24T11:17:00Z">
            <w:rPr>
              <w:rFonts w:hint="eastAsia"/>
            </w:rPr>
          </w:rPrChange>
        </w:rPr>
        <w:t>，负责接收和处理用户的请求。通过调用其他模块的类方法，</w:t>
      </w:r>
      <w:r w:rsidR="00BC1DCF" w:rsidRPr="00B207B1">
        <w:rPr>
          <w:rFonts w:hAnsiTheme="minorEastAsia" w:hint="eastAsia"/>
          <w:rPrChange w:id="3135" w:author="JY0225" w:date="2017-08-24T11:17:00Z">
            <w:rPr>
              <w:rFonts w:hint="eastAsia"/>
            </w:rPr>
          </w:rPrChange>
        </w:rPr>
        <w:t>将用户的请求做格式化处理，并将预处理后的数据传输至服务器</w:t>
      </w:r>
      <w:r w:rsidR="0052309B" w:rsidRPr="00B207B1">
        <w:rPr>
          <w:rFonts w:hAnsiTheme="minorEastAsia" w:hint="eastAsia"/>
          <w:rPrChange w:id="3136" w:author="JY0225" w:date="2017-08-24T11:17:00Z">
            <w:rPr>
              <w:rFonts w:hint="eastAsia"/>
            </w:rPr>
          </w:rPrChange>
        </w:rPr>
        <w:t>；</w:t>
      </w:r>
      <w:r w:rsidR="004A50FA" w:rsidRPr="00B207B1">
        <w:rPr>
          <w:rFonts w:hAnsiTheme="minorEastAsia"/>
          <w:rPrChange w:id="3137" w:author="JY0225" w:date="2017-08-24T11:17:00Z">
            <w:rPr/>
          </w:rPrChange>
        </w:rPr>
        <w:t>Features</w:t>
      </w:r>
      <w:r w:rsidR="004A50FA" w:rsidRPr="00B207B1">
        <w:rPr>
          <w:rFonts w:hAnsiTheme="minorEastAsia" w:hint="eastAsia"/>
          <w:rPrChange w:id="3138" w:author="JY0225" w:date="2017-08-24T11:17:00Z">
            <w:rPr>
              <w:rFonts w:hint="eastAsia"/>
            </w:rPr>
          </w:rPrChange>
        </w:rPr>
        <w:t>模块</w:t>
      </w:r>
      <w:r w:rsidR="009B1E44" w:rsidRPr="00B207B1">
        <w:rPr>
          <w:rFonts w:hAnsiTheme="minorEastAsia" w:hint="eastAsia"/>
          <w:rPrChange w:id="3139" w:author="JY0225" w:date="2017-08-24T11:17:00Z">
            <w:rPr>
              <w:rFonts w:hint="eastAsia"/>
            </w:rPr>
          </w:rPrChange>
        </w:rPr>
        <w:t>的类</w:t>
      </w:r>
      <w:r w:rsidR="004A50FA" w:rsidRPr="00B207B1">
        <w:rPr>
          <w:rFonts w:hAnsiTheme="minorEastAsia" w:hint="eastAsia"/>
          <w:rPrChange w:id="3140"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3141" w:author="JY0225" w:date="2017-08-24T11:17:00Z">
            <w:rPr>
              <w:rFonts w:hint="eastAsia"/>
            </w:rPr>
          </w:rPrChange>
        </w:rPr>
        <w:t>优化功能的实现；</w:t>
      </w:r>
      <w:r w:rsidR="00D10CF2" w:rsidRPr="00B207B1">
        <w:rPr>
          <w:rFonts w:hAnsiTheme="minorEastAsia"/>
          <w:rPrChange w:id="3142" w:author="JY0225" w:date="2017-08-24T11:17:00Z">
            <w:rPr/>
          </w:rPrChange>
        </w:rPr>
        <w:t>Utils</w:t>
      </w:r>
      <w:r w:rsidR="00D10CF2" w:rsidRPr="00B207B1">
        <w:rPr>
          <w:rFonts w:hAnsiTheme="minorEastAsia" w:hint="eastAsia"/>
          <w:rPrChange w:id="3143" w:author="JY0225" w:date="2017-08-24T11:17:00Z">
            <w:rPr>
              <w:rFonts w:hint="eastAsia"/>
            </w:rPr>
          </w:rPrChange>
        </w:rPr>
        <w:t>模块</w:t>
      </w:r>
      <w:r w:rsidR="00427E73" w:rsidRPr="00B207B1">
        <w:rPr>
          <w:rFonts w:hAnsiTheme="minorEastAsia" w:hint="eastAsia"/>
          <w:rPrChange w:id="3144" w:author="JY0225" w:date="2017-08-24T11:17:00Z">
            <w:rPr>
              <w:rFonts w:hint="eastAsia"/>
            </w:rPr>
          </w:rPrChange>
        </w:rPr>
        <w:t>的类</w:t>
      </w:r>
      <w:r w:rsidR="00D10CF2" w:rsidRPr="00B207B1">
        <w:rPr>
          <w:rFonts w:hAnsiTheme="minorEastAsia" w:hint="eastAsia"/>
          <w:rPrChange w:id="3145" w:author="JY0225" w:date="2017-08-24T11:17:00Z">
            <w:rPr>
              <w:rFonts w:hint="eastAsia"/>
            </w:rPr>
          </w:rPrChange>
        </w:rPr>
        <w:t>提供开发所需的常用工具和</w:t>
      </w:r>
      <w:r w:rsidR="0049506F">
        <w:rPr>
          <w:rFonts w:hAnsiTheme="minorEastAsia" w:hint="eastAsia"/>
        </w:rPr>
        <w:t>常量</w:t>
      </w:r>
      <w:r w:rsidR="00D10CF2" w:rsidRPr="00B207B1">
        <w:rPr>
          <w:rFonts w:hAnsiTheme="minorEastAsia" w:hint="eastAsia"/>
          <w:rPrChange w:id="3146" w:author="JY0225" w:date="2017-08-24T11:17:00Z">
            <w:rPr>
              <w:rFonts w:hint="eastAsia"/>
            </w:rPr>
          </w:rPrChange>
        </w:rPr>
        <w:t>信息</w:t>
      </w:r>
      <w:r w:rsidR="001C46F3" w:rsidRPr="00B207B1">
        <w:rPr>
          <w:rFonts w:hAnsiTheme="minorEastAsia" w:hint="eastAsia"/>
          <w:rPrChange w:id="3147" w:author="JY0225" w:date="2017-08-24T11:17:00Z">
            <w:rPr>
              <w:rFonts w:hint="eastAsia"/>
            </w:rPr>
          </w:rPrChange>
        </w:rPr>
        <w:t>；</w:t>
      </w:r>
      <w:r w:rsidR="00EC1525" w:rsidRPr="00B207B1">
        <w:rPr>
          <w:rFonts w:hAnsiTheme="minorEastAsia"/>
          <w:rPrChange w:id="3148" w:author="JY0225" w:date="2017-08-24T11:17:00Z">
            <w:rPr/>
          </w:rPrChange>
        </w:rPr>
        <w:t>Database</w:t>
      </w:r>
      <w:r w:rsidR="00D6162D" w:rsidRPr="00B207B1">
        <w:rPr>
          <w:rFonts w:hAnsiTheme="minorEastAsia" w:hint="eastAsia"/>
          <w:rPrChange w:id="3149" w:author="JY0225" w:date="2017-08-24T11:17:00Z">
            <w:rPr>
              <w:rFonts w:hint="eastAsia"/>
            </w:rPr>
          </w:rPrChange>
        </w:rPr>
        <w:t>模块</w:t>
      </w:r>
      <w:r w:rsidR="00677ECE" w:rsidRPr="00B207B1">
        <w:rPr>
          <w:rFonts w:hAnsiTheme="minorEastAsia" w:hint="eastAsia"/>
          <w:rPrChange w:id="3150" w:author="JY0225" w:date="2017-08-24T11:17:00Z">
            <w:rPr>
              <w:rFonts w:hint="eastAsia"/>
            </w:rPr>
          </w:rPrChange>
        </w:rPr>
        <w:t>的类</w:t>
      </w:r>
      <w:r w:rsidR="00EC1525" w:rsidRPr="00B207B1">
        <w:rPr>
          <w:rFonts w:hAnsiTheme="minorEastAsia" w:hint="eastAsia"/>
          <w:rPrChange w:id="3151" w:author="JY0225" w:date="2017-08-24T11:17:00Z">
            <w:rPr>
              <w:rFonts w:hint="eastAsia"/>
            </w:rPr>
          </w:rPrChange>
        </w:rPr>
        <w:t>负责与数据库的交互。</w:t>
      </w:r>
      <w:r w:rsidR="00177489" w:rsidRPr="00B207B1">
        <w:rPr>
          <w:rFonts w:hAnsiTheme="minorEastAsia" w:hint="eastAsia"/>
          <w:rPrChange w:id="3152" w:author="JY0225" w:date="2017-08-24T11:17:00Z">
            <w:rPr>
              <w:rFonts w:hint="eastAsia"/>
            </w:rPr>
          </w:rPrChange>
        </w:rPr>
        <w:t>具体</w:t>
      </w:r>
      <w:r w:rsidR="00D84061" w:rsidRPr="00B207B1">
        <w:rPr>
          <w:rFonts w:hAnsiTheme="minorEastAsia" w:hint="eastAsia"/>
          <w:rPrChange w:id="3153"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3154" w:author="JY0225" w:date="2017-08-24T11:17:00Z">
            <w:rPr>
              <w:rFonts w:ascii="Times New Roman" w:hAnsi="Times New Roman"/>
              <w:spacing w:val="10"/>
            </w:rPr>
          </w:rPrChange>
        </w:rPr>
      </w:pPr>
      <w:r w:rsidRPr="00B207B1">
        <w:rPr>
          <w:rFonts w:hAnsiTheme="minorEastAsia"/>
          <w:rPrChange w:id="3155" w:author="JY0225" w:date="2017-08-24T11:17:00Z">
            <w:rPr>
              <w:rFonts w:ascii="Times New Roman" w:hAnsi="Times New Roman"/>
              <w:spacing w:val="10"/>
            </w:rPr>
          </w:rPrChange>
        </w:rPr>
        <w:t>mwChunk</w:t>
      </w:r>
      <w:r w:rsidR="00177489" w:rsidRPr="00B207B1">
        <w:rPr>
          <w:rFonts w:hAnsiTheme="minorEastAsia"/>
          <w:rPrChange w:id="3156" w:author="JY0225" w:date="2017-08-24T11:17:00Z">
            <w:rPr>
              <w:rFonts w:ascii="Times New Roman" w:hAnsi="Times New Roman"/>
              <w:spacing w:val="10"/>
            </w:rPr>
          </w:rPrChange>
        </w:rPr>
        <w:t>er</w:t>
      </w:r>
      <w:r w:rsidRPr="00B207B1">
        <w:rPr>
          <w:rFonts w:hAnsiTheme="minorEastAsia"/>
          <w:rPrChange w:id="3157" w:author="JY0225" w:date="2017-08-24T11:17:00Z">
            <w:rPr>
              <w:rFonts w:ascii="Times New Roman" w:hAnsi="Times New Roman"/>
              <w:spacing w:val="10"/>
            </w:rPr>
          </w:rPrChange>
        </w:rPr>
        <w:t xml:space="preserve">: </w:t>
      </w:r>
      <w:r w:rsidRPr="00B207B1">
        <w:rPr>
          <w:rFonts w:hAnsiTheme="minorEastAsia" w:hint="eastAsia"/>
          <w:rPrChange w:id="3158" w:author="JY0225" w:date="2017-08-24T11:17:00Z">
            <w:rPr>
              <w:rFonts w:ascii="Times New Roman" w:hAnsi="Times New Roman" w:hint="eastAsia"/>
              <w:spacing w:val="10"/>
            </w:rPr>
          </w:rPrChange>
        </w:rPr>
        <w:t>该类主要用</w:t>
      </w:r>
      <w:ins w:id="3159" w:author="Liu, Wu" w:date="2017-08-29T11:13:00Z">
        <w:r w:rsidR="00BA74DF" w:rsidRPr="00B207B1">
          <w:rPr>
            <w:rFonts w:hAnsiTheme="minorEastAsia"/>
          </w:rPr>
          <w:t>于</w:t>
        </w:r>
      </w:ins>
      <w:del w:id="3160" w:author="Liu, Wu" w:date="2017-08-29T11:13:00Z">
        <w:r w:rsidRPr="00B207B1" w:rsidDel="00BA74DF">
          <w:rPr>
            <w:rFonts w:hAnsiTheme="minorEastAsia" w:hint="eastAsia"/>
            <w:rPrChange w:id="3161" w:author="JY0225" w:date="2017-08-24T11:17:00Z">
              <w:rPr>
                <w:rFonts w:ascii="Times New Roman" w:hAnsi="Times New Roman" w:hint="eastAsia"/>
                <w:spacing w:val="10"/>
              </w:rPr>
            </w:rPrChange>
          </w:rPr>
          <w:delText>与</w:delText>
        </w:r>
      </w:del>
      <w:r w:rsidRPr="00B207B1">
        <w:rPr>
          <w:rFonts w:hAnsiTheme="minorEastAsia" w:hint="eastAsia"/>
          <w:rPrChange w:id="3162"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163"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164" w:author="JY0225" w:date="2017-08-24T11:17:00Z">
            <w:rPr>
              <w:rFonts w:ascii="Times New Roman" w:hAnsi="Times New Roman" w:hint="eastAsia"/>
              <w:spacing w:val="10"/>
            </w:rPr>
          </w:rPrChange>
        </w:rPr>
        <w:t>缓存</w:t>
      </w:r>
      <w:del w:id="3165" w:author="Liu, Wu" w:date="2017-08-29T11:14:00Z">
        <w:r w:rsidR="005A7188" w:rsidRPr="00B207B1" w:rsidDel="003A1D21">
          <w:rPr>
            <w:rFonts w:hAnsiTheme="minorEastAsia" w:hint="eastAsia"/>
            <w:rPrChange w:id="3166" w:author="JY0225" w:date="2017-08-24T11:17:00Z">
              <w:rPr>
                <w:rFonts w:ascii="Times New Roman" w:hAnsi="Times New Roman" w:hint="eastAsia"/>
                <w:spacing w:val="10"/>
              </w:rPr>
            </w:rPrChange>
          </w:rPr>
          <w:delText>文件</w:delText>
        </w:r>
      </w:del>
      <w:r w:rsidR="005A7188" w:rsidRPr="00B207B1">
        <w:rPr>
          <w:rFonts w:hAnsiTheme="minorEastAsia" w:hint="eastAsia"/>
          <w:rPrChange w:id="3167" w:author="JY0225" w:date="2017-08-24T11:17:00Z">
            <w:rPr>
              <w:rFonts w:ascii="Times New Roman" w:hAnsi="Times New Roman" w:hint="eastAsia"/>
              <w:spacing w:val="10"/>
            </w:rPr>
          </w:rPrChange>
        </w:rPr>
        <w:t>中。</w:t>
      </w:r>
      <w:r w:rsidR="00592C90" w:rsidRPr="00B207B1">
        <w:rPr>
          <w:rFonts w:hAnsiTheme="minorEastAsia" w:hint="eastAsia"/>
          <w:rPrChange w:id="3168" w:author="JY0225" w:date="2017-08-24T11:17:00Z">
            <w:rPr>
              <w:rFonts w:ascii="Times New Roman" w:hAnsi="Times New Roman" w:hint="eastAsia"/>
              <w:spacing w:val="10"/>
            </w:rPr>
          </w:rPrChange>
        </w:rPr>
        <w:t>此外，该类还需记录上传文件的</w:t>
      </w:r>
      <w:del w:id="3169" w:author="Liu, Wu" w:date="2017-08-29T11:14:00Z">
        <w:r w:rsidR="00592C90" w:rsidRPr="00B207B1" w:rsidDel="00433A59">
          <w:rPr>
            <w:rFonts w:hAnsiTheme="minorEastAsia" w:hint="eastAsia"/>
            <w:rPrChange w:id="3170" w:author="JY0225" w:date="2017-08-24T11:17:00Z">
              <w:rPr>
                <w:rFonts w:ascii="Times New Roman" w:hAnsi="Times New Roman" w:hint="eastAsia"/>
                <w:spacing w:val="10"/>
              </w:rPr>
            </w:rPrChange>
          </w:rPr>
          <w:delText>上传</w:delText>
        </w:r>
      </w:del>
      <w:r w:rsidR="00592C90" w:rsidRPr="00B207B1">
        <w:rPr>
          <w:rFonts w:hAnsiTheme="minorEastAsia" w:hint="eastAsia"/>
          <w:rPrChange w:id="3171" w:author="JY0225" w:date="2017-08-24T11:17:00Z">
            <w:rPr>
              <w:rFonts w:ascii="Times New Roman" w:hAnsi="Times New Roman" w:hint="eastAsia"/>
              <w:spacing w:val="10"/>
            </w:rPr>
          </w:rPrChange>
        </w:rPr>
        <w:t>状态</w:t>
      </w:r>
      <w:del w:id="3172" w:author="Liu, Wu" w:date="2017-08-29T11:14:00Z">
        <w:r w:rsidR="00592C90" w:rsidRPr="00B207B1" w:rsidDel="00433A59">
          <w:rPr>
            <w:rFonts w:hAnsiTheme="minorEastAsia" w:hint="eastAsia"/>
            <w:rPrChange w:id="3173" w:author="JY0225" w:date="2017-08-24T11:17:00Z">
              <w:rPr>
                <w:rFonts w:ascii="Times New Roman" w:hAnsi="Times New Roman" w:hint="eastAsia"/>
                <w:spacing w:val="10"/>
              </w:rPr>
            </w:rPrChange>
          </w:rPr>
          <w:delText>信息</w:delText>
        </w:r>
      </w:del>
      <w:r w:rsidR="00592C90" w:rsidRPr="00B207B1">
        <w:rPr>
          <w:rFonts w:hAnsiTheme="minorEastAsia" w:hint="eastAsia"/>
          <w:rPrChange w:id="3174" w:author="JY0225" w:date="2017-08-24T11:17:00Z">
            <w:rPr>
              <w:rFonts w:ascii="Times New Roman" w:hAnsi="Times New Roman" w:hint="eastAsia"/>
              <w:spacing w:val="10"/>
            </w:rPr>
          </w:rPrChange>
        </w:rPr>
        <w:t>，如</w:t>
      </w:r>
      <w:r w:rsidR="00944266" w:rsidRPr="00B207B1">
        <w:rPr>
          <w:rFonts w:hAnsiTheme="minorEastAsia" w:hint="eastAsia"/>
          <w:rPrChange w:id="3175" w:author="JY0225" w:date="2017-08-24T11:17:00Z">
            <w:rPr>
              <w:rFonts w:ascii="Times New Roman" w:hAnsi="Times New Roman" w:hint="eastAsia"/>
              <w:spacing w:val="10"/>
            </w:rPr>
          </w:rPrChange>
        </w:rPr>
        <w:t>断点信息，为</w:t>
      </w:r>
      <w:del w:id="3176" w:author="Liu, Wu" w:date="2017-08-29T11:14:00Z">
        <w:r w:rsidR="00944266" w:rsidRPr="00B207B1" w:rsidDel="005F4FAC">
          <w:rPr>
            <w:rFonts w:hAnsiTheme="minorEastAsia" w:hint="eastAsia"/>
            <w:rPrChange w:id="3177"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178" w:author="JY0225" w:date="2017-08-24T11:17:00Z">
            <w:rPr>
              <w:rFonts w:ascii="Times New Roman" w:hAnsi="Times New Roman" w:hint="eastAsia"/>
              <w:spacing w:val="10"/>
            </w:rPr>
          </w:rPrChange>
        </w:rPr>
        <w:t>断点续传技术</w:t>
      </w:r>
      <w:ins w:id="3179" w:author="Liu, Wu" w:date="2017-08-29T11:14:00Z">
        <w:r w:rsidR="005F4FAC" w:rsidRPr="00B207B1">
          <w:rPr>
            <w:rFonts w:hAnsiTheme="minorEastAsia" w:hint="eastAsia"/>
          </w:rPr>
          <w:t>的</w:t>
        </w:r>
      </w:ins>
      <w:r w:rsidR="00944266" w:rsidRPr="00B207B1">
        <w:rPr>
          <w:rFonts w:hAnsiTheme="minorEastAsia" w:hint="eastAsia"/>
          <w:rPrChange w:id="3180"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181" w:author="JY0225" w:date="2017-08-24T11:17:00Z">
            <w:rPr>
              <w:rFonts w:ascii="Times New Roman" w:hAnsi="Times New Roman"/>
              <w:spacing w:val="10"/>
            </w:rPr>
          </w:rPrChange>
        </w:rPr>
      </w:pPr>
      <w:r w:rsidRPr="00B207B1">
        <w:rPr>
          <w:rFonts w:hAnsiTheme="minorEastAsia"/>
          <w:rPrChange w:id="3182" w:author="JY0225" w:date="2017-08-24T11:17:00Z">
            <w:rPr>
              <w:rFonts w:ascii="Times New Roman" w:hAnsi="Times New Roman"/>
              <w:spacing w:val="10"/>
            </w:rPr>
          </w:rPrChange>
        </w:rPr>
        <w:t xml:space="preserve">mwConstant: </w:t>
      </w:r>
      <w:r w:rsidRPr="00B207B1">
        <w:rPr>
          <w:rFonts w:hAnsiTheme="minorEastAsia" w:hint="eastAsia"/>
          <w:rPrChange w:id="3183" w:author="JY0225" w:date="2017-08-24T11:17:00Z">
            <w:rPr>
              <w:rFonts w:ascii="Times New Roman" w:hAnsi="Times New Roman" w:hint="eastAsia"/>
              <w:spacing w:val="10"/>
            </w:rPr>
          </w:rPrChange>
        </w:rPr>
        <w:t>该类的主要作用</w:t>
      </w:r>
      <w:ins w:id="3184" w:author="Liu, Wu" w:date="2017-08-29T11:15:00Z">
        <w:r w:rsidR="00D22839" w:rsidRPr="00B207B1">
          <w:rPr>
            <w:rFonts w:hAnsiTheme="minorEastAsia"/>
          </w:rPr>
          <w:t>是</w:t>
        </w:r>
      </w:ins>
      <w:del w:id="3185" w:author="Liu, Wu" w:date="2017-08-29T11:14:00Z">
        <w:r w:rsidRPr="00B207B1" w:rsidDel="00E63F49">
          <w:rPr>
            <w:rFonts w:hAnsiTheme="minorEastAsia" w:hint="eastAsia"/>
            <w:rPrChange w:id="3186"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187" w:author="JY0225" w:date="2017-08-24T11:17:00Z">
            <w:rPr>
              <w:rFonts w:ascii="Times New Roman" w:hAnsi="Times New Roman" w:hint="eastAsia"/>
              <w:spacing w:val="10"/>
            </w:rPr>
          </w:rPrChange>
        </w:rPr>
        <w:t>常量</w:t>
      </w:r>
      <w:r w:rsidR="00182EC2" w:rsidRPr="00B207B1">
        <w:rPr>
          <w:rFonts w:hAnsiTheme="minorEastAsia" w:hint="eastAsia"/>
          <w:rPrChange w:id="3188"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189" w:author="JY0225" w:date="2017-08-24T11:17:00Z">
            <w:rPr>
              <w:rFonts w:ascii="Times New Roman" w:hAnsi="Times New Roman" w:hint="eastAsia"/>
              <w:spacing w:val="10"/>
            </w:rPr>
          </w:rPrChange>
        </w:rPr>
        <w:t>，并对这些常量进行统一管理</w:t>
      </w:r>
      <w:r w:rsidRPr="00B207B1">
        <w:rPr>
          <w:rFonts w:hAnsiTheme="minorEastAsia" w:hint="eastAsia"/>
          <w:rPrChange w:id="3190" w:author="JY0225" w:date="2017-08-24T11:17:00Z">
            <w:rPr>
              <w:rFonts w:ascii="Times New Roman" w:hAnsi="Times New Roman" w:hint="eastAsia"/>
              <w:spacing w:val="10"/>
            </w:rPr>
          </w:rPrChange>
        </w:rPr>
        <w:t>。</w:t>
      </w:r>
      <w:r w:rsidR="00182EC2" w:rsidRPr="00B207B1">
        <w:rPr>
          <w:rFonts w:hAnsiTheme="minorEastAsia" w:hint="eastAsia"/>
          <w:rPrChange w:id="3191" w:author="JY0225" w:date="2017-08-24T11:17:00Z">
            <w:rPr>
              <w:rFonts w:ascii="Times New Roman" w:hAnsi="Times New Roman" w:hint="eastAsia"/>
              <w:spacing w:val="10"/>
            </w:rPr>
          </w:rPrChange>
        </w:rPr>
        <w:t>在</w:t>
      </w:r>
      <w:r w:rsidR="00E4327E" w:rsidRPr="00B207B1">
        <w:rPr>
          <w:rFonts w:hAnsiTheme="minorEastAsia" w:hint="eastAsia"/>
          <w:rPrChange w:id="3192" w:author="JY0225" w:date="2017-08-24T11:17:00Z">
            <w:rPr>
              <w:rFonts w:ascii="Times New Roman" w:hAnsi="Times New Roman" w:hint="eastAsia"/>
              <w:spacing w:val="10"/>
            </w:rPr>
          </w:rPrChange>
        </w:rPr>
        <w:t>现有</w:t>
      </w:r>
      <w:r w:rsidR="00182EC2" w:rsidRPr="00B207B1">
        <w:rPr>
          <w:rFonts w:hAnsiTheme="minorEastAsia" w:hint="eastAsia"/>
          <w:rPrChange w:id="3193"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194" w:author="JY0225" w:date="2017-08-24T11:17:00Z">
            <w:rPr>
              <w:rFonts w:ascii="Times New Roman" w:hAnsi="Times New Roman" w:hint="eastAsia"/>
              <w:spacing w:val="10"/>
            </w:rPr>
          </w:rPrChange>
        </w:rPr>
        <w:t>类中，这样存在</w:t>
      </w:r>
      <w:ins w:id="3195" w:author="Liu, Wu" w:date="2017-08-29T11:15:00Z">
        <w:r w:rsidR="00BE0370" w:rsidRPr="00B207B1">
          <w:rPr>
            <w:rFonts w:hAnsiTheme="minorEastAsia"/>
          </w:rPr>
          <w:t>大量</w:t>
        </w:r>
      </w:ins>
      <w:del w:id="3196" w:author="Liu, Wu" w:date="2017-08-29T11:15:00Z">
        <w:r w:rsidR="00485C4C" w:rsidRPr="00B207B1" w:rsidDel="00BE0370">
          <w:rPr>
            <w:rFonts w:hAnsiTheme="minorEastAsia" w:hint="eastAsia"/>
            <w:rPrChange w:id="3197"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198"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199"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200"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201"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202" w:author="JY0225" w:date="2017-08-24T11:17:00Z">
            <w:rPr>
              <w:rFonts w:ascii="Times New Roman" w:hAnsi="Times New Roman"/>
              <w:spacing w:val="10"/>
            </w:rPr>
          </w:rPrChange>
        </w:rPr>
      </w:pPr>
      <w:r w:rsidRPr="00B207B1">
        <w:rPr>
          <w:rFonts w:hAnsiTheme="minorEastAsia"/>
          <w:rPrChange w:id="3203" w:author="JY0225" w:date="2017-08-24T11:17:00Z">
            <w:rPr>
              <w:rFonts w:ascii="Times New Roman" w:hAnsi="Times New Roman"/>
              <w:spacing w:val="10"/>
            </w:rPr>
          </w:rPrChange>
        </w:rPr>
        <w:tab/>
      </w:r>
      <w:r w:rsidR="008D3122" w:rsidRPr="00B207B1">
        <w:rPr>
          <w:rFonts w:hAnsiTheme="minorEastAsia"/>
          <w:rPrChange w:id="3204" w:author="JY0225" w:date="2017-08-24T11:17:00Z">
            <w:rPr>
              <w:rFonts w:ascii="Times New Roman" w:hAnsi="Times New Roman"/>
              <w:spacing w:val="10"/>
            </w:rPr>
          </w:rPrChange>
        </w:rPr>
        <w:t xml:space="preserve">mwDao: </w:t>
      </w:r>
      <w:r w:rsidR="008D3122" w:rsidRPr="00B207B1">
        <w:rPr>
          <w:rFonts w:hAnsiTheme="minorEastAsia" w:hint="eastAsia"/>
          <w:rPrChange w:id="3205"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206" w:author="JY0225" w:date="2017-08-24T11:17:00Z">
            <w:rPr>
              <w:rFonts w:ascii="Times New Roman" w:hAnsi="Times New Roman" w:hint="eastAsia"/>
              <w:spacing w:val="10"/>
            </w:rPr>
          </w:rPrChange>
        </w:rPr>
        <w:t>在</w:t>
      </w:r>
      <w:r w:rsidR="00E4327E" w:rsidRPr="00B207B1">
        <w:rPr>
          <w:rFonts w:hAnsiTheme="minorEastAsia" w:hint="eastAsia"/>
          <w:rPrChange w:id="3207"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208"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209"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210" w:author="JY0225" w:date="2017-08-24T11:17:00Z">
            <w:rPr>
              <w:rFonts w:ascii="Times New Roman" w:hAnsi="Times New Roman" w:hint="eastAsia"/>
              <w:spacing w:val="10"/>
            </w:rPr>
          </w:rPrChange>
        </w:rPr>
        <w:t>。</w:t>
      </w:r>
      <w:r w:rsidR="000C0A09" w:rsidRPr="00B207B1">
        <w:rPr>
          <w:rFonts w:hAnsiTheme="minorEastAsia" w:hint="eastAsia"/>
          <w:rPrChange w:id="3211" w:author="JY0225" w:date="2017-08-24T11:17:00Z">
            <w:rPr>
              <w:rFonts w:ascii="Times New Roman" w:hAnsi="Times New Roman" w:hint="eastAsia"/>
              <w:spacing w:val="10"/>
            </w:rPr>
          </w:rPrChange>
        </w:rPr>
        <w:t>这样的做法使</w:t>
      </w:r>
      <w:r w:rsidR="00CA1DDC" w:rsidRPr="00B207B1">
        <w:rPr>
          <w:rFonts w:hAnsiTheme="minorEastAsia" w:hint="eastAsia"/>
          <w:rPrChange w:id="3212" w:author="JY0225" w:date="2017-08-24T11:17:00Z">
            <w:rPr>
              <w:rFonts w:ascii="Times New Roman" w:hAnsi="Times New Roman" w:hint="eastAsia"/>
              <w:spacing w:val="10"/>
            </w:rPr>
          </w:rPrChange>
        </w:rPr>
        <w:t>得对数据库的操作难于管理，因此在优化的过程中，本文</w:t>
      </w:r>
      <w:r w:rsidR="000C0A09" w:rsidRPr="00B207B1">
        <w:rPr>
          <w:rFonts w:hAnsiTheme="minorEastAsia" w:hint="eastAsia"/>
          <w:rPrChange w:id="3213"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214"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215"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216" w:author="JY0225" w:date="2017-08-24T11:17:00Z">
            <w:rPr>
              <w:rFonts w:ascii="Times New Roman" w:hAnsi="Times New Roman" w:hint="eastAsia"/>
              <w:spacing w:val="10"/>
            </w:rPr>
          </w:rPrChange>
        </w:rPr>
        <w:t>如</w:t>
      </w:r>
      <w:r w:rsidR="000C0A09" w:rsidRPr="00B207B1">
        <w:rPr>
          <w:rFonts w:hAnsiTheme="minorEastAsia"/>
          <w:rPrChange w:id="3217" w:author="JY0225" w:date="2017-08-24T11:17:00Z">
            <w:rPr>
              <w:rFonts w:ascii="Times New Roman" w:hAnsi="Times New Roman"/>
              <w:spacing w:val="10"/>
            </w:rPr>
          </w:rPrChange>
        </w:rPr>
        <w:t>add</w:t>
      </w:r>
      <w:r w:rsidR="000C0A09" w:rsidRPr="00B207B1">
        <w:rPr>
          <w:rFonts w:hAnsiTheme="minorEastAsia" w:hint="eastAsia"/>
          <w:rPrChange w:id="3218" w:author="JY0225" w:date="2017-08-24T11:17:00Z">
            <w:rPr>
              <w:rFonts w:ascii="Times New Roman" w:hAnsi="Times New Roman" w:hint="eastAsia"/>
              <w:spacing w:val="10"/>
            </w:rPr>
          </w:rPrChange>
        </w:rPr>
        <w:t>，</w:t>
      </w:r>
      <w:r w:rsidR="000C0A09" w:rsidRPr="00B207B1">
        <w:rPr>
          <w:rFonts w:hAnsiTheme="minorEastAsia"/>
          <w:rPrChange w:id="3219" w:author="JY0225" w:date="2017-08-24T11:17:00Z">
            <w:rPr>
              <w:rFonts w:ascii="Times New Roman" w:hAnsi="Times New Roman"/>
              <w:spacing w:val="10"/>
            </w:rPr>
          </w:rPrChange>
        </w:rPr>
        <w:t>delete</w:t>
      </w:r>
      <w:r w:rsidR="000C0A09" w:rsidRPr="00B207B1">
        <w:rPr>
          <w:rFonts w:hAnsiTheme="minorEastAsia" w:hint="eastAsia"/>
          <w:rPrChange w:id="3220" w:author="JY0225" w:date="2017-08-24T11:17:00Z">
            <w:rPr>
              <w:rFonts w:ascii="Times New Roman" w:hAnsi="Times New Roman" w:hint="eastAsia"/>
              <w:spacing w:val="10"/>
            </w:rPr>
          </w:rPrChange>
        </w:rPr>
        <w:t>，</w:t>
      </w:r>
      <w:r w:rsidR="000C0A09" w:rsidRPr="00B207B1">
        <w:rPr>
          <w:rFonts w:hAnsiTheme="minorEastAsia"/>
          <w:rPrChange w:id="3221" w:author="JY0225" w:date="2017-08-24T11:17:00Z">
            <w:rPr>
              <w:rFonts w:ascii="Times New Roman" w:hAnsi="Times New Roman"/>
              <w:spacing w:val="10"/>
            </w:rPr>
          </w:rPrChange>
        </w:rPr>
        <w:t>update</w:t>
      </w:r>
      <w:r w:rsidR="000C0A09" w:rsidRPr="00B207B1">
        <w:rPr>
          <w:rFonts w:hAnsiTheme="minorEastAsia" w:hint="eastAsia"/>
          <w:rPrChange w:id="3222" w:author="JY0225" w:date="2017-08-24T11:17:00Z">
            <w:rPr>
              <w:rFonts w:ascii="Times New Roman" w:hAnsi="Times New Roman" w:hint="eastAsia"/>
              <w:spacing w:val="10"/>
            </w:rPr>
          </w:rPrChange>
        </w:rPr>
        <w:t>，</w:t>
      </w:r>
      <w:r w:rsidR="000C0A09" w:rsidRPr="00B207B1">
        <w:rPr>
          <w:rFonts w:hAnsiTheme="minorEastAsia"/>
          <w:rPrChange w:id="3223" w:author="JY0225" w:date="2017-08-24T11:17:00Z">
            <w:rPr>
              <w:rFonts w:ascii="Times New Roman" w:hAnsi="Times New Roman"/>
              <w:spacing w:val="10"/>
            </w:rPr>
          </w:rPrChange>
        </w:rPr>
        <w:t>query</w:t>
      </w:r>
      <w:r w:rsidR="000C0A09" w:rsidRPr="00B207B1">
        <w:rPr>
          <w:rFonts w:hAnsiTheme="minorEastAsia" w:hint="eastAsia"/>
          <w:rPrChange w:id="3224"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225" w:author="JY0225" w:date="2017-08-24T11:17:00Z">
            <w:rPr>
              <w:rFonts w:ascii="Times New Roman" w:hAnsi="Times New Roman"/>
              <w:spacing w:val="10"/>
            </w:rPr>
          </w:rPrChange>
        </w:rPr>
      </w:pPr>
      <w:r w:rsidRPr="00B207B1">
        <w:rPr>
          <w:rFonts w:hAnsiTheme="minorEastAsia"/>
          <w:rPrChange w:id="3226" w:author="JY0225" w:date="2017-08-24T11:17:00Z">
            <w:rPr>
              <w:rFonts w:ascii="Times New Roman" w:hAnsi="Times New Roman"/>
              <w:spacing w:val="10"/>
            </w:rPr>
          </w:rPrChange>
        </w:rPr>
        <w:lastRenderedPageBreak/>
        <w:tab/>
        <w:t xml:space="preserve">mwFileUtil: </w:t>
      </w:r>
      <w:r w:rsidRPr="00B207B1">
        <w:rPr>
          <w:rFonts w:hAnsiTheme="minorEastAsia" w:hint="eastAsia"/>
          <w:rPrChange w:id="3227"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228" w:author="JY0225" w:date="2017-08-24T11:17:00Z">
            <w:rPr>
              <w:rFonts w:ascii="Times New Roman" w:hAnsi="Times New Roman" w:hint="eastAsia"/>
              <w:spacing w:val="10"/>
            </w:rPr>
          </w:rPrChange>
        </w:rPr>
        <w:t>，如获取文件的大小、</w:t>
      </w:r>
      <w:r w:rsidR="0087158A" w:rsidRPr="00B207B1">
        <w:rPr>
          <w:rFonts w:hAnsiTheme="minorEastAsia"/>
          <w:rPrChange w:id="3229" w:author="JY0225" w:date="2017-08-24T11:17:00Z">
            <w:rPr>
              <w:rFonts w:ascii="Times New Roman" w:hAnsi="Times New Roman"/>
              <w:spacing w:val="10"/>
            </w:rPr>
          </w:rPrChange>
        </w:rPr>
        <w:t>MD5</w:t>
      </w:r>
      <w:r w:rsidR="0027521F" w:rsidRPr="00B207B1">
        <w:rPr>
          <w:rFonts w:hAnsiTheme="minorEastAsia" w:hint="eastAsia"/>
          <w:rPrChange w:id="3230" w:author="JY0225" w:date="2017-08-24T11:17:00Z">
            <w:rPr>
              <w:rFonts w:ascii="Times New Roman" w:hAnsi="Times New Roman" w:hint="eastAsia"/>
              <w:spacing w:val="10"/>
            </w:rPr>
          </w:rPrChange>
        </w:rPr>
        <w:t>值、复制文件等。</w:t>
      </w:r>
      <w:r w:rsidR="00E03440" w:rsidRPr="00B207B1">
        <w:rPr>
          <w:rFonts w:hAnsiTheme="minorEastAsia" w:hint="eastAsia"/>
          <w:rPrChange w:id="3231" w:author="JY0225" w:date="2017-08-24T11:17:00Z">
            <w:rPr>
              <w:rFonts w:ascii="Times New Roman" w:hAnsi="Times New Roman" w:hint="eastAsia"/>
              <w:spacing w:val="10"/>
            </w:rPr>
          </w:rPrChange>
        </w:rPr>
        <w:t>这些操作对于云</w:t>
      </w:r>
      <w:r w:rsidR="00476838" w:rsidRPr="00B207B1">
        <w:rPr>
          <w:rFonts w:hAnsiTheme="minorEastAsia" w:hint="eastAsia"/>
          <w:rPrChange w:id="3232" w:author="JY0225" w:date="2017-08-24T11:17:00Z">
            <w:rPr>
              <w:rFonts w:ascii="Times New Roman" w:hAnsi="Times New Roman" w:hint="eastAsia"/>
              <w:spacing w:val="10"/>
            </w:rPr>
          </w:rPrChange>
        </w:rPr>
        <w:t>备份</w:t>
      </w:r>
      <w:r w:rsidR="00B72D7A" w:rsidRPr="00B207B1">
        <w:rPr>
          <w:rFonts w:hAnsiTheme="minorEastAsia" w:hint="eastAsia"/>
          <w:rPrChange w:id="3233" w:author="JY0225" w:date="2017-08-24T11:17:00Z">
            <w:rPr>
              <w:rFonts w:ascii="Times New Roman" w:hAnsi="Times New Roman" w:hint="eastAsia"/>
              <w:spacing w:val="10"/>
            </w:rPr>
          </w:rPrChange>
        </w:rPr>
        <w:t>服务来说十分常见的，因此</w:t>
      </w:r>
      <w:del w:id="3234" w:author="Liu, Wu" w:date="2017-08-29T11:17:00Z">
        <w:r w:rsidR="00B72D7A" w:rsidRPr="00B207B1" w:rsidDel="00295AF1">
          <w:rPr>
            <w:rFonts w:hAnsiTheme="minorEastAsia" w:hint="eastAsia"/>
            <w:rPrChange w:id="3235"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236" w:author="JY0225" w:date="2017-08-24T11:17:00Z">
              <w:rPr>
                <w:rFonts w:ascii="Times New Roman" w:hAnsi="Times New Roman" w:hint="eastAsia"/>
                <w:spacing w:val="10"/>
              </w:rPr>
            </w:rPrChange>
          </w:rPr>
          <w:delText>单独此类</w:delText>
        </w:r>
      </w:del>
      <w:ins w:id="3237" w:author="Liu, Wu" w:date="2017-08-29T11:17:00Z">
        <w:r w:rsidR="00295AF1" w:rsidRPr="00B207B1">
          <w:rPr>
            <w:rFonts w:hAnsiTheme="minorEastAsia" w:hint="eastAsia"/>
          </w:rPr>
          <w:t>将这些</w:t>
        </w:r>
      </w:ins>
      <w:r w:rsidR="00E03440" w:rsidRPr="00B207B1">
        <w:rPr>
          <w:rFonts w:hAnsiTheme="minorEastAsia" w:hint="eastAsia"/>
          <w:rPrChange w:id="3238" w:author="JY0225" w:date="2017-08-24T11:17:00Z">
            <w:rPr>
              <w:rFonts w:ascii="Times New Roman" w:hAnsi="Times New Roman" w:hint="eastAsia"/>
              <w:spacing w:val="10"/>
            </w:rPr>
          </w:rPrChange>
        </w:rPr>
        <w:t>方法统一封装在</w:t>
      </w:r>
      <w:r w:rsidR="00E03440" w:rsidRPr="00B207B1">
        <w:rPr>
          <w:rFonts w:hAnsiTheme="minorEastAsia"/>
          <w:rPrChange w:id="3239"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240"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241" w:author="JY0225" w:date="2017-08-24T11:17:00Z">
            <w:rPr>
              <w:rFonts w:ascii="Times New Roman" w:hAnsi="Times New Roman"/>
              <w:spacing w:val="10"/>
            </w:rPr>
          </w:rPrChange>
        </w:rPr>
      </w:pPr>
      <w:r w:rsidRPr="00B207B1">
        <w:rPr>
          <w:rFonts w:hAnsiTheme="minorEastAsia"/>
          <w:rPrChange w:id="3242" w:author="JY0225" w:date="2017-08-24T11:17:00Z">
            <w:rPr>
              <w:rFonts w:ascii="Times New Roman" w:hAnsi="Times New Roman"/>
              <w:spacing w:val="10"/>
            </w:rPr>
          </w:rPrChange>
        </w:rPr>
        <w:tab/>
        <w:t xml:space="preserve">mwUserUtil: </w:t>
      </w:r>
      <w:r w:rsidRPr="00B207B1">
        <w:rPr>
          <w:rFonts w:hAnsiTheme="minorEastAsia" w:hint="eastAsia"/>
          <w:rPrChange w:id="3243" w:author="JY0225" w:date="2017-08-24T11:17:00Z">
            <w:rPr>
              <w:rFonts w:ascii="Times New Roman" w:hAnsi="Times New Roman" w:hint="eastAsia"/>
              <w:spacing w:val="10"/>
            </w:rPr>
          </w:rPrChange>
        </w:rPr>
        <w:t>该类的主要作用是</w:t>
      </w:r>
      <w:r w:rsidR="001672D0" w:rsidRPr="00B207B1">
        <w:rPr>
          <w:rFonts w:hAnsiTheme="minorEastAsia" w:hint="eastAsia"/>
          <w:rPrChange w:id="3244" w:author="JY0225" w:date="2017-08-24T11:17:00Z">
            <w:rPr>
              <w:rFonts w:ascii="Times New Roman" w:hAnsi="Times New Roman" w:hint="eastAsia"/>
              <w:spacing w:val="10"/>
            </w:rPr>
          </w:rPrChange>
        </w:rPr>
        <w:t>获取用户的信息，如用户的</w:t>
      </w:r>
      <w:r w:rsidR="001672D0" w:rsidRPr="00B207B1">
        <w:rPr>
          <w:rFonts w:hAnsiTheme="minorEastAsia"/>
          <w:rPrChange w:id="3245" w:author="JY0225" w:date="2017-08-24T11:17:00Z">
            <w:rPr>
              <w:rFonts w:ascii="Times New Roman" w:hAnsi="Times New Roman"/>
              <w:spacing w:val="10"/>
            </w:rPr>
          </w:rPrChange>
        </w:rPr>
        <w:t>id</w:t>
      </w:r>
      <w:r w:rsidR="001672D0" w:rsidRPr="00B207B1">
        <w:rPr>
          <w:rFonts w:hAnsiTheme="minorEastAsia" w:hint="eastAsia"/>
          <w:rPrChange w:id="3246" w:author="JY0225" w:date="2017-08-24T11:17:00Z">
            <w:rPr>
              <w:rFonts w:ascii="Times New Roman" w:hAnsi="Times New Roman" w:hint="eastAsia"/>
              <w:spacing w:val="10"/>
            </w:rPr>
          </w:rPrChange>
        </w:rPr>
        <w:t>、用户的</w:t>
      </w:r>
      <w:r w:rsidR="001672D0" w:rsidRPr="00B207B1">
        <w:rPr>
          <w:rFonts w:hAnsiTheme="minorEastAsia"/>
          <w:rPrChange w:id="3247" w:author="JY0225" w:date="2017-08-24T11:17:00Z">
            <w:rPr>
              <w:rFonts w:ascii="Times New Roman" w:hAnsi="Times New Roman"/>
              <w:spacing w:val="10"/>
            </w:rPr>
          </w:rPrChange>
        </w:rPr>
        <w:t>token</w:t>
      </w:r>
      <w:r w:rsidR="001672D0" w:rsidRPr="00B207B1">
        <w:rPr>
          <w:rFonts w:hAnsiTheme="minorEastAsia" w:hint="eastAsia"/>
          <w:rPrChange w:id="3248"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249" w:author="JY0225" w:date="2017-08-24T11:17:00Z">
            <w:rPr>
              <w:rFonts w:ascii="Times New Roman" w:hAnsi="Times New Roman" w:hint="eastAsia"/>
              <w:spacing w:val="10"/>
            </w:rPr>
          </w:rPrChange>
        </w:rPr>
        <w:t>这些在</w:t>
      </w:r>
      <w:r w:rsidR="00327DC2" w:rsidRPr="00B207B1">
        <w:rPr>
          <w:rFonts w:hAnsiTheme="minorEastAsia"/>
          <w:rPrChange w:id="3250"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251" w:author="JY0225" w:date="2017-08-24T11:17:00Z">
            <w:rPr>
              <w:rFonts w:ascii="Times New Roman" w:hAnsi="Times New Roman" w:hint="eastAsia"/>
              <w:spacing w:val="10"/>
            </w:rPr>
          </w:rPrChange>
        </w:rPr>
        <w:t>是</w:t>
      </w:r>
      <w:r w:rsidR="00DE4CB0" w:rsidRPr="00B207B1">
        <w:rPr>
          <w:rFonts w:hAnsiTheme="minorEastAsia" w:hint="eastAsia"/>
          <w:rPrChange w:id="3252" w:author="JY0225" w:date="2017-08-24T11:17:00Z">
            <w:rPr>
              <w:rFonts w:ascii="Times New Roman" w:hAnsi="Times New Roman" w:hint="eastAsia"/>
              <w:spacing w:val="10"/>
            </w:rPr>
          </w:rPrChange>
        </w:rPr>
        <w:t>经常使用到</w:t>
      </w:r>
      <w:r w:rsidR="00327DC2" w:rsidRPr="00B207B1">
        <w:rPr>
          <w:rFonts w:hAnsiTheme="minorEastAsia" w:hint="eastAsia"/>
          <w:rPrChange w:id="3253" w:author="JY0225" w:date="2017-08-24T11:17:00Z">
            <w:rPr>
              <w:rFonts w:ascii="Times New Roman" w:hAnsi="Times New Roman" w:hint="eastAsia"/>
              <w:spacing w:val="10"/>
            </w:rPr>
          </w:rPrChange>
        </w:rPr>
        <w:t>的信息，</w:t>
      </w:r>
      <w:r w:rsidR="005F0AF8" w:rsidRPr="00B207B1">
        <w:rPr>
          <w:rFonts w:hAnsiTheme="minorEastAsia" w:hint="eastAsia"/>
          <w:rPrChange w:id="3254" w:author="JY0225" w:date="2017-08-24T11:17:00Z">
            <w:rPr>
              <w:rFonts w:ascii="Times New Roman" w:hAnsi="Times New Roman" w:hint="eastAsia"/>
              <w:spacing w:val="10"/>
            </w:rPr>
          </w:rPrChange>
        </w:rPr>
        <w:t>因此</w:t>
      </w:r>
      <w:del w:id="3255" w:author="Liu, Wu" w:date="2017-08-29T11:17:00Z">
        <w:r w:rsidR="005F0AF8" w:rsidRPr="00B207B1" w:rsidDel="00DD38AF">
          <w:rPr>
            <w:rFonts w:hAnsiTheme="minorEastAsia" w:hint="eastAsia"/>
            <w:rPrChange w:id="3256" w:author="JY0225" w:date="2017-08-24T11:17:00Z">
              <w:rPr>
                <w:rFonts w:ascii="Times New Roman" w:hAnsi="Times New Roman" w:hint="eastAsia"/>
                <w:spacing w:val="10"/>
              </w:rPr>
            </w:rPrChange>
          </w:rPr>
          <w:delText>本文</w:delText>
        </w:r>
      </w:del>
      <w:r w:rsidR="00327DC2" w:rsidRPr="00B207B1">
        <w:rPr>
          <w:rFonts w:hAnsiTheme="minorEastAsia" w:hint="eastAsia"/>
          <w:rPrChange w:id="3257"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258" w:author="JY0225" w:date="2017-08-24T11:17:00Z">
            <w:rPr>
              <w:rFonts w:ascii="Times New Roman" w:hAnsi="Times New Roman"/>
              <w:spacing w:val="10"/>
            </w:rPr>
          </w:rPrChange>
        </w:rPr>
      </w:pPr>
      <w:r w:rsidRPr="00B207B1">
        <w:rPr>
          <w:rFonts w:hAnsiTheme="minorEastAsia"/>
          <w:rPrChange w:id="3259" w:author="JY0225" w:date="2017-08-24T11:17:00Z">
            <w:rPr>
              <w:rFonts w:ascii="Times New Roman" w:hAnsi="Times New Roman"/>
              <w:spacing w:val="10"/>
            </w:rPr>
          </w:rPrChange>
        </w:rPr>
        <w:tab/>
      </w:r>
      <w:r w:rsidR="00CF2ACF" w:rsidRPr="00B207B1">
        <w:rPr>
          <w:rFonts w:hAnsiTheme="minorEastAsia"/>
          <w:rPrChange w:id="3260" w:author="JY0225" w:date="2017-08-24T11:17:00Z">
            <w:rPr>
              <w:rFonts w:ascii="Times New Roman" w:hAnsi="Times New Roman"/>
              <w:spacing w:val="10"/>
            </w:rPr>
          </w:rPrChange>
        </w:rPr>
        <w:t xml:space="preserve">mwFirefoxHelper: </w:t>
      </w:r>
      <w:r w:rsidR="00CF2ACF" w:rsidRPr="00B207B1">
        <w:rPr>
          <w:rFonts w:hAnsiTheme="minorEastAsia" w:hint="eastAsia"/>
          <w:rPrChange w:id="3261" w:author="JY0225" w:date="2017-08-24T11:17:00Z">
            <w:rPr>
              <w:rFonts w:ascii="Times New Roman" w:hAnsi="Times New Roman" w:hint="eastAsia"/>
              <w:spacing w:val="10"/>
            </w:rPr>
          </w:rPrChange>
        </w:rPr>
        <w:t>该类的主要作用是处理来自</w:t>
      </w:r>
      <w:ins w:id="3262" w:author="Liu, Wu" w:date="2017-08-29T11:17:00Z">
        <w:r w:rsidR="00F634C4" w:rsidRPr="00B207B1">
          <w:rPr>
            <w:rFonts w:hAnsiTheme="minorEastAsia"/>
          </w:rPr>
          <w:t>F</w:t>
        </w:r>
      </w:ins>
      <w:del w:id="3263" w:author="Liu, Wu" w:date="2017-08-29T11:17:00Z">
        <w:r w:rsidR="00CF2ACF" w:rsidRPr="00B207B1" w:rsidDel="00F634C4">
          <w:rPr>
            <w:rFonts w:hAnsiTheme="minorEastAsia"/>
            <w:rPrChange w:id="3264" w:author="JY0225" w:date="2017-08-24T11:17:00Z">
              <w:rPr>
                <w:rFonts w:ascii="Times New Roman" w:hAnsi="Times New Roman"/>
                <w:spacing w:val="10"/>
              </w:rPr>
            </w:rPrChange>
          </w:rPr>
          <w:delText>f</w:delText>
        </w:r>
      </w:del>
      <w:r w:rsidR="00CF2ACF" w:rsidRPr="00B207B1">
        <w:rPr>
          <w:rFonts w:hAnsiTheme="minorEastAsia"/>
          <w:rPrChange w:id="3265" w:author="JY0225" w:date="2017-08-24T11:17:00Z">
            <w:rPr>
              <w:rFonts w:ascii="Times New Roman" w:hAnsi="Times New Roman"/>
              <w:spacing w:val="10"/>
            </w:rPr>
          </w:rPrChange>
        </w:rPr>
        <w:t>irefox</w:t>
      </w:r>
      <w:r w:rsidR="002E5718" w:rsidRPr="00B207B1">
        <w:rPr>
          <w:rFonts w:hAnsiTheme="minorEastAsia" w:hint="eastAsia"/>
          <w:rPrChange w:id="3266" w:author="JY0225" w:date="2017-08-24T11:17:00Z">
            <w:rPr>
              <w:rFonts w:ascii="Times New Roman" w:hAnsi="Times New Roman" w:hint="eastAsia"/>
              <w:spacing w:val="10"/>
            </w:rPr>
          </w:rPrChange>
        </w:rPr>
        <w:t>扩展</w:t>
      </w:r>
      <w:r w:rsidR="00CF2ACF" w:rsidRPr="00B207B1">
        <w:rPr>
          <w:rFonts w:hAnsiTheme="minorEastAsia" w:hint="eastAsia"/>
          <w:rPrChange w:id="3267" w:author="JY0225" w:date="2017-08-24T11:17:00Z">
            <w:rPr>
              <w:rFonts w:ascii="Times New Roman" w:hAnsi="Times New Roman" w:hint="eastAsia"/>
              <w:spacing w:val="10"/>
            </w:rPr>
          </w:rPrChange>
        </w:rPr>
        <w:t>的请求。</w:t>
      </w:r>
      <w:r w:rsidR="00ED6ED6" w:rsidRPr="00B207B1">
        <w:rPr>
          <w:rFonts w:hAnsiTheme="minorEastAsia" w:hint="eastAsia"/>
          <w:rPrChange w:id="3268" w:author="JY0225" w:date="2017-08-24T11:17:00Z">
            <w:rPr>
              <w:rFonts w:ascii="Times New Roman" w:hAnsi="Times New Roman" w:hint="eastAsia"/>
              <w:spacing w:val="10"/>
            </w:rPr>
          </w:rPrChange>
        </w:rPr>
        <w:t>由于</w:t>
      </w:r>
      <w:r w:rsidR="00ED6ED6" w:rsidRPr="00B207B1">
        <w:rPr>
          <w:rFonts w:hAnsiTheme="minorEastAsia"/>
          <w:rPrChange w:id="3269" w:author="JY0225" w:date="2017-08-24T11:17:00Z">
            <w:rPr>
              <w:rFonts w:ascii="Times New Roman" w:hAnsi="Times New Roman"/>
              <w:spacing w:val="10"/>
            </w:rPr>
          </w:rPrChange>
        </w:rPr>
        <w:t>Firefox</w:t>
      </w:r>
      <w:r w:rsidR="002E5718" w:rsidRPr="00B207B1">
        <w:rPr>
          <w:rFonts w:hAnsiTheme="minorEastAsia" w:hint="eastAsia"/>
          <w:rPrChange w:id="3270" w:author="JY0225" w:date="2017-08-24T11:17:00Z">
            <w:rPr>
              <w:rFonts w:ascii="Times New Roman" w:hAnsi="Times New Roman" w:hint="eastAsia"/>
              <w:spacing w:val="10"/>
            </w:rPr>
          </w:rPrChange>
        </w:rPr>
        <w:t>扩展</w:t>
      </w:r>
      <w:r w:rsidR="00ED6ED6" w:rsidRPr="00B207B1">
        <w:rPr>
          <w:rFonts w:hAnsiTheme="minorEastAsia" w:hint="eastAsia"/>
          <w:rPrChange w:id="3271"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272" w:author="JY0225" w:date="2017-08-24T11:17:00Z">
            <w:rPr>
              <w:rFonts w:ascii="Times New Roman" w:hAnsi="Times New Roman" w:hint="eastAsia"/>
              <w:spacing w:val="10"/>
            </w:rPr>
          </w:rPrChange>
        </w:rPr>
        <w:t>的特殊性，使用到了</w:t>
      </w:r>
      <w:r w:rsidR="00ED6ED6" w:rsidRPr="00B207B1">
        <w:rPr>
          <w:rFonts w:hAnsiTheme="minorEastAsia"/>
          <w:rPrChange w:id="3273"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274" w:author="JY0225" w:date="2017-08-24T11:17:00Z">
            <w:rPr>
              <w:rFonts w:ascii="Times New Roman" w:hAnsi="Times New Roman" w:hint="eastAsia"/>
              <w:spacing w:val="10"/>
            </w:rPr>
          </w:rPrChange>
        </w:rPr>
        <w:t>方式，与</w:t>
      </w:r>
      <w:r w:rsidR="00ED6ED6" w:rsidRPr="00B207B1">
        <w:rPr>
          <w:rFonts w:hAnsiTheme="minorEastAsia"/>
          <w:rPrChange w:id="3275"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276" w:author="JY0225" w:date="2017-08-24T11:17:00Z">
            <w:rPr>
              <w:rFonts w:ascii="Times New Roman" w:hAnsi="Times New Roman" w:hint="eastAsia"/>
              <w:spacing w:val="10"/>
            </w:rPr>
          </w:rPrChange>
        </w:rPr>
        <w:t>需要对来</w:t>
      </w:r>
      <w:r w:rsidR="00ED6ED6" w:rsidRPr="00B207B1">
        <w:rPr>
          <w:rFonts w:hAnsiTheme="minorEastAsia"/>
          <w:rPrChange w:id="3277" w:author="JY0225" w:date="2017-08-24T11:17:00Z">
            <w:rPr>
              <w:rFonts w:ascii="Times New Roman" w:hAnsi="Times New Roman"/>
              <w:spacing w:val="10"/>
            </w:rPr>
          </w:rPrChange>
        </w:rPr>
        <w:t>Firefox</w:t>
      </w:r>
      <w:r w:rsidR="00ED6ED6" w:rsidRPr="00B207B1">
        <w:rPr>
          <w:rFonts w:hAnsiTheme="minorEastAsia" w:hint="eastAsia"/>
          <w:rPrChange w:id="3278"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279" w:author="JY0225" w:date="2017-08-24T11:17:00Z">
            <w:rPr>
              <w:rFonts w:ascii="Times New Roman" w:hAnsi="Times New Roman"/>
              <w:spacing w:val="10"/>
            </w:rPr>
          </w:rPrChange>
        </w:rPr>
      </w:pPr>
      <w:r w:rsidRPr="00B207B1">
        <w:rPr>
          <w:rFonts w:hAnsiTheme="minorEastAsia"/>
          <w:rPrChange w:id="3280"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281" w:author="JY0225" w:date="2017-08-24T11:17:00Z">
            <w:rPr>
              <w:rFonts w:ascii="Times New Roman" w:hAnsi="Times New Roman" w:hint="eastAsia"/>
              <w:spacing w:val="10"/>
            </w:rPr>
          </w:rPrChange>
        </w:rPr>
        <w:t>服务器</w:t>
      </w:r>
      <w:r w:rsidR="0022704A" w:rsidRPr="00B207B1">
        <w:rPr>
          <w:rFonts w:hAnsiTheme="minorEastAsia" w:hint="eastAsia"/>
          <w:rPrChange w:id="3282" w:author="JY0225" w:date="2017-08-24T11:17:00Z">
            <w:rPr>
              <w:rFonts w:ascii="Times New Roman" w:hAnsi="Times New Roman" w:hint="eastAsia"/>
              <w:spacing w:val="10"/>
            </w:rPr>
          </w:rPrChange>
        </w:rPr>
        <w:t>可识别</w:t>
      </w:r>
      <w:r w:rsidRPr="00B207B1">
        <w:rPr>
          <w:rFonts w:hAnsiTheme="minorEastAsia" w:hint="eastAsia"/>
          <w:rPrChange w:id="3283" w:author="JY0225" w:date="2017-08-24T11:17:00Z">
            <w:rPr>
              <w:rFonts w:ascii="Times New Roman" w:hAnsi="Times New Roman" w:hint="eastAsia"/>
              <w:spacing w:val="10"/>
            </w:rPr>
          </w:rPrChange>
        </w:rPr>
        <w:t>的标准形式</w:t>
      </w:r>
      <w:r w:rsidR="009C3BFA" w:rsidRPr="00B207B1">
        <w:rPr>
          <w:rFonts w:hAnsiTheme="minorEastAsia" w:hint="eastAsia"/>
          <w:rPrChange w:id="3284"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285"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286" w:author="JY0225" w:date="2017-08-24T11:17:00Z">
            <w:rPr>
              <w:rFonts w:ascii="Times New Roman" w:hAnsi="Times New Roman" w:hint="eastAsia"/>
              <w:spacing w:val="10"/>
            </w:rPr>
          </w:rPrChange>
        </w:rPr>
        <w:t>备份</w:t>
      </w:r>
      <w:r w:rsidR="006413BB" w:rsidRPr="00B207B1">
        <w:rPr>
          <w:rFonts w:hAnsiTheme="minorEastAsia" w:hint="eastAsia"/>
          <w:rPrChange w:id="3287"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288" w:author="微软用户" w:date="2017-08-18T22:51:00Z">
          <w:pPr>
            <w:pStyle w:val="21"/>
          </w:pPr>
        </w:pPrChange>
      </w:pPr>
      <w:bookmarkStart w:id="3289" w:name="_Toc491952440"/>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289"/>
    </w:p>
    <w:p w14:paraId="01D173C9" w14:textId="55505AD7" w:rsidR="008A4E59" w:rsidRPr="00B207B1" w:rsidRDefault="00F42656" w:rsidP="00FB4BDD">
      <w:pPr>
        <w:spacing w:line="400" w:lineRule="exact"/>
        <w:ind w:firstLine="420"/>
        <w:rPr>
          <w:rFonts w:hAnsiTheme="minorEastAsia"/>
          <w:color w:val="000000" w:themeColor="text1"/>
          <w:rPrChange w:id="3290"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291"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292" w:author="JY0225" w:date="2017-08-24T11:17:00Z">
            <w:rPr>
              <w:rFonts w:ascii="Times New Roman" w:hAnsi="Times New Roman" w:hint="eastAsia"/>
              <w:color w:val="000000" w:themeColor="text1"/>
            </w:rPr>
          </w:rPrChange>
        </w:rPr>
        <w:t>系统的整体流程</w:t>
      </w:r>
      <w:r w:rsidR="00FB4BDD">
        <w:rPr>
          <w:rFonts w:hAnsiTheme="minorEastAsia" w:hint="eastAsia"/>
          <w:color w:val="000000" w:themeColor="text1"/>
        </w:rPr>
        <w:t>。</w:t>
      </w:r>
      <w:r w:rsidR="008A4E59" w:rsidRPr="00B207B1">
        <w:rPr>
          <w:rFonts w:hAnsiTheme="minorEastAsia" w:hint="eastAsia"/>
          <w:color w:val="000000" w:themeColor="text1"/>
          <w:rPrChange w:id="3293"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294"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295"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296"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297"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298"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299"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300"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301"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302"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303"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304"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305"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306"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307"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308"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端的用户请求进行适配。同时</w:t>
      </w:r>
      <w:r w:rsidR="007E3581" w:rsidRPr="00B207B1">
        <w:rPr>
          <w:rFonts w:hAnsiTheme="minorEastAsia" w:hint="eastAsia"/>
          <w:color w:val="000000" w:themeColor="text1"/>
          <w:rPrChange w:id="3309" w:author="JY0225" w:date="2017-08-24T11:17:00Z">
            <w:rPr>
              <w:rFonts w:ascii="Times New Roman" w:hAnsi="Times New Roman" w:hint="eastAsia"/>
              <w:color w:val="000000" w:themeColor="text1"/>
            </w:rPr>
          </w:rPrChange>
        </w:rPr>
        <w:t>，当用户的请求为上传或下载文件时，</w:t>
      </w:r>
      <w:r w:rsidR="008A4E59" w:rsidRPr="00B207B1">
        <w:rPr>
          <w:rFonts w:hAnsiTheme="minorEastAsia" w:hint="eastAsia"/>
          <w:color w:val="000000" w:themeColor="text1"/>
          <w:rPrChange w:id="3310"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311" w:author="JY0225" w:date="2017-08-24T11:17:00Z">
            <w:rPr>
              <w:rFonts w:ascii="Times New Roman" w:hAnsi="Times New Roman" w:hint="eastAsia"/>
              <w:color w:val="000000" w:themeColor="text1"/>
            </w:rPr>
          </w:rPrChange>
        </w:rPr>
        <w:t>文件复制操作，若不存在，则执行正常的文件长传下载操作。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312"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313"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E431D5">
        <w:rPr>
          <w:rFonts w:hAnsiTheme="minorEastAsia" w:hint="eastAsia"/>
          <w:color w:val="000000" w:themeColor="text1"/>
        </w:rPr>
        <w:t>若是与会话相关的请求，则根据请求的内容删除或是返回相应的会话信息。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p>
    <w:p w14:paraId="5B538E2E" w14:textId="6D91F363" w:rsidR="008A4E59" w:rsidRPr="00B207B1" w:rsidRDefault="008A4E59" w:rsidP="008A4E59">
      <w:pPr>
        <w:spacing w:line="400" w:lineRule="exact"/>
        <w:ind w:firstLine="420"/>
        <w:rPr>
          <w:rFonts w:hAnsiTheme="minorEastAsia"/>
          <w:color w:val="000000" w:themeColor="text1"/>
          <w:rPrChange w:id="3314" w:author="JY0225" w:date="2017-08-24T11:17:00Z">
            <w:rPr>
              <w:rFonts w:ascii="Times New Roman" w:hAnsi="Times New Roman"/>
              <w:color w:val="000000" w:themeColor="text1"/>
            </w:rPr>
          </w:rPrChange>
        </w:rPr>
      </w:pPr>
      <w:r w:rsidRPr="00B207B1">
        <w:rPr>
          <w:rFonts w:hAnsiTheme="minorEastAsia" w:hint="eastAsia"/>
          <w:color w:val="000000" w:themeColor="text1"/>
          <w:rPrChange w:id="3315"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316"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Pr="00B207B1">
        <w:rPr>
          <w:rFonts w:hAnsiTheme="minorEastAsia" w:hint="eastAsia"/>
          <w:color w:val="000000" w:themeColor="text1"/>
          <w:rPrChange w:id="3317" w:author="JY0225" w:date="2017-08-24T11:17:00Z">
            <w:rPr>
              <w:rFonts w:ascii="Times New Roman" w:hAnsi="Times New Roman" w:hint="eastAsia"/>
              <w:color w:val="000000" w:themeColor="text1"/>
            </w:rPr>
          </w:rPrChange>
        </w:rPr>
        <w:t>：</w:t>
      </w:r>
    </w:p>
    <w:p w14:paraId="2F826257" w14:textId="77777777" w:rsidR="00BA41EC" w:rsidRPr="00B207B1" w:rsidRDefault="004519CB" w:rsidP="00BA41EC">
      <w:pPr>
        <w:pStyle w:val="31"/>
      </w:pPr>
      <w:bookmarkStart w:id="3318" w:name="_Toc491952441"/>
      <w:r w:rsidRPr="00B207B1">
        <w:lastRenderedPageBreak/>
        <w:t>4</w:t>
      </w:r>
      <w:r w:rsidR="006647F0" w:rsidRPr="00B207B1">
        <w:t>.3</w:t>
      </w:r>
      <w:r w:rsidR="00BA41EC" w:rsidRPr="00B207B1">
        <w:t xml:space="preserve">.1 </w:t>
      </w:r>
      <w:r w:rsidR="00DD747A" w:rsidRPr="00B207B1">
        <w:t>系统总流程设计</w:t>
      </w:r>
      <w:bookmarkEnd w:id="3318"/>
    </w:p>
    <w:p w14:paraId="3803761A" w14:textId="77777777" w:rsidR="005C4B84" w:rsidRPr="00B207B1" w:rsidRDefault="008A4E59">
      <w:pPr>
        <w:pPrChange w:id="3319" w:author="JY0225" w:date="2017-08-23T11:26:00Z">
          <w:pPr>
            <w:jc w:val="center"/>
          </w:pPr>
        </w:pPrChange>
      </w:pPr>
      <w:del w:id="3320"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321" w:author="JY0225" w:date="2017-08-23T11:21:00Z">
        <w:r w:rsidR="006D560D" w:rsidRPr="00B207B1">
          <w:object w:dxaOrig="21637" w:dyaOrig="26897" w14:anchorId="7E18B7E6">
            <v:shape id="_x0000_i1035" type="#_x0000_t75" style="width:424.5pt;height:525.5pt" o:ole="">
              <v:imagedata r:id="rId51" o:title=""/>
            </v:shape>
            <o:OLEObject Type="Embed" ProgID="Visio.Drawing.15" ShapeID="_x0000_i1035" DrawAspect="Content" ObjectID="_1565704106" r:id="rId52"/>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322" w:name="_Toc491952442"/>
      <w:r w:rsidRPr="00B207B1">
        <w:t>4</w:t>
      </w:r>
      <w:r w:rsidR="0089266B" w:rsidRPr="00B207B1">
        <w:t>.3</w:t>
      </w:r>
      <w:r w:rsidR="007E4F1D" w:rsidRPr="00B207B1">
        <w:t>.2</w:t>
      </w:r>
      <w:r w:rsidR="008B2918" w:rsidRPr="00B207B1">
        <w:t xml:space="preserve"> </w:t>
      </w:r>
      <w:r w:rsidR="004D334F" w:rsidRPr="00B207B1">
        <w:t>持久会话管理流程设计</w:t>
      </w:r>
      <w:bookmarkEnd w:id="3322"/>
    </w:p>
    <w:p w14:paraId="5057048D" w14:textId="43445F04" w:rsidR="006948E4" w:rsidRPr="00B207B1" w:rsidRDefault="006948E4" w:rsidP="00E05193">
      <w:pPr>
        <w:spacing w:line="400" w:lineRule="exact"/>
        <w:ind w:firstLine="420"/>
        <w:rPr>
          <w:rFonts w:hAnsiTheme="minorEastAsia"/>
          <w:rPrChange w:id="3323" w:author="JY0225" w:date="2017-08-24T11:17:00Z">
            <w:rPr/>
          </w:rPrChange>
        </w:rPr>
      </w:pPr>
      <w:r w:rsidRPr="00B207B1">
        <w:rPr>
          <w:rFonts w:hAnsiTheme="minorEastAsia" w:hint="eastAsia"/>
          <w:rPrChange w:id="3324"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325"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326" w:author="JY0225" w:date="2017-08-24T11:17:00Z">
            <w:rPr>
              <w:rFonts w:hint="eastAsia"/>
            </w:rPr>
          </w:rPrChange>
        </w:rPr>
        <w:t>中间件</w:t>
      </w:r>
      <w:r w:rsidR="00430C7F">
        <w:rPr>
          <w:rFonts w:hAnsiTheme="minorEastAsia" w:hint="eastAsia"/>
        </w:rPr>
        <w:t>系统</w:t>
      </w:r>
      <w:r w:rsidRPr="00B207B1">
        <w:rPr>
          <w:rFonts w:hAnsiTheme="minorEastAsia" w:hint="eastAsia"/>
          <w:rPrChange w:id="3327"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328" w:author="JY0225" w:date="2017-08-24T11:17:00Z">
            <w:rPr>
              <w:rFonts w:hint="eastAsia"/>
            </w:rPr>
          </w:rPrChange>
        </w:rPr>
        <w:lastRenderedPageBreak/>
        <w:t>行客户端提交的任务。同时，用户在访问</w:t>
      </w:r>
      <w:r w:rsidR="00476838" w:rsidRPr="00B207B1">
        <w:rPr>
          <w:rFonts w:hAnsiTheme="minorEastAsia" w:hint="eastAsia"/>
          <w:rPrChange w:id="3329" w:author="JY0225" w:date="2017-08-24T11:17:00Z">
            <w:rPr>
              <w:rFonts w:hint="eastAsia"/>
            </w:rPr>
          </w:rPrChange>
        </w:rPr>
        <w:t>备份</w:t>
      </w:r>
      <w:r w:rsidRPr="00B207B1">
        <w:rPr>
          <w:rFonts w:hAnsiTheme="minorEastAsia" w:hint="eastAsia"/>
          <w:rPrChange w:id="3330"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331" w:author="JY0225" w:date="2017-08-24T11:17:00Z">
            <w:rPr>
              <w:rFonts w:hint="eastAsia"/>
            </w:rPr>
          </w:rPrChange>
        </w:rPr>
        <w:t>相关</w:t>
      </w:r>
      <w:r w:rsidR="006B0C46">
        <w:rPr>
          <w:rFonts w:hAnsiTheme="minorEastAsia" w:hint="eastAsia"/>
        </w:rPr>
        <w:t>的</w:t>
      </w:r>
      <w:r w:rsidRPr="00B207B1">
        <w:rPr>
          <w:rFonts w:hAnsiTheme="minorEastAsia" w:hint="eastAsia"/>
          <w:rPrChange w:id="3332"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333"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334" w:author="JY0225" w:date="2017-08-22T19:06:00Z"/>
          <w:rFonts w:hAnsiTheme="minorEastAsia"/>
          <w:bCs/>
          <w:rPrChange w:id="3335" w:author="JY0225" w:date="2017-08-24T11:17:00Z">
            <w:rPr>
              <w:del w:id="3336" w:author="JY0225" w:date="2017-08-22T19:06:00Z"/>
              <w:bCs/>
            </w:rPr>
          </w:rPrChange>
        </w:rPr>
      </w:pPr>
      <w:r w:rsidRPr="00B207B1">
        <w:rPr>
          <w:rFonts w:hAnsiTheme="minorEastAsia"/>
          <w:bCs/>
          <w:rPrChange w:id="3337" w:author="JY0225" w:date="2017-08-24T11:17:00Z">
            <w:rPr>
              <w:bCs/>
            </w:rPr>
          </w:rPrChange>
        </w:rPr>
        <w:t>1</w:t>
      </w:r>
      <w:r w:rsidRPr="00B207B1">
        <w:rPr>
          <w:rFonts w:hAnsiTheme="minorEastAsia" w:hint="eastAsia"/>
          <w:bCs/>
          <w:rPrChange w:id="3338" w:author="JY0225" w:date="2017-08-24T11:17:00Z">
            <w:rPr>
              <w:rFonts w:hint="eastAsia"/>
              <w:bCs/>
            </w:rPr>
          </w:rPrChange>
        </w:rPr>
        <w:t>）</w:t>
      </w:r>
      <w:r w:rsidR="009A5BD3" w:rsidRPr="00B207B1">
        <w:rPr>
          <w:rFonts w:hAnsiTheme="minorEastAsia" w:hint="eastAsia"/>
          <w:bCs/>
          <w:rPrChange w:id="3339"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340" w:author="JY0225" w:date="2017-08-22T19:08:00Z"/>
          <w:rFonts w:hAnsiTheme="minorEastAsia"/>
          <w:rPrChange w:id="3341" w:author="JY0225" w:date="2017-08-24T11:17:00Z">
            <w:rPr>
              <w:ins w:id="3342" w:author="JY0225" w:date="2017-08-22T19:08:00Z"/>
            </w:rPr>
          </w:rPrChange>
        </w:rPr>
        <w:pPrChange w:id="3343" w:author="JY0225" w:date="2017-08-22T19:12:00Z">
          <w:pPr>
            <w:jc w:val="center"/>
          </w:pPr>
        </w:pPrChange>
      </w:pPr>
      <w:del w:id="3344" w:author="JY0225" w:date="2017-08-22T19:04:00Z">
        <w:r w:rsidRPr="00B207B1" w:rsidDel="00A35D1C">
          <w:rPr>
            <w:rFonts w:hAnsiTheme="minorEastAsia"/>
            <w:noProof/>
            <w:rPrChange w:id="3345"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2B24381A" w:rsidR="007B2645" w:rsidRPr="00B207B1" w:rsidRDefault="00583C3C" w:rsidP="000E4D98">
      <w:pPr>
        <w:jc w:val="center"/>
      </w:pPr>
      <w:ins w:id="3346" w:author="JY0225" w:date="2017-08-22T19:10:00Z">
        <w:r w:rsidRPr="00B207B1">
          <w:object w:dxaOrig="9703" w:dyaOrig="5680" w14:anchorId="54A54C09">
            <v:shape id="_x0000_i1036" type="#_x0000_t75" style="width:301.1pt;height:176.75pt" o:ole="">
              <v:imagedata r:id="rId54" o:title=""/>
            </v:shape>
            <o:OLEObject Type="Embed" ProgID="Visio.Drawing.15" ShapeID="_x0000_i1036" DrawAspect="Content" ObjectID="_1565704107" r:id="rId55"/>
          </w:object>
        </w:r>
      </w:ins>
    </w:p>
    <w:p w14:paraId="002DFB36" w14:textId="77777777" w:rsidR="00C0122F" w:rsidRPr="00B207B1" w:rsidRDefault="00C0122F">
      <w:pPr>
        <w:spacing w:line="400" w:lineRule="exact"/>
        <w:ind w:firstLine="420"/>
        <w:jc w:val="center"/>
        <w:rPr>
          <w:rFonts w:hAnsiTheme="minorEastAsia"/>
          <w:rPrChange w:id="3347" w:author="JY0225" w:date="2017-08-24T11:18:00Z">
            <w:rPr/>
          </w:rPrChange>
        </w:rPr>
        <w:pPrChange w:id="3348" w:author="JY0225" w:date="2017-08-24T11:18:00Z">
          <w:pPr>
            <w:spacing w:line="360" w:lineRule="auto"/>
            <w:ind w:firstLine="420"/>
            <w:jc w:val="center"/>
          </w:pPr>
        </w:pPrChange>
      </w:pPr>
      <w:r w:rsidRPr="00B207B1">
        <w:rPr>
          <w:rFonts w:hAnsiTheme="minorEastAsia" w:hint="eastAsia"/>
          <w:rPrChange w:id="3349" w:author="JY0225" w:date="2017-08-24T11:18:00Z">
            <w:rPr>
              <w:rFonts w:hint="eastAsia"/>
            </w:rPr>
          </w:rPrChange>
        </w:rPr>
        <w:t>图</w:t>
      </w:r>
      <w:r w:rsidR="00894938" w:rsidRPr="00B207B1">
        <w:rPr>
          <w:rFonts w:hAnsiTheme="minorEastAsia"/>
          <w:rPrChange w:id="3350" w:author="JY0225" w:date="2017-08-24T11:18:00Z">
            <w:rPr/>
          </w:rPrChange>
        </w:rPr>
        <w:t xml:space="preserve">4-4 </w:t>
      </w:r>
      <w:r w:rsidRPr="00B207B1">
        <w:rPr>
          <w:rFonts w:hAnsiTheme="minorEastAsia" w:hint="eastAsia"/>
          <w:rPrChange w:id="3351" w:author="JY0225" w:date="2017-08-24T11:18:00Z">
            <w:rPr>
              <w:rFonts w:hint="eastAsia"/>
            </w:rPr>
          </w:rPrChange>
        </w:rPr>
        <w:t>云</w:t>
      </w:r>
      <w:r w:rsidR="00476838" w:rsidRPr="00B207B1">
        <w:rPr>
          <w:rFonts w:hAnsiTheme="minorEastAsia" w:hint="eastAsia"/>
          <w:rPrChange w:id="3352" w:author="JY0225" w:date="2017-08-24T11:18:00Z">
            <w:rPr>
              <w:rFonts w:hint="eastAsia"/>
            </w:rPr>
          </w:rPrChange>
        </w:rPr>
        <w:t>备份</w:t>
      </w:r>
      <w:r w:rsidR="00746545" w:rsidRPr="00B207B1">
        <w:rPr>
          <w:rFonts w:hAnsiTheme="minorEastAsia" w:hint="eastAsia"/>
          <w:rPrChange w:id="3353" w:author="JY0225" w:date="2017-08-24T11:18:00Z">
            <w:rPr>
              <w:rFonts w:hint="eastAsia"/>
            </w:rPr>
          </w:rPrChange>
        </w:rPr>
        <w:t>中</w:t>
      </w:r>
      <w:r w:rsidRPr="00B207B1">
        <w:rPr>
          <w:rFonts w:hAnsiTheme="minorEastAsia" w:hint="eastAsia"/>
          <w:rPrChange w:id="3354" w:author="JY0225" w:date="2017-08-24T11:18:00Z">
            <w:rPr>
              <w:rFonts w:hint="eastAsia"/>
            </w:rPr>
          </w:rPrChange>
        </w:rPr>
        <w:t>间件</w:t>
      </w:r>
      <w:r w:rsidR="00746545" w:rsidRPr="00B207B1">
        <w:rPr>
          <w:rFonts w:hAnsiTheme="minorEastAsia" w:hint="eastAsia"/>
          <w:rPrChange w:id="3355" w:author="JY0225" w:date="2017-08-24T11:18:00Z">
            <w:rPr>
              <w:rFonts w:hint="eastAsia"/>
            </w:rPr>
          </w:rPrChange>
        </w:rPr>
        <w:t>系统</w:t>
      </w:r>
      <w:r w:rsidRPr="00B207B1">
        <w:rPr>
          <w:rFonts w:hAnsiTheme="minorEastAsia" w:hint="eastAsia"/>
          <w:rPrChange w:id="3356"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357" w:author="JY0225" w:date="2017-08-24T11:18:00Z">
            <w:rPr/>
          </w:rPrChange>
        </w:rPr>
      </w:pPr>
      <w:ins w:id="3358" w:author="JY0225" w:date="2017-08-23T15:34:00Z">
        <w:r w:rsidRPr="00B207B1">
          <w:rPr>
            <w:rFonts w:hAnsiTheme="minorEastAsia" w:hint="eastAsia"/>
            <w:rPrChange w:id="3359" w:author="JY0225" w:date="2017-08-24T11:18:00Z">
              <w:rPr>
                <w:rFonts w:hint="eastAsia"/>
              </w:rPr>
            </w:rPrChange>
          </w:rPr>
          <w:t>如图</w:t>
        </w:r>
        <w:r w:rsidRPr="00B207B1">
          <w:rPr>
            <w:rFonts w:hAnsiTheme="minorEastAsia"/>
            <w:rPrChange w:id="3360" w:author="JY0225" w:date="2017-08-24T11:18:00Z">
              <w:rPr/>
            </w:rPrChange>
          </w:rPr>
          <w:t>4-4</w:t>
        </w:r>
        <w:r w:rsidRPr="00B207B1">
          <w:rPr>
            <w:rFonts w:hAnsiTheme="minorEastAsia" w:hint="eastAsia"/>
            <w:rPrChange w:id="3361" w:author="JY0225" w:date="2017-08-24T11:18:00Z">
              <w:rPr>
                <w:rFonts w:hint="eastAsia"/>
              </w:rPr>
            </w:rPrChange>
          </w:rPr>
          <w:t>所示，</w:t>
        </w:r>
      </w:ins>
      <w:r w:rsidR="0085667D" w:rsidRPr="00B207B1">
        <w:rPr>
          <w:rFonts w:hAnsiTheme="minorEastAsia" w:hint="eastAsia"/>
          <w:rPrChange w:id="3362" w:author="JY0225" w:date="2017-08-24T11:18:00Z">
            <w:rPr>
              <w:rFonts w:hint="eastAsia"/>
            </w:rPr>
          </w:rPrChange>
        </w:rPr>
        <w:t>中间件</w:t>
      </w:r>
      <w:r w:rsidR="008E7DCE" w:rsidRPr="00B207B1">
        <w:rPr>
          <w:rFonts w:hAnsiTheme="minorEastAsia" w:hint="eastAsia"/>
          <w:rPrChange w:id="3363" w:author="JY0225" w:date="2017-08-24T11:18:00Z">
            <w:rPr>
              <w:rFonts w:hint="eastAsia"/>
            </w:rPr>
          </w:rPrChange>
        </w:rPr>
        <w:t>接收到客户端</w:t>
      </w:r>
      <w:r w:rsidR="004039BB" w:rsidRPr="00B207B1">
        <w:rPr>
          <w:rFonts w:hAnsiTheme="minorEastAsia" w:hint="eastAsia"/>
          <w:rPrChange w:id="3364"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365"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366"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367" w:author="JY0225" w:date="2017-08-24T11:18:00Z">
            <w:rPr>
              <w:rFonts w:hint="eastAsia"/>
            </w:rPr>
          </w:rPrChange>
        </w:rPr>
        <w:t>端。</w:t>
      </w:r>
    </w:p>
    <w:p w14:paraId="64514F12" w14:textId="77777777" w:rsidR="00983C59" w:rsidRPr="00B207B1" w:rsidRDefault="00555860">
      <w:pPr>
        <w:spacing w:line="400" w:lineRule="exact"/>
        <w:ind w:firstLine="420"/>
        <w:rPr>
          <w:ins w:id="3368" w:author="JY0225" w:date="2017-08-23T14:24:00Z"/>
          <w:rFonts w:hAnsiTheme="minorEastAsia"/>
          <w:bCs/>
          <w:rPrChange w:id="3369" w:author="JY0225" w:date="2017-08-24T11:18:00Z">
            <w:rPr>
              <w:ins w:id="3370" w:author="JY0225" w:date="2017-08-23T14:24:00Z"/>
              <w:bCs/>
            </w:rPr>
          </w:rPrChange>
        </w:rPr>
      </w:pPr>
      <w:r w:rsidRPr="00B207B1">
        <w:rPr>
          <w:rFonts w:hAnsiTheme="minorEastAsia"/>
          <w:bCs/>
          <w:rPrChange w:id="3371" w:author="JY0225" w:date="2017-08-24T11:18:00Z">
            <w:rPr>
              <w:bCs/>
            </w:rPr>
          </w:rPrChange>
        </w:rPr>
        <w:t>2</w:t>
      </w:r>
      <w:r w:rsidRPr="00B207B1">
        <w:rPr>
          <w:rFonts w:hAnsiTheme="minorEastAsia" w:hint="eastAsia"/>
          <w:bCs/>
          <w:rPrChange w:id="3372" w:author="JY0225" w:date="2017-08-24T11:18:00Z">
            <w:rPr>
              <w:rFonts w:hint="eastAsia"/>
              <w:bCs/>
            </w:rPr>
          </w:rPrChange>
        </w:rPr>
        <w:t>）</w:t>
      </w:r>
      <w:r w:rsidR="00983C59" w:rsidRPr="00B207B1">
        <w:rPr>
          <w:rFonts w:hAnsiTheme="minorEastAsia"/>
          <w:bCs/>
          <w:rPrChange w:id="3373" w:author="JY0225" w:date="2017-08-24T11:18:00Z">
            <w:rPr>
              <w:bCs/>
            </w:rPr>
          </w:rPrChange>
        </w:rPr>
        <w:t xml:space="preserve"> </w:t>
      </w:r>
      <w:r w:rsidR="009F5D2C" w:rsidRPr="00B207B1">
        <w:rPr>
          <w:rFonts w:hAnsiTheme="minorEastAsia" w:hint="eastAsia"/>
          <w:bCs/>
          <w:rPrChange w:id="3374" w:author="JY0225" w:date="2017-08-24T11:18:00Z">
            <w:rPr>
              <w:rFonts w:hint="eastAsia"/>
              <w:bCs/>
            </w:rPr>
          </w:rPrChange>
        </w:rPr>
        <w:t>会话加密</w:t>
      </w:r>
      <w:r w:rsidR="00983C59" w:rsidRPr="00B207B1">
        <w:rPr>
          <w:rFonts w:hAnsiTheme="minorEastAsia" w:hint="eastAsia"/>
          <w:bCs/>
          <w:rPrChange w:id="3375" w:author="JY0225" w:date="2017-08-24T11:18:00Z">
            <w:rPr>
              <w:rFonts w:hint="eastAsia"/>
              <w:bCs/>
            </w:rPr>
          </w:rPrChange>
        </w:rPr>
        <w:t>流程设计</w:t>
      </w:r>
    </w:p>
    <w:p w14:paraId="1E534AEB" w14:textId="2F91EC0A" w:rsidR="001D6877" w:rsidRPr="00B207B1" w:rsidRDefault="00583C3C">
      <w:pPr>
        <w:jc w:val="center"/>
        <w:rPr>
          <w:ins w:id="3376" w:author="JY0225" w:date="2017-08-23T14:24:00Z"/>
        </w:rPr>
        <w:pPrChange w:id="3377" w:author="JY0225" w:date="2017-08-23T14:24:00Z">
          <w:pPr>
            <w:spacing w:line="400" w:lineRule="exact"/>
            <w:ind w:firstLine="420"/>
          </w:pPr>
        </w:pPrChange>
      </w:pPr>
      <w:ins w:id="3378" w:author="JY0225" w:date="2017-08-23T14:24:00Z">
        <w:r w:rsidRPr="00B207B1">
          <w:object w:dxaOrig="12778" w:dyaOrig="6474" w14:anchorId="6462E609">
            <v:shape id="_x0000_i1037" type="#_x0000_t75" style="width:315.1pt;height:158.95pt" o:ole="">
              <v:imagedata r:id="rId56" o:title=""/>
            </v:shape>
            <o:OLEObject Type="Embed" ProgID="Visio.Drawing.15" ShapeID="_x0000_i1037" DrawAspect="Content" ObjectID="_1565704108" r:id="rId57"/>
          </w:object>
        </w:r>
      </w:ins>
    </w:p>
    <w:p w14:paraId="7C6DE9FE" w14:textId="77777777" w:rsidR="001D6877" w:rsidRPr="00B207B1" w:rsidDel="001D6877" w:rsidRDefault="001D6877">
      <w:pPr>
        <w:spacing w:line="400" w:lineRule="exact"/>
        <w:ind w:firstLine="420"/>
        <w:jc w:val="center"/>
        <w:rPr>
          <w:del w:id="3379" w:author="JY0225" w:date="2017-08-23T14:24:00Z"/>
          <w:moveTo w:id="3380" w:author="JY0225" w:date="2017-08-23T14:24:00Z"/>
          <w:rFonts w:hAnsiTheme="minorEastAsia"/>
          <w:rPrChange w:id="3381" w:author="JY0225" w:date="2017-08-24T11:18:00Z">
            <w:rPr>
              <w:del w:id="3382" w:author="JY0225" w:date="2017-08-23T14:24:00Z"/>
              <w:moveTo w:id="3383" w:author="JY0225" w:date="2017-08-23T14:24:00Z"/>
            </w:rPr>
          </w:rPrChange>
        </w:rPr>
        <w:pPrChange w:id="3384" w:author="JY0225" w:date="2017-08-24T11:18:00Z">
          <w:pPr>
            <w:spacing w:line="360" w:lineRule="auto"/>
            <w:ind w:firstLine="420"/>
            <w:jc w:val="center"/>
          </w:pPr>
        </w:pPrChange>
      </w:pPr>
      <w:moveToRangeStart w:id="3385" w:author="JY0225" w:date="2017-08-23T14:24:00Z" w:name="move491261601"/>
      <w:moveTo w:id="3386" w:author="JY0225" w:date="2017-08-23T14:24:00Z">
        <w:r w:rsidRPr="00B207B1">
          <w:rPr>
            <w:rFonts w:hAnsiTheme="minorEastAsia" w:hint="eastAsia"/>
            <w:rPrChange w:id="3387" w:author="JY0225" w:date="2017-08-24T11:18:00Z">
              <w:rPr>
                <w:rFonts w:hint="eastAsia"/>
              </w:rPr>
            </w:rPrChange>
          </w:rPr>
          <w:t>图</w:t>
        </w:r>
        <w:r w:rsidRPr="00B207B1">
          <w:rPr>
            <w:rFonts w:hAnsiTheme="minorEastAsia"/>
            <w:rPrChange w:id="3388" w:author="JY0225" w:date="2017-08-24T11:18:00Z">
              <w:rPr/>
            </w:rPrChange>
          </w:rPr>
          <w:t>4-5</w:t>
        </w:r>
        <w:r w:rsidRPr="00B207B1">
          <w:rPr>
            <w:rFonts w:hAnsiTheme="minorEastAsia" w:hint="eastAsia"/>
            <w:rPrChange w:id="3389" w:author="JY0225" w:date="2017-08-24T11:18:00Z">
              <w:rPr>
                <w:rFonts w:hint="eastAsia"/>
              </w:rPr>
            </w:rPrChange>
          </w:rPr>
          <w:t>云备份中间件系统会话加密流程图</w:t>
        </w:r>
      </w:moveTo>
    </w:p>
    <w:moveToRangeEnd w:id="3385"/>
    <w:p w14:paraId="1FB6A033" w14:textId="77777777" w:rsidR="001D6877" w:rsidRPr="00B207B1" w:rsidRDefault="001D6877">
      <w:pPr>
        <w:spacing w:line="400" w:lineRule="exact"/>
        <w:ind w:firstLine="420"/>
        <w:jc w:val="center"/>
        <w:rPr>
          <w:rFonts w:hAnsiTheme="minorEastAsia"/>
          <w:rPrChange w:id="3390" w:author="JY0225" w:date="2017-08-24T11:18:00Z">
            <w:rPr/>
          </w:rPrChange>
        </w:rPr>
        <w:pPrChange w:id="3391"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392" w:author="JY0225" w:date="2017-08-23T14:24:00Z"/>
          <w:rFonts w:hAnsiTheme="minorEastAsia"/>
          <w:rPrChange w:id="3393" w:author="JY0225" w:date="2017-08-24T11:18:00Z">
            <w:rPr>
              <w:del w:id="3394" w:author="JY0225" w:date="2017-08-23T14:24:00Z"/>
            </w:rPr>
          </w:rPrChange>
        </w:rPr>
      </w:pPr>
      <w:ins w:id="3395" w:author="JY0225" w:date="2017-08-23T15:34:00Z">
        <w:r w:rsidRPr="00B207B1">
          <w:rPr>
            <w:rFonts w:hAnsiTheme="minorEastAsia" w:hint="eastAsia"/>
            <w:rPrChange w:id="3396" w:author="JY0225" w:date="2017-08-24T11:18:00Z">
              <w:rPr>
                <w:rFonts w:hint="eastAsia"/>
              </w:rPr>
            </w:rPrChange>
          </w:rPr>
          <w:t>如图</w:t>
        </w:r>
        <w:r w:rsidRPr="00B207B1">
          <w:rPr>
            <w:rFonts w:hAnsiTheme="minorEastAsia"/>
            <w:rPrChange w:id="3397" w:author="JY0225" w:date="2017-08-24T11:18:00Z">
              <w:rPr/>
            </w:rPrChange>
          </w:rPr>
          <w:t>4-</w:t>
        </w:r>
      </w:ins>
      <w:r w:rsidR="006B78CA">
        <w:rPr>
          <w:rFonts w:hAnsiTheme="minorEastAsia"/>
        </w:rPr>
        <w:t>5</w:t>
      </w:r>
      <w:ins w:id="3398" w:author="JY0225" w:date="2017-08-23T15:34:00Z">
        <w:r w:rsidRPr="00B207B1">
          <w:rPr>
            <w:rFonts w:hAnsiTheme="minorEastAsia" w:hint="eastAsia"/>
            <w:rPrChange w:id="3399" w:author="JY0225" w:date="2017-08-24T11:18:00Z">
              <w:rPr>
                <w:rFonts w:hint="eastAsia"/>
              </w:rPr>
            </w:rPrChange>
          </w:rPr>
          <w:t>所示，</w:t>
        </w:r>
      </w:ins>
      <w:r w:rsidR="00157F03" w:rsidRPr="00B207B1">
        <w:rPr>
          <w:rFonts w:hAnsiTheme="minorEastAsia" w:hint="eastAsia"/>
          <w:rPrChange w:id="3400" w:author="JY0225" w:date="2017-08-24T11:18:00Z">
            <w:rPr>
              <w:rFonts w:hint="eastAsia"/>
            </w:rPr>
          </w:rPrChange>
        </w:rPr>
        <w:t>中间件</w:t>
      </w:r>
      <w:r w:rsidR="00694313" w:rsidRPr="00B207B1">
        <w:rPr>
          <w:rFonts w:hAnsiTheme="minorEastAsia" w:hint="eastAsia"/>
          <w:rPrChange w:id="3401" w:author="JY0225" w:date="2017-08-24T11:18:00Z">
            <w:rPr>
              <w:rFonts w:hint="eastAsia"/>
            </w:rPr>
          </w:rPrChange>
        </w:rPr>
        <w:t>接收到客户端</w:t>
      </w:r>
      <w:r w:rsidR="005A29C0" w:rsidRPr="00B207B1">
        <w:rPr>
          <w:rFonts w:hAnsiTheme="minorEastAsia" w:hint="eastAsia"/>
          <w:rPrChange w:id="3402"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403" w:author="JY0225" w:date="2017-08-24T11:18:00Z">
            <w:rPr>
              <w:rFonts w:hint="eastAsia"/>
            </w:rPr>
          </w:rPrChange>
        </w:rPr>
        <w:t>。</w:t>
      </w:r>
      <w:r w:rsidR="00324604" w:rsidRPr="00B207B1">
        <w:rPr>
          <w:rFonts w:hAnsiTheme="minorEastAsia" w:hint="eastAsia"/>
          <w:rPrChange w:id="3404" w:author="JY0225" w:date="2017-08-24T11:18:00Z">
            <w:rPr>
              <w:rFonts w:hint="eastAsia"/>
            </w:rPr>
          </w:rPrChange>
        </w:rPr>
        <w:t>若将会话以明文</w:t>
      </w:r>
      <w:r w:rsidR="0050706A" w:rsidRPr="00B207B1">
        <w:rPr>
          <w:rFonts w:hAnsiTheme="minorEastAsia" w:hint="eastAsia"/>
          <w:rPrChange w:id="3405" w:author="JY0225" w:date="2017-08-24T11:18:00Z">
            <w:rPr>
              <w:rFonts w:hint="eastAsia"/>
            </w:rPr>
          </w:rPrChange>
        </w:rPr>
        <w:t>的</w:t>
      </w:r>
      <w:r w:rsidR="0071350E" w:rsidRPr="00B207B1">
        <w:rPr>
          <w:rFonts w:hAnsiTheme="minorEastAsia" w:hint="eastAsia"/>
          <w:rPrChange w:id="3406" w:author="JY0225" w:date="2017-08-24T11:18:00Z">
            <w:rPr>
              <w:rFonts w:hint="eastAsia"/>
            </w:rPr>
          </w:rPrChange>
        </w:rPr>
        <w:t>形式</w:t>
      </w:r>
      <w:r w:rsidR="0050706A" w:rsidRPr="00B207B1">
        <w:rPr>
          <w:rFonts w:hAnsiTheme="minorEastAsia" w:hint="eastAsia"/>
          <w:rPrChange w:id="3407"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408"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409" w:author="JY0225" w:date="2017-08-24T11:18:00Z">
            <w:rPr>
              <w:rFonts w:hint="eastAsia"/>
            </w:rPr>
          </w:rPrChange>
        </w:rPr>
        <w:t>首先</w:t>
      </w:r>
      <w:r w:rsidR="00694313" w:rsidRPr="00B207B1">
        <w:rPr>
          <w:rFonts w:hAnsiTheme="minorEastAsia" w:hint="eastAsia"/>
          <w:rPrChange w:id="3410"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411"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412" w:author="JY0225" w:date="2017-08-24T11:18:00Z">
            <w:rPr>
              <w:bCs/>
            </w:rPr>
          </w:rPrChange>
        </w:rPr>
        <w:pPrChange w:id="3413" w:author="JY0225" w:date="2017-08-24T11:18:00Z">
          <w:pPr>
            <w:jc w:val="center"/>
          </w:pPr>
        </w:pPrChange>
      </w:pPr>
      <w:del w:id="3414" w:author="JY0225" w:date="2017-08-22T19:18:00Z">
        <w:r w:rsidRPr="00B207B1" w:rsidDel="00114324">
          <w:rPr>
            <w:rFonts w:hAnsiTheme="minorEastAsia"/>
            <w:bCs/>
            <w:noProof/>
            <w:rPrChange w:id="3415"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416" w:author="JY0225" w:date="2017-08-23T14:24:00Z">
        <w:r w:rsidR="003D15D7" w:rsidRPr="00B207B1" w:rsidDel="001D6877">
          <w:rPr>
            <w:rFonts w:hAnsiTheme="minorEastAsia"/>
            <w:bCs/>
            <w:rPrChange w:id="3417" w:author="JY0225" w:date="2017-08-24T11:18:00Z">
              <w:rPr>
                <w:bCs/>
              </w:rPr>
            </w:rPrChange>
          </w:rPr>
          <w:fldChar w:fldCharType="begin"/>
        </w:r>
        <w:r w:rsidR="003D15D7" w:rsidRPr="00B207B1" w:rsidDel="001D6877">
          <w:rPr>
            <w:rFonts w:hAnsiTheme="minorEastAsia"/>
            <w:bCs/>
            <w:rPrChange w:id="3418"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419" w:author="JY0225" w:date="2017-08-23T14:24:00Z"/>
        </w:rPr>
      </w:pPr>
      <w:moveFromRangeStart w:id="3420" w:author="JY0225" w:date="2017-08-23T14:24:00Z" w:name="move491261601"/>
      <w:moveFrom w:id="3421"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422" w:name="_Toc488351941"/>
      <w:bookmarkStart w:id="3423" w:name="_Toc488412527"/>
      <w:bookmarkStart w:id="3424" w:name="_Toc488421364"/>
      <w:bookmarkStart w:id="3425" w:name="_Toc488422521"/>
      <w:bookmarkStart w:id="3426" w:name="_Toc488477592"/>
      <w:bookmarkStart w:id="3427" w:name="_Toc488485825"/>
      <w:bookmarkStart w:id="3428" w:name="_Toc488493970"/>
      <w:bookmarkStart w:id="3429" w:name="_Toc488502785"/>
      <w:bookmarkStart w:id="3430" w:name="_Toc488503363"/>
      <w:bookmarkStart w:id="3431" w:name="_Toc488566475"/>
      <w:bookmarkStart w:id="3432" w:name="_Toc488567298"/>
      <w:bookmarkStart w:id="3433" w:name="_Toc488664336"/>
      <w:bookmarkStart w:id="3434" w:name="_Toc488744776"/>
      <w:bookmarkStart w:id="3435" w:name="_Toc491952443"/>
      <w:bookmarkEnd w:id="3422"/>
      <w:bookmarkEnd w:id="3423"/>
      <w:bookmarkEnd w:id="3424"/>
      <w:bookmarkEnd w:id="3425"/>
      <w:bookmarkEnd w:id="3426"/>
      <w:bookmarkEnd w:id="3427"/>
      <w:bookmarkEnd w:id="3428"/>
      <w:bookmarkEnd w:id="3429"/>
      <w:bookmarkEnd w:id="3430"/>
      <w:bookmarkEnd w:id="3431"/>
      <w:bookmarkEnd w:id="3432"/>
      <w:bookmarkEnd w:id="3433"/>
      <w:bookmarkEnd w:id="3434"/>
      <w:moveFromRangeEnd w:id="3420"/>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435"/>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436"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437" w:author="JY0225" w:date="2017-08-22T19:30:00Z"/>
        </w:rPr>
        <w:pPrChange w:id="3438" w:author="JY0225" w:date="2017-08-22T19:32:00Z">
          <w:pPr>
            <w:jc w:val="center"/>
          </w:pPr>
        </w:pPrChange>
      </w:pPr>
      <w:del w:id="3439"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440" w:author="JY0225" w:date="2017-08-22T19:34:00Z">
        <w:r w:rsidRPr="00B207B1">
          <w:object w:dxaOrig="8059" w:dyaOrig="5808" w14:anchorId="4837FB1D">
            <v:shape id="_x0000_i1038" type="#_x0000_t75" style="width:255.25pt;height:184.2pt" o:ole="">
              <v:imagedata r:id="rId60" o:title=""/>
            </v:shape>
            <o:OLEObject Type="Embed" ProgID="Visio.Drawing.15" ShapeID="_x0000_i1038" DrawAspect="Content" ObjectID="_1565704109" r:id="rId61"/>
          </w:object>
        </w:r>
      </w:ins>
    </w:p>
    <w:p w14:paraId="64E923AD" w14:textId="77777777" w:rsidR="004B262F" w:rsidRPr="00B207B1" w:rsidRDefault="004B262F" w:rsidP="00B15AD9">
      <w:pPr>
        <w:spacing w:line="400" w:lineRule="exact"/>
        <w:ind w:firstLine="420"/>
        <w:jc w:val="center"/>
        <w:rPr>
          <w:rFonts w:hAnsiTheme="minorEastAsia"/>
          <w:rPrChange w:id="3441" w:author="JY0225" w:date="2017-08-24T11:18:00Z">
            <w:rPr/>
          </w:rPrChange>
        </w:rPr>
      </w:pPr>
      <w:r w:rsidRPr="00B207B1">
        <w:rPr>
          <w:rFonts w:hAnsiTheme="minorEastAsia" w:hint="eastAsia"/>
          <w:rPrChange w:id="3442" w:author="JY0225" w:date="2017-08-24T11:18:00Z">
            <w:rPr>
              <w:rFonts w:hint="eastAsia"/>
            </w:rPr>
          </w:rPrChange>
        </w:rPr>
        <w:t>图</w:t>
      </w:r>
      <w:r w:rsidR="00E95CBE" w:rsidRPr="00B207B1">
        <w:rPr>
          <w:rFonts w:hAnsiTheme="minorEastAsia"/>
          <w:rPrChange w:id="3443" w:author="JY0225" w:date="2017-08-24T11:18:00Z">
            <w:rPr/>
          </w:rPrChange>
        </w:rPr>
        <w:t xml:space="preserve">4-6 </w:t>
      </w:r>
      <w:r w:rsidRPr="00B207B1">
        <w:rPr>
          <w:rFonts w:hAnsiTheme="minorEastAsia" w:hint="eastAsia"/>
          <w:rPrChange w:id="3444" w:author="JY0225" w:date="2017-08-24T11:18:00Z">
            <w:rPr>
              <w:rFonts w:hint="eastAsia"/>
            </w:rPr>
          </w:rPrChange>
        </w:rPr>
        <w:t>云</w:t>
      </w:r>
      <w:r w:rsidR="00476838" w:rsidRPr="00B207B1">
        <w:rPr>
          <w:rFonts w:hAnsiTheme="minorEastAsia" w:hint="eastAsia"/>
          <w:rPrChange w:id="3445" w:author="JY0225" w:date="2017-08-24T11:18:00Z">
            <w:rPr>
              <w:rFonts w:hint="eastAsia"/>
            </w:rPr>
          </w:rPrChange>
        </w:rPr>
        <w:t>备份</w:t>
      </w:r>
      <w:r w:rsidRPr="00B207B1">
        <w:rPr>
          <w:rFonts w:hAnsiTheme="minorEastAsia" w:hint="eastAsia"/>
          <w:rPrChange w:id="3446" w:author="JY0225" w:date="2017-08-24T11:18:00Z">
            <w:rPr>
              <w:rFonts w:hint="eastAsia"/>
            </w:rPr>
          </w:rPrChange>
        </w:rPr>
        <w:t>中间件</w:t>
      </w:r>
      <w:r w:rsidR="004D06DF" w:rsidRPr="00B207B1">
        <w:rPr>
          <w:rFonts w:hAnsiTheme="minorEastAsia" w:hint="eastAsia"/>
          <w:rPrChange w:id="3447" w:author="JY0225" w:date="2017-08-24T11:18:00Z">
            <w:rPr>
              <w:rFonts w:hint="eastAsia"/>
            </w:rPr>
          </w:rPrChange>
        </w:rPr>
        <w:t>系统</w:t>
      </w:r>
      <w:r w:rsidRPr="00B207B1">
        <w:rPr>
          <w:rFonts w:hAnsiTheme="minorEastAsia" w:hint="eastAsia"/>
          <w:rPrChange w:id="3448"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449" w:author="JY0225" w:date="2017-08-24T11:18:00Z">
            <w:rPr/>
          </w:rPrChange>
        </w:rPr>
      </w:pPr>
      <w:ins w:id="3450" w:author="JY0225" w:date="2017-08-23T15:34:00Z">
        <w:r w:rsidRPr="00B207B1">
          <w:rPr>
            <w:rFonts w:hAnsiTheme="minorEastAsia" w:hint="eastAsia"/>
            <w:rPrChange w:id="3451" w:author="JY0225" w:date="2017-08-24T11:18:00Z">
              <w:rPr>
                <w:rFonts w:hint="eastAsia"/>
              </w:rPr>
            </w:rPrChange>
          </w:rPr>
          <w:t>如图</w:t>
        </w:r>
        <w:r w:rsidRPr="00B207B1">
          <w:rPr>
            <w:rFonts w:hAnsiTheme="minorEastAsia"/>
            <w:rPrChange w:id="3452" w:author="JY0225" w:date="2017-08-24T11:18:00Z">
              <w:rPr/>
            </w:rPrChange>
          </w:rPr>
          <w:t>4-6</w:t>
        </w:r>
        <w:r w:rsidRPr="00B207B1">
          <w:rPr>
            <w:rFonts w:hAnsiTheme="minorEastAsia" w:hint="eastAsia"/>
            <w:rPrChange w:id="3453" w:author="JY0225" w:date="2017-08-24T11:18:00Z">
              <w:rPr>
                <w:rFonts w:hint="eastAsia"/>
              </w:rPr>
            </w:rPrChange>
          </w:rPr>
          <w:t>所示，</w:t>
        </w:r>
      </w:ins>
      <w:r w:rsidR="0067125F" w:rsidRPr="00B207B1">
        <w:rPr>
          <w:rFonts w:hAnsiTheme="minorEastAsia" w:hint="eastAsia"/>
          <w:rPrChange w:id="3454" w:author="JY0225" w:date="2017-08-24T11:18:00Z">
            <w:rPr>
              <w:rFonts w:hint="eastAsia"/>
            </w:rPr>
          </w:rPrChange>
        </w:rPr>
        <w:t>中间件</w:t>
      </w:r>
      <w:r w:rsidR="0072110A" w:rsidRPr="00B207B1">
        <w:rPr>
          <w:rFonts w:hAnsiTheme="minorEastAsia" w:hint="eastAsia"/>
          <w:rPrChange w:id="3455"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456"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457" w:author="JY0225" w:date="2017-08-24T11:18:00Z">
            <w:rPr>
              <w:rFonts w:hint="eastAsia"/>
            </w:rPr>
          </w:rPrChange>
        </w:rPr>
        <w:t>向服务器发送文</w:t>
      </w:r>
      <w:r w:rsidR="00CE3CF8" w:rsidRPr="00B207B1">
        <w:rPr>
          <w:rFonts w:hAnsiTheme="minorEastAsia" w:hint="eastAsia"/>
          <w:rPrChange w:id="3458"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459" w:author="JY0225" w:date="2017-08-24T11:18:00Z">
            <w:rPr>
              <w:rFonts w:hint="eastAsia"/>
            </w:rPr>
          </w:rPrChange>
        </w:rPr>
        <w:t>上传的文件进行整合，并将执行结果返回给控制类</w:t>
      </w:r>
      <w:r w:rsidR="0072110A" w:rsidRPr="00B207B1">
        <w:rPr>
          <w:rFonts w:hAnsiTheme="minorEastAsia" w:hint="eastAsia"/>
          <w:rPrChange w:id="3460"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461" w:author="JY0225" w:date="2017-08-24T11:18:00Z">
            <w:rPr>
              <w:bCs/>
            </w:rPr>
          </w:rPrChange>
        </w:rPr>
        <w:t>2</w:t>
      </w:r>
      <w:r w:rsidRPr="00B207B1">
        <w:rPr>
          <w:rFonts w:hAnsiTheme="minorEastAsia" w:hint="eastAsia"/>
          <w:bCs/>
          <w:rPrChange w:id="3462" w:author="JY0225" w:date="2017-08-24T11:18:00Z">
            <w:rPr>
              <w:rFonts w:hint="eastAsia"/>
              <w:bCs/>
            </w:rPr>
          </w:rPrChange>
        </w:rPr>
        <w:t>）</w:t>
      </w:r>
      <w:r w:rsidR="00D74B5C" w:rsidRPr="00B207B1">
        <w:rPr>
          <w:rFonts w:hAnsiTheme="minorEastAsia"/>
          <w:bCs/>
          <w:rPrChange w:id="3463" w:author="JY0225" w:date="2017-08-24T11:18:00Z">
            <w:rPr>
              <w:bCs/>
            </w:rPr>
          </w:rPrChange>
        </w:rPr>
        <w:t xml:space="preserve"> </w:t>
      </w:r>
      <w:r w:rsidR="001E774C" w:rsidRPr="00B207B1">
        <w:rPr>
          <w:rFonts w:hAnsiTheme="minorEastAsia" w:hint="eastAsia"/>
          <w:bCs/>
          <w:rPrChange w:id="3464" w:author="JY0225" w:date="2017-08-24T11:18:00Z">
            <w:rPr>
              <w:rFonts w:hint="eastAsia"/>
              <w:bCs/>
            </w:rPr>
          </w:rPrChange>
        </w:rPr>
        <w:t>大文件下载</w:t>
      </w:r>
      <w:r w:rsidR="00D74B5C" w:rsidRPr="00B207B1">
        <w:rPr>
          <w:rFonts w:hAnsiTheme="minorEastAsia" w:hint="eastAsia"/>
          <w:bCs/>
          <w:rPrChange w:id="3465" w:author="JY0225" w:date="2017-08-24T11:18:00Z">
            <w:rPr>
              <w:rFonts w:hint="eastAsia"/>
              <w:bCs/>
            </w:rPr>
          </w:rPrChange>
        </w:rPr>
        <w:t>流程设计</w:t>
      </w:r>
    </w:p>
    <w:p w14:paraId="2BAF5302" w14:textId="4B5BE4DF" w:rsidR="00A45F9E" w:rsidRDefault="002357A5" w:rsidP="00A45F9E">
      <w:pPr>
        <w:jc w:val="center"/>
      </w:pPr>
      <w:ins w:id="3466" w:author="JY0225" w:date="2017-08-22T19:37:00Z">
        <w:r w:rsidRPr="00B207B1">
          <w:object w:dxaOrig="7249" w:dyaOrig="7226" w14:anchorId="551F3B55">
            <v:shape id="_x0000_i1039" type="#_x0000_t75" style="width:225.35pt;height:225.35pt" o:ole="">
              <v:imagedata r:id="rId62" o:title=""/>
            </v:shape>
            <o:OLEObject Type="Embed" ProgID="Visio.Drawing.15" ShapeID="_x0000_i1039" DrawAspect="Content" ObjectID="_1565704110" r:id="rId63"/>
          </w:object>
        </w:r>
      </w:ins>
    </w:p>
    <w:p w14:paraId="57E83E7B" w14:textId="1135A1C0" w:rsidR="004465C4" w:rsidRPr="002357A5" w:rsidDel="00924F30" w:rsidRDefault="002357A5">
      <w:pPr>
        <w:spacing w:line="400" w:lineRule="exact"/>
        <w:ind w:firstLineChars="200" w:firstLine="480"/>
        <w:jc w:val="center"/>
        <w:rPr>
          <w:del w:id="3467" w:author="JY0225" w:date="2017-08-22T19:37:00Z"/>
          <w:rFonts w:hAnsiTheme="minorEastAsia"/>
          <w:rPrChange w:id="3468" w:author="JY0225" w:date="2017-08-24T11:18:00Z">
            <w:rPr>
              <w:del w:id="3469" w:author="JY0225" w:date="2017-08-22T19:37:00Z"/>
              <w:bCs/>
            </w:rPr>
          </w:rPrChange>
        </w:rPr>
        <w:pPrChange w:id="3470" w:author="JY0225" w:date="2017-08-22T19:37:00Z">
          <w:pPr>
            <w:jc w:val="center"/>
          </w:pPr>
        </w:pPrChange>
      </w:pPr>
      <w:r w:rsidRPr="00B207B1">
        <w:rPr>
          <w:rFonts w:hAnsiTheme="minorEastAsia" w:hint="eastAsia"/>
          <w:rPrChange w:id="3471" w:author="JY0225" w:date="2017-08-24T11:18:00Z">
            <w:rPr>
              <w:rFonts w:ascii="Times New Roman" w:hAnsi="Times New Roman" w:hint="eastAsia"/>
            </w:rPr>
          </w:rPrChange>
        </w:rPr>
        <w:t>图</w:t>
      </w:r>
      <w:r w:rsidRPr="00B207B1">
        <w:rPr>
          <w:rFonts w:hAnsiTheme="minorEastAsia"/>
          <w:rPrChange w:id="3472" w:author="JY0225" w:date="2017-08-24T11:18:00Z">
            <w:rPr>
              <w:rFonts w:ascii="Times New Roman" w:hAnsi="Times New Roman"/>
            </w:rPr>
          </w:rPrChange>
        </w:rPr>
        <w:t xml:space="preserve">4-7 </w:t>
      </w:r>
      <w:r w:rsidRPr="00B207B1">
        <w:rPr>
          <w:rFonts w:hAnsiTheme="minorEastAsia" w:hint="eastAsia"/>
          <w:rPrChange w:id="3473" w:author="JY0225" w:date="2017-08-24T11:18:00Z">
            <w:rPr>
              <w:rFonts w:ascii="Times New Roman" w:hAnsi="Times New Roman" w:hint="eastAsia"/>
            </w:rPr>
          </w:rPrChange>
        </w:rPr>
        <w:t>云备份中间件</w:t>
      </w:r>
      <w:r w:rsidR="00DE2E8D" w:rsidRPr="00B207B1">
        <w:rPr>
          <w:rFonts w:hAnsiTheme="minorEastAsia" w:hint="eastAsia"/>
          <w:rPrChange w:id="3474" w:author="JY0225" w:date="2017-08-24T11:18:00Z">
            <w:rPr>
              <w:rFonts w:ascii="Times New Roman" w:hAnsi="Times New Roman" w:hint="eastAsia"/>
            </w:rPr>
          </w:rPrChange>
        </w:rPr>
        <w:t>系统</w:t>
      </w:r>
      <w:r w:rsidRPr="00B207B1">
        <w:rPr>
          <w:rFonts w:hAnsiTheme="minorEastAsia" w:hint="eastAsia"/>
          <w:rPrChange w:id="3475"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476" w:author="JY0225" w:date="2017-08-23T14:25:00Z"/>
          <w:rFonts w:hAnsiTheme="minorEastAsia"/>
          <w:bCs/>
          <w:rPrChange w:id="3477" w:author="JY0225" w:date="2017-08-24T11:18:00Z">
            <w:rPr>
              <w:ins w:id="3478" w:author="JY0225" w:date="2017-08-23T14:25:00Z"/>
              <w:bCs/>
            </w:rPr>
          </w:rPrChange>
        </w:rPr>
      </w:pPr>
    </w:p>
    <w:p w14:paraId="17BE66F9" w14:textId="012BDAF6" w:rsidR="005B5F57" w:rsidRPr="00B207B1" w:rsidRDefault="000D278D" w:rsidP="007B24E5">
      <w:pPr>
        <w:spacing w:line="400" w:lineRule="exact"/>
        <w:ind w:firstLine="420"/>
      </w:pPr>
      <w:ins w:id="3479" w:author="JY0225" w:date="2017-08-23T15:35:00Z">
        <w:r w:rsidRPr="00B207B1">
          <w:rPr>
            <w:rFonts w:hAnsiTheme="minorEastAsia" w:hint="eastAsia"/>
            <w:rPrChange w:id="3480" w:author="JY0225" w:date="2017-08-24T11:18:00Z">
              <w:rPr>
                <w:rFonts w:hint="eastAsia"/>
              </w:rPr>
            </w:rPrChange>
          </w:rPr>
          <w:lastRenderedPageBreak/>
          <w:t>如图</w:t>
        </w:r>
        <w:r w:rsidRPr="00B207B1">
          <w:rPr>
            <w:rFonts w:hAnsiTheme="minorEastAsia"/>
            <w:rPrChange w:id="3481" w:author="JY0225" w:date="2017-08-24T11:18:00Z">
              <w:rPr/>
            </w:rPrChange>
          </w:rPr>
          <w:t>4-7</w:t>
        </w:r>
        <w:r w:rsidRPr="00B207B1">
          <w:rPr>
            <w:rFonts w:hAnsiTheme="minorEastAsia" w:hint="eastAsia"/>
            <w:rPrChange w:id="3482" w:author="JY0225" w:date="2017-08-24T11:18:00Z">
              <w:rPr>
                <w:rFonts w:hint="eastAsia"/>
              </w:rPr>
            </w:rPrChange>
          </w:rPr>
          <w:t>所示，</w:t>
        </w:r>
      </w:ins>
      <w:ins w:id="3483" w:author="JY0225" w:date="2017-08-23T14:25:00Z">
        <w:r w:rsidR="00924F30" w:rsidRPr="00B207B1">
          <w:rPr>
            <w:rFonts w:hAnsiTheme="minorEastAsia" w:hint="eastAsia"/>
            <w:rPrChange w:id="3484"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485" w:author="JY0225" w:date="2017-08-23T14:25:00Z">
        <w:r w:rsidR="00924F30" w:rsidRPr="00B207B1">
          <w:rPr>
            <w:rFonts w:hAnsiTheme="minorEastAsia" w:hint="eastAsia"/>
            <w:rPrChange w:id="3486" w:author="JY0225" w:date="2017-08-24T11:18:00Z">
              <w:rPr>
                <w:rFonts w:ascii="Times New Roman" w:hAnsi="Times New Roman" w:hint="eastAsia"/>
              </w:rPr>
            </w:rPrChange>
          </w:rPr>
          <w:t>下载函数，每次请求包含文件</w:t>
        </w:r>
      </w:ins>
      <w:r w:rsidR="00286B8C">
        <w:rPr>
          <w:rFonts w:hAnsiTheme="minorEastAsia" w:hint="eastAsia"/>
        </w:rPr>
        <w:t>块</w:t>
      </w:r>
      <w:ins w:id="3487" w:author="JY0225" w:date="2017-08-23T14:25:00Z">
        <w:r w:rsidR="00924F30" w:rsidRPr="00B207B1">
          <w:rPr>
            <w:rFonts w:hAnsiTheme="minorEastAsia" w:hint="eastAsia"/>
            <w:rPrChange w:id="3488"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489" w:author="JY0225" w:date="2017-08-23T14:25:00Z">
        <w:r w:rsidR="00924F30" w:rsidRPr="00B207B1">
          <w:rPr>
            <w:rFonts w:hAnsiTheme="minorEastAsia" w:hint="eastAsia"/>
            <w:rPrChange w:id="3490" w:author="JY0225" w:date="2017-08-24T11:18:00Z">
              <w:rPr>
                <w:rFonts w:ascii="Times New Roman" w:hAnsi="Times New Roman" w:hint="eastAsia"/>
              </w:rPr>
            </w:rPrChange>
          </w:rPr>
          <w:t>进行组合并</w:t>
        </w:r>
      </w:ins>
      <w:r w:rsidR="007932F2">
        <w:rPr>
          <w:rFonts w:hAnsiTheme="minorEastAsia" w:hint="eastAsia"/>
        </w:rPr>
        <w:t>将结果返回给客户端</w:t>
      </w:r>
      <w:ins w:id="3491" w:author="JY0225" w:date="2017-08-23T14:25:00Z">
        <w:r w:rsidR="00924F30" w:rsidRPr="00B207B1">
          <w:rPr>
            <w:rFonts w:hAnsiTheme="minorEastAsia" w:hint="eastAsia"/>
            <w:rPrChange w:id="3492"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493" w:author="JY0225" w:date="2017-08-23T14:25:00Z"/>
          <w:moveTo w:id="3494" w:author="JY0225" w:date="2017-08-23T14:25:00Z"/>
        </w:rPr>
      </w:pPr>
      <w:bookmarkStart w:id="3495" w:name="_Toc491952444"/>
      <w:moveToRangeStart w:id="3496" w:author="JY0225" w:date="2017-08-23T14:25:00Z" w:name="move491261659"/>
      <w:moveTo w:id="3497" w:author="JY0225" w:date="2017-08-23T14:25:00Z">
        <w:r w:rsidRPr="00B207B1">
          <w:t xml:space="preserve">4.3.4 </w:t>
        </w:r>
        <w:r w:rsidRPr="00B207B1">
          <w:t>本地缓存流程设计</w:t>
        </w:r>
        <w:bookmarkEnd w:id="3495"/>
      </w:moveTo>
    </w:p>
    <w:moveToRangeEnd w:id="3496"/>
    <w:p w14:paraId="4A6E353E" w14:textId="77777777" w:rsidR="0046547F" w:rsidRPr="00B207B1" w:rsidRDefault="00573F0A">
      <w:pPr>
        <w:pStyle w:val="31"/>
        <w:pPrChange w:id="3498" w:author="JY0225" w:date="2017-08-23T14:25:00Z">
          <w:pPr>
            <w:spacing w:line="400" w:lineRule="exact"/>
            <w:ind w:firstLine="420"/>
          </w:pPr>
        </w:pPrChange>
      </w:pPr>
      <w:del w:id="3499"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500" w:author="JY0225" w:date="2017-08-23T14:25:00Z"/>
          <w:rFonts w:asciiTheme="minorEastAsia" w:hAnsiTheme="minorEastAsia"/>
          <w:sz w:val="24"/>
          <w:szCs w:val="24"/>
          <w:rPrChange w:id="3501" w:author="JY0225" w:date="2017-08-24T11:18:00Z">
            <w:rPr>
              <w:moveFrom w:id="3502" w:author="JY0225" w:date="2017-08-23T14:25:00Z"/>
            </w:rPr>
          </w:rPrChange>
        </w:rPr>
      </w:pPr>
      <w:moveFromRangeStart w:id="3503" w:author="JY0225" w:date="2017-08-23T14:25:00Z" w:name="move491261659"/>
      <w:moveFrom w:id="3504" w:author="JY0225" w:date="2017-08-23T14:25:00Z">
        <w:r w:rsidRPr="00B207B1" w:rsidDel="00720935">
          <w:rPr>
            <w:rFonts w:asciiTheme="minorEastAsia" w:hAnsiTheme="minorEastAsia"/>
            <w:b w:val="0"/>
            <w:bCs w:val="0"/>
            <w:sz w:val="24"/>
            <w:szCs w:val="24"/>
            <w:rPrChange w:id="3505" w:author="JY0225" w:date="2017-08-24T11:18:00Z">
              <w:rPr>
                <w:b w:val="0"/>
                <w:bCs w:val="0"/>
              </w:rPr>
            </w:rPrChange>
          </w:rPr>
          <w:t>4</w:t>
        </w:r>
        <w:r w:rsidR="00200FEA" w:rsidRPr="00B207B1" w:rsidDel="00720935">
          <w:rPr>
            <w:rFonts w:asciiTheme="minorEastAsia" w:hAnsiTheme="minorEastAsia"/>
            <w:b w:val="0"/>
            <w:bCs w:val="0"/>
            <w:sz w:val="24"/>
            <w:szCs w:val="24"/>
            <w:rPrChange w:id="3506" w:author="JY0225" w:date="2017-08-24T11:18:00Z">
              <w:rPr>
                <w:b w:val="0"/>
                <w:bCs w:val="0"/>
              </w:rPr>
            </w:rPrChange>
          </w:rPr>
          <w:t>.3</w:t>
        </w:r>
        <w:r w:rsidR="0099077E" w:rsidRPr="00B207B1" w:rsidDel="00720935">
          <w:rPr>
            <w:rFonts w:asciiTheme="minorEastAsia" w:hAnsiTheme="minorEastAsia"/>
            <w:b w:val="0"/>
            <w:bCs w:val="0"/>
            <w:sz w:val="24"/>
            <w:szCs w:val="24"/>
            <w:rPrChange w:id="3507" w:author="JY0225" w:date="2017-08-24T11:18:00Z">
              <w:rPr>
                <w:b w:val="0"/>
                <w:bCs w:val="0"/>
              </w:rPr>
            </w:rPrChange>
          </w:rPr>
          <w:t>.4</w:t>
        </w:r>
        <w:r w:rsidR="008B2918" w:rsidRPr="00B207B1" w:rsidDel="00720935">
          <w:rPr>
            <w:rFonts w:asciiTheme="minorEastAsia" w:hAnsiTheme="minorEastAsia"/>
            <w:b w:val="0"/>
            <w:bCs w:val="0"/>
            <w:sz w:val="24"/>
            <w:szCs w:val="24"/>
            <w:rPrChange w:id="3508" w:author="JY0225" w:date="2017-08-24T11:18:00Z">
              <w:rPr>
                <w:b w:val="0"/>
                <w:bCs w:val="0"/>
              </w:rPr>
            </w:rPrChange>
          </w:rPr>
          <w:t xml:space="preserve"> </w:t>
        </w:r>
        <w:r w:rsidR="00B12EAC" w:rsidRPr="00B207B1" w:rsidDel="00720935">
          <w:rPr>
            <w:rFonts w:asciiTheme="minorEastAsia" w:hAnsiTheme="minorEastAsia" w:hint="eastAsia"/>
            <w:b w:val="0"/>
            <w:bCs w:val="0"/>
            <w:sz w:val="24"/>
            <w:szCs w:val="24"/>
            <w:rPrChange w:id="3509" w:author="JY0225" w:date="2017-08-24T11:18:00Z">
              <w:rPr>
                <w:rFonts w:hint="eastAsia"/>
                <w:b w:val="0"/>
                <w:bCs w:val="0"/>
              </w:rPr>
            </w:rPrChange>
          </w:rPr>
          <w:t>本地缓存</w:t>
        </w:r>
        <w:r w:rsidR="008B2918" w:rsidRPr="00B207B1" w:rsidDel="00720935">
          <w:rPr>
            <w:rFonts w:asciiTheme="minorEastAsia" w:hAnsiTheme="minorEastAsia" w:hint="eastAsia"/>
            <w:b w:val="0"/>
            <w:bCs w:val="0"/>
            <w:sz w:val="24"/>
            <w:szCs w:val="24"/>
            <w:rPrChange w:id="3510" w:author="JY0225" w:date="2017-08-24T11:18:00Z">
              <w:rPr>
                <w:rFonts w:hint="eastAsia"/>
                <w:b w:val="0"/>
                <w:bCs w:val="0"/>
              </w:rPr>
            </w:rPrChange>
          </w:rPr>
          <w:t>流程设计</w:t>
        </w:r>
      </w:moveFrom>
    </w:p>
    <w:moveFromRangeEnd w:id="3503"/>
    <w:p w14:paraId="129124B2" w14:textId="733E92C0" w:rsidR="00BA0D8F" w:rsidRPr="00B207B1" w:rsidRDefault="008D7EA5" w:rsidP="00B15AD9">
      <w:pPr>
        <w:spacing w:line="400" w:lineRule="exact"/>
        <w:ind w:firstLine="420"/>
        <w:rPr>
          <w:rFonts w:hAnsiTheme="minorEastAsia"/>
          <w:rPrChange w:id="3511"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512" w:author="JY0225" w:date="2017-08-24T11:18:00Z">
            <w:rPr>
              <w:rFonts w:hint="eastAsia"/>
            </w:rPr>
          </w:rPrChange>
        </w:rPr>
        <w:t>上传和下载</w:t>
      </w:r>
      <w:r w:rsidR="00F16B7B">
        <w:rPr>
          <w:rFonts w:hAnsiTheme="minorEastAsia" w:hint="eastAsia"/>
        </w:rPr>
        <w:t>操作</w:t>
      </w:r>
      <w:r w:rsidR="00BA0D8F" w:rsidRPr="00B207B1">
        <w:rPr>
          <w:rFonts w:hAnsiTheme="minorEastAsia" w:hint="eastAsia"/>
          <w:rPrChange w:id="3513" w:author="JY0225" w:date="2017-08-24T11:18:00Z">
            <w:rPr>
              <w:rFonts w:hint="eastAsia"/>
            </w:rPr>
          </w:rPrChange>
        </w:rPr>
        <w:t>时，可能会反复访问同一文件，这时可用充分利用</w:t>
      </w:r>
      <w:r w:rsidR="00503946">
        <w:rPr>
          <w:rFonts w:hAnsiTheme="minorEastAsia" w:hint="eastAsia"/>
        </w:rPr>
        <w:t>本地</w:t>
      </w:r>
      <w:r w:rsidR="00BA0D8F" w:rsidRPr="00B207B1">
        <w:rPr>
          <w:rFonts w:hAnsiTheme="minorEastAsia" w:hint="eastAsia"/>
          <w:rPrChange w:id="3514"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515"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516"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517" w:author="JY0225" w:date="2017-08-24T11:18:00Z">
            <w:rPr>
              <w:rFonts w:hint="eastAsia"/>
            </w:rPr>
          </w:rPrChange>
        </w:rPr>
        <w:t>访问的文件</w:t>
      </w:r>
      <w:r w:rsidR="008D513A">
        <w:rPr>
          <w:rFonts w:hAnsiTheme="minorEastAsia" w:hint="eastAsia"/>
        </w:rPr>
        <w:t>做</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518" w:author="JY0225" w:date="2017-08-24T11:18:00Z">
            <w:rPr>
              <w:rFonts w:hint="eastAsia"/>
            </w:rPr>
          </w:rPrChange>
        </w:rPr>
        <w:t>在客户端和服务器端上降低系统</w:t>
      </w:r>
      <w:r w:rsidR="00BA0D8F" w:rsidRPr="00B207B1">
        <w:rPr>
          <w:rFonts w:hAnsiTheme="minorEastAsia"/>
          <w:rPrChange w:id="3519"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520"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521"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522" w:author="JY0225" w:date="2017-08-24T11:18:00Z">
            <w:rPr>
              <w:bCs/>
            </w:rPr>
          </w:rPrChange>
        </w:rPr>
      </w:pPr>
      <w:r w:rsidRPr="00B207B1">
        <w:rPr>
          <w:rFonts w:hAnsiTheme="minorEastAsia"/>
          <w:bCs/>
          <w:rPrChange w:id="3523" w:author="JY0225" w:date="2017-08-24T11:18:00Z">
            <w:rPr>
              <w:bCs/>
            </w:rPr>
          </w:rPrChange>
        </w:rPr>
        <w:t>1</w:t>
      </w:r>
      <w:r w:rsidRPr="00B207B1">
        <w:rPr>
          <w:rFonts w:hAnsiTheme="minorEastAsia" w:hint="eastAsia"/>
          <w:bCs/>
          <w:rPrChange w:id="3524" w:author="JY0225" w:date="2017-08-24T11:18:00Z">
            <w:rPr>
              <w:rFonts w:hint="eastAsia"/>
              <w:bCs/>
            </w:rPr>
          </w:rPrChange>
        </w:rPr>
        <w:t>）</w:t>
      </w:r>
      <w:r w:rsidR="00BA0D8F" w:rsidRPr="00B207B1">
        <w:rPr>
          <w:rFonts w:hAnsiTheme="minorEastAsia"/>
          <w:bCs/>
          <w:rPrChange w:id="3525" w:author="JY0225" w:date="2017-08-24T11:18:00Z">
            <w:rPr>
              <w:bCs/>
            </w:rPr>
          </w:rPrChange>
        </w:rPr>
        <w:t xml:space="preserve"> </w:t>
      </w:r>
      <w:r w:rsidR="00BA0D8F" w:rsidRPr="00B207B1">
        <w:rPr>
          <w:rFonts w:hAnsiTheme="minorEastAsia" w:hint="eastAsia"/>
          <w:bCs/>
          <w:rPrChange w:id="3526" w:author="JY0225" w:date="2017-08-24T11:18:00Z">
            <w:rPr>
              <w:rFonts w:hint="eastAsia"/>
              <w:bCs/>
            </w:rPr>
          </w:rPrChange>
        </w:rPr>
        <w:t>数据上传本地缓存流程设计</w:t>
      </w:r>
    </w:p>
    <w:p w14:paraId="1F802C73" w14:textId="6DA70623" w:rsidR="00282407" w:rsidRPr="00B207B1" w:rsidRDefault="00BE1EBA" w:rsidP="007E3BC9">
      <w:pPr>
        <w:jc w:val="center"/>
      </w:pPr>
      <w:ins w:id="3527" w:author="JY0225" w:date="2017-08-22T19:41:00Z">
        <w:r w:rsidRPr="00B207B1">
          <w:object w:dxaOrig="9363" w:dyaOrig="5666" w14:anchorId="65B3FA7C">
            <v:shape id="_x0000_i1040" type="#_x0000_t75" style="width:301.1pt;height:181.4pt" o:ole="">
              <v:imagedata r:id="rId64" o:title=""/>
            </v:shape>
            <o:OLEObject Type="Embed" ProgID="Visio.Drawing.15" ShapeID="_x0000_i1040" DrawAspect="Content" ObjectID="_1565704111" r:id="rId65"/>
          </w:object>
        </w:r>
      </w:ins>
    </w:p>
    <w:p w14:paraId="1335F49F" w14:textId="209DAC56" w:rsidR="00BA0D8F" w:rsidRDefault="007E3BC9">
      <w:pPr>
        <w:spacing w:line="400" w:lineRule="exact"/>
        <w:ind w:firstLine="420"/>
        <w:jc w:val="center"/>
        <w:rPr>
          <w:rFonts w:hAnsiTheme="minorEastAsia"/>
        </w:rPr>
        <w:pPrChange w:id="3528" w:author="JY0225" w:date="2017-08-24T11:19:00Z">
          <w:pPr>
            <w:spacing w:line="360" w:lineRule="auto"/>
            <w:ind w:firstLine="420"/>
            <w:jc w:val="center"/>
          </w:pPr>
        </w:pPrChange>
      </w:pPr>
      <w:r w:rsidRPr="00B207B1">
        <w:rPr>
          <w:rFonts w:hAnsiTheme="minorEastAsia" w:hint="eastAsia"/>
          <w:rPrChange w:id="3529" w:author="JY0225" w:date="2017-08-24T11:19:00Z">
            <w:rPr>
              <w:rFonts w:hint="eastAsia"/>
            </w:rPr>
          </w:rPrChange>
        </w:rPr>
        <w:t>图</w:t>
      </w:r>
      <w:r w:rsidR="007C380E" w:rsidRPr="00B207B1">
        <w:rPr>
          <w:rFonts w:hAnsiTheme="minorEastAsia"/>
          <w:rPrChange w:id="3530" w:author="JY0225" w:date="2017-08-24T11:19:00Z">
            <w:rPr/>
          </w:rPrChange>
        </w:rPr>
        <w:t xml:space="preserve">4-8 </w:t>
      </w:r>
      <w:r w:rsidRPr="00B207B1">
        <w:rPr>
          <w:rFonts w:hAnsiTheme="minorEastAsia" w:hint="eastAsia"/>
          <w:rPrChange w:id="3531" w:author="JY0225" w:date="2017-08-24T11:19:00Z">
            <w:rPr>
              <w:rFonts w:hint="eastAsia"/>
            </w:rPr>
          </w:rPrChange>
        </w:rPr>
        <w:t>云</w:t>
      </w:r>
      <w:r w:rsidR="00476838" w:rsidRPr="00B207B1">
        <w:rPr>
          <w:rFonts w:hAnsiTheme="minorEastAsia" w:hint="eastAsia"/>
          <w:rPrChange w:id="3532" w:author="JY0225" w:date="2017-08-24T11:19:00Z">
            <w:rPr>
              <w:rFonts w:hint="eastAsia"/>
            </w:rPr>
          </w:rPrChange>
        </w:rPr>
        <w:t>备份</w:t>
      </w:r>
      <w:r w:rsidRPr="00B207B1">
        <w:rPr>
          <w:rFonts w:hAnsiTheme="minorEastAsia" w:hint="eastAsia"/>
          <w:rPrChange w:id="3533" w:author="JY0225" w:date="2017-08-24T11:19:00Z">
            <w:rPr>
              <w:rFonts w:hint="eastAsia"/>
            </w:rPr>
          </w:rPrChange>
        </w:rPr>
        <w:t>中间件</w:t>
      </w:r>
      <w:r w:rsidR="00044595" w:rsidRPr="00B207B1">
        <w:rPr>
          <w:rFonts w:hAnsiTheme="minorEastAsia" w:hint="eastAsia"/>
          <w:rPrChange w:id="3534" w:author="JY0225" w:date="2017-08-24T11:19:00Z">
            <w:rPr>
              <w:rFonts w:hint="eastAsia"/>
            </w:rPr>
          </w:rPrChange>
        </w:rPr>
        <w:t>系统</w:t>
      </w:r>
      <w:r w:rsidRPr="00B207B1">
        <w:rPr>
          <w:rFonts w:hAnsiTheme="minorEastAsia" w:hint="eastAsia"/>
          <w:rPrChange w:id="3535"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536" w:author="JY0225" w:date="2017-08-22T19:42:00Z"/>
          <w:rFonts w:hAnsiTheme="minorEastAsia"/>
          <w:rPrChange w:id="3537" w:author="JY0225" w:date="2017-08-24T11:18:00Z">
            <w:rPr>
              <w:del w:id="3538" w:author="JY0225" w:date="2017-08-22T19:42:00Z"/>
            </w:rPr>
          </w:rPrChange>
        </w:rPr>
      </w:pPr>
      <w:ins w:id="3539" w:author="JY0225" w:date="2017-08-23T15:35:00Z">
        <w:r w:rsidRPr="00B207B1">
          <w:rPr>
            <w:rFonts w:hAnsiTheme="minorEastAsia" w:hint="eastAsia"/>
            <w:rPrChange w:id="3540" w:author="JY0225" w:date="2017-08-24T11:18:00Z">
              <w:rPr>
                <w:rFonts w:hint="eastAsia"/>
              </w:rPr>
            </w:rPrChange>
          </w:rPr>
          <w:t>如图</w:t>
        </w:r>
        <w:r w:rsidRPr="00B207B1">
          <w:rPr>
            <w:rFonts w:hAnsiTheme="minorEastAsia"/>
            <w:rPrChange w:id="3541" w:author="JY0225" w:date="2017-08-24T11:18:00Z">
              <w:rPr/>
            </w:rPrChange>
          </w:rPr>
          <w:t>4-8</w:t>
        </w:r>
        <w:r w:rsidRPr="00B207B1">
          <w:rPr>
            <w:rFonts w:hAnsiTheme="minorEastAsia" w:hint="eastAsia"/>
            <w:rPrChange w:id="3542" w:author="JY0225" w:date="2017-08-24T11:18:00Z">
              <w:rPr>
                <w:rFonts w:hint="eastAsia"/>
              </w:rPr>
            </w:rPrChange>
          </w:rPr>
          <w:t>所示，</w:t>
        </w:r>
      </w:ins>
      <w:r w:rsidRPr="00B207B1">
        <w:rPr>
          <w:rFonts w:hAnsiTheme="minorEastAsia" w:hint="eastAsia"/>
          <w:rPrChange w:id="3543" w:author="JY0225" w:date="2017-08-24T11:18:00Z">
            <w:rPr>
              <w:rFonts w:hint="eastAsia"/>
            </w:rPr>
          </w:rPrChange>
        </w:rPr>
        <w:t>中间件接收到用户上传文件的指令时，首先获取待上传文件的信息，包括文件大小和</w:t>
      </w:r>
      <w:r w:rsidRPr="00B207B1">
        <w:rPr>
          <w:rFonts w:hAnsiTheme="minorEastAsia"/>
          <w:rPrChange w:id="3544" w:author="JY0225" w:date="2017-08-24T11:18:00Z">
            <w:rPr/>
          </w:rPrChange>
        </w:rPr>
        <w:t>MD5</w:t>
      </w:r>
      <w:r w:rsidR="000531C6">
        <w:rPr>
          <w:rFonts w:hAnsiTheme="minorEastAsia" w:hint="eastAsia"/>
        </w:rPr>
        <w:t>值等</w:t>
      </w:r>
      <w:r w:rsidRPr="00B207B1">
        <w:rPr>
          <w:rFonts w:hAnsiTheme="minorEastAsia" w:hint="eastAsia"/>
          <w:rPrChange w:id="3545" w:author="JY0225" w:date="2017-08-24T11:18:00Z">
            <w:rPr>
              <w:rFonts w:hint="eastAsia"/>
            </w:rPr>
          </w:rPrChange>
        </w:rPr>
        <w:t>，根据数据库中记录的服务器端的文件信息，通过</w:t>
      </w:r>
      <w:r w:rsidRPr="00B207B1">
        <w:rPr>
          <w:rFonts w:hAnsiTheme="minorEastAsia"/>
          <w:rPrChange w:id="3546" w:author="JY0225" w:date="2017-08-24T11:18:00Z">
            <w:rPr/>
          </w:rPrChange>
        </w:rPr>
        <w:t>MD5</w:t>
      </w:r>
      <w:r w:rsidRPr="00B207B1">
        <w:rPr>
          <w:rFonts w:hAnsiTheme="minorEastAsia" w:hint="eastAsia"/>
          <w:rPrChange w:id="3547" w:author="JY0225" w:date="2017-08-24T11:18:00Z">
            <w:rPr>
              <w:rFonts w:hint="eastAsia"/>
            </w:rPr>
          </w:rPrChange>
        </w:rPr>
        <w:t>值校验，判断服务器中是否存在该文件。若服务器中存在该文件，</w:t>
      </w:r>
      <w:r w:rsidRPr="00B207B1">
        <w:rPr>
          <w:rFonts w:hAnsiTheme="minorEastAsia"/>
          <w:rPrChange w:id="3548" w:author="JY0225" w:date="2017-08-24T11:18:00Z">
            <w:rPr/>
          </w:rPrChange>
        </w:rPr>
        <w:t xml:space="preserve"> </w:t>
      </w:r>
      <w:r w:rsidRPr="00B207B1">
        <w:rPr>
          <w:rFonts w:hAnsiTheme="minorEastAsia" w:hint="eastAsia"/>
          <w:rPrChange w:id="3549"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550" w:author="JY0225" w:date="2017-08-22T19:38:00Z"/>
          <w:rFonts w:hAnsiTheme="minorEastAsia"/>
          <w:rPrChange w:id="3551" w:author="JY0225" w:date="2017-08-24T11:18:00Z">
            <w:rPr>
              <w:ins w:id="3552" w:author="JY0225" w:date="2017-08-22T19:38:00Z"/>
            </w:rPr>
          </w:rPrChange>
        </w:rPr>
        <w:pPrChange w:id="3553" w:author="JY0225" w:date="2017-08-22T19:42:00Z">
          <w:pPr>
            <w:jc w:val="center"/>
          </w:pPr>
        </w:pPrChange>
      </w:pPr>
      <w:del w:id="3554" w:author="JY0225" w:date="2017-08-22T19:42:00Z">
        <w:r w:rsidRPr="00B207B1" w:rsidDel="00282407">
          <w:rPr>
            <w:rFonts w:hAnsiTheme="minorEastAsia"/>
            <w:noProof/>
            <w:rPrChange w:id="3555"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556" w:author="JY0225" w:date="2017-08-24T11:19:00Z">
            <w:rPr>
              <w:bCs/>
            </w:rPr>
          </w:rPrChange>
        </w:rPr>
        <w:pPrChange w:id="3557" w:author="JY0225" w:date="2017-08-24T11:19:00Z">
          <w:pPr>
            <w:ind w:firstLine="420"/>
          </w:pPr>
        </w:pPrChange>
      </w:pPr>
      <w:r w:rsidRPr="00B207B1">
        <w:rPr>
          <w:rFonts w:hAnsiTheme="minorEastAsia"/>
          <w:bCs/>
          <w:rPrChange w:id="3558" w:author="JY0225" w:date="2017-08-24T11:19:00Z">
            <w:rPr>
              <w:bCs/>
            </w:rPr>
          </w:rPrChange>
        </w:rPr>
        <w:t>2</w:t>
      </w:r>
      <w:r w:rsidRPr="00B207B1">
        <w:rPr>
          <w:rFonts w:hAnsiTheme="minorEastAsia" w:hint="eastAsia"/>
          <w:bCs/>
          <w:rPrChange w:id="3559" w:author="JY0225" w:date="2017-08-24T11:19:00Z">
            <w:rPr>
              <w:rFonts w:hint="eastAsia"/>
              <w:bCs/>
            </w:rPr>
          </w:rPrChange>
        </w:rPr>
        <w:t>）</w:t>
      </w:r>
      <w:r w:rsidR="007E3BC9" w:rsidRPr="00B207B1">
        <w:rPr>
          <w:rFonts w:hAnsiTheme="minorEastAsia"/>
          <w:bCs/>
          <w:rPrChange w:id="3560" w:author="JY0225" w:date="2017-08-24T11:19:00Z">
            <w:rPr>
              <w:bCs/>
            </w:rPr>
          </w:rPrChange>
        </w:rPr>
        <w:t xml:space="preserve"> </w:t>
      </w:r>
      <w:r w:rsidR="007E3BC9" w:rsidRPr="00B207B1">
        <w:rPr>
          <w:rFonts w:hAnsiTheme="minorEastAsia" w:hint="eastAsia"/>
          <w:bCs/>
          <w:rPrChange w:id="3561"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562" w:author="JY0225" w:date="2017-08-24T11:19:00Z">
            <w:rPr>
              <w:rFonts w:ascii="Times New Roman" w:hAnsi="Times New Roman"/>
            </w:rPr>
          </w:rPrChange>
        </w:rPr>
        <w:pPrChange w:id="3563" w:author="JY0225" w:date="2017-08-24T11:19:00Z">
          <w:pPr>
            <w:spacing w:line="360" w:lineRule="auto"/>
            <w:ind w:firstLine="420"/>
          </w:pPr>
        </w:pPrChange>
      </w:pPr>
      <w:ins w:id="3564" w:author="JY0225" w:date="2017-08-23T15:35:00Z">
        <w:r w:rsidRPr="00B207B1">
          <w:rPr>
            <w:rFonts w:hAnsiTheme="minorEastAsia" w:hint="eastAsia"/>
            <w:rPrChange w:id="3565" w:author="JY0225" w:date="2017-08-24T11:19:00Z">
              <w:rPr>
                <w:rFonts w:hint="eastAsia"/>
              </w:rPr>
            </w:rPrChange>
          </w:rPr>
          <w:t>如图</w:t>
        </w:r>
        <w:r w:rsidRPr="00B207B1">
          <w:rPr>
            <w:rFonts w:hAnsiTheme="minorEastAsia"/>
            <w:rPrChange w:id="3566" w:author="JY0225" w:date="2017-08-24T11:19:00Z">
              <w:rPr/>
            </w:rPrChange>
          </w:rPr>
          <w:t>4-9</w:t>
        </w:r>
        <w:r w:rsidRPr="00B207B1">
          <w:rPr>
            <w:rFonts w:hAnsiTheme="minorEastAsia" w:hint="eastAsia"/>
            <w:rPrChange w:id="3567" w:author="JY0225" w:date="2017-08-24T11:19:00Z">
              <w:rPr>
                <w:rFonts w:hint="eastAsia"/>
              </w:rPr>
            </w:rPrChange>
          </w:rPr>
          <w:t>所示，</w:t>
        </w:r>
      </w:ins>
      <w:r w:rsidR="008C6E13" w:rsidRPr="00B207B1">
        <w:rPr>
          <w:rFonts w:hAnsiTheme="minorEastAsia" w:hint="eastAsia"/>
          <w:rPrChange w:id="3568" w:author="JY0225" w:date="2017-08-24T11:19:00Z">
            <w:rPr>
              <w:rFonts w:ascii="Times New Roman" w:hAnsi="Times New Roman" w:hint="eastAsia"/>
            </w:rPr>
          </w:rPrChange>
        </w:rPr>
        <w:t>中间件</w:t>
      </w:r>
      <w:r w:rsidR="0072169E" w:rsidRPr="00B207B1">
        <w:rPr>
          <w:rFonts w:hAnsiTheme="minorEastAsia" w:hint="eastAsia"/>
          <w:rPrChange w:id="3569" w:author="JY0225" w:date="2017-08-24T11:19:00Z">
            <w:rPr>
              <w:rFonts w:ascii="Times New Roman" w:hAnsi="Times New Roman" w:hint="eastAsia"/>
            </w:rPr>
          </w:rPrChange>
        </w:rPr>
        <w:t>接收</w:t>
      </w:r>
      <w:r w:rsidR="008C6E13" w:rsidRPr="00B207B1">
        <w:rPr>
          <w:rFonts w:hAnsiTheme="minorEastAsia" w:hint="eastAsia"/>
          <w:rPrChange w:id="3570"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571" w:author="JY0225" w:date="2017-08-24T11:19:00Z">
            <w:rPr>
              <w:rFonts w:ascii="Times New Roman" w:hAnsi="Times New Roman" w:hint="eastAsia"/>
            </w:rPr>
          </w:rPrChange>
        </w:rPr>
        <w:t>信息，根据</w:t>
      </w:r>
      <w:r w:rsidR="0072169E" w:rsidRPr="00B207B1">
        <w:rPr>
          <w:rFonts w:hAnsiTheme="minorEastAsia"/>
          <w:rPrChange w:id="3572" w:author="JY0225" w:date="2017-08-24T11:19:00Z">
            <w:rPr>
              <w:rFonts w:ascii="Times New Roman" w:hAnsi="Times New Roman"/>
            </w:rPr>
          </w:rPrChange>
        </w:rPr>
        <w:t>MD5</w:t>
      </w:r>
      <w:r w:rsidR="0072169E" w:rsidRPr="00B207B1">
        <w:rPr>
          <w:rFonts w:hAnsiTheme="minorEastAsia" w:hint="eastAsia"/>
          <w:rPrChange w:id="3573"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574"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575"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576" w:author="JY0225" w:date="2017-08-22T19:45:00Z">
        <w:r w:rsidR="00101347" w:rsidRPr="00B207B1">
          <w:object w:dxaOrig="9363" w:dyaOrig="5666" w14:anchorId="10AC608D">
            <v:shape id="_x0000_i1041" type="#_x0000_t75" style="width:315.1pt;height:190.75pt" o:ole="">
              <v:imagedata r:id="rId68" o:title=""/>
            </v:shape>
            <o:OLEObject Type="Embed" ProgID="Visio.Drawing.15" ShapeID="_x0000_i1041" DrawAspect="Content" ObjectID="_1565704112" r:id="rId69"/>
          </w:object>
        </w:r>
      </w:ins>
    </w:p>
    <w:p w14:paraId="5E29AEE3" w14:textId="6C39B4E8" w:rsidR="004E7101" w:rsidRPr="00B207B1" w:rsidRDefault="004E7101">
      <w:pPr>
        <w:spacing w:line="400" w:lineRule="exact"/>
        <w:ind w:firstLineChars="200" w:firstLine="480"/>
        <w:jc w:val="center"/>
        <w:rPr>
          <w:rFonts w:hAnsiTheme="minorEastAsia"/>
          <w:rPrChange w:id="3577" w:author="JY0225" w:date="2017-08-24T11:19:00Z">
            <w:rPr>
              <w:rFonts w:ascii="Times New Roman" w:hAnsi="Times New Roman"/>
            </w:rPr>
          </w:rPrChange>
        </w:rPr>
        <w:pPrChange w:id="3578" w:author="JY0225" w:date="2017-08-24T11:19:00Z">
          <w:pPr>
            <w:spacing w:line="360" w:lineRule="auto"/>
            <w:ind w:firstLineChars="200" w:firstLine="480"/>
            <w:jc w:val="center"/>
          </w:pPr>
        </w:pPrChange>
      </w:pPr>
      <w:r w:rsidRPr="00B207B1">
        <w:rPr>
          <w:rFonts w:hAnsiTheme="minorEastAsia" w:hint="eastAsia"/>
          <w:rPrChange w:id="3579" w:author="JY0225" w:date="2017-08-24T11:19:00Z">
            <w:rPr>
              <w:rFonts w:ascii="Times New Roman" w:hAnsi="Times New Roman" w:hint="eastAsia"/>
            </w:rPr>
          </w:rPrChange>
        </w:rPr>
        <w:t>图</w:t>
      </w:r>
      <w:r w:rsidR="00401E29" w:rsidRPr="00B207B1">
        <w:rPr>
          <w:rFonts w:hAnsiTheme="minorEastAsia"/>
          <w:rPrChange w:id="3580" w:author="JY0225" w:date="2017-08-24T11:19:00Z">
            <w:rPr>
              <w:rFonts w:ascii="Times New Roman" w:hAnsi="Times New Roman"/>
            </w:rPr>
          </w:rPrChange>
        </w:rPr>
        <w:t>4-9</w:t>
      </w:r>
      <w:r w:rsidRPr="00B207B1">
        <w:rPr>
          <w:rFonts w:hAnsiTheme="minorEastAsia" w:hint="eastAsia"/>
          <w:rPrChange w:id="3581" w:author="JY0225" w:date="2017-08-24T11:19:00Z">
            <w:rPr>
              <w:rFonts w:ascii="Times New Roman" w:hAnsi="Times New Roman" w:hint="eastAsia"/>
            </w:rPr>
          </w:rPrChange>
        </w:rPr>
        <w:t>云备份中间件</w:t>
      </w:r>
      <w:r w:rsidR="00E53012" w:rsidRPr="00B207B1">
        <w:rPr>
          <w:rFonts w:hAnsiTheme="minorEastAsia" w:hint="eastAsia"/>
          <w:rPrChange w:id="3582" w:author="JY0225" w:date="2017-08-24T11:19:00Z">
            <w:rPr>
              <w:rFonts w:ascii="Times New Roman" w:hAnsi="Times New Roman" w:hint="eastAsia"/>
            </w:rPr>
          </w:rPrChange>
        </w:rPr>
        <w:t>系统</w:t>
      </w:r>
      <w:r w:rsidRPr="00B207B1">
        <w:rPr>
          <w:rFonts w:hAnsiTheme="minorEastAsia" w:hint="eastAsia"/>
          <w:rPrChange w:id="3583"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584" w:name="_Toc491952445"/>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584"/>
    </w:p>
    <w:p w14:paraId="7922A4E6" w14:textId="312E270B" w:rsidR="006617BB" w:rsidRPr="00B207B1" w:rsidRDefault="006617BB" w:rsidP="00947DA4">
      <w:pPr>
        <w:spacing w:afterLines="30" w:after="93" w:line="400" w:lineRule="exact"/>
        <w:ind w:firstLineChars="200" w:firstLine="480"/>
        <w:pPrChange w:id="3585"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Pr="00B207B1">
        <w:rPr>
          <w:rFonts w:hint="eastAsia"/>
        </w:rPr>
        <w:t>不匹配。交互适配模块的主要的目标是完成不同客户端和服务之间</w:t>
      </w:r>
      <w:r w:rsidR="00751D65">
        <w:rPr>
          <w:rFonts w:hint="eastAsia"/>
        </w:rPr>
        <w:t>请求</w:t>
      </w:r>
      <w:r w:rsidRPr="00B207B1">
        <w:rPr>
          <w:rFonts w:hint="eastAsia"/>
        </w:rPr>
        <w:t>的适配。以下展示的是交互适配模块进行命令接口转换时的流程设计。</w:t>
      </w:r>
    </w:p>
    <w:p w14:paraId="411CF821" w14:textId="30FA5F0D" w:rsidR="006617BB" w:rsidRPr="00B207B1" w:rsidRDefault="002C3D62" w:rsidP="00762481">
      <w:pPr>
        <w:jc w:val="center"/>
      </w:pPr>
      <w:ins w:id="3586" w:author="JY0225" w:date="2017-08-22T19:50:00Z">
        <w:r w:rsidRPr="00B207B1">
          <w:object w:dxaOrig="6234" w:dyaOrig="7389" w14:anchorId="4000B12D">
            <v:shape id="_x0000_i1042" type="#_x0000_t75" style="width:198.25pt;height:233.75pt" o:ole="">
              <v:imagedata r:id="rId70" o:title=""/>
            </v:shape>
            <o:OLEObject Type="Embed" ProgID="Visio.Drawing.15" ShapeID="_x0000_i1042" DrawAspect="Content" ObjectID="_1565704113" r:id="rId71"/>
          </w:object>
        </w:r>
      </w:ins>
      <w:del w:id="3587"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588" w:author="JY0225" w:date="2017-08-24T11:20:00Z">
            <w:rPr>
              <w:color w:val="000000" w:themeColor="text1"/>
            </w:rPr>
          </w:rPrChange>
        </w:rPr>
        <w:pPrChange w:id="3589" w:author="JY0225" w:date="2017-08-24T11:20:00Z">
          <w:pPr>
            <w:spacing w:line="360" w:lineRule="auto"/>
            <w:ind w:left="420"/>
            <w:jc w:val="center"/>
          </w:pPr>
        </w:pPrChange>
      </w:pPr>
      <w:r w:rsidRPr="00B207B1">
        <w:rPr>
          <w:rFonts w:hAnsiTheme="minorEastAsia" w:hint="eastAsia"/>
          <w:color w:val="000000" w:themeColor="text1"/>
          <w:rPrChange w:id="3590" w:author="JY0225" w:date="2017-08-24T11:20:00Z">
            <w:rPr>
              <w:rFonts w:hint="eastAsia"/>
              <w:color w:val="000000" w:themeColor="text1"/>
            </w:rPr>
          </w:rPrChange>
        </w:rPr>
        <w:t>图</w:t>
      </w:r>
      <w:r w:rsidR="00773488" w:rsidRPr="00B207B1">
        <w:rPr>
          <w:rFonts w:hAnsiTheme="minorEastAsia"/>
          <w:color w:val="000000" w:themeColor="text1"/>
          <w:rPrChange w:id="3591" w:author="JY0225" w:date="2017-08-24T11:20:00Z">
            <w:rPr>
              <w:color w:val="000000" w:themeColor="text1"/>
            </w:rPr>
          </w:rPrChange>
        </w:rPr>
        <w:t>4-10</w:t>
      </w:r>
      <w:r w:rsidR="00243CC7" w:rsidRPr="00B207B1">
        <w:rPr>
          <w:rFonts w:hAnsiTheme="minorEastAsia"/>
          <w:color w:val="000000" w:themeColor="text1"/>
          <w:rPrChange w:id="3592" w:author="JY0225" w:date="2017-08-24T11:20:00Z">
            <w:rPr>
              <w:color w:val="000000" w:themeColor="text1"/>
            </w:rPr>
          </w:rPrChange>
        </w:rPr>
        <w:t xml:space="preserve"> </w:t>
      </w:r>
      <w:r w:rsidRPr="00B207B1">
        <w:rPr>
          <w:rFonts w:hAnsiTheme="minorEastAsia" w:hint="eastAsia"/>
          <w:color w:val="000000" w:themeColor="text1"/>
          <w:rPrChange w:id="3593"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594" w:author="JY0225" w:date="2017-08-24T11:20:00Z">
            <w:rPr>
              <w:rFonts w:hint="eastAsia"/>
              <w:color w:val="000000" w:themeColor="text1"/>
            </w:rPr>
          </w:rPrChange>
        </w:rPr>
        <w:t>交互适配模块流程图</w:t>
      </w:r>
    </w:p>
    <w:p w14:paraId="1D2969E2" w14:textId="77777777" w:rsidR="008924BE" w:rsidRPr="00B207B1" w:rsidDel="00B32D59" w:rsidRDefault="00B32D59">
      <w:pPr>
        <w:spacing w:line="400" w:lineRule="exact"/>
        <w:ind w:firstLine="420"/>
        <w:rPr>
          <w:del w:id="3595" w:author="JY0225" w:date="2017-08-23T15:36:00Z"/>
          <w:rFonts w:hAnsiTheme="minorEastAsia"/>
          <w:color w:val="000000" w:themeColor="text1"/>
          <w:rPrChange w:id="3596" w:author="微软用户" w:date="2017-08-24T21:23:00Z">
            <w:rPr>
              <w:del w:id="3597" w:author="JY0225" w:date="2017-08-23T15:36:00Z"/>
              <w:color w:val="000000" w:themeColor="text1"/>
            </w:rPr>
          </w:rPrChange>
        </w:rPr>
        <w:pPrChange w:id="3598" w:author="JY0225" w:date="2017-08-24T11:20:00Z">
          <w:pPr>
            <w:spacing w:line="360" w:lineRule="auto"/>
            <w:ind w:firstLine="420"/>
          </w:pPr>
        </w:pPrChange>
      </w:pPr>
      <w:ins w:id="3599" w:author="JY0225" w:date="2017-08-23T15:35:00Z">
        <w:r w:rsidRPr="00B207B1">
          <w:rPr>
            <w:rFonts w:hAnsiTheme="minorEastAsia" w:hint="eastAsia"/>
            <w:rPrChange w:id="3600" w:author="JY0225" w:date="2017-08-24T11:20:00Z">
              <w:rPr>
                <w:rFonts w:hint="eastAsia"/>
              </w:rPr>
            </w:rPrChange>
          </w:rPr>
          <w:t>如图</w:t>
        </w:r>
        <w:r w:rsidRPr="00B207B1">
          <w:rPr>
            <w:rFonts w:hAnsiTheme="minorEastAsia"/>
            <w:rPrChange w:id="3601" w:author="JY0225" w:date="2017-08-24T11:20:00Z">
              <w:rPr/>
            </w:rPrChange>
          </w:rPr>
          <w:t>4-10</w:t>
        </w:r>
        <w:r w:rsidRPr="00B207B1">
          <w:rPr>
            <w:rFonts w:hAnsiTheme="minorEastAsia" w:hint="eastAsia"/>
            <w:rPrChange w:id="3602" w:author="JY0225" w:date="2017-08-24T11:20:00Z">
              <w:rPr>
                <w:rFonts w:hint="eastAsia"/>
              </w:rPr>
            </w:rPrChange>
          </w:rPr>
          <w:t>所示，</w:t>
        </w:r>
      </w:ins>
      <w:r w:rsidR="008924BE" w:rsidRPr="00B207B1">
        <w:rPr>
          <w:rFonts w:hAnsiTheme="minorEastAsia" w:hint="eastAsia"/>
          <w:color w:val="000000" w:themeColor="text1"/>
          <w:rPrChange w:id="3603" w:author="JY0225" w:date="2017-08-24T11:20:00Z">
            <w:rPr>
              <w:rFonts w:hint="eastAsia"/>
              <w:color w:val="000000" w:themeColor="text1"/>
            </w:rPr>
          </w:rPrChange>
        </w:rPr>
        <w:t>交互适配模块接收到客户端交互模块发送的指令后，首先判断该指令中</w:t>
      </w:r>
      <w:ins w:id="3604" w:author="JY0225" w:date="2017-08-23T15:36:00Z">
        <w:r w:rsidRPr="00B207B1">
          <w:rPr>
            <w:rFonts w:hAnsiTheme="minorEastAsia" w:hint="eastAsia"/>
            <w:color w:val="000000" w:themeColor="text1"/>
            <w:rPrChange w:id="3605" w:author="JY0225" w:date="2017-08-24T11:20:00Z">
              <w:rPr>
                <w:rFonts w:hint="eastAsia"/>
                <w:color w:val="000000" w:themeColor="text1"/>
              </w:rPr>
            </w:rPrChange>
          </w:rPr>
          <w:t>的</w:t>
        </w:r>
      </w:ins>
      <w:del w:id="3606" w:author="JY0225" w:date="2017-08-23T15:36:00Z">
        <w:r w:rsidR="008924BE" w:rsidRPr="00B207B1" w:rsidDel="00B32D59">
          <w:rPr>
            <w:rFonts w:hAnsiTheme="minorEastAsia" w:hint="eastAsia"/>
            <w:color w:val="000000" w:themeColor="text1"/>
            <w:rPrChange w:id="3607"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608" w:author="JY0225" w:date="2017-08-24T11:20:00Z">
            <w:rPr>
              <w:color w:val="000000" w:themeColor="text1"/>
            </w:rPr>
          </w:rPrChange>
        </w:rPr>
        <w:pPrChange w:id="3609" w:author="JY0225" w:date="2017-08-24T11:20:00Z">
          <w:pPr>
            <w:spacing w:line="360" w:lineRule="auto"/>
          </w:pPr>
        </w:pPrChange>
      </w:pPr>
      <w:r w:rsidRPr="00B207B1">
        <w:rPr>
          <w:rFonts w:hAnsiTheme="minorEastAsia" w:hint="eastAsia"/>
          <w:color w:val="000000" w:themeColor="text1"/>
          <w:rPrChange w:id="3610" w:author="微软用户" w:date="2017-08-24T21:23:00Z">
            <w:rPr>
              <w:rFonts w:hint="eastAsia"/>
              <w:color w:val="000000" w:themeColor="text1"/>
            </w:rPr>
          </w:rPrChange>
        </w:rPr>
        <w:t>请求</w:t>
      </w:r>
      <w:del w:id="3611" w:author="JY0225" w:date="2017-08-23T15:36:00Z">
        <w:r w:rsidRPr="00B207B1" w:rsidDel="00B32D59">
          <w:rPr>
            <w:rFonts w:hAnsiTheme="minorEastAsia" w:hint="eastAsia"/>
            <w:color w:val="000000" w:themeColor="text1"/>
            <w:rPrChange w:id="3612"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613" w:author="微软用户" w:date="2017-08-24T21:23:00Z">
            <w:rPr>
              <w:rFonts w:hint="eastAsia"/>
              <w:color w:val="000000" w:themeColor="text1"/>
            </w:rPr>
          </w:rPrChange>
        </w:rPr>
        <w:t>是否可以分解为若干个子功能，若能分解为若干个子功能，</w:t>
      </w:r>
      <w:ins w:id="3614" w:author="微软用户" w:date="2017-08-24T21:23:00Z">
        <w:r w:rsidR="00AB26BC" w:rsidRPr="00B207B1">
          <w:rPr>
            <w:rFonts w:hAnsiTheme="minorEastAsia" w:hint="eastAsia"/>
            <w:color w:val="000000" w:themeColor="text1"/>
          </w:rPr>
          <w:t>如删除会话信息请求需要分解成为</w:t>
        </w:r>
      </w:ins>
      <w:ins w:id="3615"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616"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617"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618"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619"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20" w:name="_Toc488833235"/>
      <w:bookmarkStart w:id="3621" w:name="_Toc488850472"/>
      <w:bookmarkStart w:id="3622" w:name="_Toc488874489"/>
      <w:bookmarkStart w:id="3623" w:name="_Toc488874568"/>
      <w:bookmarkStart w:id="3624" w:name="_Toc488874647"/>
      <w:bookmarkStart w:id="3625" w:name="_Toc488874726"/>
      <w:bookmarkStart w:id="3626" w:name="_Toc488875097"/>
      <w:bookmarkStart w:id="3627" w:name="_Toc488916856"/>
      <w:bookmarkStart w:id="3628" w:name="_Toc488916934"/>
      <w:bookmarkStart w:id="3629" w:name="_Toc488926354"/>
      <w:bookmarkStart w:id="3630" w:name="_Toc488926433"/>
      <w:bookmarkStart w:id="3631" w:name="_Toc488926837"/>
      <w:bookmarkStart w:id="3632" w:name="_Toc488927671"/>
      <w:bookmarkStart w:id="3633" w:name="_Toc488927752"/>
      <w:bookmarkStart w:id="3634" w:name="_Toc488948487"/>
      <w:bookmarkStart w:id="3635" w:name="_Toc488956598"/>
      <w:bookmarkStart w:id="3636" w:name="_Toc489026190"/>
      <w:bookmarkStart w:id="3637" w:name="_Toc489032618"/>
      <w:bookmarkStart w:id="3638" w:name="_Toc489103411"/>
      <w:bookmarkStart w:id="3639" w:name="_Toc489195678"/>
      <w:bookmarkStart w:id="3640" w:name="_Toc489215666"/>
      <w:bookmarkStart w:id="3641" w:name="_Toc489217200"/>
      <w:bookmarkStart w:id="3642" w:name="_Toc489298473"/>
      <w:bookmarkStart w:id="3643" w:name="_Toc489446979"/>
      <w:bookmarkStart w:id="3644" w:name="_Toc489518444"/>
      <w:bookmarkStart w:id="3645" w:name="_Toc489543835"/>
      <w:bookmarkStart w:id="3646" w:name="_Toc489689108"/>
      <w:bookmarkStart w:id="3647" w:name="_Toc489707607"/>
      <w:bookmarkStart w:id="3648" w:name="_Toc489712134"/>
      <w:bookmarkStart w:id="3649" w:name="_Toc489780756"/>
      <w:bookmarkStart w:id="3650" w:name="_Toc489795677"/>
      <w:bookmarkStart w:id="3651" w:name="_Toc489820427"/>
      <w:bookmarkStart w:id="3652" w:name="_Toc489899098"/>
      <w:bookmarkStart w:id="3653" w:name="_Toc489907809"/>
      <w:bookmarkStart w:id="3654" w:name="_Toc489991404"/>
      <w:bookmarkStart w:id="3655" w:name="_Toc490056577"/>
      <w:bookmarkStart w:id="3656" w:name="_Toc490467097"/>
      <w:bookmarkStart w:id="3657" w:name="_Toc490470951"/>
      <w:bookmarkStart w:id="3658" w:name="_Toc490474162"/>
      <w:bookmarkStart w:id="3659" w:name="_Toc490477151"/>
      <w:bookmarkStart w:id="3660" w:name="_Toc490860353"/>
      <w:bookmarkStart w:id="3661" w:name="_Toc490860691"/>
      <w:bookmarkStart w:id="3662" w:name="_Toc490943123"/>
      <w:bookmarkStart w:id="3663" w:name="_Toc490994528"/>
      <w:bookmarkStart w:id="3664" w:name="_Toc491202476"/>
      <w:bookmarkStart w:id="3665" w:name="_Toc491260541"/>
      <w:bookmarkStart w:id="3666" w:name="_Toc491268925"/>
      <w:bookmarkStart w:id="3667" w:name="_Toc491334852"/>
      <w:bookmarkStart w:id="3668" w:name="_Toc491335248"/>
      <w:bookmarkStart w:id="3669" w:name="_Toc491352008"/>
      <w:bookmarkStart w:id="3670" w:name="_Toc491376030"/>
      <w:bookmarkStart w:id="3671" w:name="_Toc491376358"/>
      <w:bookmarkStart w:id="3672" w:name="_Toc491606283"/>
      <w:bookmarkStart w:id="3673" w:name="_Toc491764328"/>
      <w:bookmarkStart w:id="3674" w:name="_Toc491863258"/>
      <w:bookmarkStart w:id="3675" w:name="_Toc491870920"/>
      <w:bookmarkStart w:id="3676" w:name="_Toc491878138"/>
      <w:bookmarkStart w:id="3677" w:name="_Toc491881627"/>
      <w:bookmarkStart w:id="3678" w:name="_Toc491947101"/>
      <w:bookmarkStart w:id="3679" w:name="_Toc491947677"/>
      <w:bookmarkStart w:id="3680" w:name="_Toc491948557"/>
      <w:bookmarkStart w:id="3681" w:name="_Toc491949273"/>
      <w:bookmarkStart w:id="3682" w:name="_Toc491950558"/>
      <w:bookmarkStart w:id="3683" w:name="_Toc491952446"/>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84" w:name="_Toc488833236"/>
      <w:bookmarkStart w:id="3685" w:name="_Toc488850473"/>
      <w:bookmarkStart w:id="3686" w:name="_Toc488874490"/>
      <w:bookmarkStart w:id="3687" w:name="_Toc488874569"/>
      <w:bookmarkStart w:id="3688" w:name="_Toc488874648"/>
      <w:bookmarkStart w:id="3689" w:name="_Toc488874727"/>
      <w:bookmarkStart w:id="3690" w:name="_Toc488875098"/>
      <w:bookmarkStart w:id="3691" w:name="_Toc488916857"/>
      <w:bookmarkStart w:id="3692" w:name="_Toc488916935"/>
      <w:bookmarkStart w:id="3693" w:name="_Toc488926355"/>
      <w:bookmarkStart w:id="3694" w:name="_Toc488926434"/>
      <w:bookmarkStart w:id="3695" w:name="_Toc488926838"/>
      <w:bookmarkStart w:id="3696" w:name="_Toc488927672"/>
      <w:bookmarkStart w:id="3697" w:name="_Toc488927753"/>
      <w:bookmarkStart w:id="3698" w:name="_Toc488948488"/>
      <w:bookmarkStart w:id="3699" w:name="_Toc488956599"/>
      <w:bookmarkStart w:id="3700" w:name="_Toc489026191"/>
      <w:bookmarkStart w:id="3701" w:name="_Toc489032619"/>
      <w:bookmarkStart w:id="3702" w:name="_Toc489103412"/>
      <w:bookmarkStart w:id="3703" w:name="_Toc489195679"/>
      <w:bookmarkStart w:id="3704" w:name="_Toc489215667"/>
      <w:bookmarkStart w:id="3705" w:name="_Toc489217201"/>
      <w:bookmarkStart w:id="3706" w:name="_Toc489298474"/>
      <w:bookmarkStart w:id="3707" w:name="_Toc489446980"/>
      <w:bookmarkStart w:id="3708" w:name="_Toc489518445"/>
      <w:bookmarkStart w:id="3709" w:name="_Toc489543836"/>
      <w:bookmarkStart w:id="3710" w:name="_Toc489689109"/>
      <w:bookmarkStart w:id="3711" w:name="_Toc489707608"/>
      <w:bookmarkStart w:id="3712" w:name="_Toc489712135"/>
      <w:bookmarkStart w:id="3713" w:name="_Toc489780757"/>
      <w:bookmarkStart w:id="3714" w:name="_Toc489795678"/>
      <w:bookmarkStart w:id="3715" w:name="_Toc489820428"/>
      <w:bookmarkStart w:id="3716" w:name="_Toc489899099"/>
      <w:bookmarkStart w:id="3717" w:name="_Toc489907810"/>
      <w:bookmarkStart w:id="3718" w:name="_Toc489991405"/>
      <w:bookmarkStart w:id="3719" w:name="_Toc490056578"/>
      <w:bookmarkStart w:id="3720" w:name="_Toc490467098"/>
      <w:bookmarkStart w:id="3721" w:name="_Toc490470952"/>
      <w:bookmarkStart w:id="3722" w:name="_Toc490474163"/>
      <w:bookmarkStart w:id="3723" w:name="_Toc490477152"/>
      <w:bookmarkStart w:id="3724" w:name="_Toc490860354"/>
      <w:bookmarkStart w:id="3725" w:name="_Toc490860692"/>
      <w:bookmarkStart w:id="3726" w:name="_Toc490943124"/>
      <w:bookmarkStart w:id="3727" w:name="_Toc490994529"/>
      <w:bookmarkStart w:id="3728" w:name="_Toc491202477"/>
      <w:bookmarkStart w:id="3729" w:name="_Toc491260542"/>
      <w:bookmarkStart w:id="3730" w:name="_Toc491268926"/>
      <w:bookmarkStart w:id="3731" w:name="_Toc491334853"/>
      <w:bookmarkStart w:id="3732" w:name="_Toc491335249"/>
      <w:bookmarkStart w:id="3733" w:name="_Toc491352009"/>
      <w:bookmarkStart w:id="3734" w:name="_Toc491376031"/>
      <w:bookmarkStart w:id="3735" w:name="_Toc491376359"/>
      <w:bookmarkStart w:id="3736" w:name="_Toc491606284"/>
      <w:bookmarkStart w:id="3737" w:name="_Toc491764329"/>
      <w:bookmarkStart w:id="3738" w:name="_Toc491863259"/>
      <w:bookmarkStart w:id="3739" w:name="_Toc491870921"/>
      <w:bookmarkStart w:id="3740" w:name="_Toc491878139"/>
      <w:bookmarkStart w:id="3741" w:name="_Toc491881628"/>
      <w:bookmarkStart w:id="3742" w:name="_Toc491947102"/>
      <w:bookmarkStart w:id="3743" w:name="_Toc491947678"/>
      <w:bookmarkStart w:id="3744" w:name="_Toc491948558"/>
      <w:bookmarkStart w:id="3745" w:name="_Toc491949274"/>
      <w:bookmarkStart w:id="3746" w:name="_Toc491950559"/>
      <w:bookmarkStart w:id="3747" w:name="_Toc491952447"/>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48" w:name="_Toc488833237"/>
      <w:bookmarkStart w:id="3749" w:name="_Toc488850474"/>
      <w:bookmarkStart w:id="3750" w:name="_Toc488874491"/>
      <w:bookmarkStart w:id="3751" w:name="_Toc488874570"/>
      <w:bookmarkStart w:id="3752" w:name="_Toc488874649"/>
      <w:bookmarkStart w:id="3753" w:name="_Toc488874728"/>
      <w:bookmarkStart w:id="3754" w:name="_Toc488875099"/>
      <w:bookmarkStart w:id="3755" w:name="_Toc488916858"/>
      <w:bookmarkStart w:id="3756" w:name="_Toc488916936"/>
      <w:bookmarkStart w:id="3757" w:name="_Toc488926356"/>
      <w:bookmarkStart w:id="3758" w:name="_Toc488926435"/>
      <w:bookmarkStart w:id="3759" w:name="_Toc488926839"/>
      <w:bookmarkStart w:id="3760" w:name="_Toc488927673"/>
      <w:bookmarkStart w:id="3761" w:name="_Toc488927754"/>
      <w:bookmarkStart w:id="3762" w:name="_Toc488948489"/>
      <w:bookmarkStart w:id="3763" w:name="_Toc488956600"/>
      <w:bookmarkStart w:id="3764" w:name="_Toc489026192"/>
      <w:bookmarkStart w:id="3765" w:name="_Toc489032620"/>
      <w:bookmarkStart w:id="3766" w:name="_Toc489103413"/>
      <w:bookmarkStart w:id="3767" w:name="_Toc489195680"/>
      <w:bookmarkStart w:id="3768" w:name="_Toc489215668"/>
      <w:bookmarkStart w:id="3769" w:name="_Toc489217202"/>
      <w:bookmarkStart w:id="3770" w:name="_Toc489298475"/>
      <w:bookmarkStart w:id="3771" w:name="_Toc489446981"/>
      <w:bookmarkStart w:id="3772" w:name="_Toc489518446"/>
      <w:bookmarkStart w:id="3773" w:name="_Toc489543837"/>
      <w:bookmarkStart w:id="3774" w:name="_Toc489689110"/>
      <w:bookmarkStart w:id="3775" w:name="_Toc489707609"/>
      <w:bookmarkStart w:id="3776" w:name="_Toc489712136"/>
      <w:bookmarkStart w:id="3777" w:name="_Toc489780758"/>
      <w:bookmarkStart w:id="3778" w:name="_Toc489795679"/>
      <w:bookmarkStart w:id="3779" w:name="_Toc489820429"/>
      <w:bookmarkStart w:id="3780" w:name="_Toc489899100"/>
      <w:bookmarkStart w:id="3781" w:name="_Toc489907811"/>
      <w:bookmarkStart w:id="3782" w:name="_Toc489991406"/>
      <w:bookmarkStart w:id="3783" w:name="_Toc490056579"/>
      <w:bookmarkStart w:id="3784" w:name="_Toc490467099"/>
      <w:bookmarkStart w:id="3785" w:name="_Toc490470953"/>
      <w:bookmarkStart w:id="3786" w:name="_Toc490474164"/>
      <w:bookmarkStart w:id="3787" w:name="_Toc490477153"/>
      <w:bookmarkStart w:id="3788" w:name="_Toc490860355"/>
      <w:bookmarkStart w:id="3789" w:name="_Toc490860693"/>
      <w:bookmarkStart w:id="3790" w:name="_Toc490943125"/>
      <w:bookmarkStart w:id="3791" w:name="_Toc490994530"/>
      <w:bookmarkStart w:id="3792" w:name="_Toc491202478"/>
      <w:bookmarkStart w:id="3793" w:name="_Toc491260543"/>
      <w:bookmarkStart w:id="3794" w:name="_Toc491268927"/>
      <w:bookmarkStart w:id="3795" w:name="_Toc491334854"/>
      <w:bookmarkStart w:id="3796" w:name="_Toc491335250"/>
      <w:bookmarkStart w:id="3797" w:name="_Toc491352010"/>
      <w:bookmarkStart w:id="3798" w:name="_Toc491376032"/>
      <w:bookmarkStart w:id="3799" w:name="_Toc491376360"/>
      <w:bookmarkStart w:id="3800" w:name="_Toc491606285"/>
      <w:bookmarkStart w:id="3801" w:name="_Toc491764330"/>
      <w:bookmarkStart w:id="3802" w:name="_Toc491863260"/>
      <w:bookmarkStart w:id="3803" w:name="_Toc491870922"/>
      <w:bookmarkStart w:id="3804" w:name="_Toc491878140"/>
      <w:bookmarkStart w:id="3805" w:name="_Toc491881629"/>
      <w:bookmarkStart w:id="3806" w:name="_Toc491947103"/>
      <w:bookmarkStart w:id="3807" w:name="_Toc491947679"/>
      <w:bookmarkStart w:id="3808" w:name="_Toc491948559"/>
      <w:bookmarkStart w:id="3809" w:name="_Toc491949275"/>
      <w:bookmarkStart w:id="3810" w:name="_Toc491950560"/>
      <w:bookmarkStart w:id="3811" w:name="_Toc491952448"/>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812" w:name="_Toc488833238"/>
      <w:bookmarkStart w:id="3813" w:name="_Toc488850475"/>
      <w:bookmarkStart w:id="3814" w:name="_Toc488874492"/>
      <w:bookmarkStart w:id="3815" w:name="_Toc488874571"/>
      <w:bookmarkStart w:id="3816" w:name="_Toc488874650"/>
      <w:bookmarkStart w:id="3817" w:name="_Toc488874729"/>
      <w:bookmarkStart w:id="3818" w:name="_Toc488875100"/>
      <w:bookmarkStart w:id="3819" w:name="_Toc488916859"/>
      <w:bookmarkStart w:id="3820" w:name="_Toc488916937"/>
      <w:bookmarkStart w:id="3821" w:name="_Toc488926357"/>
      <w:bookmarkStart w:id="3822" w:name="_Toc488926436"/>
      <w:bookmarkStart w:id="3823" w:name="_Toc488926840"/>
      <w:bookmarkStart w:id="3824" w:name="_Toc488927674"/>
      <w:bookmarkStart w:id="3825" w:name="_Toc488927755"/>
      <w:bookmarkStart w:id="3826" w:name="_Toc488948490"/>
      <w:bookmarkStart w:id="3827" w:name="_Toc488956601"/>
      <w:bookmarkStart w:id="3828" w:name="_Toc489026193"/>
      <w:bookmarkStart w:id="3829" w:name="_Toc489032621"/>
      <w:bookmarkStart w:id="3830" w:name="_Toc489103414"/>
      <w:bookmarkStart w:id="3831" w:name="_Toc489195681"/>
      <w:bookmarkStart w:id="3832" w:name="_Toc489215669"/>
      <w:bookmarkStart w:id="3833" w:name="_Toc489217203"/>
      <w:bookmarkStart w:id="3834" w:name="_Toc489298476"/>
      <w:bookmarkStart w:id="3835" w:name="_Toc489446982"/>
      <w:bookmarkStart w:id="3836" w:name="_Toc489518447"/>
      <w:bookmarkStart w:id="3837" w:name="_Toc489543838"/>
      <w:bookmarkStart w:id="3838" w:name="_Toc489689111"/>
      <w:bookmarkStart w:id="3839" w:name="_Toc489707610"/>
      <w:bookmarkStart w:id="3840" w:name="_Toc489712137"/>
      <w:bookmarkStart w:id="3841" w:name="_Toc489780759"/>
      <w:bookmarkStart w:id="3842" w:name="_Toc489795680"/>
      <w:bookmarkStart w:id="3843" w:name="_Toc489820430"/>
      <w:bookmarkStart w:id="3844" w:name="_Toc489899101"/>
      <w:bookmarkStart w:id="3845" w:name="_Toc489907812"/>
      <w:bookmarkStart w:id="3846" w:name="_Toc489991407"/>
      <w:bookmarkStart w:id="3847" w:name="_Toc490056580"/>
      <w:bookmarkStart w:id="3848" w:name="_Toc490467100"/>
      <w:bookmarkStart w:id="3849" w:name="_Toc490470954"/>
      <w:bookmarkStart w:id="3850" w:name="_Toc490474165"/>
      <w:bookmarkStart w:id="3851" w:name="_Toc490477154"/>
      <w:bookmarkStart w:id="3852" w:name="_Toc490860356"/>
      <w:bookmarkStart w:id="3853" w:name="_Toc490860694"/>
      <w:bookmarkStart w:id="3854" w:name="_Toc490943126"/>
      <w:bookmarkStart w:id="3855" w:name="_Toc490994531"/>
      <w:bookmarkStart w:id="3856" w:name="_Toc491202479"/>
      <w:bookmarkStart w:id="3857" w:name="_Toc491260544"/>
      <w:bookmarkStart w:id="3858" w:name="_Toc491268928"/>
      <w:bookmarkStart w:id="3859" w:name="_Toc491334855"/>
      <w:bookmarkStart w:id="3860" w:name="_Toc491335251"/>
      <w:bookmarkStart w:id="3861" w:name="_Toc491352011"/>
      <w:bookmarkStart w:id="3862" w:name="_Toc491376033"/>
      <w:bookmarkStart w:id="3863" w:name="_Toc491376361"/>
      <w:bookmarkStart w:id="3864" w:name="_Toc491606286"/>
      <w:bookmarkStart w:id="3865" w:name="_Toc491764331"/>
      <w:bookmarkStart w:id="3866" w:name="_Toc491863261"/>
      <w:bookmarkStart w:id="3867" w:name="_Toc491870923"/>
      <w:bookmarkStart w:id="3868" w:name="_Toc491878141"/>
      <w:bookmarkStart w:id="3869" w:name="_Toc491881630"/>
      <w:bookmarkStart w:id="3870" w:name="_Toc491947104"/>
      <w:bookmarkStart w:id="3871" w:name="_Toc491947680"/>
      <w:bookmarkStart w:id="3872" w:name="_Toc491948560"/>
      <w:bookmarkStart w:id="3873" w:name="_Toc491949276"/>
      <w:bookmarkStart w:id="3874" w:name="_Toc491950561"/>
      <w:bookmarkStart w:id="3875" w:name="_Toc491952449"/>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76" w:name="_Toc488833239"/>
      <w:bookmarkStart w:id="3877" w:name="_Toc488850476"/>
      <w:bookmarkStart w:id="3878" w:name="_Toc488874493"/>
      <w:bookmarkStart w:id="3879" w:name="_Toc488874572"/>
      <w:bookmarkStart w:id="3880" w:name="_Toc488874651"/>
      <w:bookmarkStart w:id="3881" w:name="_Toc488874730"/>
      <w:bookmarkStart w:id="3882" w:name="_Toc488875101"/>
      <w:bookmarkStart w:id="3883" w:name="_Toc488916860"/>
      <w:bookmarkStart w:id="3884" w:name="_Toc488916938"/>
      <w:bookmarkStart w:id="3885" w:name="_Toc488926358"/>
      <w:bookmarkStart w:id="3886" w:name="_Toc488926437"/>
      <w:bookmarkStart w:id="3887" w:name="_Toc488926841"/>
      <w:bookmarkStart w:id="3888" w:name="_Toc488927675"/>
      <w:bookmarkStart w:id="3889" w:name="_Toc488927756"/>
      <w:bookmarkStart w:id="3890" w:name="_Toc488948491"/>
      <w:bookmarkStart w:id="3891" w:name="_Toc488956602"/>
      <w:bookmarkStart w:id="3892" w:name="_Toc489026194"/>
      <w:bookmarkStart w:id="3893" w:name="_Toc489032622"/>
      <w:bookmarkStart w:id="3894" w:name="_Toc489103415"/>
      <w:bookmarkStart w:id="3895" w:name="_Toc489195682"/>
      <w:bookmarkStart w:id="3896" w:name="_Toc489215670"/>
      <w:bookmarkStart w:id="3897" w:name="_Toc489217204"/>
      <w:bookmarkStart w:id="3898" w:name="_Toc489298477"/>
      <w:bookmarkStart w:id="3899" w:name="_Toc489446983"/>
      <w:bookmarkStart w:id="3900" w:name="_Toc489518448"/>
      <w:bookmarkStart w:id="3901" w:name="_Toc489543839"/>
      <w:bookmarkStart w:id="3902" w:name="_Toc489689112"/>
      <w:bookmarkStart w:id="3903" w:name="_Toc489707611"/>
      <w:bookmarkStart w:id="3904" w:name="_Toc489712138"/>
      <w:bookmarkStart w:id="3905" w:name="_Toc489780760"/>
      <w:bookmarkStart w:id="3906" w:name="_Toc489795681"/>
      <w:bookmarkStart w:id="3907" w:name="_Toc489820431"/>
      <w:bookmarkStart w:id="3908" w:name="_Toc489899102"/>
      <w:bookmarkStart w:id="3909" w:name="_Toc489907813"/>
      <w:bookmarkStart w:id="3910" w:name="_Toc489991408"/>
      <w:bookmarkStart w:id="3911" w:name="_Toc490056581"/>
      <w:bookmarkStart w:id="3912" w:name="_Toc490467101"/>
      <w:bookmarkStart w:id="3913" w:name="_Toc490470955"/>
      <w:bookmarkStart w:id="3914" w:name="_Toc490474166"/>
      <w:bookmarkStart w:id="3915" w:name="_Toc490477155"/>
      <w:bookmarkStart w:id="3916" w:name="_Toc490860357"/>
      <w:bookmarkStart w:id="3917" w:name="_Toc490860695"/>
      <w:bookmarkStart w:id="3918" w:name="_Toc490943127"/>
      <w:bookmarkStart w:id="3919" w:name="_Toc490994532"/>
      <w:bookmarkStart w:id="3920" w:name="_Toc491202480"/>
      <w:bookmarkStart w:id="3921" w:name="_Toc491260545"/>
      <w:bookmarkStart w:id="3922" w:name="_Toc491268929"/>
      <w:bookmarkStart w:id="3923" w:name="_Toc491334856"/>
      <w:bookmarkStart w:id="3924" w:name="_Toc491335252"/>
      <w:bookmarkStart w:id="3925" w:name="_Toc491352012"/>
      <w:bookmarkStart w:id="3926" w:name="_Toc491376034"/>
      <w:bookmarkStart w:id="3927" w:name="_Toc491376362"/>
      <w:bookmarkStart w:id="3928" w:name="_Toc491606287"/>
      <w:bookmarkStart w:id="3929" w:name="_Toc491764332"/>
      <w:bookmarkStart w:id="3930" w:name="_Toc491863262"/>
      <w:bookmarkStart w:id="3931" w:name="_Toc491870924"/>
      <w:bookmarkStart w:id="3932" w:name="_Toc491878142"/>
      <w:bookmarkStart w:id="3933" w:name="_Toc491881631"/>
      <w:bookmarkStart w:id="3934" w:name="_Toc491947105"/>
      <w:bookmarkStart w:id="3935" w:name="_Toc491947681"/>
      <w:bookmarkStart w:id="3936" w:name="_Toc491948561"/>
      <w:bookmarkStart w:id="3937" w:name="_Toc491949277"/>
      <w:bookmarkStart w:id="3938" w:name="_Toc491950562"/>
      <w:bookmarkStart w:id="3939" w:name="_Toc491952450"/>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40" w:name="_Toc488833240"/>
      <w:bookmarkStart w:id="3941" w:name="_Toc488850477"/>
      <w:bookmarkStart w:id="3942" w:name="_Toc488874494"/>
      <w:bookmarkStart w:id="3943" w:name="_Toc488874573"/>
      <w:bookmarkStart w:id="3944" w:name="_Toc488874652"/>
      <w:bookmarkStart w:id="3945" w:name="_Toc488874731"/>
      <w:bookmarkStart w:id="3946" w:name="_Toc488875102"/>
      <w:bookmarkStart w:id="3947" w:name="_Toc488916861"/>
      <w:bookmarkStart w:id="3948" w:name="_Toc488916939"/>
      <w:bookmarkStart w:id="3949" w:name="_Toc488926359"/>
      <w:bookmarkStart w:id="3950" w:name="_Toc488926438"/>
      <w:bookmarkStart w:id="3951" w:name="_Toc488926842"/>
      <w:bookmarkStart w:id="3952" w:name="_Toc488927676"/>
      <w:bookmarkStart w:id="3953" w:name="_Toc488927757"/>
      <w:bookmarkStart w:id="3954" w:name="_Toc488948492"/>
      <w:bookmarkStart w:id="3955" w:name="_Toc488956603"/>
      <w:bookmarkStart w:id="3956" w:name="_Toc489026195"/>
      <w:bookmarkStart w:id="3957" w:name="_Toc489032623"/>
      <w:bookmarkStart w:id="3958" w:name="_Toc489103416"/>
      <w:bookmarkStart w:id="3959" w:name="_Toc489195683"/>
      <w:bookmarkStart w:id="3960" w:name="_Toc489215671"/>
      <w:bookmarkStart w:id="3961" w:name="_Toc489217205"/>
      <w:bookmarkStart w:id="3962" w:name="_Toc489298478"/>
      <w:bookmarkStart w:id="3963" w:name="_Toc489446984"/>
      <w:bookmarkStart w:id="3964" w:name="_Toc489518449"/>
      <w:bookmarkStart w:id="3965" w:name="_Toc489543840"/>
      <w:bookmarkStart w:id="3966" w:name="_Toc489689113"/>
      <w:bookmarkStart w:id="3967" w:name="_Toc489707612"/>
      <w:bookmarkStart w:id="3968" w:name="_Toc489712139"/>
      <w:bookmarkStart w:id="3969" w:name="_Toc489780761"/>
      <w:bookmarkStart w:id="3970" w:name="_Toc489795682"/>
      <w:bookmarkStart w:id="3971" w:name="_Toc489820432"/>
      <w:bookmarkStart w:id="3972" w:name="_Toc489899103"/>
      <w:bookmarkStart w:id="3973" w:name="_Toc489907814"/>
      <w:bookmarkStart w:id="3974" w:name="_Toc489991409"/>
      <w:bookmarkStart w:id="3975" w:name="_Toc490056582"/>
      <w:bookmarkStart w:id="3976" w:name="_Toc490467102"/>
      <w:bookmarkStart w:id="3977" w:name="_Toc490470956"/>
      <w:bookmarkStart w:id="3978" w:name="_Toc490474167"/>
      <w:bookmarkStart w:id="3979" w:name="_Toc490477156"/>
      <w:bookmarkStart w:id="3980" w:name="_Toc490860358"/>
      <w:bookmarkStart w:id="3981" w:name="_Toc490860696"/>
      <w:bookmarkStart w:id="3982" w:name="_Toc490943128"/>
      <w:bookmarkStart w:id="3983" w:name="_Toc490994533"/>
      <w:bookmarkStart w:id="3984" w:name="_Toc491202481"/>
      <w:bookmarkStart w:id="3985" w:name="_Toc491260546"/>
      <w:bookmarkStart w:id="3986" w:name="_Toc491268930"/>
      <w:bookmarkStart w:id="3987" w:name="_Toc491334857"/>
      <w:bookmarkStart w:id="3988" w:name="_Toc491335253"/>
      <w:bookmarkStart w:id="3989" w:name="_Toc491352013"/>
      <w:bookmarkStart w:id="3990" w:name="_Toc491376035"/>
      <w:bookmarkStart w:id="3991" w:name="_Toc491376363"/>
      <w:bookmarkStart w:id="3992" w:name="_Toc491606288"/>
      <w:bookmarkStart w:id="3993" w:name="_Toc491764333"/>
      <w:bookmarkStart w:id="3994" w:name="_Toc491863263"/>
      <w:bookmarkStart w:id="3995" w:name="_Toc491870925"/>
      <w:bookmarkStart w:id="3996" w:name="_Toc491878143"/>
      <w:bookmarkStart w:id="3997" w:name="_Toc491881632"/>
      <w:bookmarkStart w:id="3998" w:name="_Toc491947106"/>
      <w:bookmarkStart w:id="3999" w:name="_Toc491947682"/>
      <w:bookmarkStart w:id="4000" w:name="_Toc491948562"/>
      <w:bookmarkStart w:id="4001" w:name="_Toc491949278"/>
      <w:bookmarkStart w:id="4002" w:name="_Toc491950563"/>
      <w:bookmarkStart w:id="4003" w:name="_Toc491952451"/>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4004" w:name="_Toc488833241"/>
      <w:bookmarkStart w:id="4005" w:name="_Toc488850478"/>
      <w:bookmarkStart w:id="4006" w:name="_Toc488874495"/>
      <w:bookmarkStart w:id="4007" w:name="_Toc488874574"/>
      <w:bookmarkStart w:id="4008" w:name="_Toc488874653"/>
      <w:bookmarkStart w:id="4009" w:name="_Toc488874732"/>
      <w:bookmarkStart w:id="4010" w:name="_Toc488875103"/>
      <w:bookmarkStart w:id="4011" w:name="_Toc488916862"/>
      <w:bookmarkStart w:id="4012" w:name="_Toc488916940"/>
      <w:bookmarkStart w:id="4013" w:name="_Toc488926360"/>
      <w:bookmarkStart w:id="4014" w:name="_Toc488926439"/>
      <w:bookmarkStart w:id="4015" w:name="_Toc488926843"/>
      <w:bookmarkStart w:id="4016" w:name="_Toc488927677"/>
      <w:bookmarkStart w:id="4017" w:name="_Toc488927758"/>
      <w:bookmarkStart w:id="4018" w:name="_Toc488948493"/>
      <w:bookmarkStart w:id="4019" w:name="_Toc488956604"/>
      <w:bookmarkStart w:id="4020" w:name="_Toc489026196"/>
      <w:bookmarkStart w:id="4021" w:name="_Toc489032624"/>
      <w:bookmarkStart w:id="4022" w:name="_Toc489103417"/>
      <w:bookmarkStart w:id="4023" w:name="_Toc489195684"/>
      <w:bookmarkStart w:id="4024" w:name="_Toc489215672"/>
      <w:bookmarkStart w:id="4025" w:name="_Toc489217206"/>
      <w:bookmarkStart w:id="4026" w:name="_Toc489298479"/>
      <w:bookmarkStart w:id="4027" w:name="_Toc489446985"/>
      <w:bookmarkStart w:id="4028" w:name="_Toc489518450"/>
      <w:bookmarkStart w:id="4029" w:name="_Toc489543841"/>
      <w:bookmarkStart w:id="4030" w:name="_Toc489689114"/>
      <w:bookmarkStart w:id="4031" w:name="_Toc489707613"/>
      <w:bookmarkStart w:id="4032" w:name="_Toc489712140"/>
      <w:bookmarkStart w:id="4033" w:name="_Toc489780762"/>
      <w:bookmarkStart w:id="4034" w:name="_Toc489795683"/>
      <w:bookmarkStart w:id="4035" w:name="_Toc489820433"/>
      <w:bookmarkStart w:id="4036" w:name="_Toc489899104"/>
      <w:bookmarkStart w:id="4037" w:name="_Toc489907815"/>
      <w:bookmarkStart w:id="4038" w:name="_Toc489991410"/>
      <w:bookmarkStart w:id="4039" w:name="_Toc490056583"/>
      <w:bookmarkStart w:id="4040" w:name="_Toc490467103"/>
      <w:bookmarkStart w:id="4041" w:name="_Toc490470957"/>
      <w:bookmarkStart w:id="4042" w:name="_Toc490474168"/>
      <w:bookmarkStart w:id="4043" w:name="_Toc490477157"/>
      <w:bookmarkStart w:id="4044" w:name="_Toc490860359"/>
      <w:bookmarkStart w:id="4045" w:name="_Toc490860697"/>
      <w:bookmarkStart w:id="4046" w:name="_Toc490943129"/>
      <w:bookmarkStart w:id="4047" w:name="_Toc490994534"/>
      <w:bookmarkStart w:id="4048" w:name="_Toc491202482"/>
      <w:bookmarkStart w:id="4049" w:name="_Toc491260547"/>
      <w:bookmarkStart w:id="4050" w:name="_Toc491268931"/>
      <w:bookmarkStart w:id="4051" w:name="_Toc491334858"/>
      <w:bookmarkStart w:id="4052" w:name="_Toc491335254"/>
      <w:bookmarkStart w:id="4053" w:name="_Toc491352014"/>
      <w:bookmarkStart w:id="4054" w:name="_Toc491376036"/>
      <w:bookmarkStart w:id="4055" w:name="_Toc491376364"/>
      <w:bookmarkStart w:id="4056" w:name="_Toc491606289"/>
      <w:bookmarkStart w:id="4057" w:name="_Toc491764334"/>
      <w:bookmarkStart w:id="4058" w:name="_Toc491863264"/>
      <w:bookmarkStart w:id="4059" w:name="_Toc491870926"/>
      <w:bookmarkStart w:id="4060" w:name="_Toc491878144"/>
      <w:bookmarkStart w:id="4061" w:name="_Toc491881633"/>
      <w:bookmarkStart w:id="4062" w:name="_Toc491947107"/>
      <w:bookmarkStart w:id="4063" w:name="_Toc491947683"/>
      <w:bookmarkStart w:id="4064" w:name="_Toc491948563"/>
      <w:bookmarkStart w:id="4065" w:name="_Toc491949279"/>
      <w:bookmarkStart w:id="4066" w:name="_Toc491950564"/>
      <w:bookmarkStart w:id="4067" w:name="_Toc491952452"/>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p>
    <w:p w14:paraId="3EF47DA7" w14:textId="77777777" w:rsidR="00AE14CE" w:rsidRPr="00B207B1" w:rsidRDefault="0067145D">
      <w:pPr>
        <w:pStyle w:val="21"/>
        <w:spacing w:line="240" w:lineRule="auto"/>
        <w:pPrChange w:id="4068" w:author="微软用户" w:date="2017-08-18T22:52:00Z">
          <w:pPr>
            <w:pStyle w:val="21"/>
            <w:numPr>
              <w:ilvl w:val="1"/>
              <w:numId w:val="13"/>
            </w:numPr>
            <w:ind w:left="567" w:hanging="567"/>
          </w:pPr>
        </w:pPrChange>
      </w:pPr>
      <w:bookmarkStart w:id="4069" w:name="_Toc491952453"/>
      <w:ins w:id="4070" w:author="微软用户" w:date="2017-08-18T22:52:00Z">
        <w:r w:rsidRPr="00B207B1">
          <w:rPr>
            <w:rFonts w:hint="eastAsia"/>
          </w:rPr>
          <w:t>4.4</w:t>
        </w:r>
      </w:ins>
      <w:r w:rsidR="0015287D" w:rsidRPr="00B207B1">
        <w:rPr>
          <w:rFonts w:hint="eastAsia"/>
        </w:rPr>
        <w:t>数据库</w:t>
      </w:r>
      <w:r w:rsidR="00AE14CE" w:rsidRPr="00B207B1">
        <w:t>设计</w:t>
      </w:r>
      <w:bookmarkEnd w:id="4069"/>
    </w:p>
    <w:p w14:paraId="44855532" w14:textId="7EB41378" w:rsidR="006D4ECC" w:rsidRPr="00B207B1" w:rsidRDefault="001F74B9" w:rsidP="001F74B9">
      <w:pPr>
        <w:spacing w:line="400" w:lineRule="exact"/>
        <w:ind w:firstLine="420"/>
        <w:rPr>
          <w:rFonts w:hAnsiTheme="minorEastAsia"/>
          <w:rPrChange w:id="4071" w:author="JY0225" w:date="2017-08-24T11:20:00Z">
            <w:rPr>
              <w:rFonts w:ascii="Times New Roman" w:hAnsi="Times New Roman"/>
              <w:spacing w:val="10"/>
            </w:rPr>
          </w:rPrChange>
        </w:rPr>
      </w:pPr>
      <w:r w:rsidRPr="00B207B1">
        <w:rPr>
          <w:rFonts w:hAnsiTheme="minorEastAsia" w:hint="eastAsia"/>
          <w:color w:val="000000" w:themeColor="text1"/>
          <w:rPrChange w:id="4072" w:author="JY0225" w:date="2017-08-24T11:20:00Z">
            <w:rPr>
              <w:rFonts w:hint="eastAsia"/>
              <w:color w:val="000000" w:themeColor="text1"/>
            </w:rPr>
          </w:rPrChange>
        </w:rPr>
        <w:t>中间件系统优化</w:t>
      </w:r>
      <w:r w:rsidR="007C5BD5">
        <w:rPr>
          <w:rFonts w:hAnsiTheme="minorEastAsia" w:hint="eastAsia"/>
          <w:color w:val="000000" w:themeColor="text1"/>
        </w:rPr>
        <w:t>涉及</w:t>
      </w:r>
      <w:r w:rsidR="0050027F" w:rsidRPr="00B207B1">
        <w:rPr>
          <w:rFonts w:hAnsiTheme="minorEastAsia" w:hint="eastAsia"/>
          <w:color w:val="000000" w:themeColor="text1"/>
          <w:rPrChange w:id="4073" w:author="JY0225" w:date="2017-08-24T11:20:00Z">
            <w:rPr>
              <w:rFonts w:hint="eastAsia"/>
              <w:color w:val="000000" w:themeColor="text1"/>
            </w:rPr>
          </w:rPrChange>
        </w:rPr>
        <w:t>数据</w:t>
      </w:r>
      <w:r w:rsidR="00476838" w:rsidRPr="00B207B1">
        <w:rPr>
          <w:rFonts w:hAnsiTheme="minorEastAsia" w:hint="eastAsia"/>
          <w:color w:val="000000" w:themeColor="text1"/>
          <w:rPrChange w:id="4074" w:author="JY0225" w:date="2017-08-24T11:20:00Z">
            <w:rPr>
              <w:rFonts w:hint="eastAsia"/>
              <w:color w:val="000000" w:themeColor="text1"/>
            </w:rPr>
          </w:rPrChange>
        </w:rPr>
        <w:t>备份</w:t>
      </w:r>
      <w:r w:rsidR="0050027F" w:rsidRPr="00B207B1">
        <w:rPr>
          <w:rFonts w:hAnsiTheme="minorEastAsia" w:hint="eastAsia"/>
          <w:color w:val="000000" w:themeColor="text1"/>
          <w:rPrChange w:id="4075" w:author="JY0225" w:date="2017-08-24T11:20:00Z">
            <w:rPr>
              <w:rFonts w:hint="eastAsia"/>
              <w:color w:val="000000" w:themeColor="text1"/>
            </w:rPr>
          </w:rPrChange>
        </w:rPr>
        <w:t>的问题，如对用户信息加密</w:t>
      </w:r>
      <w:r w:rsidR="00476838" w:rsidRPr="00B207B1">
        <w:rPr>
          <w:rFonts w:hAnsiTheme="minorEastAsia" w:hint="eastAsia"/>
          <w:color w:val="000000" w:themeColor="text1"/>
          <w:rPrChange w:id="4076" w:author="JY0225" w:date="2017-08-24T11:20:00Z">
            <w:rPr>
              <w:rFonts w:hint="eastAsia"/>
              <w:color w:val="000000" w:themeColor="text1"/>
            </w:rPr>
          </w:rPrChange>
        </w:rPr>
        <w:t>备份</w:t>
      </w:r>
      <w:r w:rsidR="0050027F" w:rsidRPr="00B207B1">
        <w:rPr>
          <w:rFonts w:hAnsiTheme="minorEastAsia" w:hint="eastAsia"/>
          <w:color w:val="000000" w:themeColor="text1"/>
          <w:rPrChange w:id="4077" w:author="JY0225" w:date="2017-08-24T11:20:00Z">
            <w:rPr>
              <w:rFonts w:hint="eastAsia"/>
              <w:color w:val="000000" w:themeColor="text1"/>
            </w:rPr>
          </w:rPrChange>
        </w:rPr>
        <w:t>、</w:t>
      </w:r>
      <w:r w:rsidR="006544F1" w:rsidRPr="00B207B1">
        <w:rPr>
          <w:rFonts w:hAnsiTheme="minorEastAsia" w:hint="eastAsia"/>
          <w:color w:val="000000" w:themeColor="text1"/>
          <w:rPrChange w:id="4078"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079" w:author="JY0225" w:date="2017-08-24T11:20:00Z">
            <w:rPr>
              <w:rFonts w:hint="eastAsia"/>
              <w:color w:val="000000" w:themeColor="text1"/>
            </w:rPr>
          </w:rPrChange>
        </w:rPr>
        <w:t>在实现的过程中，本文</w:t>
      </w:r>
      <w:r w:rsidR="00291E4A" w:rsidRPr="00B207B1">
        <w:rPr>
          <w:rFonts w:hAnsiTheme="minorEastAsia" w:hint="eastAsia"/>
          <w:color w:val="000000" w:themeColor="text1"/>
          <w:rPrChange w:id="4080" w:author="JY0225" w:date="2017-08-24T11:20:00Z">
            <w:rPr>
              <w:rFonts w:hint="eastAsia"/>
              <w:color w:val="000000" w:themeColor="text1"/>
            </w:rPr>
          </w:rPrChange>
        </w:rPr>
        <w:t>使用的是</w:t>
      </w:r>
      <w:r w:rsidR="00291E4A" w:rsidRPr="00B207B1">
        <w:rPr>
          <w:rFonts w:hAnsiTheme="minorEastAsia"/>
          <w:color w:val="000000" w:themeColor="text1"/>
          <w:rPrChange w:id="4081" w:author="JY0225" w:date="2017-08-24T11:20:00Z">
            <w:rPr>
              <w:color w:val="000000" w:themeColor="text1"/>
            </w:rPr>
          </w:rPrChange>
        </w:rPr>
        <w:t>SQLite</w:t>
      </w:r>
      <w:r w:rsidR="00291E4A" w:rsidRPr="00B207B1">
        <w:rPr>
          <w:rFonts w:hAnsiTheme="minorEastAsia" w:hint="eastAsia"/>
          <w:color w:val="000000" w:themeColor="text1"/>
          <w:rPrChange w:id="4082"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083" w:author="JY0225" w:date="2017-08-24T11:20:00Z">
            <w:rPr>
              <w:color w:val="000000" w:themeColor="text1"/>
            </w:rPr>
          </w:rPrChange>
        </w:rPr>
        <w:t>SQLite</w:t>
      </w:r>
      <w:r w:rsidR="00291E4A" w:rsidRPr="00B207B1">
        <w:rPr>
          <w:rFonts w:hAnsiTheme="minorEastAsia" w:hint="eastAsia"/>
          <w:color w:val="000000" w:themeColor="text1"/>
          <w:rPrChange w:id="4084" w:author="JY0225" w:date="2017-08-24T11:20:00Z">
            <w:rPr>
              <w:rFonts w:hint="eastAsia"/>
              <w:color w:val="000000" w:themeColor="text1"/>
            </w:rPr>
          </w:rPrChange>
        </w:rPr>
        <w:t>，是因为</w:t>
      </w:r>
      <w:r w:rsidR="00291E4A" w:rsidRPr="00B207B1">
        <w:rPr>
          <w:rFonts w:hAnsiTheme="minorEastAsia" w:hint="eastAsia"/>
          <w:rPrChange w:id="4085"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086" w:author="JY0225" w:date="2017-08-24T11:20:00Z">
            <w:rPr>
              <w:rFonts w:ascii="Times New Roman" w:hAnsi="Times New Roman"/>
              <w:spacing w:val="10"/>
            </w:rPr>
          </w:rPrChange>
        </w:rPr>
        <w:t>SQL92</w:t>
      </w:r>
      <w:r w:rsidR="00291E4A" w:rsidRPr="00B207B1">
        <w:rPr>
          <w:rFonts w:hAnsiTheme="minorEastAsia" w:hint="eastAsia"/>
          <w:rPrChange w:id="4087"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088" w:author="JY0225" w:date="2017-08-24T11:20:00Z">
            <w:rPr>
              <w:rFonts w:ascii="Times New Roman" w:hAnsi="Times New Roman" w:hint="eastAsia"/>
              <w:spacing w:val="10"/>
            </w:rPr>
          </w:rPrChange>
        </w:rPr>
        <w:t>此外，最大支持</w:t>
      </w:r>
      <w:r w:rsidR="005E6B79" w:rsidRPr="00B207B1">
        <w:rPr>
          <w:rFonts w:hAnsiTheme="minorEastAsia"/>
          <w:rPrChange w:id="4089" w:author="JY0225" w:date="2017-08-24T11:20:00Z">
            <w:rPr>
              <w:rFonts w:ascii="Times New Roman" w:hAnsi="Times New Roman"/>
              <w:spacing w:val="10"/>
            </w:rPr>
          </w:rPrChange>
        </w:rPr>
        <w:t>2TB</w:t>
      </w:r>
      <w:r w:rsidR="005E6B79" w:rsidRPr="00B207B1">
        <w:rPr>
          <w:rFonts w:hAnsiTheme="minorEastAsia" w:hint="eastAsia"/>
          <w:rPrChange w:id="4090" w:author="JY0225" w:date="2017-08-24T11:20:00Z">
            <w:rPr>
              <w:rFonts w:ascii="Times New Roman" w:hAnsi="Times New Roman" w:hint="eastAsia"/>
              <w:spacing w:val="10"/>
            </w:rPr>
          </w:rPrChange>
        </w:rPr>
        <w:t>的</w:t>
      </w:r>
      <w:r w:rsidR="00476838" w:rsidRPr="00B207B1">
        <w:rPr>
          <w:rFonts w:hAnsiTheme="minorEastAsia" w:hint="eastAsia"/>
          <w:rPrChange w:id="4091" w:author="JY0225" w:date="2017-08-24T11:20:00Z">
            <w:rPr>
              <w:rFonts w:ascii="Times New Roman" w:hAnsi="Times New Roman" w:hint="eastAsia"/>
              <w:spacing w:val="10"/>
            </w:rPr>
          </w:rPrChange>
        </w:rPr>
        <w:t>备份</w:t>
      </w:r>
      <w:r w:rsidR="005E6B79" w:rsidRPr="00B207B1">
        <w:rPr>
          <w:rFonts w:hAnsiTheme="minorEastAsia" w:hint="eastAsia"/>
          <w:rPrChange w:id="4092" w:author="JY0225" w:date="2017-08-24T11:20:00Z">
            <w:rPr>
              <w:rFonts w:ascii="Times New Roman" w:hAnsi="Times New Roman" w:hint="eastAsia"/>
              <w:spacing w:val="10"/>
            </w:rPr>
          </w:rPrChange>
        </w:rPr>
        <w:t>空间也足够</w:t>
      </w:r>
      <w:r w:rsidR="00476838" w:rsidRPr="00B207B1">
        <w:rPr>
          <w:rFonts w:hAnsiTheme="minorEastAsia" w:hint="eastAsia"/>
          <w:rPrChange w:id="4093" w:author="JY0225" w:date="2017-08-24T11:20:00Z">
            <w:rPr>
              <w:rFonts w:ascii="Times New Roman" w:hAnsi="Times New Roman" w:hint="eastAsia"/>
              <w:spacing w:val="10"/>
            </w:rPr>
          </w:rPrChange>
        </w:rPr>
        <w:t>备份</w:t>
      </w:r>
      <w:r w:rsidR="005E6B79" w:rsidRPr="00B207B1">
        <w:rPr>
          <w:rFonts w:hAnsiTheme="minorEastAsia" w:hint="eastAsia"/>
          <w:rPrChange w:id="4094" w:author="JY0225" w:date="2017-08-24T11:20:00Z">
            <w:rPr>
              <w:rFonts w:ascii="Times New Roman" w:hAnsi="Times New Roman" w:hint="eastAsia"/>
              <w:spacing w:val="10"/>
            </w:rPr>
          </w:rPrChange>
        </w:rPr>
        <w:t>缓存信息。在处理事务的能力上，也具备一定的优势。</w:t>
      </w:r>
    </w:p>
    <w:p w14:paraId="4A223DB9" w14:textId="2E80D0CA" w:rsidR="00C81D79" w:rsidRPr="00B207B1" w:rsidRDefault="007D6103" w:rsidP="001F74B9">
      <w:pPr>
        <w:spacing w:line="400" w:lineRule="exact"/>
        <w:ind w:firstLine="420"/>
        <w:rPr>
          <w:rFonts w:hAnsiTheme="minorEastAsia"/>
          <w:rPrChange w:id="4095" w:author="JY0225" w:date="2017-08-24T11:20:00Z">
            <w:rPr>
              <w:rFonts w:ascii="Times New Roman" w:hAnsi="Times New Roman"/>
              <w:spacing w:val="10"/>
            </w:rPr>
          </w:rPrChange>
        </w:rPr>
      </w:pPr>
      <w:r w:rsidRPr="00B207B1">
        <w:rPr>
          <w:rFonts w:hAnsiTheme="minorEastAsia" w:hint="eastAsia"/>
          <w:rPrChange w:id="4096" w:author="JY0225" w:date="2017-08-24T11:20:00Z">
            <w:rPr>
              <w:rFonts w:ascii="Times New Roman" w:hAnsi="Times New Roman" w:hint="eastAsia"/>
              <w:spacing w:val="10"/>
            </w:rPr>
          </w:rPrChange>
        </w:rPr>
        <w:t>本文</w:t>
      </w:r>
      <w:r w:rsidR="00C81D79" w:rsidRPr="00B207B1">
        <w:rPr>
          <w:rFonts w:hAnsiTheme="minorEastAsia" w:hint="eastAsia"/>
          <w:rPrChange w:id="4097" w:author="JY0225" w:date="2017-08-24T11:20:00Z">
            <w:rPr>
              <w:rFonts w:ascii="Times New Roman" w:hAnsi="Times New Roman" w:hint="eastAsia"/>
              <w:spacing w:val="10"/>
            </w:rPr>
          </w:rPrChange>
        </w:rPr>
        <w:t>在系统的数据库中，一共设计了三张表</w:t>
      </w:r>
      <w:del w:id="4098" w:author="微软用户" w:date="2017-08-24T21:25:00Z">
        <w:r w:rsidR="009A7BAF" w:rsidRPr="00B207B1" w:rsidDel="00F23549">
          <w:rPr>
            <w:rFonts w:hAnsiTheme="minorEastAsia"/>
            <w:color w:val="000000" w:themeColor="text1"/>
            <w:vertAlign w:val="superscript"/>
            <w:rPrChange w:id="4099"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100"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101"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102"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103"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104"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105"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4106" w:author="JY0225" w:date="2017-08-24T11:20:00Z">
            <w:rPr>
              <w:rFonts w:ascii="Times New Roman" w:hAnsi="Times New Roman" w:hint="eastAsia"/>
              <w:spacing w:val="10"/>
            </w:rPr>
          </w:rPrChange>
        </w:rPr>
        <w:t>信息</w:t>
      </w:r>
      <w:r w:rsidR="00DF0AFB" w:rsidRPr="00B207B1">
        <w:rPr>
          <w:rFonts w:hAnsiTheme="minorEastAsia" w:hint="eastAsia"/>
          <w:rPrChange w:id="4107" w:author="JY0225" w:date="2017-08-24T11:20:00Z">
            <w:rPr>
              <w:rFonts w:ascii="Times New Roman" w:hAnsi="Times New Roman" w:hint="eastAsia"/>
              <w:spacing w:val="10"/>
            </w:rPr>
          </w:rPrChange>
        </w:rPr>
        <w:t>、</w:t>
      </w:r>
      <w:r w:rsidR="00D35CE6" w:rsidRPr="00B207B1">
        <w:rPr>
          <w:rFonts w:hAnsiTheme="minorEastAsia" w:hint="eastAsia"/>
          <w:rPrChange w:id="4108"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109"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4110"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4111"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7777777" w:rsidR="008408F8" w:rsidRPr="00B207B1" w:rsidRDefault="008408F8" w:rsidP="00FC5D16">
            <w:pPr>
              <w:pStyle w:val="a7"/>
              <w:spacing w:line="400" w:lineRule="exact"/>
              <w:jc w:val="both"/>
              <w:rPr>
                <w:rFonts w:asciiTheme="minorEastAsia" w:eastAsiaTheme="minorEastAsia" w:hAnsiTheme="minorEastAsia"/>
                <w:spacing w:val="0"/>
                <w:szCs w:val="24"/>
                <w:rPrChange w:id="4112" w:author="JY0225" w:date="2017-08-24T11:20:00Z">
                  <w:rPr>
                    <w:rFonts w:eastAsiaTheme="minorEastAsia"/>
                  </w:rPr>
                </w:rPrChange>
              </w:rPr>
            </w:pPr>
            <w:r w:rsidRPr="00B207B1">
              <w:rPr>
                <w:rFonts w:asciiTheme="minorEastAsia" w:eastAsiaTheme="minorEastAsia" w:hAnsiTheme="minorEastAsia"/>
                <w:spacing w:val="0"/>
                <w:szCs w:val="24"/>
                <w:rPrChange w:id="4113" w:author="JY0225" w:date="2017-08-24T11:20:00Z">
                  <w:rPr>
                    <w:rFonts w:eastAsiaTheme="minorEastAsia"/>
                  </w:rPr>
                </w:rPrChange>
              </w:rPr>
              <w:t>create table if not exists Log(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4" w:author="JY0225" w:date="2017-08-24T11:20:00Z">
                  <w:rPr>
                    <w:rFonts w:eastAsiaTheme="minorEastAsia"/>
                  </w:rPr>
                </w:rPrChange>
              </w:rPr>
            </w:pPr>
            <w:r w:rsidRPr="00B207B1">
              <w:rPr>
                <w:rFonts w:asciiTheme="minorEastAsia" w:eastAsiaTheme="minorEastAsia" w:hAnsiTheme="minorEastAsia"/>
                <w:spacing w:val="0"/>
                <w:szCs w:val="24"/>
                <w:rPrChange w:id="4115"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116" w:author="JY0225" w:date="2017-08-24T11:20:00Z">
                  <w:rPr>
                    <w:rFonts w:eastAsiaTheme="minorEastAsia"/>
                  </w:rPr>
                </w:rPrChange>
              </w:rPr>
              <w:t xml:space="preserve">     </w:t>
            </w:r>
            <w:ins w:id="4117"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18"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19"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20" w:author="JY0225" w:date="2017-08-24T11:20:00Z">
                  <w:rPr>
                    <w:rFonts w:eastAsiaTheme="minorEastAsia"/>
                  </w:rPr>
                </w:rPrChange>
              </w:rPr>
            </w:pPr>
            <w:r w:rsidRPr="00B207B1">
              <w:rPr>
                <w:rFonts w:asciiTheme="minorEastAsia" w:eastAsiaTheme="minorEastAsia" w:hAnsiTheme="minorEastAsia"/>
                <w:spacing w:val="0"/>
                <w:szCs w:val="24"/>
                <w:rPrChange w:id="4121"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122" w:author="JY0225" w:date="2017-08-24T11:20:00Z">
                  <w:rPr>
                    <w:rFonts w:eastAsiaTheme="minorEastAsia"/>
                  </w:rPr>
                </w:rPrChange>
              </w:rPr>
              <w:t xml:space="preserve">    </w:t>
            </w:r>
            <w:ins w:id="4123"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24"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25"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26" w:author="JY0225" w:date="2017-08-24T11:20:00Z">
                  <w:rPr>
                    <w:rFonts w:eastAsiaTheme="minorEastAsia"/>
                  </w:rPr>
                </w:rPrChange>
              </w:rPr>
            </w:pPr>
            <w:r w:rsidRPr="00B207B1">
              <w:rPr>
                <w:rFonts w:asciiTheme="minorEastAsia" w:eastAsiaTheme="minorEastAsia" w:hAnsiTheme="minorEastAsia"/>
                <w:spacing w:val="0"/>
                <w:szCs w:val="24"/>
                <w:rPrChange w:id="4127"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128" w:author="JY0225" w:date="2017-08-24T11:20:00Z">
                  <w:rPr>
                    <w:rFonts w:eastAsiaTheme="minorEastAsia"/>
                  </w:rPr>
                </w:rPrChange>
              </w:rPr>
              <w:t xml:space="preserve">    </w:t>
            </w:r>
            <w:ins w:id="4129"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30"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31"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32" w:author="JY0225" w:date="2017-08-24T11:20:00Z">
                  <w:rPr>
                    <w:rFonts w:eastAsiaTheme="minorEastAsia"/>
                  </w:rPr>
                </w:rPrChange>
              </w:rPr>
            </w:pPr>
            <w:r w:rsidRPr="00B207B1">
              <w:rPr>
                <w:rFonts w:asciiTheme="minorEastAsia" w:eastAsiaTheme="minorEastAsia" w:hAnsiTheme="minorEastAsia"/>
                <w:spacing w:val="0"/>
                <w:szCs w:val="24"/>
                <w:rPrChange w:id="4133"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134" w:author="JY0225" w:date="2017-08-24T11:20:00Z">
                  <w:rPr>
                    <w:rFonts w:eastAsiaTheme="minorEastAsia"/>
                  </w:rPr>
                </w:rPrChange>
              </w:rPr>
              <w:t xml:space="preserve">    </w:t>
            </w:r>
            <w:ins w:id="4135"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3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37"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38" w:author="JY0225" w:date="2017-08-24T11:20:00Z">
                  <w:rPr>
                    <w:rFonts w:eastAsiaTheme="minorEastAsia"/>
                  </w:rPr>
                </w:rPrChange>
              </w:rPr>
            </w:pPr>
            <w:r w:rsidRPr="00B207B1">
              <w:rPr>
                <w:rFonts w:asciiTheme="minorEastAsia" w:eastAsiaTheme="minorEastAsia" w:hAnsiTheme="minorEastAsia"/>
                <w:spacing w:val="0"/>
                <w:szCs w:val="24"/>
                <w:rPrChange w:id="4139"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140" w:author="JY0225" w:date="2017-08-24T11:20:00Z">
                  <w:rPr>
                    <w:rFonts w:eastAsiaTheme="minorEastAsia"/>
                  </w:rPr>
                </w:rPrChange>
              </w:rPr>
              <w:t xml:space="preserve">   </w:t>
            </w:r>
            <w:del w:id="4141" w:author="JY0225" w:date="2017-08-24T11:21:00Z">
              <w:r w:rsidR="00D22617" w:rsidRPr="00B207B1" w:rsidDel="00152EF1">
                <w:rPr>
                  <w:rFonts w:asciiTheme="minorEastAsia" w:eastAsiaTheme="minorEastAsia" w:hAnsiTheme="minorEastAsia"/>
                  <w:spacing w:val="0"/>
                  <w:szCs w:val="24"/>
                  <w:rPrChange w:id="4142"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43"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44"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145"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46" w:author="JY0225" w:date="2017-08-24T11:20:00Z">
                  <w:rPr>
                    <w:rFonts w:eastAsiaTheme="minorEastAsia"/>
                  </w:rPr>
                </w:rPrChange>
              </w:rPr>
            </w:pPr>
            <w:r w:rsidRPr="00B207B1">
              <w:rPr>
                <w:rFonts w:asciiTheme="minorEastAsia" w:eastAsiaTheme="minorEastAsia" w:hAnsiTheme="minorEastAsia"/>
                <w:spacing w:val="0"/>
                <w:szCs w:val="24"/>
                <w:rPrChange w:id="4147"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148" w:author="JY0225" w:date="2017-08-24T11:20:00Z">
                  <w:rPr>
                    <w:rFonts w:eastAsiaTheme="minorEastAsia"/>
                  </w:rPr>
                </w:rPrChange>
              </w:rPr>
              <w:t xml:space="preserve">         </w:t>
            </w:r>
            <w:ins w:id="4149" w:author="JY0225" w:date="2017-08-24T11:21:00Z">
              <w:r w:rsidR="00152EF1" w:rsidRPr="00B207B1">
                <w:rPr>
                  <w:rFonts w:asciiTheme="minorEastAsia" w:eastAsiaTheme="minorEastAsia" w:hAnsiTheme="minorEastAsia"/>
                  <w:spacing w:val="0"/>
                  <w:szCs w:val="24"/>
                </w:rPr>
                <w:t xml:space="preserve"> </w:t>
              </w:r>
            </w:ins>
            <w:del w:id="4150" w:author="JY0225" w:date="2017-08-24T11:21:00Z">
              <w:r w:rsidR="00D22617" w:rsidRPr="00B207B1" w:rsidDel="00152EF1">
                <w:rPr>
                  <w:rFonts w:asciiTheme="minorEastAsia" w:eastAsiaTheme="minorEastAsia" w:hAnsiTheme="minorEastAsia"/>
                  <w:spacing w:val="0"/>
                  <w:szCs w:val="24"/>
                  <w:rPrChange w:id="4151"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52"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53" w:author="JY0225" w:date="2017-08-24T11:20:00Z">
                  <w:rPr>
                    <w:rFonts w:eastAsiaTheme="minorEastAsia" w:hint="eastAsia"/>
                  </w:rPr>
                </w:rPrChange>
              </w:rPr>
              <w:t>请求执行结果</w:t>
            </w:r>
          </w:p>
        </w:tc>
      </w:tr>
    </w:tbl>
    <w:p w14:paraId="3B799A3B" w14:textId="00EFF793"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color w:val="000000" w:themeColor="text1"/>
        </w:rPr>
        <w:tab/>
      </w:r>
      <w:r>
        <w:rPr>
          <w:rFonts w:hAnsiTheme="minorEastAsia" w:hint="eastAsia"/>
          <w:color w:val="000000" w:themeColor="text1"/>
        </w:rPr>
        <w:t>表4-1</w:t>
      </w:r>
      <w:r w:rsidR="00625DE0">
        <w:rPr>
          <w:rFonts w:hAnsiTheme="minorEastAsia" w:hint="eastAsia"/>
          <w:color w:val="000000" w:themeColor="text1"/>
        </w:rPr>
        <w:t>所示为用户会话</w:t>
      </w:r>
      <w:bookmarkStart w:id="4154" w:name="_GoBack"/>
      <w:bookmarkEnd w:id="4154"/>
      <w:r>
        <w:rPr>
          <w:rFonts w:hAnsiTheme="minorEastAsia" w:hint="eastAsia"/>
          <w:color w:val="000000" w:themeColor="text1"/>
        </w:rPr>
        <w:t>信息数据库表，request属性保存用户的请求信息；uuid表示请求的唯一标识；state属性为请求执行的状态，unfinish表示请求尚未执行，not</w:t>
      </w:r>
      <w:r>
        <w:rPr>
          <w:rFonts w:hAnsiTheme="minorEastAsia"/>
          <w:color w:val="000000" w:themeColor="text1"/>
        </w:rPr>
        <w:t xml:space="preserve"> </w:t>
      </w:r>
      <w:r>
        <w:rPr>
          <w:rFonts w:hAnsiTheme="minorEastAsia" w:hint="eastAsia"/>
          <w:color w:val="000000" w:themeColor="text1"/>
        </w:rPr>
        <w:t>return表示请求已被执行但是未将结果返回至客户端，finished表示请求以完成；time表示请求</w:t>
      </w:r>
      <w:r w:rsidR="001C6BB3">
        <w:rPr>
          <w:rFonts w:hAnsiTheme="minorEastAsia" w:hint="eastAsia"/>
          <w:color w:val="000000" w:themeColor="text1"/>
        </w:rPr>
        <w:t>提交到中间件的时间；userid记录用户的ID信息；ressult记录请求的执行结果。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155"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156" w:author="JY0225" w:date="2017-08-24T11:20:00Z">
                  <w:rPr>
                    <w:rFonts w:eastAsiaTheme="minorEastAsia"/>
                  </w:rPr>
                </w:rPrChange>
              </w:rPr>
            </w:pPr>
            <w:r w:rsidRPr="00B207B1">
              <w:rPr>
                <w:rFonts w:asciiTheme="minorEastAsia" w:eastAsiaTheme="minorEastAsia" w:hAnsiTheme="minorEastAsia"/>
                <w:spacing w:val="0"/>
                <w:szCs w:val="24"/>
                <w:rPrChange w:id="4157" w:author="JY0225" w:date="2017-08-24T11:20:00Z">
                  <w:rPr>
                    <w:rFonts w:eastAsiaTheme="minorEastAsia"/>
                  </w:rPr>
                </w:rPrChange>
              </w:rPr>
              <w:t>create table if not exists fileCache(</w:t>
            </w:r>
          </w:p>
          <w:p w14:paraId="1904494E" w14:textId="7EB85D89" w:rsidR="008C0220" w:rsidRPr="00B207B1" w:rsidRDefault="00436078" w:rsidP="008C0220">
            <w:pPr>
              <w:pStyle w:val="a7"/>
              <w:spacing w:line="400" w:lineRule="exact"/>
              <w:ind w:firstLineChars="200" w:firstLine="480"/>
              <w:rPr>
                <w:rFonts w:asciiTheme="minorEastAsia" w:eastAsiaTheme="minorEastAsia" w:hAnsiTheme="minorEastAsia"/>
                <w:spacing w:val="0"/>
                <w:szCs w:val="24"/>
                <w:rPrChange w:id="4158" w:author="JY0225" w:date="2017-08-24T11:20:00Z">
                  <w:rPr>
                    <w:rFonts w:eastAsiaTheme="minorEastAsia"/>
                  </w:rPr>
                </w:rPrChange>
              </w:rPr>
            </w:pPr>
            <w:r>
              <w:rPr>
                <w:rFonts w:asciiTheme="minorEastAsia" w:eastAsiaTheme="minorEastAsia" w:hAnsiTheme="minorEastAsia"/>
                <w:spacing w:val="0"/>
                <w:szCs w:val="24"/>
              </w:rPr>
              <w:t>user</w:t>
            </w:r>
            <w:r w:rsidR="008C0220" w:rsidRPr="00B207B1">
              <w:rPr>
                <w:rFonts w:asciiTheme="minorEastAsia" w:eastAsiaTheme="minorEastAsia" w:hAnsiTheme="minorEastAsia"/>
                <w:spacing w:val="0"/>
                <w:szCs w:val="24"/>
                <w:rPrChange w:id="4159" w:author="JY0225" w:date="2017-08-24T11:20:00Z">
                  <w:rPr>
                    <w:rFonts w:eastAsiaTheme="minorEastAsia"/>
                  </w:rPr>
                </w:rPrChange>
              </w:rPr>
              <w:t xml:space="preserve">id varchar[100] not null, </w:t>
            </w:r>
            <w:r w:rsidR="00EA638B" w:rsidRPr="00B207B1">
              <w:rPr>
                <w:rFonts w:asciiTheme="minorEastAsia" w:eastAsiaTheme="minorEastAsia" w:hAnsiTheme="minorEastAsia"/>
                <w:spacing w:val="0"/>
                <w:szCs w:val="24"/>
                <w:rPrChange w:id="4160"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61"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162"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63" w:author="JY0225" w:date="2017-08-24T11:20:00Z">
                  <w:rPr>
                    <w:rFonts w:eastAsiaTheme="minorEastAsia"/>
                  </w:rPr>
                </w:rPrChange>
              </w:rPr>
            </w:pPr>
            <w:r w:rsidRPr="00B207B1">
              <w:rPr>
                <w:rFonts w:asciiTheme="minorEastAsia" w:eastAsiaTheme="minorEastAsia" w:hAnsiTheme="minorEastAsia"/>
                <w:spacing w:val="0"/>
                <w:szCs w:val="24"/>
                <w:rPrChange w:id="4164"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165"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66"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67" w:author="JY0225" w:date="2017-08-24T11:20:00Z">
                  <w:rPr>
                    <w:rFonts w:eastAsiaTheme="minorEastAsia"/>
                  </w:rPr>
                </w:rPrChange>
              </w:rPr>
            </w:pPr>
            <w:r w:rsidRPr="00B207B1">
              <w:rPr>
                <w:rFonts w:asciiTheme="minorEastAsia" w:eastAsiaTheme="minorEastAsia" w:hAnsiTheme="minorEastAsia"/>
                <w:spacing w:val="0"/>
                <w:szCs w:val="24"/>
                <w:rPrChange w:id="4168"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169"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70"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71" w:author="JY0225" w:date="2017-08-24T11:20:00Z">
                  <w:rPr>
                    <w:rFonts w:eastAsiaTheme="minorEastAsia"/>
                  </w:rPr>
                </w:rPrChange>
              </w:rPr>
            </w:pPr>
            <w:r w:rsidRPr="00B207B1">
              <w:rPr>
                <w:rFonts w:asciiTheme="minorEastAsia" w:eastAsiaTheme="minorEastAsia" w:hAnsiTheme="minorEastAsia"/>
                <w:spacing w:val="0"/>
                <w:szCs w:val="24"/>
                <w:rPrChange w:id="4172"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173" w:author="JY0225" w:date="2017-08-24T11:20:00Z">
                  <w:rPr>
                    <w:rFonts w:eastAsiaTheme="minorEastAsia"/>
                  </w:rPr>
                </w:rPrChange>
              </w:rPr>
              <w:t xml:space="preserve">             </w:t>
            </w:r>
            <w:ins w:id="4174"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75"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76"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177"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178"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79" w:author="JY0225" w:date="2017-08-24T11:20:00Z">
                  <w:rPr>
                    <w:rFonts w:eastAsiaTheme="minorEastAsia"/>
                  </w:rPr>
                </w:rPrChange>
              </w:rPr>
            </w:pPr>
            <w:r w:rsidRPr="00B207B1">
              <w:rPr>
                <w:rFonts w:asciiTheme="minorEastAsia" w:eastAsiaTheme="minorEastAsia" w:hAnsiTheme="minorEastAsia"/>
                <w:spacing w:val="0"/>
                <w:szCs w:val="24"/>
                <w:rPrChange w:id="4180"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181" w:author="JY0225" w:date="2017-08-24T11:20:00Z">
                  <w:rPr>
                    <w:rFonts w:eastAsiaTheme="minorEastAsia"/>
                  </w:rPr>
                </w:rPrChange>
              </w:rPr>
              <w:t xml:space="preserve">                 </w:t>
            </w:r>
            <w:ins w:id="4182"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83"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84"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185"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186" w:author="JY0225" w:date="2017-08-24T11:20:00Z">
                  <w:rPr>
                    <w:rFonts w:eastAsiaTheme="minorEastAsia"/>
                  </w:rPr>
                </w:rPrChange>
              </w:rPr>
            </w:pPr>
            <w:r w:rsidRPr="00B207B1">
              <w:rPr>
                <w:rFonts w:asciiTheme="minorEastAsia" w:eastAsiaTheme="minorEastAsia" w:hAnsiTheme="minorEastAsia"/>
                <w:spacing w:val="0"/>
                <w:szCs w:val="24"/>
                <w:rPrChange w:id="4187" w:author="JY0225" w:date="2017-08-24T11:20:00Z">
                  <w:rPr>
                    <w:rFonts w:eastAsiaTheme="minorEastAsia"/>
                  </w:rPr>
                </w:rPrChange>
              </w:rPr>
              <w:t>modified_time varchar[100] not null);</w:t>
            </w:r>
            <w:del w:id="4188" w:author="JY0225" w:date="2017-08-24T11:20:00Z">
              <w:r w:rsidR="00EA638B" w:rsidRPr="00B207B1" w:rsidDel="00987564">
                <w:rPr>
                  <w:rFonts w:asciiTheme="minorEastAsia" w:eastAsiaTheme="minorEastAsia" w:hAnsiTheme="minorEastAsia"/>
                  <w:spacing w:val="0"/>
                  <w:szCs w:val="24"/>
                  <w:rPrChange w:id="4189"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190"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91" w:author="JY0225" w:date="2017-08-24T11:20:00Z">
                  <w:rPr>
                    <w:rFonts w:eastAsiaTheme="minorEastAsia" w:hint="eastAsia"/>
                  </w:rPr>
                </w:rPrChange>
              </w:rPr>
              <w:t>最后一次修改时间</w:t>
            </w:r>
          </w:p>
        </w:tc>
      </w:tr>
    </w:tbl>
    <w:p w14:paraId="6605CE53" w14:textId="7A6E7A73"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1C1562">
        <w:rPr>
          <w:rFonts w:hAnsiTheme="minorEastAsia" w:hint="eastAsia"/>
          <w:color w:val="000000" w:themeColor="text1"/>
        </w:rPr>
        <w:t>userid表示用户的ID信息；file_name为文件名；length表示文件的字节长度；MD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192"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193" w:author="JY0225" w:date="2017-08-24T11:20:00Z">
                  <w:rPr>
                    <w:rFonts w:eastAsiaTheme="minorEastAsia"/>
                  </w:rPr>
                </w:rPrChange>
              </w:rPr>
            </w:pPr>
            <w:r w:rsidRPr="00B207B1">
              <w:rPr>
                <w:rFonts w:asciiTheme="minorEastAsia" w:eastAsiaTheme="minorEastAsia" w:hAnsiTheme="minorEastAsia"/>
                <w:spacing w:val="0"/>
                <w:szCs w:val="24"/>
                <w:rPrChange w:id="4194" w:author="JY0225" w:date="2017-08-24T11:20:00Z">
                  <w:rPr>
                    <w:rFonts w:eastAsiaTheme="minorEastAsia"/>
                  </w:rPr>
                </w:rPrChange>
              </w:rPr>
              <w:t>create table if not exists breakpoint(</w:t>
            </w:r>
          </w:p>
          <w:p w14:paraId="436A7A94" w14:textId="0D39E47E" w:rsidR="009A791B" w:rsidRPr="00B207B1" w:rsidRDefault="00A1459C" w:rsidP="009A791B">
            <w:pPr>
              <w:pStyle w:val="a7"/>
              <w:spacing w:line="400" w:lineRule="exact"/>
              <w:ind w:firstLineChars="200" w:firstLine="480"/>
              <w:rPr>
                <w:rFonts w:asciiTheme="minorEastAsia" w:eastAsiaTheme="minorEastAsia" w:hAnsiTheme="minorEastAsia"/>
                <w:spacing w:val="0"/>
                <w:szCs w:val="24"/>
                <w:rPrChange w:id="4195" w:author="JY0225" w:date="2017-08-24T11:20:00Z">
                  <w:rPr>
                    <w:rFonts w:eastAsiaTheme="minorEastAsia"/>
                  </w:rPr>
                </w:rPrChange>
              </w:rPr>
            </w:pPr>
            <w:r>
              <w:rPr>
                <w:rFonts w:asciiTheme="minorEastAsia" w:eastAsiaTheme="minorEastAsia" w:hAnsiTheme="minorEastAsia"/>
                <w:spacing w:val="0"/>
                <w:szCs w:val="24"/>
              </w:rPr>
              <w:t>user</w:t>
            </w:r>
            <w:r w:rsidR="009A791B" w:rsidRPr="00B207B1">
              <w:rPr>
                <w:rFonts w:asciiTheme="minorEastAsia" w:eastAsiaTheme="minorEastAsia" w:hAnsiTheme="minorEastAsia"/>
                <w:spacing w:val="0"/>
                <w:szCs w:val="24"/>
                <w:rPrChange w:id="4196" w:author="JY0225" w:date="2017-08-24T11:20:00Z">
                  <w:rPr>
                    <w:rFonts w:eastAsiaTheme="minorEastAsia"/>
                  </w:rPr>
                </w:rPrChange>
              </w:rPr>
              <w:t xml:space="preserve">id varchar[100] not null, </w:t>
            </w:r>
            <w:r w:rsidR="0008759D" w:rsidRPr="00B207B1">
              <w:rPr>
                <w:rFonts w:asciiTheme="minorEastAsia" w:eastAsiaTheme="minorEastAsia" w:hAnsiTheme="minorEastAsia"/>
                <w:spacing w:val="0"/>
                <w:szCs w:val="24"/>
                <w:rPrChange w:id="4197" w:author="JY0225" w:date="2017-08-24T11:20:00Z">
                  <w:rPr>
                    <w:rFonts w:eastAsiaTheme="minorEastAsia"/>
                  </w:rPr>
                </w:rPrChange>
              </w:rPr>
              <w:t xml:space="preserve">       </w:t>
            </w:r>
            <w:del w:id="4198" w:author="JY0225" w:date="2017-08-24T11:20:00Z">
              <w:r w:rsidR="0008759D" w:rsidRPr="00B207B1" w:rsidDel="00152EF1">
                <w:rPr>
                  <w:rFonts w:asciiTheme="minorEastAsia" w:eastAsiaTheme="minorEastAsia" w:hAnsiTheme="minorEastAsia"/>
                  <w:spacing w:val="0"/>
                  <w:szCs w:val="24"/>
                  <w:rPrChange w:id="4199"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0"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01"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202"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203" w:author="JY0225" w:date="2017-08-24T11:20:00Z">
                  <w:rPr>
                    <w:rFonts w:eastAsiaTheme="minorEastAsia"/>
                  </w:rPr>
                </w:rPrChange>
              </w:rPr>
            </w:pPr>
            <w:r w:rsidRPr="00B207B1">
              <w:rPr>
                <w:rFonts w:asciiTheme="minorEastAsia" w:eastAsiaTheme="minorEastAsia" w:hAnsiTheme="minorEastAsia"/>
                <w:spacing w:val="0"/>
                <w:szCs w:val="24"/>
                <w:rPrChange w:id="4204"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205" w:author="JY0225" w:date="2017-08-24T11:20:00Z">
                  <w:rPr>
                    <w:rFonts w:eastAsiaTheme="minorEastAsia"/>
                  </w:rPr>
                </w:rPrChange>
              </w:rPr>
              <w:t xml:space="preserve">           </w:t>
            </w:r>
            <w:ins w:id="4206" w:author="JY0225" w:date="2017-08-24T11:21:00Z">
              <w:r w:rsidR="000A11E4" w:rsidRPr="00B207B1">
                <w:rPr>
                  <w:rFonts w:asciiTheme="minorEastAsia" w:eastAsiaTheme="minorEastAsia" w:hAnsiTheme="minorEastAsia" w:hint="eastAsia"/>
                  <w:spacing w:val="0"/>
                  <w:szCs w:val="24"/>
                </w:rPr>
                <w:t xml:space="preserve"> </w:t>
              </w:r>
            </w:ins>
            <w:del w:id="4207" w:author="JY0225" w:date="2017-08-24T11:21:00Z">
              <w:r w:rsidR="0008759D" w:rsidRPr="00B207B1" w:rsidDel="000A11E4">
                <w:rPr>
                  <w:rFonts w:asciiTheme="minorEastAsia" w:eastAsiaTheme="minorEastAsia" w:hAnsiTheme="minorEastAsia"/>
                  <w:spacing w:val="0"/>
                  <w:szCs w:val="24"/>
                  <w:rPrChange w:id="4208"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9"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10"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211"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212"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213"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214" w:author="JY0225" w:date="2017-08-24T11:20:00Z">
                  <w:rPr>
                    <w:rFonts w:eastAsiaTheme="minorEastAsia"/>
                  </w:rPr>
                </w:rPrChange>
              </w:rPr>
            </w:pPr>
            <w:r w:rsidRPr="00B207B1">
              <w:rPr>
                <w:rFonts w:asciiTheme="minorEastAsia" w:eastAsiaTheme="minorEastAsia" w:hAnsiTheme="minorEastAsia"/>
                <w:spacing w:val="0"/>
                <w:szCs w:val="24"/>
                <w:rPrChange w:id="4215" w:author="JY0225" w:date="2017-08-24T11:20:00Z">
                  <w:rPr>
                    <w:rFonts w:eastAsiaTheme="minorEastAsia"/>
                  </w:rPr>
                </w:rPrChange>
              </w:rPr>
              <w:t>server_path varchar[100] not null,</w:t>
            </w:r>
            <w:del w:id="4216" w:author="JY0225" w:date="2017-08-24T11:21:00Z">
              <w:r w:rsidR="0008759D" w:rsidRPr="00B207B1" w:rsidDel="000A11E4">
                <w:rPr>
                  <w:rFonts w:asciiTheme="minorEastAsia" w:eastAsiaTheme="minorEastAsia" w:hAnsiTheme="minorEastAsia"/>
                  <w:spacing w:val="0"/>
                  <w:szCs w:val="24"/>
                  <w:rPrChange w:id="4217"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18"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19"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220" w:author="JY0225" w:date="2017-08-24T11:20:00Z">
                  <w:rPr>
                    <w:rFonts w:eastAsiaTheme="minorEastAsia"/>
                  </w:rPr>
                </w:rPrChange>
              </w:rPr>
            </w:pPr>
            <w:r w:rsidRPr="00B207B1">
              <w:rPr>
                <w:rFonts w:asciiTheme="minorEastAsia" w:eastAsiaTheme="minorEastAsia" w:hAnsiTheme="minorEastAsia"/>
                <w:spacing w:val="0"/>
                <w:szCs w:val="24"/>
                <w:rPrChange w:id="4221" w:author="JY0225" w:date="2017-08-24T11:20:00Z">
                  <w:rPr>
                    <w:rFonts w:eastAsiaTheme="minorEastAsia"/>
                  </w:rPr>
                </w:rPrChange>
              </w:rPr>
              <w:t>point int not null default 0,</w:t>
            </w:r>
            <w:r w:rsidR="0008759D" w:rsidRPr="00B207B1">
              <w:rPr>
                <w:rFonts w:asciiTheme="minorEastAsia" w:eastAsiaTheme="minorEastAsia" w:hAnsiTheme="minorEastAsia"/>
                <w:spacing w:val="0"/>
                <w:szCs w:val="24"/>
                <w:rPrChange w:id="4222" w:author="JY0225" w:date="2017-08-24T11:20:00Z">
                  <w:rPr>
                    <w:rFonts w:eastAsiaTheme="minorEastAsia"/>
                  </w:rPr>
                </w:rPrChange>
              </w:rPr>
              <w:t xml:space="preserve">         </w:t>
            </w:r>
            <w:del w:id="4223" w:author="JY0225" w:date="2017-08-24T11:21:00Z">
              <w:r w:rsidR="0008759D" w:rsidRPr="00B207B1" w:rsidDel="000A11E4">
                <w:rPr>
                  <w:rFonts w:asciiTheme="minorEastAsia" w:eastAsiaTheme="minorEastAsia" w:hAnsiTheme="minorEastAsia"/>
                  <w:spacing w:val="0"/>
                  <w:szCs w:val="24"/>
                  <w:rPrChange w:id="4224"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25"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26"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227" w:author="JY0225" w:date="2017-08-24T11:20:00Z">
                  <w:rPr>
                    <w:rFonts w:eastAsiaTheme="minorEastAsia"/>
                  </w:rPr>
                </w:rPrChange>
              </w:rPr>
            </w:pPr>
            <w:r w:rsidRPr="00B207B1">
              <w:rPr>
                <w:rFonts w:asciiTheme="minorEastAsia" w:eastAsiaTheme="minorEastAsia" w:hAnsiTheme="minorEastAsia"/>
                <w:spacing w:val="0"/>
                <w:szCs w:val="24"/>
                <w:rPrChange w:id="4228"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229" w:author="JY0225" w:date="2017-08-24T11:20:00Z">
                  <w:rPr>
                    <w:rFonts w:eastAsiaTheme="minorEastAsia"/>
                  </w:rPr>
                </w:rPrChange>
              </w:rPr>
              <w:t xml:space="preserve">       </w:t>
            </w:r>
            <w:del w:id="4230" w:author="JY0225" w:date="2017-08-24T11:21:00Z">
              <w:r w:rsidR="0008759D" w:rsidRPr="00B207B1" w:rsidDel="000A11E4">
                <w:rPr>
                  <w:rFonts w:asciiTheme="minorEastAsia" w:eastAsiaTheme="minorEastAsia" w:hAnsiTheme="minorEastAsia"/>
                  <w:spacing w:val="0"/>
                  <w:szCs w:val="24"/>
                  <w:rPrChange w:id="4231"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32"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33" w:author="JY0225" w:date="2017-08-24T11:20:00Z">
                  <w:rPr>
                    <w:rFonts w:eastAsiaTheme="minorEastAsia" w:hint="eastAsia"/>
                  </w:rPr>
                </w:rPrChange>
              </w:rPr>
              <w:t>标识是否需要断点</w:t>
            </w:r>
          </w:p>
        </w:tc>
      </w:tr>
    </w:tbl>
    <w:p w14:paraId="0B001D57" w14:textId="596B0E61"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所示为断点信息表，记录文件上传时遇到网络故障导致文件传输中断的断点信息。</w:t>
      </w:r>
      <w:r w:rsidR="0069417D">
        <w:rPr>
          <w:rFonts w:hint="eastAsia"/>
        </w:rPr>
        <w:t>userid表示用户的ID信息；MD</w:t>
      </w:r>
      <w:r w:rsidR="0069417D">
        <w:t>5</w:t>
      </w:r>
      <w:r w:rsidR="0069417D">
        <w:rPr>
          <w:rFonts w:hint="eastAsia"/>
        </w:rPr>
        <w:t>存储文件的MD</w:t>
      </w:r>
      <w:r w:rsidR="0069417D">
        <w:t>5</w:t>
      </w:r>
      <w:r w:rsidR="0069417D">
        <w:rPr>
          <w:rFonts w:hint="eastAsia"/>
        </w:rPr>
        <w:t>值；server_path记录文件上传至服务器的路径；point</w:t>
      </w:r>
      <w:r w:rsidR="0069417D">
        <w:t>b</w:t>
      </w:r>
      <w:r w:rsidR="0069417D">
        <w:rPr>
          <w:rFonts w:hint="eastAsia"/>
        </w:rPr>
        <w:t>表示断点的偏移量；flag标识当前文件时候需要断点续传。</w:t>
      </w:r>
    </w:p>
    <w:p w14:paraId="52EB9AD5" w14:textId="5FD1B455" w:rsidR="001B4D5C" w:rsidRPr="00B207B1" w:rsidRDefault="0067145D">
      <w:pPr>
        <w:pStyle w:val="21"/>
        <w:spacing w:line="240" w:lineRule="auto"/>
        <w:pPrChange w:id="4234" w:author="微软用户" w:date="2017-08-18T22:52:00Z">
          <w:pPr>
            <w:pStyle w:val="21"/>
            <w:numPr>
              <w:ilvl w:val="1"/>
              <w:numId w:val="13"/>
            </w:numPr>
            <w:ind w:left="567" w:hanging="567"/>
          </w:pPr>
        </w:pPrChange>
      </w:pPr>
      <w:bookmarkStart w:id="4235" w:name="_Toc491952454"/>
      <w:ins w:id="4236" w:author="微软用户" w:date="2017-08-18T22:52:00Z">
        <w:r w:rsidRPr="00B207B1">
          <w:rPr>
            <w:rFonts w:hint="eastAsia"/>
          </w:rPr>
          <w:t>4.5</w:t>
        </w:r>
      </w:ins>
      <w:r w:rsidR="001B4D5C" w:rsidRPr="00B207B1">
        <w:rPr>
          <w:rFonts w:hint="eastAsia"/>
        </w:rPr>
        <w:t>系统优化</w:t>
      </w:r>
      <w:ins w:id="4237" w:author="JY0225" w:date="2017-08-23T15:22:00Z">
        <w:r w:rsidR="004A51A1" w:rsidRPr="00B207B1">
          <w:rPr>
            <w:rFonts w:hint="eastAsia"/>
          </w:rPr>
          <w:t>核心</w:t>
        </w:r>
      </w:ins>
      <w:r w:rsidR="001B4D5C" w:rsidRPr="00B207B1">
        <w:rPr>
          <w:rFonts w:hint="eastAsia"/>
        </w:rPr>
        <w:t>接口</w:t>
      </w:r>
      <w:r w:rsidR="001B4D5C" w:rsidRPr="00B207B1">
        <w:t>设计</w:t>
      </w:r>
      <w:bookmarkEnd w:id="4235"/>
    </w:p>
    <w:p w14:paraId="339FB100" w14:textId="35DB8818" w:rsidR="000B587C" w:rsidRPr="00B207B1" w:rsidRDefault="00204C9D" w:rsidP="008D4279">
      <w:pPr>
        <w:spacing w:line="400" w:lineRule="exact"/>
        <w:ind w:firstLine="420"/>
        <w:rPr>
          <w:rFonts w:hAnsiTheme="minorEastAsia"/>
          <w:color w:val="000000" w:themeColor="text1"/>
          <w:rPrChange w:id="4238" w:author="JY0225" w:date="2017-08-24T11:22:00Z">
            <w:rPr>
              <w:color w:val="000000" w:themeColor="text1"/>
            </w:rPr>
          </w:rPrChange>
        </w:rPr>
      </w:pPr>
      <w:r w:rsidRPr="00B207B1">
        <w:rPr>
          <w:rFonts w:hAnsiTheme="minorEastAsia" w:hint="eastAsia"/>
          <w:color w:val="000000" w:themeColor="text1"/>
          <w:rPrChange w:id="4239" w:author="JY0225" w:date="2017-08-24T11:22:00Z">
            <w:rPr>
              <w:rFonts w:hint="eastAsia"/>
              <w:color w:val="000000" w:themeColor="text1"/>
            </w:rPr>
          </w:rPrChange>
        </w:rPr>
        <w:t>程序接口是操作系统为用户提供的两类接口之一，编程人员在程序中通过程序接口来请求操作系统提供服务</w:t>
      </w:r>
      <w:del w:id="4240" w:author="微软用户" w:date="2017-08-24T21:28:00Z">
        <w:r w:rsidR="00347F58" w:rsidRPr="00B207B1" w:rsidDel="00F519BA">
          <w:rPr>
            <w:rFonts w:hAnsiTheme="minorEastAsia"/>
            <w:color w:val="000000" w:themeColor="text1"/>
            <w:vertAlign w:val="superscript"/>
            <w:rPrChange w:id="4241"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242"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243"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244"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245"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246"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247" w:author="JY0225" w:date="2017-08-24T11:22:00Z">
              <w:rPr>
                <w:color w:val="000000" w:themeColor="text1"/>
                <w:vertAlign w:val="superscript"/>
              </w:rPr>
            </w:rPrChange>
          </w:rPr>
          <w:fldChar w:fldCharType="end"/>
        </w:r>
      </w:del>
      <w:ins w:id="4248"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_Ref489794879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[34]</w:t>
      </w:r>
      <w:ins w:id="4249" w:author="微软用户" w:date="2017-08-24T22:08:00Z">
        <w:r w:rsidR="004C52E1" w:rsidRPr="00B207B1">
          <w:rPr>
            <w:rFonts w:hAnsiTheme="minorEastAsia"/>
            <w:color w:val="000000" w:themeColor="text1"/>
            <w:vertAlign w:val="superscript"/>
          </w:rPr>
          <w:fldChar w:fldCharType="end"/>
        </w:r>
      </w:ins>
      <w:r w:rsidRPr="00B207B1">
        <w:rPr>
          <w:rFonts w:hAnsiTheme="minorEastAsia" w:hint="eastAsia"/>
          <w:color w:val="000000" w:themeColor="text1"/>
          <w:rPrChange w:id="4250" w:author="JY0225" w:date="2017-08-24T11:22:00Z">
            <w:rPr>
              <w:rFonts w:hint="eastAsia"/>
              <w:color w:val="000000" w:themeColor="text1"/>
            </w:rPr>
          </w:rPrChange>
        </w:rPr>
        <w:t>。</w:t>
      </w:r>
      <w:r w:rsidR="00E4327E" w:rsidRPr="00B207B1">
        <w:rPr>
          <w:rFonts w:hAnsiTheme="minorEastAsia" w:hint="eastAsia"/>
          <w:color w:val="000000" w:themeColor="text1"/>
          <w:rPrChange w:id="4251" w:author="JY0225" w:date="2017-08-24T11:22:00Z">
            <w:rPr>
              <w:rFonts w:hint="eastAsia"/>
              <w:color w:val="000000" w:themeColor="text1"/>
            </w:rPr>
          </w:rPrChange>
        </w:rPr>
        <w:t>现有</w:t>
      </w:r>
      <w:r w:rsidR="00223B44" w:rsidRPr="00B207B1">
        <w:rPr>
          <w:rFonts w:hAnsiTheme="minorEastAsia" w:hint="eastAsia"/>
          <w:color w:val="000000" w:themeColor="text1"/>
          <w:rPrChange w:id="4252"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253" w:author="JY0225" w:date="2017-08-24T11:22:00Z">
            <w:rPr>
              <w:rFonts w:hint="eastAsia"/>
              <w:color w:val="000000" w:themeColor="text1"/>
            </w:rPr>
          </w:rPrChange>
        </w:rPr>
        <w:t>备份</w:t>
      </w:r>
      <w:r w:rsidR="00223B44" w:rsidRPr="00B207B1">
        <w:rPr>
          <w:rFonts w:hAnsiTheme="minorEastAsia" w:hint="eastAsia"/>
          <w:color w:val="000000" w:themeColor="text1"/>
          <w:rPrChange w:id="4254"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255"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256"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257" w:author="JY0225" w:date="2017-08-24T11:22:00Z">
            <w:rPr>
              <w:rFonts w:hint="eastAsia"/>
              <w:color w:val="000000" w:themeColor="text1"/>
            </w:rPr>
          </w:rPrChange>
        </w:rPr>
        <w:t>将从函数原型、功能、参数说明、返回值说明、使用方法这五个方面，对优化后提供的接口进行详细的阐述。</w:t>
      </w:r>
    </w:p>
    <w:p w14:paraId="10561BC1" w14:textId="77777777" w:rsidR="00F72E11" w:rsidRPr="00B207B1" w:rsidRDefault="00F72E11" w:rsidP="00F72E11">
      <w:pPr>
        <w:pStyle w:val="31"/>
      </w:pPr>
      <w:bookmarkStart w:id="4258" w:name="_Toc491952455"/>
      <w:r w:rsidRPr="00B207B1">
        <w:t xml:space="preserve">4.5.1 </w:t>
      </w:r>
      <w:r w:rsidRPr="00B207B1">
        <w:rPr>
          <w:rFonts w:hint="eastAsia"/>
        </w:rPr>
        <w:t>持久会话管理接口设计</w:t>
      </w:r>
      <w:bookmarkEnd w:id="4258"/>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259" w:author="JY0225" w:date="2017-08-24T11:22:00Z">
            <w:rPr>
              <w:color w:val="000000" w:themeColor="text1"/>
            </w:rPr>
          </w:rPrChange>
        </w:rPr>
        <w:pPrChange w:id="4260"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261"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262" w:author="微软用户" w:date="2017-08-24T15:32:00Z">
                  <w:rPr>
                    <w:color w:val="000000" w:themeColor="text1"/>
                  </w:rPr>
                </w:rPrChange>
              </w:rPr>
            </w:pPr>
            <w:r w:rsidRPr="00B207B1">
              <w:rPr>
                <w:rFonts w:ascii="Times New Roman" w:hAnsi="Times New Roman" w:hint="eastAsia"/>
                <w:rPrChange w:id="4263"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264" w:author="微软用户" w:date="2017-08-24T15:32:00Z">
                  <w:rPr>
                    <w:color w:val="000000" w:themeColor="text1"/>
                  </w:rPr>
                </w:rPrChange>
              </w:rPr>
            </w:pPr>
            <w:r w:rsidRPr="00B207B1">
              <w:rPr>
                <w:rFonts w:ascii="Times New Roman" w:hAnsi="Times New Roman" w:hint="eastAsia"/>
                <w:rPrChange w:id="4265"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266" w:author="微软用户" w:date="2017-08-24T15:32:00Z">
                  <w:rPr>
                    <w:color w:val="000000" w:themeColor="text1"/>
                  </w:rPr>
                </w:rPrChange>
              </w:rPr>
            </w:pPr>
            <w:r w:rsidRPr="00B207B1">
              <w:rPr>
                <w:rFonts w:ascii="Times New Roman" w:hAnsi="Times New Roman" w:hint="eastAsia"/>
                <w:rPrChange w:id="4267"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268" w:author="微软用户" w:date="2017-08-24T15:32:00Z">
                  <w:rPr>
                    <w:color w:val="000000" w:themeColor="text1"/>
                  </w:rPr>
                </w:rPrChange>
              </w:rPr>
            </w:pPr>
            <w:r w:rsidRPr="00B207B1">
              <w:rPr>
                <w:rFonts w:ascii="Times New Roman" w:hAnsi="Times New Roman"/>
                <w:rPrChange w:id="4269"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270" w:author="微软用户" w:date="2017-08-24T15:32:00Z">
                  <w:rPr>
                    <w:color w:val="000000" w:themeColor="text1"/>
                  </w:rPr>
                </w:rPrChange>
              </w:rPr>
            </w:pPr>
            <w:r w:rsidRPr="00B207B1">
              <w:rPr>
                <w:rFonts w:ascii="Times New Roman" w:hAnsi="Times New Roman" w:hint="eastAsia"/>
                <w:rPrChange w:id="4271"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272" w:author="微软用户" w:date="2017-08-24T15:32:00Z">
                  <w:rPr>
                    <w:color w:val="000000" w:themeColor="text1"/>
                  </w:rPr>
                </w:rPrChange>
              </w:rPr>
            </w:pPr>
            <w:r w:rsidRPr="00B207B1">
              <w:rPr>
                <w:rFonts w:ascii="Times New Roman" w:hAnsi="Times New Roman"/>
                <w:rPrChange w:id="4273"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274"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275" w:author="微软用户" w:date="2017-08-24T15:32:00Z">
                  <w:rPr>
                    <w:color w:val="000000" w:themeColor="text1"/>
                  </w:rPr>
                </w:rPrChange>
              </w:rPr>
            </w:pPr>
            <w:r w:rsidRPr="00B207B1">
              <w:rPr>
                <w:rFonts w:ascii="Times New Roman" w:hAnsi="Times New Roman" w:hint="eastAsia"/>
                <w:rPrChange w:id="4276"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277" w:author="微软用户" w:date="2017-08-24T15:32:00Z">
                  <w:rPr>
                    <w:color w:val="000000" w:themeColor="text1"/>
                  </w:rPr>
                </w:rPrChange>
              </w:rPr>
            </w:pPr>
            <w:r w:rsidRPr="00B207B1">
              <w:rPr>
                <w:rFonts w:ascii="Times New Roman" w:hAnsi="Times New Roman"/>
                <w:rPrChange w:id="4278" w:author="微软用户" w:date="2017-08-24T15:32:00Z">
                  <w:rPr>
                    <w:color w:val="000000" w:themeColor="text1"/>
                  </w:rPr>
                </w:rPrChange>
              </w:rPr>
              <w:t>r</w:t>
            </w:r>
            <w:r w:rsidR="00376C44" w:rsidRPr="00B207B1">
              <w:rPr>
                <w:rFonts w:ascii="Times New Roman" w:hAnsi="Times New Roman"/>
                <w:rPrChange w:id="4279" w:author="微软用户" w:date="2017-08-24T15:32:00Z">
                  <w:rPr>
                    <w:color w:val="000000" w:themeColor="text1"/>
                  </w:rPr>
                </w:rPrChange>
              </w:rPr>
              <w:t>equest</w:t>
            </w:r>
            <w:r w:rsidR="00135E07" w:rsidRPr="00B207B1">
              <w:rPr>
                <w:rFonts w:ascii="Times New Roman" w:hAnsi="Times New Roman" w:hint="eastAsia"/>
                <w:rPrChange w:id="4280" w:author="微软用户" w:date="2017-08-24T15:32:00Z">
                  <w:rPr>
                    <w:rFonts w:hint="eastAsia"/>
                    <w:color w:val="000000" w:themeColor="text1"/>
                  </w:rPr>
                </w:rPrChange>
              </w:rPr>
              <w:t>：</w:t>
            </w:r>
            <w:r w:rsidR="00376C44" w:rsidRPr="00B207B1">
              <w:rPr>
                <w:rFonts w:ascii="Times New Roman" w:hAnsi="Times New Roman" w:hint="eastAsia"/>
                <w:rPrChange w:id="4281"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282" w:author="微软用户" w:date="2017-08-24T15:32:00Z">
                  <w:rPr>
                    <w:color w:val="000000" w:themeColor="text1"/>
                  </w:rPr>
                </w:rPrChange>
              </w:rPr>
            </w:pPr>
            <w:r w:rsidRPr="00B207B1">
              <w:rPr>
                <w:rFonts w:ascii="Times New Roman" w:hAnsi="Times New Roman"/>
                <w:rPrChange w:id="4283" w:author="微软用户" w:date="2017-08-24T15:32:00Z">
                  <w:rPr>
                    <w:color w:val="000000" w:themeColor="text1"/>
                  </w:rPr>
                </w:rPrChange>
              </w:rPr>
              <w:t>userid</w:t>
            </w:r>
            <w:r w:rsidR="00135E07" w:rsidRPr="00B207B1">
              <w:rPr>
                <w:rFonts w:ascii="Times New Roman" w:hAnsi="Times New Roman" w:hint="eastAsia"/>
                <w:rPrChange w:id="4284" w:author="微软用户" w:date="2017-08-24T15:32:00Z">
                  <w:rPr>
                    <w:rFonts w:hint="eastAsia"/>
                    <w:color w:val="000000" w:themeColor="text1"/>
                  </w:rPr>
                </w:rPrChange>
              </w:rPr>
              <w:t>：</w:t>
            </w:r>
            <w:r w:rsidRPr="00B207B1">
              <w:rPr>
                <w:rFonts w:ascii="Times New Roman" w:hAnsi="Times New Roman" w:hint="eastAsia"/>
                <w:rPrChange w:id="4285" w:author="微软用户" w:date="2017-08-24T15:32:00Z">
                  <w:rPr>
                    <w:rFonts w:hint="eastAsia"/>
                    <w:color w:val="000000" w:themeColor="text1"/>
                  </w:rPr>
                </w:rPrChange>
              </w:rPr>
              <w:t>用户</w:t>
            </w:r>
            <w:r w:rsidRPr="00B207B1">
              <w:rPr>
                <w:rFonts w:ascii="Times New Roman" w:hAnsi="Times New Roman"/>
                <w:rPrChange w:id="4286"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287"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288" w:author="微软用户" w:date="2017-08-24T15:32:00Z">
                  <w:rPr>
                    <w:color w:val="000000" w:themeColor="text1"/>
                  </w:rPr>
                </w:rPrChange>
              </w:rPr>
            </w:pPr>
            <w:r w:rsidRPr="00B207B1">
              <w:rPr>
                <w:rFonts w:ascii="Times New Roman" w:hAnsi="Times New Roman" w:hint="eastAsia"/>
                <w:rPrChange w:id="4289"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290" w:author="微软用户" w:date="2017-08-24T15:32:00Z">
                  <w:rPr>
                    <w:color w:val="000000" w:themeColor="text1"/>
                  </w:rPr>
                </w:rPrChange>
              </w:rPr>
            </w:pPr>
            <w:r w:rsidRPr="00B207B1">
              <w:rPr>
                <w:rFonts w:ascii="Times New Roman" w:hAnsi="Times New Roman"/>
                <w:rPrChange w:id="4291" w:author="微软用户" w:date="2017-08-24T15:32:00Z">
                  <w:rPr>
                    <w:color w:val="000000" w:themeColor="text1"/>
                  </w:rPr>
                </w:rPrChange>
              </w:rPr>
              <w:t>True</w:t>
            </w:r>
            <w:r w:rsidRPr="00B207B1">
              <w:rPr>
                <w:rFonts w:ascii="Times New Roman" w:hAnsi="Times New Roman" w:hint="eastAsia"/>
                <w:rPrChange w:id="4292"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293" w:author="微软用户" w:date="2017-08-24T15:32:00Z">
                  <w:rPr>
                    <w:color w:val="000000" w:themeColor="text1"/>
                  </w:rPr>
                </w:rPrChange>
              </w:rPr>
            </w:pPr>
            <w:r w:rsidRPr="00B207B1">
              <w:rPr>
                <w:rFonts w:ascii="Times New Roman" w:hAnsi="Times New Roman"/>
                <w:rPrChange w:id="4294" w:author="微软用户" w:date="2017-08-24T15:32:00Z">
                  <w:rPr>
                    <w:color w:val="000000" w:themeColor="text1"/>
                  </w:rPr>
                </w:rPrChange>
              </w:rPr>
              <w:t>False</w:t>
            </w:r>
            <w:r w:rsidRPr="00B207B1">
              <w:rPr>
                <w:rFonts w:ascii="Times New Roman" w:hAnsi="Times New Roman" w:hint="eastAsia"/>
                <w:rPrChange w:id="4295" w:author="微软用户" w:date="2017-08-24T15:32:00Z">
                  <w:rPr>
                    <w:rFonts w:hint="eastAsia"/>
                    <w:color w:val="000000" w:themeColor="text1"/>
                  </w:rPr>
                </w:rPrChange>
              </w:rPr>
              <w:t>：新增会话失败</w:t>
            </w:r>
          </w:p>
        </w:tc>
      </w:tr>
    </w:tbl>
    <w:p w14:paraId="4EA258D1" w14:textId="4485659C" w:rsidR="0044105B" w:rsidRPr="00B207B1" w:rsidRDefault="0044105B" w:rsidP="00505F76">
      <w:pPr>
        <w:spacing w:line="400" w:lineRule="exact"/>
        <w:rPr>
          <w:ins w:id="4296" w:author="JY0225" w:date="2017-08-23T14:06:00Z"/>
          <w:rFonts w:hAnsiTheme="minorEastAsia"/>
          <w:color w:val="000000" w:themeColor="text1"/>
          <w:rPrChange w:id="4297" w:author="JY0225" w:date="2017-08-24T11:22:00Z">
            <w:rPr>
              <w:ins w:id="4298" w:author="JY0225" w:date="2017-08-23T14:06:00Z"/>
              <w:color w:val="000000" w:themeColor="text1"/>
            </w:rPr>
          </w:rPrChange>
        </w:rPr>
      </w:pPr>
      <w:ins w:id="4299" w:author="JY0225" w:date="2017-08-23T14:06:00Z">
        <w:r w:rsidRPr="00B207B1">
          <w:rPr>
            <w:rFonts w:hAnsiTheme="minorEastAsia"/>
            <w:color w:val="000000" w:themeColor="text1"/>
            <w:rPrChange w:id="4300" w:author="JY0225" w:date="2017-08-24T11:22:00Z">
              <w:rPr>
                <w:color w:val="000000" w:themeColor="text1"/>
              </w:rPr>
            </w:rPrChange>
          </w:rPr>
          <w:tab/>
        </w:r>
      </w:ins>
      <w:r w:rsidR="0027585B">
        <w:rPr>
          <w:rFonts w:hAnsiTheme="minorEastAsia" w:hint="eastAsia"/>
          <w:color w:val="000000" w:themeColor="text1"/>
        </w:rPr>
        <w:t>表4-4所示为</w:t>
      </w:r>
      <w:ins w:id="4301" w:author="JY0225" w:date="2017-08-23T14:12:00Z">
        <w:r w:rsidR="00B17877" w:rsidRPr="00B207B1">
          <w:rPr>
            <w:rFonts w:hAnsiTheme="minorEastAsia" w:hint="eastAsia"/>
            <w:color w:val="000000" w:themeColor="text1"/>
            <w:rPrChange w:id="4302" w:author="JY0225" w:date="2017-08-24T11:22:00Z">
              <w:rPr>
                <w:rFonts w:hint="eastAsia"/>
                <w:color w:val="000000" w:themeColor="text1"/>
              </w:rPr>
            </w:rPrChange>
          </w:rPr>
          <w:t>新增会话接口</w:t>
        </w:r>
      </w:ins>
      <w:r w:rsidR="0027585B">
        <w:rPr>
          <w:rFonts w:hAnsiTheme="minorEastAsia" w:hint="eastAsia"/>
          <w:color w:val="000000" w:themeColor="text1"/>
        </w:rPr>
        <w:t>，</w:t>
      </w:r>
      <w:ins w:id="4303" w:author="JY0225" w:date="2017-08-23T14:12:00Z">
        <w:r w:rsidR="00B17877" w:rsidRPr="00B207B1">
          <w:rPr>
            <w:rFonts w:hAnsiTheme="minorEastAsia" w:hint="eastAsia"/>
            <w:color w:val="000000" w:themeColor="text1"/>
            <w:rPrChange w:id="4304" w:author="JY0225" w:date="2017-08-24T11:22:00Z">
              <w:rPr>
                <w:rFonts w:hint="eastAsia"/>
                <w:color w:val="000000" w:themeColor="text1"/>
              </w:rPr>
            </w:rPrChange>
          </w:rPr>
          <w:t>由</w:t>
        </w:r>
      </w:ins>
      <w:ins w:id="4305" w:author="JY0225" w:date="2017-08-23T14:13:00Z">
        <w:r w:rsidR="00B17877" w:rsidRPr="00B207B1">
          <w:rPr>
            <w:rFonts w:hAnsiTheme="minorEastAsia" w:hint="eastAsia"/>
            <w:color w:val="000000" w:themeColor="text1"/>
            <w:rPrChange w:id="4306" w:author="JY0225" w:date="2017-08-24T11:22:00Z">
              <w:rPr>
                <w:rFonts w:hint="eastAsia"/>
                <w:color w:val="000000" w:themeColor="text1"/>
              </w:rPr>
            </w:rPrChange>
          </w:rPr>
          <w:t>控制类在用户请求到达中间件时自动调用，</w:t>
        </w:r>
        <w:r w:rsidR="00B17877" w:rsidRPr="00B207B1">
          <w:rPr>
            <w:rFonts w:hAnsiTheme="minorEastAsia" w:hint="eastAsia"/>
            <w:color w:val="000000" w:themeColor="text1"/>
            <w:rPrChange w:id="4307" w:author="JY0225" w:date="2017-08-24T11:22:00Z">
              <w:rPr>
                <w:rFonts w:hint="eastAsia"/>
                <w:color w:val="000000" w:themeColor="text1"/>
              </w:rPr>
            </w:rPrChange>
          </w:rPr>
          <w:lastRenderedPageBreak/>
          <w:t>以用户请求作为第一个参数，并从请求中解析出用户的</w:t>
        </w:r>
        <w:r w:rsidR="00B17877" w:rsidRPr="00B207B1">
          <w:rPr>
            <w:rFonts w:hAnsiTheme="minorEastAsia"/>
            <w:color w:val="000000" w:themeColor="text1"/>
            <w:rPrChange w:id="4308" w:author="JY0225" w:date="2017-08-24T11:22:00Z">
              <w:rPr>
                <w:color w:val="000000" w:themeColor="text1"/>
              </w:rPr>
            </w:rPrChange>
          </w:rPr>
          <w:t>id</w:t>
        </w:r>
        <w:r w:rsidR="00B17877" w:rsidRPr="00B207B1">
          <w:rPr>
            <w:rFonts w:hAnsiTheme="minorEastAsia" w:hint="eastAsia"/>
            <w:color w:val="000000" w:themeColor="text1"/>
            <w:rPrChange w:id="4309"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310" w:author="JY0225" w:date="2017-08-24T11:22:00Z">
              <w:rPr>
                <w:rFonts w:hint="eastAsia"/>
                <w:color w:val="000000" w:themeColor="text1"/>
              </w:rPr>
            </w:rPrChange>
          </w:rPr>
          <w:t>存储在</w:t>
        </w:r>
      </w:ins>
      <w:ins w:id="4311" w:author="JY0225" w:date="2017-08-23T14:14:00Z">
        <w:r w:rsidR="00B34F82" w:rsidRPr="00B207B1">
          <w:rPr>
            <w:rFonts w:hAnsiTheme="minorEastAsia"/>
            <w:color w:val="000000" w:themeColor="text1"/>
            <w:rPrChange w:id="4312" w:author="JY0225" w:date="2017-08-24T11:22:00Z">
              <w:rPr>
                <w:color w:val="000000" w:themeColor="text1"/>
              </w:rPr>
            </w:rPrChange>
          </w:rPr>
          <w:t>SQLite</w:t>
        </w:r>
        <w:r w:rsidR="00B34F82" w:rsidRPr="00B207B1">
          <w:rPr>
            <w:rFonts w:hAnsiTheme="minorEastAsia" w:hint="eastAsia"/>
            <w:color w:val="000000" w:themeColor="text1"/>
            <w:rPrChange w:id="4313" w:author="JY0225" w:date="2017-08-24T11:22:00Z">
              <w:rPr>
                <w:rFonts w:hint="eastAsia"/>
                <w:color w:val="000000" w:themeColor="text1"/>
              </w:rPr>
            </w:rPrChange>
          </w:rPr>
          <w:t>中的用户会话信息除了请求和用户</w:t>
        </w:r>
        <w:r w:rsidR="00B34F82" w:rsidRPr="00B207B1">
          <w:rPr>
            <w:rFonts w:hAnsiTheme="minorEastAsia"/>
            <w:color w:val="000000" w:themeColor="text1"/>
            <w:rPrChange w:id="4314" w:author="JY0225" w:date="2017-08-24T11:22:00Z">
              <w:rPr>
                <w:color w:val="000000" w:themeColor="text1"/>
              </w:rPr>
            </w:rPrChange>
          </w:rPr>
          <w:t>id</w:t>
        </w:r>
        <w:r w:rsidR="00B34F82" w:rsidRPr="00B207B1">
          <w:rPr>
            <w:rFonts w:hAnsiTheme="minorEastAsia" w:hint="eastAsia"/>
            <w:color w:val="000000" w:themeColor="text1"/>
            <w:rPrChange w:id="4315" w:author="JY0225" w:date="2017-08-24T11:22:00Z">
              <w:rPr>
                <w:rFonts w:hint="eastAsia"/>
                <w:color w:val="000000" w:themeColor="text1"/>
              </w:rPr>
            </w:rPrChange>
          </w:rPr>
          <w:t>两个</w:t>
        </w:r>
      </w:ins>
      <w:ins w:id="4316" w:author="JY0225" w:date="2017-08-23T14:16:00Z">
        <w:r w:rsidR="00B34F82" w:rsidRPr="00B207B1">
          <w:rPr>
            <w:rFonts w:hAnsiTheme="minorEastAsia" w:hint="eastAsia"/>
            <w:color w:val="000000" w:themeColor="text1"/>
            <w:rPrChange w:id="4317" w:author="JY0225" w:date="2017-08-24T11:22:00Z">
              <w:rPr>
                <w:rFonts w:hint="eastAsia"/>
                <w:color w:val="000000" w:themeColor="text1"/>
              </w:rPr>
            </w:rPrChange>
          </w:rPr>
          <w:t>属性</w:t>
        </w:r>
      </w:ins>
      <w:ins w:id="4318" w:author="JY0225" w:date="2017-08-23T14:14:00Z">
        <w:r w:rsidR="00B34F82" w:rsidRPr="00B207B1">
          <w:rPr>
            <w:rFonts w:hAnsiTheme="minorEastAsia" w:hint="eastAsia"/>
            <w:color w:val="000000" w:themeColor="text1"/>
            <w:rPrChange w:id="4319" w:author="JY0225" w:date="2017-08-24T11:22:00Z">
              <w:rPr>
                <w:rFonts w:hint="eastAsia"/>
                <w:color w:val="000000" w:themeColor="text1"/>
              </w:rPr>
            </w:rPrChange>
          </w:rPr>
          <w:t>之外，还有</w:t>
        </w:r>
      </w:ins>
      <w:ins w:id="4320" w:author="JY0225" w:date="2017-08-23T14:15:00Z">
        <w:r w:rsidR="00B34F82" w:rsidRPr="00B207B1">
          <w:rPr>
            <w:rFonts w:hAnsiTheme="minorEastAsia" w:hint="eastAsia"/>
            <w:color w:val="000000" w:themeColor="text1"/>
            <w:rPrChange w:id="4321" w:author="JY0225" w:date="2017-08-24T11:22:00Z">
              <w:rPr>
                <w:rFonts w:hint="eastAsia"/>
                <w:color w:val="000000" w:themeColor="text1"/>
              </w:rPr>
            </w:rPrChange>
          </w:rPr>
          <w:t>请求标识</w:t>
        </w:r>
        <w:r w:rsidR="00B34F82" w:rsidRPr="00B207B1">
          <w:rPr>
            <w:rFonts w:hAnsiTheme="minorEastAsia"/>
            <w:color w:val="000000" w:themeColor="text1"/>
            <w:rPrChange w:id="4322" w:author="JY0225" w:date="2017-08-24T11:22:00Z">
              <w:rPr>
                <w:color w:val="000000" w:themeColor="text1"/>
              </w:rPr>
            </w:rPrChange>
          </w:rPr>
          <w:t>uuid</w:t>
        </w:r>
        <w:r w:rsidR="00B34F82" w:rsidRPr="00B207B1">
          <w:rPr>
            <w:rFonts w:hAnsiTheme="minorEastAsia" w:hint="eastAsia"/>
            <w:color w:val="000000" w:themeColor="text1"/>
            <w:rPrChange w:id="4323" w:author="JY0225" w:date="2017-08-24T11:22:00Z">
              <w:rPr>
                <w:rFonts w:hint="eastAsia"/>
                <w:color w:val="000000" w:themeColor="text1"/>
              </w:rPr>
            </w:rPrChange>
          </w:rPr>
          <w:t>、</w:t>
        </w:r>
      </w:ins>
      <w:ins w:id="4324" w:author="JY0225" w:date="2017-08-23T14:14:00Z">
        <w:r w:rsidR="00B34F82" w:rsidRPr="00B207B1">
          <w:rPr>
            <w:rFonts w:hAnsiTheme="minorEastAsia" w:hint="eastAsia"/>
            <w:color w:val="000000" w:themeColor="text1"/>
            <w:rPrChange w:id="4325" w:author="JY0225" w:date="2017-08-24T11:22:00Z">
              <w:rPr>
                <w:rFonts w:hint="eastAsia"/>
                <w:color w:val="000000" w:themeColor="text1"/>
              </w:rPr>
            </w:rPrChange>
          </w:rPr>
          <w:t>请求时间</w:t>
        </w:r>
        <w:r w:rsidR="00B34F82" w:rsidRPr="00B207B1">
          <w:rPr>
            <w:rFonts w:hAnsiTheme="minorEastAsia"/>
            <w:color w:val="000000" w:themeColor="text1"/>
            <w:rPrChange w:id="4326" w:author="JY0225" w:date="2017-08-24T11:22:00Z">
              <w:rPr>
                <w:color w:val="000000" w:themeColor="text1"/>
              </w:rPr>
            </w:rPrChange>
          </w:rPr>
          <w:t>time</w:t>
        </w:r>
        <w:r w:rsidR="00B34F82" w:rsidRPr="00B207B1">
          <w:rPr>
            <w:rFonts w:hAnsiTheme="minorEastAsia" w:hint="eastAsia"/>
            <w:color w:val="000000" w:themeColor="text1"/>
            <w:rPrChange w:id="4327" w:author="JY0225" w:date="2017-08-24T11:22:00Z">
              <w:rPr>
                <w:rFonts w:hint="eastAsia"/>
                <w:color w:val="000000" w:themeColor="text1"/>
              </w:rPr>
            </w:rPrChange>
          </w:rPr>
          <w:t>、请求状态</w:t>
        </w:r>
        <w:r w:rsidR="00B34F82" w:rsidRPr="00B207B1">
          <w:rPr>
            <w:rFonts w:hAnsiTheme="minorEastAsia"/>
            <w:color w:val="000000" w:themeColor="text1"/>
            <w:rPrChange w:id="4328" w:author="JY0225" w:date="2017-08-24T11:22:00Z">
              <w:rPr>
                <w:color w:val="000000" w:themeColor="text1"/>
              </w:rPr>
            </w:rPrChange>
          </w:rPr>
          <w:t>status</w:t>
        </w:r>
        <w:r w:rsidR="00B34F82" w:rsidRPr="00B207B1">
          <w:rPr>
            <w:rFonts w:hAnsiTheme="minorEastAsia" w:hint="eastAsia"/>
            <w:color w:val="000000" w:themeColor="text1"/>
            <w:rPrChange w:id="4329" w:author="JY0225" w:date="2017-08-24T11:22:00Z">
              <w:rPr>
                <w:rFonts w:hint="eastAsia"/>
                <w:color w:val="000000" w:themeColor="text1"/>
              </w:rPr>
            </w:rPrChange>
          </w:rPr>
          <w:t>、</w:t>
        </w:r>
      </w:ins>
      <w:ins w:id="4330" w:author="JY0225" w:date="2017-08-23T14:16:00Z">
        <w:r w:rsidR="00B34F82" w:rsidRPr="00B207B1">
          <w:rPr>
            <w:rFonts w:hAnsiTheme="minorEastAsia" w:hint="eastAsia"/>
            <w:color w:val="000000" w:themeColor="text1"/>
            <w:rPrChange w:id="4331" w:author="JY0225" w:date="2017-08-24T11:22:00Z">
              <w:rPr>
                <w:rFonts w:hint="eastAsia"/>
                <w:color w:val="000000" w:themeColor="text1"/>
              </w:rPr>
            </w:rPrChange>
          </w:rPr>
          <w:t>请求返回结果</w:t>
        </w:r>
        <w:r w:rsidR="00B34F82" w:rsidRPr="00B207B1">
          <w:rPr>
            <w:rFonts w:hAnsiTheme="minorEastAsia"/>
            <w:color w:val="000000" w:themeColor="text1"/>
            <w:rPrChange w:id="4332" w:author="JY0225" w:date="2017-08-24T11:22:00Z">
              <w:rPr>
                <w:color w:val="000000" w:themeColor="text1"/>
              </w:rPr>
            </w:rPrChange>
          </w:rPr>
          <w:t>result</w:t>
        </w:r>
        <w:r w:rsidR="00B34F82" w:rsidRPr="00B207B1">
          <w:rPr>
            <w:rFonts w:hAnsiTheme="minorEastAsia" w:hint="eastAsia"/>
            <w:color w:val="000000" w:themeColor="text1"/>
            <w:rPrChange w:id="4333" w:author="JY0225" w:date="2017-08-24T11:22:00Z">
              <w:rPr>
                <w:rFonts w:hint="eastAsia"/>
                <w:color w:val="000000" w:themeColor="text1"/>
              </w:rPr>
            </w:rPrChange>
          </w:rPr>
          <w:t>等属性，这些信息在接口的实现过程中，根据当前的</w:t>
        </w:r>
      </w:ins>
      <w:ins w:id="4334" w:author="JY0225" w:date="2017-08-23T14:20:00Z">
        <w:r w:rsidR="00CC33A6" w:rsidRPr="00B207B1">
          <w:rPr>
            <w:rFonts w:hAnsiTheme="minorEastAsia" w:hint="eastAsia"/>
            <w:color w:val="000000" w:themeColor="text1"/>
            <w:rPrChange w:id="4335" w:author="JY0225" w:date="2017-08-24T11:22:00Z">
              <w:rPr>
                <w:rFonts w:hint="eastAsia"/>
                <w:color w:val="000000" w:themeColor="text1"/>
              </w:rPr>
            </w:rPrChange>
          </w:rPr>
          <w:t>系统</w:t>
        </w:r>
      </w:ins>
      <w:ins w:id="4336" w:author="JY0225" w:date="2017-08-23T14:16:00Z">
        <w:r w:rsidR="00B34F82" w:rsidRPr="00B207B1">
          <w:rPr>
            <w:rFonts w:hAnsiTheme="minorEastAsia" w:hint="eastAsia"/>
            <w:color w:val="000000" w:themeColor="text1"/>
            <w:rPrChange w:id="4337" w:author="JY0225" w:date="2017-08-24T11:22:00Z">
              <w:rPr>
                <w:rFonts w:hint="eastAsia"/>
                <w:color w:val="000000" w:themeColor="text1"/>
              </w:rPr>
            </w:rPrChange>
          </w:rPr>
          <w:t>环境和服务器返回的结果自动生成。</w:t>
        </w:r>
      </w:ins>
      <w:ins w:id="4338" w:author="JY0225" w:date="2017-08-23T14:27:00Z">
        <w:r w:rsidR="005D7046" w:rsidRPr="00B207B1">
          <w:rPr>
            <w:rFonts w:hAnsiTheme="minorEastAsia" w:hint="eastAsia"/>
            <w:color w:val="000000" w:themeColor="text1"/>
            <w:rPrChange w:id="4339" w:author="JY0225" w:date="2017-08-24T11:22:00Z">
              <w:rPr>
                <w:rFonts w:hint="eastAsia"/>
                <w:color w:val="000000" w:themeColor="text1"/>
              </w:rPr>
            </w:rPrChange>
          </w:rPr>
          <w:t>返回的信息为添加会话信息的结果。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340" w:author="JY0225" w:date="2017-08-24T11:22:00Z">
            <w:rPr>
              <w:color w:val="000000" w:themeColor="text1"/>
            </w:rPr>
          </w:rPrChange>
        </w:rPr>
        <w:pPrChange w:id="4341"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342"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343" w:author="JY0225" w:date="2017-08-24T11:22:00Z">
                  <w:rPr>
                    <w:color w:val="000000" w:themeColor="text1"/>
                  </w:rPr>
                </w:rPrChange>
              </w:rPr>
            </w:pPr>
            <w:r w:rsidRPr="00B207B1">
              <w:rPr>
                <w:rFonts w:hAnsiTheme="minorEastAsia" w:hint="eastAsia"/>
                <w:color w:val="000000" w:themeColor="text1"/>
                <w:rPrChange w:id="4344"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345" w:author="JY0225" w:date="2017-08-24T11:22:00Z">
                  <w:rPr>
                    <w:color w:val="000000" w:themeColor="text1"/>
                  </w:rPr>
                </w:rPrChange>
              </w:rPr>
            </w:pPr>
            <w:r w:rsidRPr="00B207B1">
              <w:rPr>
                <w:rFonts w:hAnsiTheme="minorEastAsia" w:hint="eastAsia"/>
                <w:color w:val="000000" w:themeColor="text1"/>
                <w:rPrChange w:id="4346"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347" w:author="JY0225" w:date="2017-08-24T11:22:00Z">
                  <w:rPr>
                    <w:color w:val="000000" w:themeColor="text1"/>
                  </w:rPr>
                </w:rPrChange>
              </w:rPr>
            </w:pPr>
            <w:r w:rsidRPr="00B207B1">
              <w:rPr>
                <w:rFonts w:hAnsiTheme="minorEastAsia" w:hint="eastAsia"/>
                <w:color w:val="000000" w:themeColor="text1"/>
                <w:rPrChange w:id="4348"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349" w:author="微软用户" w:date="2017-08-24T15:32:00Z">
                  <w:rPr>
                    <w:color w:val="000000" w:themeColor="text1"/>
                  </w:rPr>
                </w:rPrChange>
              </w:rPr>
            </w:pPr>
            <w:r w:rsidRPr="00B207B1">
              <w:rPr>
                <w:rFonts w:ascii="Times New Roman" w:hAnsi="Times New Roman"/>
                <w:rPrChange w:id="4350" w:author="微软用户" w:date="2017-08-24T15:32:00Z">
                  <w:rPr>
                    <w:color w:val="000000" w:themeColor="text1"/>
                  </w:rPr>
                </w:rPrChange>
              </w:rPr>
              <w:t>Cloud-Op</w:t>
            </w:r>
            <w:r w:rsidR="0026364F" w:rsidRPr="00B207B1">
              <w:rPr>
                <w:rFonts w:ascii="Times New Roman" w:hAnsi="Times New Roman"/>
                <w:rPrChange w:id="4351"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352" w:author="微软用户" w:date="2017-08-24T15:32:00Z">
                  <w:rPr>
                    <w:color w:val="000000" w:themeColor="text1"/>
                  </w:rPr>
                </w:rPrChange>
              </w:rPr>
            </w:pPr>
            <w:r w:rsidRPr="00B207B1">
              <w:rPr>
                <w:rFonts w:ascii="Times New Roman" w:hAnsi="Times New Roman" w:hint="eastAsia"/>
                <w:rPrChange w:id="4353"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354" w:author="微软用户" w:date="2017-08-24T15:32:00Z">
                  <w:rPr>
                    <w:color w:val="000000" w:themeColor="text1"/>
                  </w:rPr>
                </w:rPrChange>
              </w:rPr>
            </w:pPr>
            <w:r w:rsidRPr="00B207B1">
              <w:rPr>
                <w:rFonts w:ascii="Times New Roman" w:hAnsi="Times New Roman"/>
                <w:rPrChange w:id="4355" w:author="微软用户" w:date="2017-08-24T15:32:00Z">
                  <w:rPr>
                    <w:color w:val="000000" w:themeColor="text1"/>
                  </w:rPr>
                </w:rPrChange>
              </w:rPr>
              <w:t xml:space="preserve">bool </w:t>
            </w:r>
            <w:r w:rsidR="006812D6" w:rsidRPr="00B207B1">
              <w:rPr>
                <w:rFonts w:ascii="Times New Roman" w:hAnsi="Times New Roman"/>
                <w:rPrChange w:id="4356" w:author="微软用户" w:date="2017-08-24T15:32:00Z">
                  <w:rPr>
                    <w:color w:val="000000" w:themeColor="text1"/>
                  </w:rPr>
                </w:rPrChange>
              </w:rPr>
              <w:t>delete</w:t>
            </w:r>
            <w:r w:rsidRPr="00B207B1">
              <w:rPr>
                <w:rFonts w:ascii="Times New Roman" w:hAnsi="Times New Roman"/>
                <w:rPrChange w:id="4357" w:author="微软用户" w:date="2017-08-24T15:32:00Z">
                  <w:rPr>
                    <w:color w:val="000000" w:themeColor="text1"/>
                  </w:rPr>
                </w:rPrChange>
              </w:rPr>
              <w:t>_session(</w:t>
            </w:r>
            <w:r w:rsidR="006D3AD5" w:rsidRPr="00B207B1">
              <w:rPr>
                <w:rFonts w:ascii="Times New Roman" w:hAnsi="Times New Roman"/>
                <w:rPrChange w:id="4358" w:author="微软用户" w:date="2017-08-24T15:32:00Z">
                  <w:rPr>
                    <w:color w:val="000000" w:themeColor="text1"/>
                  </w:rPr>
                </w:rPrChange>
              </w:rPr>
              <w:t xml:space="preserve">String </w:t>
            </w:r>
            <w:r w:rsidR="00C65BA3" w:rsidRPr="00B207B1">
              <w:rPr>
                <w:rFonts w:ascii="Times New Roman" w:hAnsi="Times New Roman"/>
                <w:rPrChange w:id="4359" w:author="微软用户" w:date="2017-08-24T15:32:00Z">
                  <w:rPr>
                    <w:color w:val="000000" w:themeColor="text1"/>
                  </w:rPr>
                </w:rPrChange>
              </w:rPr>
              <w:t>sessionid</w:t>
            </w:r>
            <w:r w:rsidRPr="00B207B1">
              <w:rPr>
                <w:rFonts w:ascii="Times New Roman" w:hAnsi="Times New Roman"/>
                <w:rPrChange w:id="4360"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361"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362" w:author="微软用户" w:date="2017-08-24T15:32:00Z">
                  <w:rPr>
                    <w:color w:val="000000" w:themeColor="text1"/>
                  </w:rPr>
                </w:rPrChange>
              </w:rPr>
            </w:pPr>
            <w:r w:rsidRPr="00B207B1">
              <w:rPr>
                <w:rFonts w:ascii="Times New Roman" w:hAnsi="Times New Roman" w:hint="eastAsia"/>
                <w:rPrChange w:id="4363"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364" w:author="微软用户" w:date="2017-08-24T15:32:00Z">
                  <w:rPr>
                    <w:color w:val="000000" w:themeColor="text1"/>
                  </w:rPr>
                </w:rPrChange>
              </w:rPr>
            </w:pPr>
            <w:r w:rsidRPr="00B207B1">
              <w:rPr>
                <w:rFonts w:ascii="Times New Roman" w:hAnsi="Times New Roman"/>
                <w:rPrChange w:id="4365" w:author="微软用户" w:date="2017-08-24T15:32:00Z">
                  <w:rPr>
                    <w:color w:val="000000" w:themeColor="text1"/>
                  </w:rPr>
                </w:rPrChange>
              </w:rPr>
              <w:t>sessionid</w:t>
            </w:r>
            <w:r w:rsidR="00505F76" w:rsidRPr="00B207B1">
              <w:rPr>
                <w:rFonts w:ascii="Times New Roman" w:hAnsi="Times New Roman" w:hint="eastAsia"/>
                <w:rPrChange w:id="4366" w:author="微软用户" w:date="2017-08-24T15:32:00Z">
                  <w:rPr>
                    <w:rFonts w:hint="eastAsia"/>
                    <w:color w:val="000000" w:themeColor="text1"/>
                  </w:rPr>
                </w:rPrChange>
              </w:rPr>
              <w:t>：</w:t>
            </w:r>
            <w:r w:rsidRPr="00B207B1">
              <w:rPr>
                <w:rFonts w:ascii="Times New Roman" w:hAnsi="Times New Roman" w:hint="eastAsia"/>
                <w:rPrChange w:id="4367" w:author="微软用户" w:date="2017-08-24T15:32:00Z">
                  <w:rPr>
                    <w:rFonts w:hint="eastAsia"/>
                    <w:color w:val="000000" w:themeColor="text1"/>
                  </w:rPr>
                </w:rPrChange>
              </w:rPr>
              <w:t>会话</w:t>
            </w:r>
            <w:r w:rsidRPr="00B207B1">
              <w:rPr>
                <w:rFonts w:ascii="Times New Roman" w:hAnsi="Times New Roman"/>
                <w:rPrChange w:id="4368"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369" w:author="微软用户" w:date="2017-08-24T15:32:00Z">
                  <w:rPr>
                    <w:color w:val="000000" w:themeColor="text1"/>
                  </w:rPr>
                </w:rPrChange>
              </w:rPr>
            </w:pPr>
            <w:r w:rsidRPr="00B207B1">
              <w:rPr>
                <w:rFonts w:ascii="Times New Roman" w:hAnsi="Times New Roman"/>
                <w:rPrChange w:id="4370" w:author="微软用户" w:date="2017-08-24T15:32:00Z">
                  <w:rPr>
                    <w:color w:val="000000" w:themeColor="text1"/>
                  </w:rPr>
                </w:rPrChange>
              </w:rPr>
              <w:t>userid</w:t>
            </w:r>
            <w:r w:rsidRPr="00B207B1">
              <w:rPr>
                <w:rFonts w:ascii="Times New Roman" w:hAnsi="Times New Roman" w:hint="eastAsia"/>
                <w:rPrChange w:id="4371" w:author="微软用户" w:date="2017-08-24T15:32:00Z">
                  <w:rPr>
                    <w:rFonts w:hint="eastAsia"/>
                    <w:color w:val="000000" w:themeColor="text1"/>
                  </w:rPr>
                </w:rPrChange>
              </w:rPr>
              <w:t>：用户</w:t>
            </w:r>
            <w:r w:rsidRPr="00B207B1">
              <w:rPr>
                <w:rFonts w:ascii="Times New Roman" w:hAnsi="Times New Roman"/>
                <w:rPrChange w:id="4372"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373"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374" w:author="微软用户" w:date="2017-08-24T15:32:00Z">
                  <w:rPr>
                    <w:color w:val="000000" w:themeColor="text1"/>
                  </w:rPr>
                </w:rPrChange>
              </w:rPr>
            </w:pPr>
            <w:r w:rsidRPr="00B207B1">
              <w:rPr>
                <w:rFonts w:ascii="Times New Roman" w:hAnsi="Times New Roman" w:hint="eastAsia"/>
                <w:rPrChange w:id="4375"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376" w:author="微软用户" w:date="2017-08-24T15:32:00Z">
                  <w:rPr>
                    <w:color w:val="000000" w:themeColor="text1"/>
                  </w:rPr>
                </w:rPrChange>
              </w:rPr>
            </w:pPr>
            <w:r w:rsidRPr="00B207B1">
              <w:rPr>
                <w:rFonts w:ascii="Times New Roman" w:hAnsi="Times New Roman"/>
                <w:rPrChange w:id="4377" w:author="微软用户" w:date="2017-08-24T15:32:00Z">
                  <w:rPr>
                    <w:color w:val="000000" w:themeColor="text1"/>
                  </w:rPr>
                </w:rPrChange>
              </w:rPr>
              <w:t>True</w:t>
            </w:r>
            <w:r w:rsidRPr="00B207B1">
              <w:rPr>
                <w:rFonts w:ascii="Times New Roman" w:hAnsi="Times New Roman" w:hint="eastAsia"/>
                <w:rPrChange w:id="4378" w:author="微软用户" w:date="2017-08-24T15:32:00Z">
                  <w:rPr>
                    <w:rFonts w:hint="eastAsia"/>
                    <w:color w:val="000000" w:themeColor="text1"/>
                  </w:rPr>
                </w:rPrChange>
              </w:rPr>
              <w:t>：</w:t>
            </w:r>
            <w:r w:rsidR="004C2B1D" w:rsidRPr="00B207B1">
              <w:rPr>
                <w:rFonts w:ascii="Times New Roman" w:hAnsi="Times New Roman" w:hint="eastAsia"/>
                <w:rPrChange w:id="4379" w:author="微软用户" w:date="2017-08-24T15:32:00Z">
                  <w:rPr>
                    <w:rFonts w:hint="eastAsia"/>
                    <w:color w:val="000000" w:themeColor="text1"/>
                  </w:rPr>
                </w:rPrChange>
              </w:rPr>
              <w:t>删除</w:t>
            </w:r>
            <w:r w:rsidRPr="00B207B1">
              <w:rPr>
                <w:rFonts w:ascii="Times New Roman" w:hAnsi="Times New Roman" w:hint="eastAsia"/>
                <w:rPrChange w:id="4380"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381" w:author="微软用户" w:date="2017-08-24T15:32:00Z">
                  <w:rPr>
                    <w:color w:val="000000" w:themeColor="text1"/>
                  </w:rPr>
                </w:rPrChange>
              </w:rPr>
            </w:pPr>
            <w:r w:rsidRPr="00B207B1">
              <w:rPr>
                <w:rFonts w:ascii="Times New Roman" w:hAnsi="Times New Roman"/>
                <w:rPrChange w:id="4382" w:author="微软用户" w:date="2017-08-24T15:32:00Z">
                  <w:rPr>
                    <w:color w:val="000000" w:themeColor="text1"/>
                  </w:rPr>
                </w:rPrChange>
              </w:rPr>
              <w:t>False</w:t>
            </w:r>
            <w:r w:rsidRPr="00B207B1">
              <w:rPr>
                <w:rFonts w:ascii="Times New Roman" w:hAnsi="Times New Roman" w:hint="eastAsia"/>
                <w:rPrChange w:id="4383" w:author="微软用户" w:date="2017-08-24T15:32:00Z">
                  <w:rPr>
                    <w:rFonts w:hint="eastAsia"/>
                    <w:color w:val="000000" w:themeColor="text1"/>
                  </w:rPr>
                </w:rPrChange>
              </w:rPr>
              <w:t>：</w:t>
            </w:r>
            <w:r w:rsidR="004C2B1D" w:rsidRPr="00B207B1">
              <w:rPr>
                <w:rFonts w:ascii="Times New Roman" w:hAnsi="Times New Roman" w:hint="eastAsia"/>
                <w:rPrChange w:id="4384" w:author="微软用户" w:date="2017-08-24T15:32:00Z">
                  <w:rPr>
                    <w:rFonts w:hint="eastAsia"/>
                    <w:color w:val="000000" w:themeColor="text1"/>
                  </w:rPr>
                </w:rPrChange>
              </w:rPr>
              <w:t>删除</w:t>
            </w:r>
            <w:r w:rsidRPr="00B207B1">
              <w:rPr>
                <w:rFonts w:ascii="Times New Roman" w:hAnsi="Times New Roman" w:hint="eastAsia"/>
                <w:rPrChange w:id="4385" w:author="微软用户" w:date="2017-08-24T15:32:00Z">
                  <w:rPr>
                    <w:rFonts w:hint="eastAsia"/>
                    <w:color w:val="000000" w:themeColor="text1"/>
                  </w:rPr>
                </w:rPrChange>
              </w:rPr>
              <w:t>会话失败</w:t>
            </w:r>
          </w:p>
        </w:tc>
      </w:tr>
    </w:tbl>
    <w:p w14:paraId="5DE4C28D" w14:textId="14CEE07E" w:rsidR="000872E0" w:rsidRPr="00B207B1" w:rsidRDefault="000872E0" w:rsidP="0036113F">
      <w:pPr>
        <w:spacing w:line="400" w:lineRule="exact"/>
        <w:rPr>
          <w:ins w:id="4386" w:author="JY0225" w:date="2017-08-23T14:17:00Z"/>
          <w:rFonts w:hAnsiTheme="minorEastAsia"/>
          <w:color w:val="000000" w:themeColor="text1"/>
          <w:rPrChange w:id="4387" w:author="JY0225" w:date="2017-08-24T11:22:00Z">
            <w:rPr>
              <w:ins w:id="4388" w:author="JY0225" w:date="2017-08-23T14:17:00Z"/>
              <w:color w:val="000000" w:themeColor="text1"/>
            </w:rPr>
          </w:rPrChange>
        </w:rPr>
      </w:pPr>
      <w:ins w:id="4389" w:author="JY0225" w:date="2017-08-23T14:17:00Z">
        <w:r w:rsidRPr="00B207B1">
          <w:rPr>
            <w:rFonts w:hAnsiTheme="minorEastAsia"/>
            <w:color w:val="000000" w:themeColor="text1"/>
            <w:rPrChange w:id="4390" w:author="JY0225" w:date="2017-08-24T11:22:00Z">
              <w:rPr>
                <w:color w:val="000000" w:themeColor="text1"/>
              </w:rPr>
            </w:rPrChange>
          </w:rPr>
          <w:tab/>
        </w:r>
      </w:ins>
      <w:r w:rsidR="0069236C">
        <w:rPr>
          <w:rFonts w:hAnsiTheme="minorEastAsia" w:hint="eastAsia"/>
          <w:color w:val="000000" w:themeColor="text1"/>
        </w:rPr>
        <w:t>表4-5所示为</w:t>
      </w:r>
      <w:ins w:id="4391" w:author="JY0225" w:date="2017-08-23T14:17:00Z">
        <w:r w:rsidRPr="00B207B1">
          <w:rPr>
            <w:rFonts w:hAnsiTheme="minorEastAsia" w:hint="eastAsia"/>
            <w:color w:val="000000" w:themeColor="text1"/>
            <w:rPrChange w:id="4392" w:author="JY0225" w:date="2017-08-24T11:22:00Z">
              <w:rPr>
                <w:rFonts w:hint="eastAsia"/>
                <w:color w:val="000000" w:themeColor="text1"/>
              </w:rPr>
            </w:rPrChange>
          </w:rPr>
          <w:t>删除会话接口</w:t>
        </w:r>
      </w:ins>
      <w:r w:rsidR="0069236C">
        <w:rPr>
          <w:rFonts w:hAnsiTheme="minorEastAsia" w:hint="eastAsia"/>
          <w:color w:val="000000" w:themeColor="text1"/>
        </w:rPr>
        <w:t>，</w:t>
      </w:r>
      <w:ins w:id="4393" w:author="JY0225" w:date="2017-08-23T14:17:00Z">
        <w:r w:rsidRPr="00B207B1">
          <w:rPr>
            <w:rFonts w:hAnsiTheme="minorEastAsia" w:hint="eastAsia"/>
            <w:color w:val="000000" w:themeColor="text1"/>
            <w:rPrChange w:id="4394" w:author="JY0225" w:date="2017-08-24T11:22:00Z">
              <w:rPr>
                <w:rFonts w:hint="eastAsia"/>
                <w:color w:val="000000" w:themeColor="text1"/>
              </w:rPr>
            </w:rPrChange>
          </w:rPr>
          <w:t>在用户发送删除会话请求到中间件时调用，该</w:t>
        </w:r>
      </w:ins>
      <w:ins w:id="4395" w:author="JY0225" w:date="2017-08-23T14:18:00Z">
        <w:r w:rsidRPr="00B207B1">
          <w:rPr>
            <w:rFonts w:hAnsiTheme="minorEastAsia" w:hint="eastAsia"/>
            <w:color w:val="000000" w:themeColor="text1"/>
            <w:rPrChange w:id="4396" w:author="JY0225" w:date="2017-08-24T11:22:00Z">
              <w:rPr>
                <w:rFonts w:hint="eastAsia"/>
                <w:color w:val="000000" w:themeColor="text1"/>
              </w:rPr>
            </w:rPrChange>
          </w:rPr>
          <w:t>接口以会话</w:t>
        </w:r>
        <w:r w:rsidRPr="00B207B1">
          <w:rPr>
            <w:rFonts w:hAnsiTheme="minorEastAsia"/>
            <w:color w:val="000000" w:themeColor="text1"/>
            <w:rPrChange w:id="4397" w:author="JY0225" w:date="2017-08-24T11:22:00Z">
              <w:rPr>
                <w:color w:val="000000" w:themeColor="text1"/>
              </w:rPr>
            </w:rPrChange>
          </w:rPr>
          <w:t>id</w:t>
        </w:r>
        <w:r w:rsidRPr="00B207B1">
          <w:rPr>
            <w:rFonts w:hAnsiTheme="minorEastAsia" w:hint="eastAsia"/>
            <w:color w:val="000000" w:themeColor="text1"/>
            <w:rPrChange w:id="4398" w:author="JY0225" w:date="2017-08-24T11:22:00Z">
              <w:rPr>
                <w:rFonts w:hint="eastAsia"/>
                <w:color w:val="000000" w:themeColor="text1"/>
              </w:rPr>
            </w:rPrChange>
          </w:rPr>
          <w:t>作为第一个参数，用户</w:t>
        </w:r>
        <w:r w:rsidRPr="00B207B1">
          <w:rPr>
            <w:rFonts w:hAnsiTheme="minorEastAsia"/>
            <w:color w:val="000000" w:themeColor="text1"/>
            <w:rPrChange w:id="4399" w:author="JY0225" w:date="2017-08-24T11:22:00Z">
              <w:rPr>
                <w:color w:val="000000" w:themeColor="text1"/>
              </w:rPr>
            </w:rPrChange>
          </w:rPr>
          <w:t>id</w:t>
        </w:r>
        <w:r w:rsidRPr="00B207B1">
          <w:rPr>
            <w:rFonts w:hAnsiTheme="minorEastAsia" w:hint="eastAsia"/>
            <w:color w:val="000000" w:themeColor="text1"/>
            <w:rPrChange w:id="4400"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401"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402" w:author="JY0225" w:date="2017-08-24T11:22:00Z">
              <w:rPr>
                <w:color w:val="000000" w:themeColor="text1"/>
              </w:rPr>
            </w:rPrChange>
          </w:rPr>
          <w:t>id</w:t>
        </w:r>
        <w:r w:rsidR="00FD3A8B" w:rsidRPr="00B207B1">
          <w:rPr>
            <w:rFonts w:hAnsiTheme="minorEastAsia" w:hint="eastAsia"/>
            <w:color w:val="000000" w:themeColor="text1"/>
            <w:rPrChange w:id="4403" w:author="JY0225" w:date="2017-08-24T11:22:00Z">
              <w:rPr>
                <w:rFonts w:hint="eastAsia"/>
                <w:color w:val="000000" w:themeColor="text1"/>
              </w:rPr>
            </w:rPrChange>
          </w:rPr>
          <w:t>与传入的参数</w:t>
        </w:r>
        <w:r w:rsidR="00FD3A8B" w:rsidRPr="00B207B1">
          <w:rPr>
            <w:rFonts w:hAnsiTheme="minorEastAsia"/>
            <w:color w:val="000000" w:themeColor="text1"/>
            <w:rPrChange w:id="4404" w:author="JY0225" w:date="2017-08-24T11:22:00Z">
              <w:rPr>
                <w:color w:val="000000" w:themeColor="text1"/>
              </w:rPr>
            </w:rPrChange>
          </w:rPr>
          <w:t>id</w:t>
        </w:r>
        <w:r w:rsidR="00FD3A8B" w:rsidRPr="00B207B1">
          <w:rPr>
            <w:rFonts w:hAnsiTheme="minorEastAsia" w:hint="eastAsia"/>
            <w:color w:val="000000" w:themeColor="text1"/>
            <w:rPrChange w:id="4405" w:author="JY0225" w:date="2017-08-24T11:22:00Z">
              <w:rPr>
                <w:rFonts w:hint="eastAsia"/>
                <w:color w:val="000000" w:themeColor="text1"/>
              </w:rPr>
            </w:rPrChange>
          </w:rPr>
          <w:t>是否一致，</w:t>
        </w:r>
      </w:ins>
      <w:ins w:id="4406" w:author="JY0225" w:date="2017-08-23T14:19:00Z">
        <w:r w:rsidR="00FD3A8B" w:rsidRPr="00B207B1">
          <w:rPr>
            <w:rFonts w:hAnsiTheme="minorEastAsia" w:hint="eastAsia"/>
            <w:color w:val="000000" w:themeColor="text1"/>
            <w:rPrChange w:id="4407" w:author="JY0225" w:date="2017-08-24T11:22:00Z">
              <w:rPr>
                <w:rFonts w:hint="eastAsia"/>
                <w:color w:val="000000" w:themeColor="text1"/>
              </w:rPr>
            </w:rPrChange>
          </w:rPr>
          <w:t>如果一致则根据会话</w:t>
        </w:r>
        <w:r w:rsidR="00FD3A8B" w:rsidRPr="00B207B1">
          <w:rPr>
            <w:rFonts w:hAnsiTheme="minorEastAsia"/>
            <w:color w:val="000000" w:themeColor="text1"/>
            <w:rPrChange w:id="4408" w:author="JY0225" w:date="2017-08-24T11:22:00Z">
              <w:rPr>
                <w:color w:val="000000" w:themeColor="text1"/>
              </w:rPr>
            </w:rPrChange>
          </w:rPr>
          <w:t>id</w:t>
        </w:r>
        <w:r w:rsidR="00FD3A8B" w:rsidRPr="00B207B1">
          <w:rPr>
            <w:rFonts w:hAnsiTheme="minorEastAsia" w:hint="eastAsia"/>
            <w:color w:val="000000" w:themeColor="text1"/>
            <w:rPrChange w:id="4409"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410" w:author="JY0225" w:date="2017-08-24T11:22:00Z">
              <w:rPr>
                <w:color w:val="000000" w:themeColor="text1"/>
              </w:rPr>
            </w:rPrChange>
          </w:rPr>
          <w:t>id</w:t>
        </w:r>
        <w:r w:rsidR="00FD3A8B" w:rsidRPr="00B207B1">
          <w:rPr>
            <w:rFonts w:hAnsiTheme="minorEastAsia" w:hint="eastAsia"/>
            <w:color w:val="000000" w:themeColor="text1"/>
            <w:rPrChange w:id="4411" w:author="JY0225" w:date="2017-08-24T11:22:00Z">
              <w:rPr>
                <w:rFonts w:hint="eastAsia"/>
                <w:color w:val="000000" w:themeColor="text1"/>
              </w:rPr>
            </w:rPrChange>
          </w:rPr>
          <w:t>不一致则返回没有权限删除该会话。</w:t>
        </w:r>
      </w:ins>
      <w:ins w:id="4412" w:author="JY0225" w:date="2017-08-23T14:22:00Z">
        <w:r w:rsidR="00343C56" w:rsidRPr="00B207B1">
          <w:rPr>
            <w:rFonts w:hAnsiTheme="minorEastAsia" w:hint="eastAsia"/>
            <w:color w:val="000000" w:themeColor="text1"/>
            <w:rPrChange w:id="4413" w:author="JY0225" w:date="2017-08-24T11:22:00Z">
              <w:rPr>
                <w:rFonts w:hint="eastAsia"/>
                <w:color w:val="000000" w:themeColor="text1"/>
              </w:rPr>
            </w:rPrChange>
          </w:rPr>
          <w:t>此外，通常情况下，用户是不清楚会话</w:t>
        </w:r>
        <w:r w:rsidR="00343C56" w:rsidRPr="00B207B1">
          <w:rPr>
            <w:rFonts w:hAnsiTheme="minorEastAsia"/>
            <w:color w:val="000000" w:themeColor="text1"/>
            <w:rPrChange w:id="4414" w:author="JY0225" w:date="2017-08-24T11:22:00Z">
              <w:rPr>
                <w:color w:val="000000" w:themeColor="text1"/>
              </w:rPr>
            </w:rPrChange>
          </w:rPr>
          <w:t>id</w:t>
        </w:r>
        <w:r w:rsidR="00343C56" w:rsidRPr="00B207B1">
          <w:rPr>
            <w:rFonts w:hAnsiTheme="minorEastAsia" w:hint="eastAsia"/>
            <w:color w:val="000000" w:themeColor="text1"/>
            <w:rPrChange w:id="4415" w:author="JY0225" w:date="2017-08-24T11:22:00Z">
              <w:rPr>
                <w:rFonts w:hint="eastAsia"/>
                <w:color w:val="000000" w:themeColor="text1"/>
              </w:rPr>
            </w:rPrChange>
          </w:rPr>
          <w:t>的，因此在执行产出会话操作之前，需要结合查询会话接口使用，获取到会话</w:t>
        </w:r>
      </w:ins>
      <w:ins w:id="4416" w:author="JY0225" w:date="2017-08-23T14:23:00Z">
        <w:r w:rsidR="00343C56" w:rsidRPr="00B207B1">
          <w:rPr>
            <w:rFonts w:hAnsiTheme="minorEastAsia" w:hint="eastAsia"/>
            <w:color w:val="000000" w:themeColor="text1"/>
            <w:rPrChange w:id="4417" w:author="JY0225" w:date="2017-08-24T11:22:00Z">
              <w:rPr>
                <w:rFonts w:hint="eastAsia"/>
                <w:color w:val="000000" w:themeColor="text1"/>
              </w:rPr>
            </w:rPrChange>
          </w:rPr>
          <w:t>的</w:t>
        </w:r>
        <w:r w:rsidR="00343C56" w:rsidRPr="00B207B1">
          <w:rPr>
            <w:rFonts w:hAnsiTheme="minorEastAsia"/>
            <w:color w:val="000000" w:themeColor="text1"/>
            <w:rPrChange w:id="4418" w:author="JY0225" w:date="2017-08-24T11:22:00Z">
              <w:rPr>
                <w:color w:val="000000" w:themeColor="text1"/>
              </w:rPr>
            </w:rPrChange>
          </w:rPr>
          <w:t>id</w:t>
        </w:r>
        <w:r w:rsidR="00343C56" w:rsidRPr="00B207B1">
          <w:rPr>
            <w:rFonts w:hAnsiTheme="minorEastAsia" w:hint="eastAsia"/>
            <w:color w:val="000000" w:themeColor="text1"/>
            <w:rPrChange w:id="4419" w:author="JY0225" w:date="2017-08-24T11:22:00Z">
              <w:rPr>
                <w:rFonts w:hint="eastAsia"/>
                <w:color w:val="000000" w:themeColor="text1"/>
              </w:rPr>
            </w:rPrChange>
          </w:rPr>
          <w:t>信息后，</w:t>
        </w:r>
      </w:ins>
      <w:ins w:id="4420" w:author="JY0225" w:date="2017-08-23T14:28:00Z">
        <w:r w:rsidR="001A6622" w:rsidRPr="00B207B1">
          <w:rPr>
            <w:rFonts w:hAnsiTheme="minorEastAsia" w:hint="eastAsia"/>
            <w:color w:val="000000" w:themeColor="text1"/>
            <w:rPrChange w:id="4421" w:author="JY0225" w:date="2017-08-24T11:22:00Z">
              <w:rPr>
                <w:rFonts w:hint="eastAsia"/>
                <w:color w:val="000000" w:themeColor="text1"/>
              </w:rPr>
            </w:rPrChange>
          </w:rPr>
          <w:t>再</w:t>
        </w:r>
      </w:ins>
      <w:ins w:id="4422" w:author="JY0225" w:date="2017-08-23T14:23:00Z">
        <w:r w:rsidR="00343C56" w:rsidRPr="00B207B1">
          <w:rPr>
            <w:rFonts w:hAnsiTheme="minorEastAsia" w:hint="eastAsia"/>
            <w:color w:val="000000" w:themeColor="text1"/>
            <w:rPrChange w:id="4423" w:author="JY0225" w:date="2017-08-24T11:22:00Z">
              <w:rPr>
                <w:rFonts w:hint="eastAsia"/>
                <w:color w:val="000000" w:themeColor="text1"/>
              </w:rPr>
            </w:rPrChange>
          </w:rPr>
          <w:t>执行删除会话操作。</w:t>
        </w:r>
      </w:ins>
      <w:ins w:id="4424" w:author="JY0225" w:date="2017-08-23T14:27:00Z">
        <w:r w:rsidR="00DB33AF" w:rsidRPr="00B207B1">
          <w:rPr>
            <w:rFonts w:hAnsiTheme="minorEastAsia" w:hint="eastAsia"/>
            <w:color w:val="000000" w:themeColor="text1"/>
            <w:rPrChange w:id="4425"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426" w:author="JY0225" w:date="2017-08-24T11:22:00Z">
            <w:rPr>
              <w:color w:val="000000" w:themeColor="text1"/>
            </w:rPr>
          </w:rPrChange>
        </w:rPr>
        <w:pPrChange w:id="4427"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428" w:author="JY0225" w:date="2017-08-24T11:22:00Z">
            <w:rPr>
              <w:rFonts w:hint="eastAsia"/>
              <w:color w:val="000000" w:themeColor="text1"/>
            </w:rPr>
          </w:rPrChange>
        </w:rPr>
        <w:t>查询</w:t>
      </w:r>
      <w:r w:rsidR="0036113F" w:rsidRPr="00B207B1">
        <w:rPr>
          <w:rFonts w:hAnsiTheme="minorEastAsia" w:hint="eastAsia"/>
          <w:color w:val="000000" w:themeColor="text1"/>
          <w:rPrChange w:id="4429"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430" w:author="微软用户" w:date="2017-08-24T15:32:00Z">
                  <w:rPr>
                    <w:color w:val="000000" w:themeColor="text1"/>
                  </w:rPr>
                </w:rPrChange>
              </w:rPr>
            </w:pPr>
            <w:r w:rsidRPr="00B207B1">
              <w:rPr>
                <w:rFonts w:ascii="Times New Roman" w:hAnsi="Times New Roman" w:hint="eastAsia"/>
                <w:rPrChange w:id="4431"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432" w:author="微软用户" w:date="2017-08-24T15:32:00Z">
                  <w:rPr>
                    <w:color w:val="000000" w:themeColor="text1"/>
                  </w:rPr>
                </w:rPrChange>
              </w:rPr>
            </w:pPr>
            <w:r w:rsidRPr="00B207B1">
              <w:rPr>
                <w:rFonts w:ascii="Times New Roman" w:hAnsi="Times New Roman" w:hint="eastAsia"/>
                <w:rPrChange w:id="4433"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434" w:author="微软用户" w:date="2017-08-24T15:32:00Z">
                  <w:rPr>
                    <w:color w:val="000000" w:themeColor="text1"/>
                  </w:rPr>
                </w:rPrChange>
              </w:rPr>
            </w:pPr>
            <w:r w:rsidRPr="00B207B1">
              <w:rPr>
                <w:rFonts w:ascii="Times New Roman" w:hAnsi="Times New Roman" w:hint="eastAsia"/>
                <w:rPrChange w:id="4435"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436" w:author="微软用户" w:date="2017-08-24T15:32:00Z">
                  <w:rPr>
                    <w:color w:val="000000" w:themeColor="text1"/>
                  </w:rPr>
                </w:rPrChange>
              </w:rPr>
            </w:pPr>
            <w:r w:rsidRPr="00B207B1">
              <w:rPr>
                <w:rFonts w:ascii="Times New Roman" w:hAnsi="Times New Roman"/>
                <w:rPrChange w:id="4437" w:author="微软用户" w:date="2017-08-24T15:32:00Z">
                  <w:rPr>
                    <w:color w:val="000000" w:themeColor="text1"/>
                  </w:rPr>
                </w:rPrChange>
              </w:rPr>
              <w:t>Cloud-Op</w:t>
            </w:r>
            <w:r w:rsidR="00201FDD" w:rsidRPr="00B207B1">
              <w:rPr>
                <w:rFonts w:ascii="Times New Roman" w:hAnsi="Times New Roman"/>
                <w:rPrChange w:id="4438"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439" w:author="微软用户" w:date="2017-08-24T15:32:00Z">
                  <w:rPr>
                    <w:color w:val="000000" w:themeColor="text1"/>
                  </w:rPr>
                </w:rPrChange>
              </w:rPr>
            </w:pPr>
            <w:r w:rsidRPr="00B207B1">
              <w:rPr>
                <w:rFonts w:ascii="Times New Roman" w:hAnsi="Times New Roman" w:hint="eastAsia"/>
                <w:rPrChange w:id="4440"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441" w:author="微软用户" w:date="2017-08-24T15:32:00Z">
                  <w:rPr>
                    <w:color w:val="000000" w:themeColor="text1"/>
                  </w:rPr>
                </w:rPrChange>
              </w:rPr>
            </w:pPr>
            <w:r w:rsidRPr="00B207B1">
              <w:rPr>
                <w:rFonts w:ascii="Times New Roman" w:hAnsi="Times New Roman"/>
                <w:rPrChange w:id="4442" w:author="微软用户" w:date="2017-08-24T15:32:00Z">
                  <w:rPr>
                    <w:color w:val="000000" w:themeColor="text1"/>
                  </w:rPr>
                </w:rPrChange>
              </w:rPr>
              <w:t>String</w:t>
            </w:r>
            <w:r w:rsidR="00E04553" w:rsidRPr="00B207B1">
              <w:rPr>
                <w:rFonts w:ascii="Times New Roman" w:hAnsi="Times New Roman"/>
                <w:rPrChange w:id="4443" w:author="微软用户" w:date="2017-08-24T15:32:00Z">
                  <w:rPr>
                    <w:color w:val="000000" w:themeColor="text1"/>
                  </w:rPr>
                </w:rPrChange>
              </w:rPr>
              <w:t xml:space="preserve"> </w:t>
            </w:r>
            <w:r w:rsidR="009C799C" w:rsidRPr="00B207B1">
              <w:rPr>
                <w:rFonts w:ascii="Times New Roman" w:hAnsi="Times New Roman"/>
                <w:rPrChange w:id="4444" w:author="微软用户" w:date="2017-08-24T15:32:00Z">
                  <w:rPr>
                    <w:color w:val="000000" w:themeColor="text1"/>
                  </w:rPr>
                </w:rPrChange>
              </w:rPr>
              <w:t>query</w:t>
            </w:r>
            <w:r w:rsidR="0036113F" w:rsidRPr="00B207B1">
              <w:rPr>
                <w:rFonts w:ascii="Times New Roman" w:hAnsi="Times New Roman"/>
                <w:rPrChange w:id="4445" w:author="微软用户" w:date="2017-08-24T15:32:00Z">
                  <w:rPr>
                    <w:color w:val="000000" w:themeColor="text1"/>
                  </w:rPr>
                </w:rPrChange>
              </w:rPr>
              <w:t>_session(</w:t>
            </w:r>
            <w:del w:id="4446" w:author="JY0225" w:date="2017-08-23T14:20:00Z">
              <w:r w:rsidR="0036113F" w:rsidRPr="00B207B1" w:rsidDel="00743786">
                <w:rPr>
                  <w:rFonts w:ascii="Times New Roman" w:hAnsi="Times New Roman"/>
                  <w:rPrChange w:id="4447" w:author="微软用户" w:date="2017-08-24T15:32:00Z">
                    <w:rPr>
                      <w:color w:val="000000" w:themeColor="text1"/>
                    </w:rPr>
                  </w:rPrChange>
                </w:rPr>
                <w:delText xml:space="preserve">String sessionid, </w:delText>
              </w:r>
            </w:del>
            <w:r w:rsidR="0036113F" w:rsidRPr="00B207B1">
              <w:rPr>
                <w:rFonts w:ascii="Times New Roman" w:hAnsi="Times New Roman"/>
                <w:rPrChange w:id="4448" w:author="微软用户" w:date="2017-08-24T15:32:00Z">
                  <w:rPr>
                    <w:color w:val="000000" w:themeColor="text1"/>
                  </w:rPr>
                </w:rPrChange>
              </w:rPr>
              <w:t>String userid</w:t>
            </w:r>
            <w:ins w:id="4449" w:author="JY0225" w:date="2017-08-23T14:20:00Z">
              <w:r w:rsidR="00743786" w:rsidRPr="00B207B1">
                <w:rPr>
                  <w:rFonts w:ascii="Times New Roman" w:hAnsi="Times New Roman"/>
                  <w:rPrChange w:id="4450" w:author="微软用户" w:date="2017-08-24T15:32:00Z">
                    <w:rPr>
                      <w:color w:val="000000" w:themeColor="text1"/>
                    </w:rPr>
                  </w:rPrChange>
                </w:rPr>
                <w:t>, int recent</w:t>
              </w:r>
            </w:ins>
            <w:r w:rsidR="0036113F" w:rsidRPr="00B207B1">
              <w:rPr>
                <w:rFonts w:ascii="Times New Roman" w:hAnsi="Times New Roman"/>
                <w:rPrChange w:id="4451"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452"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453" w:author="微软用户" w:date="2017-08-24T15:32:00Z">
                  <w:rPr>
                    <w:color w:val="000000" w:themeColor="text1"/>
                  </w:rPr>
                </w:rPrChange>
              </w:rPr>
            </w:pPr>
            <w:r w:rsidRPr="00B207B1">
              <w:rPr>
                <w:rFonts w:ascii="Times New Roman" w:hAnsi="Times New Roman" w:hint="eastAsia"/>
                <w:rPrChange w:id="4454"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455" w:author="JY0225" w:date="2017-08-23T14:21:00Z"/>
                <w:rFonts w:ascii="Times New Roman" w:hAnsi="Times New Roman"/>
                <w:rPrChange w:id="4456" w:author="微软用户" w:date="2017-08-24T15:32:00Z">
                  <w:rPr>
                    <w:del w:id="4457" w:author="JY0225" w:date="2017-08-23T14:21:00Z"/>
                    <w:color w:val="000000" w:themeColor="text1"/>
                  </w:rPr>
                </w:rPrChange>
              </w:rPr>
            </w:pPr>
            <w:del w:id="4458" w:author="JY0225" w:date="2017-08-23T14:21:00Z">
              <w:r w:rsidRPr="00B207B1" w:rsidDel="007F3C29">
                <w:rPr>
                  <w:rFonts w:ascii="Times New Roman" w:hAnsi="Times New Roman"/>
                  <w:rPrChange w:id="4459" w:author="微软用户" w:date="2017-08-24T15:32:00Z">
                    <w:rPr>
                      <w:color w:val="000000" w:themeColor="text1"/>
                    </w:rPr>
                  </w:rPrChange>
                </w:rPr>
                <w:delText>sessionid</w:delText>
              </w:r>
              <w:r w:rsidRPr="00B207B1" w:rsidDel="007F3C29">
                <w:rPr>
                  <w:rFonts w:ascii="Times New Roman" w:hAnsi="Times New Roman" w:hint="eastAsia"/>
                  <w:rPrChange w:id="4460" w:author="微软用户" w:date="2017-08-24T15:32:00Z">
                    <w:rPr>
                      <w:rFonts w:hint="eastAsia"/>
                      <w:color w:val="000000" w:themeColor="text1"/>
                    </w:rPr>
                  </w:rPrChange>
                </w:rPr>
                <w:delText>：会话</w:delText>
              </w:r>
              <w:r w:rsidRPr="00B207B1" w:rsidDel="007F3C29">
                <w:rPr>
                  <w:rFonts w:ascii="Times New Roman" w:hAnsi="Times New Roman"/>
                  <w:rPrChange w:id="4461"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462" w:author="JY0225" w:date="2017-08-23T14:21:00Z"/>
                <w:rFonts w:ascii="Times New Roman" w:hAnsi="Times New Roman"/>
                <w:rPrChange w:id="4463" w:author="微软用户" w:date="2017-08-24T15:32:00Z">
                  <w:rPr>
                    <w:ins w:id="4464" w:author="JY0225" w:date="2017-08-23T14:21:00Z"/>
                    <w:color w:val="000000" w:themeColor="text1"/>
                  </w:rPr>
                </w:rPrChange>
              </w:rPr>
            </w:pPr>
            <w:r w:rsidRPr="00B207B1">
              <w:rPr>
                <w:rFonts w:ascii="Times New Roman" w:hAnsi="Times New Roman"/>
                <w:rPrChange w:id="4465" w:author="微软用户" w:date="2017-08-24T15:32:00Z">
                  <w:rPr>
                    <w:color w:val="000000" w:themeColor="text1"/>
                  </w:rPr>
                </w:rPrChange>
              </w:rPr>
              <w:t>userid</w:t>
            </w:r>
            <w:r w:rsidRPr="00B207B1">
              <w:rPr>
                <w:rFonts w:ascii="Times New Roman" w:hAnsi="Times New Roman" w:hint="eastAsia"/>
                <w:rPrChange w:id="4466" w:author="微软用户" w:date="2017-08-24T15:32:00Z">
                  <w:rPr>
                    <w:rFonts w:hint="eastAsia"/>
                    <w:color w:val="000000" w:themeColor="text1"/>
                  </w:rPr>
                </w:rPrChange>
              </w:rPr>
              <w:t>：用户</w:t>
            </w:r>
            <w:r w:rsidRPr="00B207B1">
              <w:rPr>
                <w:rFonts w:ascii="Times New Roman" w:hAnsi="Times New Roman"/>
                <w:rPrChange w:id="4467"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468" w:author="微软用户" w:date="2017-08-24T15:32:00Z">
                  <w:rPr>
                    <w:color w:val="000000" w:themeColor="text1"/>
                  </w:rPr>
                </w:rPrChange>
              </w:rPr>
            </w:pPr>
            <w:ins w:id="4469" w:author="JY0225" w:date="2017-08-23T14:21:00Z">
              <w:r w:rsidRPr="00B207B1">
                <w:rPr>
                  <w:rFonts w:ascii="Times New Roman" w:hAnsi="Times New Roman"/>
                  <w:rPrChange w:id="4470" w:author="微软用户" w:date="2017-08-24T15:32:00Z">
                    <w:rPr>
                      <w:color w:val="000000" w:themeColor="text1"/>
                    </w:rPr>
                  </w:rPrChange>
                </w:rPr>
                <w:t>recent</w:t>
              </w:r>
              <w:r w:rsidRPr="00B207B1">
                <w:rPr>
                  <w:rFonts w:ascii="Times New Roman" w:hAnsi="Times New Roman" w:hint="eastAsia"/>
                  <w:rPrChange w:id="4471"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472"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473" w:author="微软用户" w:date="2017-08-24T15:32:00Z">
                  <w:rPr>
                    <w:color w:val="000000" w:themeColor="text1"/>
                  </w:rPr>
                </w:rPrChange>
              </w:rPr>
            </w:pPr>
            <w:r w:rsidRPr="00B207B1">
              <w:rPr>
                <w:rFonts w:ascii="Times New Roman" w:hAnsi="Times New Roman" w:hint="eastAsia"/>
                <w:rPrChange w:id="4474"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475" w:author="微软用户" w:date="2017-08-24T15:32:00Z">
                  <w:rPr>
                    <w:color w:val="000000" w:themeColor="text1"/>
                  </w:rPr>
                </w:rPrChange>
              </w:rPr>
            </w:pPr>
            <w:r w:rsidRPr="00B207B1">
              <w:rPr>
                <w:rFonts w:ascii="Times New Roman" w:hAnsi="Times New Roman"/>
              </w:rPr>
              <w:lastRenderedPageBreak/>
              <w:t>}</w:t>
            </w:r>
          </w:p>
        </w:tc>
      </w:tr>
    </w:tbl>
    <w:p w14:paraId="20CB1CC4" w14:textId="1CB1D19A" w:rsidR="00560B66" w:rsidRPr="00B207B1" w:rsidRDefault="00560B66" w:rsidP="00E85EA2">
      <w:pPr>
        <w:spacing w:line="400" w:lineRule="exact"/>
        <w:rPr>
          <w:ins w:id="4476" w:author="JY0225" w:date="2017-08-23T14:21:00Z"/>
          <w:rFonts w:hAnsiTheme="minorEastAsia"/>
          <w:color w:val="000000" w:themeColor="text1"/>
          <w:rPrChange w:id="4477" w:author="JY0225" w:date="2017-08-24T11:22:00Z">
            <w:rPr>
              <w:ins w:id="4478" w:author="JY0225" w:date="2017-08-23T14:21:00Z"/>
              <w:color w:val="000000" w:themeColor="text1"/>
            </w:rPr>
          </w:rPrChange>
        </w:rPr>
      </w:pPr>
      <w:ins w:id="4479" w:author="JY0225" w:date="2017-08-23T14:21:00Z">
        <w:r w:rsidRPr="00B207B1">
          <w:rPr>
            <w:rFonts w:hAnsiTheme="minorEastAsia"/>
            <w:color w:val="000000" w:themeColor="text1"/>
            <w:rPrChange w:id="4480" w:author="JY0225" w:date="2017-08-24T11:22:00Z">
              <w:rPr>
                <w:color w:val="000000" w:themeColor="text1"/>
              </w:rPr>
            </w:rPrChange>
          </w:rPr>
          <w:lastRenderedPageBreak/>
          <w:tab/>
        </w:r>
      </w:ins>
      <w:r w:rsidR="005C2A49">
        <w:rPr>
          <w:rFonts w:hAnsiTheme="minorEastAsia" w:hint="eastAsia"/>
          <w:color w:val="000000" w:themeColor="text1"/>
        </w:rPr>
        <w:t>表4-6所示为</w:t>
      </w:r>
      <w:ins w:id="4481" w:author="JY0225" w:date="2017-08-23T14:26:00Z">
        <w:r w:rsidR="005D7046" w:rsidRPr="00B207B1">
          <w:rPr>
            <w:rFonts w:hAnsiTheme="minorEastAsia" w:hint="eastAsia"/>
            <w:color w:val="000000" w:themeColor="text1"/>
            <w:rPrChange w:id="4482" w:author="JY0225" w:date="2017-08-24T11:22:00Z">
              <w:rPr>
                <w:rFonts w:hint="eastAsia"/>
                <w:color w:val="000000" w:themeColor="text1"/>
              </w:rPr>
            </w:rPrChange>
          </w:rPr>
          <w:t>会话查询接口</w:t>
        </w:r>
      </w:ins>
      <w:r w:rsidR="005C2A49">
        <w:rPr>
          <w:rFonts w:hAnsiTheme="minorEastAsia" w:hint="eastAsia"/>
          <w:color w:val="000000" w:themeColor="text1"/>
        </w:rPr>
        <w:t>，</w:t>
      </w:r>
      <w:ins w:id="4483" w:author="JY0225" w:date="2017-08-23T14:26:00Z">
        <w:r w:rsidR="005D7046" w:rsidRPr="00B207B1">
          <w:rPr>
            <w:rFonts w:hAnsiTheme="minorEastAsia" w:hint="eastAsia"/>
            <w:color w:val="000000" w:themeColor="text1"/>
            <w:rPrChange w:id="4484" w:author="JY0225" w:date="2017-08-24T11:22:00Z">
              <w:rPr>
                <w:rFonts w:hint="eastAsia"/>
                <w:color w:val="000000" w:themeColor="text1"/>
              </w:rPr>
            </w:rPrChange>
          </w:rPr>
          <w:t>在用户发送查询会话信息请求到服务器时调用，该接口以用户</w:t>
        </w:r>
        <w:r w:rsidR="005D7046" w:rsidRPr="00B207B1">
          <w:rPr>
            <w:rFonts w:hAnsiTheme="minorEastAsia"/>
            <w:color w:val="000000" w:themeColor="text1"/>
            <w:rPrChange w:id="4485" w:author="JY0225" w:date="2017-08-24T11:22:00Z">
              <w:rPr>
                <w:color w:val="000000" w:themeColor="text1"/>
              </w:rPr>
            </w:rPrChange>
          </w:rPr>
          <w:t>id</w:t>
        </w:r>
      </w:ins>
      <w:ins w:id="4486" w:author="JY0225" w:date="2017-08-23T14:27:00Z">
        <w:r w:rsidR="005D7046" w:rsidRPr="00B207B1">
          <w:rPr>
            <w:rFonts w:hAnsiTheme="minorEastAsia" w:hint="eastAsia"/>
            <w:color w:val="000000" w:themeColor="text1"/>
            <w:rPrChange w:id="4487" w:author="JY0225" w:date="2017-08-24T11:22:00Z">
              <w:rPr>
                <w:rFonts w:hint="eastAsia"/>
                <w:color w:val="000000" w:themeColor="text1"/>
              </w:rPr>
            </w:rPrChange>
          </w:rPr>
          <w:t>作为第一个</w:t>
        </w:r>
      </w:ins>
      <w:ins w:id="4488" w:author="JY0225" w:date="2017-08-23T14:28:00Z">
        <w:r w:rsidR="00391D3E" w:rsidRPr="00B207B1">
          <w:rPr>
            <w:rFonts w:hAnsiTheme="minorEastAsia" w:hint="eastAsia"/>
            <w:color w:val="000000" w:themeColor="text1"/>
            <w:rPrChange w:id="4489" w:author="JY0225" w:date="2017-08-24T11:22:00Z">
              <w:rPr>
                <w:rFonts w:hint="eastAsia"/>
                <w:color w:val="000000" w:themeColor="text1"/>
              </w:rPr>
            </w:rPrChange>
          </w:rPr>
          <w:t>参数，以最近会话次数</w:t>
        </w:r>
        <w:r w:rsidR="00391D3E" w:rsidRPr="00B207B1">
          <w:rPr>
            <w:rFonts w:hAnsiTheme="minorEastAsia"/>
            <w:color w:val="000000" w:themeColor="text1"/>
            <w:rPrChange w:id="4490" w:author="JY0225" w:date="2017-08-24T11:22:00Z">
              <w:rPr>
                <w:color w:val="000000" w:themeColor="text1"/>
              </w:rPr>
            </w:rPrChange>
          </w:rPr>
          <w:t>recent</w:t>
        </w:r>
        <w:r w:rsidR="00391D3E" w:rsidRPr="00B207B1">
          <w:rPr>
            <w:rFonts w:hAnsiTheme="minorEastAsia" w:hint="eastAsia"/>
            <w:color w:val="000000" w:themeColor="text1"/>
            <w:rPrChange w:id="4491"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492" w:author="JY0225" w:date="2017-08-24T11:22:00Z">
              <w:rPr>
                <w:rFonts w:hint="eastAsia"/>
                <w:color w:val="000000" w:themeColor="text1"/>
              </w:rPr>
            </w:rPrChange>
          </w:rPr>
          <w:t>返回的结果根据</w:t>
        </w:r>
        <w:r w:rsidR="00F83088" w:rsidRPr="00B207B1">
          <w:rPr>
            <w:rFonts w:hAnsiTheme="minorEastAsia"/>
            <w:color w:val="000000" w:themeColor="text1"/>
            <w:rPrChange w:id="4493" w:author="JY0225" w:date="2017-08-24T11:22:00Z">
              <w:rPr>
                <w:color w:val="000000" w:themeColor="text1"/>
              </w:rPr>
            </w:rPrChange>
          </w:rPr>
          <w:t>recent</w:t>
        </w:r>
      </w:ins>
      <w:ins w:id="4494" w:author="JY0225" w:date="2017-08-23T14:29:00Z">
        <w:r w:rsidR="00F83088" w:rsidRPr="00B207B1">
          <w:rPr>
            <w:rFonts w:hAnsiTheme="minorEastAsia" w:hint="eastAsia"/>
            <w:color w:val="000000" w:themeColor="text1"/>
            <w:rPrChange w:id="4495"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496" w:author="JY0225" w:date="2017-08-24T11:22:00Z">
              <w:rPr>
                <w:color w:val="000000" w:themeColor="text1"/>
              </w:rPr>
            </w:rPrChange>
          </w:rPr>
          <w:t>json</w:t>
        </w:r>
        <w:r w:rsidR="00F83088" w:rsidRPr="00B207B1">
          <w:rPr>
            <w:rFonts w:hAnsiTheme="minorEastAsia" w:hint="eastAsia"/>
            <w:color w:val="000000" w:themeColor="text1"/>
            <w:rPrChange w:id="4497" w:author="JY0225" w:date="2017-08-24T11:22:00Z">
              <w:rPr>
                <w:rFonts w:hint="eastAsia"/>
                <w:color w:val="000000" w:themeColor="text1"/>
              </w:rPr>
            </w:rPrChange>
          </w:rPr>
          <w:t>的数据信息，按会话的时间顺序返回给用户。</w:t>
        </w:r>
        <w:r w:rsidR="004031FD" w:rsidRPr="00B207B1">
          <w:rPr>
            <w:rFonts w:hAnsiTheme="minorEastAsia" w:hint="eastAsia"/>
            <w:color w:val="000000" w:themeColor="text1"/>
            <w:rPrChange w:id="4498" w:author="JY0225" w:date="2017-08-24T11:22:00Z">
              <w:rPr>
                <w:rFonts w:hint="eastAsia"/>
                <w:color w:val="000000" w:themeColor="text1"/>
              </w:rPr>
            </w:rPrChange>
          </w:rPr>
          <w:t>返回的会话信息包括</w:t>
        </w:r>
      </w:ins>
      <w:ins w:id="4499" w:author="JY0225" w:date="2017-08-23T14:30:00Z">
        <w:r w:rsidR="004031FD" w:rsidRPr="00B207B1">
          <w:rPr>
            <w:rFonts w:hAnsiTheme="minorEastAsia" w:hint="eastAsia"/>
            <w:color w:val="000000" w:themeColor="text1"/>
            <w:rPrChange w:id="4500" w:author="JY0225" w:date="2017-08-24T11:22:00Z">
              <w:rPr>
                <w:rFonts w:hint="eastAsia"/>
                <w:color w:val="000000" w:themeColor="text1"/>
              </w:rPr>
            </w:rPrChange>
          </w:rPr>
          <w:t>状态码</w:t>
        </w:r>
        <w:r w:rsidR="004031FD" w:rsidRPr="00B207B1">
          <w:rPr>
            <w:rFonts w:hAnsiTheme="minorEastAsia"/>
            <w:color w:val="000000" w:themeColor="text1"/>
            <w:rPrChange w:id="4501" w:author="JY0225" w:date="2017-08-24T11:22:00Z">
              <w:rPr>
                <w:color w:val="000000" w:themeColor="text1"/>
              </w:rPr>
            </w:rPrChange>
          </w:rPr>
          <w:t>status</w:t>
        </w:r>
        <w:r w:rsidR="004031FD" w:rsidRPr="00B207B1">
          <w:rPr>
            <w:rFonts w:hAnsiTheme="minorEastAsia" w:hint="eastAsia"/>
            <w:color w:val="000000" w:themeColor="text1"/>
            <w:rPrChange w:id="4502" w:author="JY0225" w:date="2017-08-24T11:22:00Z">
              <w:rPr>
                <w:rFonts w:hint="eastAsia"/>
                <w:color w:val="000000" w:themeColor="text1"/>
              </w:rPr>
            </w:rPrChange>
          </w:rPr>
          <w:t>、请求内容</w:t>
        </w:r>
        <w:r w:rsidR="004031FD" w:rsidRPr="00B207B1">
          <w:rPr>
            <w:rFonts w:hAnsiTheme="minorEastAsia"/>
            <w:color w:val="000000" w:themeColor="text1"/>
            <w:rPrChange w:id="4503" w:author="JY0225" w:date="2017-08-24T11:22:00Z">
              <w:rPr>
                <w:color w:val="000000" w:themeColor="text1"/>
              </w:rPr>
            </w:rPrChange>
          </w:rPr>
          <w:t>request</w:t>
        </w:r>
        <w:r w:rsidR="004031FD" w:rsidRPr="00B207B1">
          <w:rPr>
            <w:rFonts w:hAnsiTheme="minorEastAsia" w:hint="eastAsia"/>
            <w:color w:val="000000" w:themeColor="text1"/>
            <w:rPrChange w:id="4504" w:author="JY0225" w:date="2017-08-24T11:22:00Z">
              <w:rPr>
                <w:rFonts w:hint="eastAsia"/>
                <w:color w:val="000000" w:themeColor="text1"/>
              </w:rPr>
            </w:rPrChange>
          </w:rPr>
          <w:t>、请求状态</w:t>
        </w:r>
        <w:r w:rsidR="004031FD" w:rsidRPr="00B207B1">
          <w:rPr>
            <w:rFonts w:hAnsiTheme="minorEastAsia"/>
            <w:color w:val="000000" w:themeColor="text1"/>
            <w:rPrChange w:id="4505" w:author="JY0225" w:date="2017-08-24T11:22:00Z">
              <w:rPr>
                <w:color w:val="000000" w:themeColor="text1"/>
              </w:rPr>
            </w:rPrChange>
          </w:rPr>
          <w:t>state</w:t>
        </w:r>
        <w:r w:rsidR="004031FD" w:rsidRPr="00B207B1">
          <w:rPr>
            <w:rFonts w:hAnsiTheme="minorEastAsia" w:hint="eastAsia"/>
            <w:color w:val="000000" w:themeColor="text1"/>
            <w:rPrChange w:id="4506" w:author="JY0225" w:date="2017-08-24T11:22:00Z">
              <w:rPr>
                <w:rFonts w:hint="eastAsia"/>
                <w:color w:val="000000" w:themeColor="text1"/>
              </w:rPr>
            </w:rPrChange>
          </w:rPr>
          <w:t>、请求时间</w:t>
        </w:r>
        <w:r w:rsidR="004031FD" w:rsidRPr="00B207B1">
          <w:rPr>
            <w:rFonts w:hAnsiTheme="minorEastAsia"/>
            <w:color w:val="000000" w:themeColor="text1"/>
            <w:rPrChange w:id="4507" w:author="JY0225" w:date="2017-08-24T11:22:00Z">
              <w:rPr>
                <w:color w:val="000000" w:themeColor="text1"/>
              </w:rPr>
            </w:rPrChange>
          </w:rPr>
          <w:t>time</w:t>
        </w:r>
      </w:ins>
      <w:ins w:id="4508" w:author="JY0225" w:date="2017-08-23T14:31:00Z">
        <w:r w:rsidR="00A8376D" w:rsidRPr="00B207B1">
          <w:rPr>
            <w:rFonts w:hAnsiTheme="minorEastAsia" w:hint="eastAsia"/>
            <w:color w:val="000000" w:themeColor="text1"/>
            <w:rPrChange w:id="4509" w:author="JY0225" w:date="2017-08-24T11:22:00Z">
              <w:rPr>
                <w:rFonts w:hint="eastAsia"/>
                <w:color w:val="000000" w:themeColor="text1"/>
              </w:rPr>
            </w:rPrChange>
          </w:rPr>
          <w:t>以及用户</w:t>
        </w:r>
        <w:r w:rsidR="00A8376D" w:rsidRPr="00B207B1">
          <w:rPr>
            <w:rFonts w:hAnsiTheme="minorEastAsia"/>
            <w:color w:val="000000" w:themeColor="text1"/>
            <w:rPrChange w:id="4510" w:author="JY0225" w:date="2017-08-24T11:22:00Z">
              <w:rPr>
                <w:color w:val="000000" w:themeColor="text1"/>
              </w:rPr>
            </w:rPrChange>
          </w:rPr>
          <w:t>id</w:t>
        </w:r>
        <w:r w:rsidR="00A8376D" w:rsidRPr="00B207B1">
          <w:rPr>
            <w:rFonts w:hAnsiTheme="minorEastAsia" w:hint="eastAsia"/>
            <w:color w:val="000000" w:themeColor="text1"/>
            <w:rPrChange w:id="4511" w:author="JY0225" w:date="2017-08-24T11:22:00Z">
              <w:rPr>
                <w:rFonts w:hint="eastAsia"/>
                <w:color w:val="000000" w:themeColor="text1"/>
              </w:rPr>
            </w:rPrChange>
          </w:rPr>
          <w:t>信息</w:t>
        </w:r>
        <w:r w:rsidR="00A8376D" w:rsidRPr="00B207B1">
          <w:rPr>
            <w:rFonts w:hAnsiTheme="minorEastAsia"/>
            <w:color w:val="000000" w:themeColor="text1"/>
            <w:rPrChange w:id="4512" w:author="JY0225" w:date="2017-08-24T11:22:00Z">
              <w:rPr>
                <w:color w:val="000000" w:themeColor="text1"/>
              </w:rPr>
            </w:rPrChange>
          </w:rPr>
          <w:t>userid</w:t>
        </w:r>
        <w:r w:rsidR="00A8376D" w:rsidRPr="00B207B1">
          <w:rPr>
            <w:rFonts w:hAnsiTheme="minorEastAsia" w:hint="eastAsia"/>
            <w:color w:val="000000" w:themeColor="text1"/>
            <w:rPrChange w:id="4513"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514" w:author="JY0225" w:date="2017-08-24T11:22:00Z">
            <w:rPr>
              <w:color w:val="000000" w:themeColor="text1"/>
            </w:rPr>
          </w:rPrChange>
        </w:rPr>
        <w:pPrChange w:id="4515"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516" w:author="JY0225" w:date="2017-08-24T11:22:00Z">
            <w:rPr>
              <w:rFonts w:hint="eastAsia"/>
              <w:color w:val="000000" w:themeColor="text1"/>
            </w:rPr>
          </w:rPrChange>
        </w:rPr>
        <w:t>会话</w:t>
      </w:r>
      <w:r w:rsidR="00A2058C" w:rsidRPr="00B207B1">
        <w:rPr>
          <w:rFonts w:hAnsiTheme="minorEastAsia" w:hint="eastAsia"/>
          <w:color w:val="000000" w:themeColor="text1"/>
          <w:rPrChange w:id="4517"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518" w:author="微软用户" w:date="2017-08-24T15:32:00Z">
                  <w:rPr>
                    <w:color w:val="000000" w:themeColor="text1"/>
                  </w:rPr>
                </w:rPrChange>
              </w:rPr>
            </w:pPr>
            <w:r w:rsidRPr="00B207B1">
              <w:rPr>
                <w:rFonts w:ascii="Times New Roman" w:hAnsi="Times New Roman" w:hint="eastAsia"/>
                <w:rPrChange w:id="4519"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520" w:author="微软用户" w:date="2017-08-24T15:32:00Z">
                  <w:rPr>
                    <w:color w:val="000000" w:themeColor="text1"/>
                  </w:rPr>
                </w:rPrChange>
              </w:rPr>
            </w:pPr>
            <w:r w:rsidRPr="00B207B1">
              <w:rPr>
                <w:rFonts w:ascii="Times New Roman" w:hAnsi="Times New Roman" w:hint="eastAsia"/>
                <w:rPrChange w:id="4521"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522" w:author="微软用户" w:date="2017-08-24T15:32:00Z">
                  <w:rPr>
                    <w:color w:val="000000" w:themeColor="text1"/>
                  </w:rPr>
                </w:rPrChange>
              </w:rPr>
            </w:pPr>
            <w:r w:rsidRPr="00B207B1">
              <w:rPr>
                <w:rFonts w:ascii="Times New Roman" w:hAnsi="Times New Roman" w:hint="eastAsia"/>
                <w:rPrChange w:id="4523"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524" w:author="微软用户" w:date="2017-08-24T15:32:00Z">
                  <w:rPr>
                    <w:color w:val="000000" w:themeColor="text1"/>
                  </w:rPr>
                </w:rPrChange>
              </w:rPr>
            </w:pPr>
            <w:r w:rsidRPr="00B207B1">
              <w:rPr>
                <w:rFonts w:ascii="Times New Roman" w:hAnsi="Times New Roman"/>
                <w:rPrChange w:id="4525" w:author="微软用户" w:date="2017-08-24T15:32:00Z">
                  <w:rPr>
                    <w:color w:val="000000" w:themeColor="text1"/>
                  </w:rPr>
                </w:rPrChange>
              </w:rPr>
              <w:t>Cloud-Op</w:t>
            </w:r>
            <w:r w:rsidR="00D80D85" w:rsidRPr="00B207B1">
              <w:rPr>
                <w:rFonts w:ascii="Times New Roman" w:hAnsi="Times New Roman"/>
                <w:rPrChange w:id="4526"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527" w:author="微软用户" w:date="2017-08-24T15:32:00Z">
                  <w:rPr>
                    <w:color w:val="000000" w:themeColor="text1"/>
                  </w:rPr>
                </w:rPrChange>
              </w:rPr>
            </w:pPr>
            <w:r w:rsidRPr="00B207B1">
              <w:rPr>
                <w:rFonts w:ascii="Times New Roman" w:hAnsi="Times New Roman" w:hint="eastAsia"/>
                <w:rPrChange w:id="4528"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529" w:author="微软用户" w:date="2017-08-24T15:32:00Z">
                  <w:rPr>
                    <w:color w:val="000000" w:themeColor="text1"/>
                  </w:rPr>
                </w:rPrChange>
              </w:rPr>
            </w:pPr>
            <w:del w:id="4530" w:author="JY0225" w:date="2017-08-23T14:34:00Z">
              <w:r w:rsidRPr="00B207B1" w:rsidDel="00876E83">
                <w:rPr>
                  <w:rFonts w:ascii="Times New Roman" w:hAnsi="Times New Roman"/>
                  <w:rPrChange w:id="4531" w:author="微软用户" w:date="2017-08-24T15:32:00Z">
                    <w:rPr>
                      <w:color w:val="000000" w:themeColor="text1"/>
                    </w:rPr>
                  </w:rPrChange>
                </w:rPr>
                <w:delText xml:space="preserve">bool </w:delText>
              </w:r>
            </w:del>
            <w:ins w:id="4532" w:author="JY0225" w:date="2017-08-23T14:34:00Z">
              <w:r w:rsidR="00876E83" w:rsidRPr="00B207B1">
                <w:rPr>
                  <w:rFonts w:ascii="Times New Roman" w:hAnsi="Times New Roman"/>
                  <w:rPrChange w:id="4533" w:author="微软用户" w:date="2017-08-24T15:32:00Z">
                    <w:rPr>
                      <w:color w:val="000000" w:themeColor="text1"/>
                    </w:rPr>
                  </w:rPrChange>
                </w:rPr>
                <w:t xml:space="preserve">String </w:t>
              </w:r>
            </w:ins>
            <w:r w:rsidR="00ED25EF" w:rsidRPr="00B207B1">
              <w:rPr>
                <w:rFonts w:ascii="Times New Roman" w:hAnsi="Times New Roman"/>
                <w:rPrChange w:id="4534" w:author="微软用户" w:date="2017-08-24T15:32:00Z">
                  <w:rPr>
                    <w:color w:val="000000" w:themeColor="text1"/>
                  </w:rPr>
                </w:rPrChange>
              </w:rPr>
              <w:t>encrypt</w:t>
            </w:r>
            <w:r w:rsidRPr="00B207B1">
              <w:rPr>
                <w:rFonts w:ascii="Times New Roman" w:hAnsi="Times New Roman"/>
                <w:rPrChange w:id="4535" w:author="微软用户" w:date="2017-08-24T15:32:00Z">
                  <w:rPr>
                    <w:color w:val="000000" w:themeColor="text1"/>
                  </w:rPr>
                </w:rPrChange>
              </w:rPr>
              <w:t xml:space="preserve">_session(String </w:t>
            </w:r>
            <w:r w:rsidR="00655B8C" w:rsidRPr="00B207B1">
              <w:rPr>
                <w:rFonts w:ascii="Times New Roman" w:hAnsi="Times New Roman"/>
                <w:rPrChange w:id="4536" w:author="微软用户" w:date="2017-08-24T15:32:00Z">
                  <w:rPr>
                    <w:color w:val="000000" w:themeColor="text1"/>
                  </w:rPr>
                </w:rPrChange>
              </w:rPr>
              <w:t>request</w:t>
            </w:r>
            <w:r w:rsidRPr="00B207B1">
              <w:rPr>
                <w:rFonts w:ascii="Times New Roman" w:hAnsi="Times New Roman"/>
                <w:rPrChange w:id="4537"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538"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539" w:author="微软用户" w:date="2017-08-24T15:32:00Z">
                  <w:rPr>
                    <w:color w:val="000000" w:themeColor="text1"/>
                  </w:rPr>
                </w:rPrChange>
              </w:rPr>
            </w:pPr>
            <w:r w:rsidRPr="00B207B1">
              <w:rPr>
                <w:rFonts w:ascii="Times New Roman" w:hAnsi="Times New Roman" w:hint="eastAsia"/>
                <w:rPrChange w:id="4540"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541" w:author="微软用户" w:date="2017-08-24T15:32:00Z">
                  <w:rPr>
                    <w:color w:val="000000" w:themeColor="text1"/>
                  </w:rPr>
                </w:rPrChange>
              </w:rPr>
            </w:pPr>
            <w:r w:rsidRPr="00B207B1">
              <w:rPr>
                <w:rFonts w:ascii="Times New Roman" w:hAnsi="Times New Roman"/>
                <w:rPrChange w:id="4542" w:author="微软用户" w:date="2017-08-24T15:32:00Z">
                  <w:rPr>
                    <w:color w:val="000000" w:themeColor="text1"/>
                  </w:rPr>
                </w:rPrChange>
              </w:rPr>
              <w:t>request</w:t>
            </w:r>
            <w:r w:rsidRPr="00B207B1">
              <w:rPr>
                <w:rFonts w:ascii="Times New Roman" w:hAnsi="Times New Roman" w:hint="eastAsia"/>
                <w:rPrChange w:id="4543"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544"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545" w:author="微软用户" w:date="2017-08-24T15:32:00Z">
                  <w:rPr>
                    <w:color w:val="000000" w:themeColor="text1"/>
                  </w:rPr>
                </w:rPrChange>
              </w:rPr>
            </w:pPr>
            <w:r w:rsidRPr="00B207B1">
              <w:rPr>
                <w:rFonts w:ascii="Times New Roman" w:hAnsi="Times New Roman" w:hint="eastAsia"/>
                <w:rPrChange w:id="4546" w:author="微软用户" w:date="2017-08-24T15:32:00Z">
                  <w:rPr>
                    <w:rFonts w:hint="eastAsia"/>
                    <w:color w:val="000000" w:themeColor="text1"/>
                  </w:rPr>
                </w:rPrChange>
              </w:rPr>
              <w:t>返回结果</w:t>
            </w:r>
          </w:p>
        </w:tc>
        <w:tc>
          <w:tcPr>
            <w:tcW w:w="4982" w:type="dxa"/>
          </w:tcPr>
          <w:p w14:paraId="42119147" w14:textId="77777777" w:rsidR="00E85EA2" w:rsidRPr="00B207B1" w:rsidDel="00A71377" w:rsidRDefault="00A71377" w:rsidP="00EF2128">
            <w:pPr>
              <w:spacing w:line="400" w:lineRule="exact"/>
              <w:rPr>
                <w:del w:id="4547" w:author="JY0225" w:date="2017-08-23T14:34:00Z"/>
                <w:rFonts w:ascii="Times New Roman" w:hAnsi="Times New Roman"/>
                <w:rPrChange w:id="4548" w:author="微软用户" w:date="2017-08-24T15:32:00Z">
                  <w:rPr>
                    <w:del w:id="4549" w:author="JY0225" w:date="2017-08-23T14:34:00Z"/>
                    <w:color w:val="000000" w:themeColor="text1"/>
                  </w:rPr>
                </w:rPrChange>
              </w:rPr>
            </w:pPr>
            <w:ins w:id="4550" w:author="JY0225" w:date="2017-08-23T14:35:00Z">
              <w:r w:rsidRPr="00B207B1">
                <w:rPr>
                  <w:rFonts w:ascii="Times New Roman" w:hAnsi="Times New Roman"/>
                  <w:rPrChange w:id="4551" w:author="微软用户" w:date="2017-08-24T15:32:00Z">
                    <w:rPr>
                      <w:color w:val="000000" w:themeColor="text1"/>
                    </w:rPr>
                  </w:rPrChange>
                </w:rPr>
                <w:t>encrypt_req</w:t>
              </w:r>
              <w:r w:rsidRPr="00B207B1">
                <w:rPr>
                  <w:rFonts w:ascii="Times New Roman" w:hAnsi="Times New Roman" w:hint="eastAsia"/>
                  <w:rPrChange w:id="4552" w:author="微软用户" w:date="2017-08-24T15:32:00Z">
                    <w:rPr>
                      <w:rFonts w:hint="eastAsia"/>
                      <w:color w:val="000000" w:themeColor="text1"/>
                    </w:rPr>
                  </w:rPrChange>
                </w:rPr>
                <w:t>：加密后的请求</w:t>
              </w:r>
            </w:ins>
            <w:del w:id="4553" w:author="JY0225" w:date="2017-08-23T14:34:00Z">
              <w:r w:rsidR="00E85EA2" w:rsidRPr="00B207B1" w:rsidDel="00A71377">
                <w:rPr>
                  <w:rFonts w:ascii="Times New Roman" w:hAnsi="Times New Roman"/>
                  <w:rPrChange w:id="4554" w:author="微软用户" w:date="2017-08-24T15:32:00Z">
                    <w:rPr>
                      <w:color w:val="000000" w:themeColor="text1"/>
                    </w:rPr>
                  </w:rPrChange>
                </w:rPr>
                <w:delText>True</w:delText>
              </w:r>
              <w:r w:rsidR="00E85EA2" w:rsidRPr="00B207B1" w:rsidDel="00A71377">
                <w:rPr>
                  <w:rFonts w:ascii="Times New Roman" w:hAnsi="Times New Roman" w:hint="eastAsia"/>
                  <w:rPrChange w:id="4555"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556"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557"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558" w:author="微软用户" w:date="2017-08-24T15:32:00Z">
                  <w:rPr>
                    <w:color w:val="000000" w:themeColor="text1"/>
                  </w:rPr>
                </w:rPrChange>
              </w:rPr>
            </w:pPr>
            <w:del w:id="4559" w:author="JY0225" w:date="2017-08-23T14:34:00Z">
              <w:r w:rsidRPr="00B207B1" w:rsidDel="00A71377">
                <w:rPr>
                  <w:rFonts w:ascii="Times New Roman" w:hAnsi="Times New Roman"/>
                  <w:rPrChange w:id="4560" w:author="微软用户" w:date="2017-08-24T15:32:00Z">
                    <w:rPr>
                      <w:color w:val="000000" w:themeColor="text1"/>
                    </w:rPr>
                  </w:rPrChange>
                </w:rPr>
                <w:delText>False</w:delText>
              </w:r>
              <w:r w:rsidRPr="00B207B1" w:rsidDel="00A71377">
                <w:rPr>
                  <w:rFonts w:ascii="Times New Roman" w:hAnsi="Times New Roman" w:hint="eastAsia"/>
                  <w:rPrChange w:id="4561"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562" w:author="微软用户" w:date="2017-08-24T15:32:00Z">
                    <w:rPr>
                      <w:rFonts w:hint="eastAsia"/>
                      <w:color w:val="000000" w:themeColor="text1"/>
                    </w:rPr>
                  </w:rPrChange>
                </w:rPr>
                <w:delText>加密</w:delText>
              </w:r>
              <w:r w:rsidRPr="00B207B1" w:rsidDel="00A71377">
                <w:rPr>
                  <w:rFonts w:ascii="Times New Roman" w:hAnsi="Times New Roman" w:hint="eastAsia"/>
                  <w:rPrChange w:id="4563" w:author="微软用户" w:date="2017-08-24T15:32:00Z">
                    <w:rPr>
                      <w:rFonts w:hint="eastAsia"/>
                      <w:color w:val="000000" w:themeColor="text1"/>
                    </w:rPr>
                  </w:rPrChange>
                </w:rPr>
                <w:delText>失败</w:delText>
              </w:r>
            </w:del>
          </w:p>
        </w:tc>
      </w:tr>
    </w:tbl>
    <w:p w14:paraId="59EF10FC" w14:textId="6F84C750" w:rsidR="006F2D7A" w:rsidRPr="00B207B1" w:rsidRDefault="006F2D7A" w:rsidP="00900B03">
      <w:pPr>
        <w:spacing w:line="400" w:lineRule="exact"/>
        <w:rPr>
          <w:ins w:id="4564" w:author="JY0225" w:date="2017-08-23T14:31:00Z"/>
          <w:rFonts w:hAnsiTheme="minorEastAsia"/>
          <w:color w:val="000000" w:themeColor="text1"/>
          <w:rPrChange w:id="4565" w:author="JY0225" w:date="2017-08-24T11:22:00Z">
            <w:rPr>
              <w:ins w:id="4566" w:author="JY0225" w:date="2017-08-23T14:31:00Z"/>
              <w:color w:val="000000" w:themeColor="text1"/>
            </w:rPr>
          </w:rPrChange>
        </w:rPr>
      </w:pPr>
      <w:ins w:id="4567" w:author="JY0225" w:date="2017-08-23T14:31:00Z">
        <w:r w:rsidRPr="00B207B1">
          <w:rPr>
            <w:rFonts w:hAnsiTheme="minorEastAsia"/>
            <w:color w:val="000000" w:themeColor="text1"/>
            <w:rPrChange w:id="4568" w:author="JY0225" w:date="2017-08-24T11:22:00Z">
              <w:rPr>
                <w:color w:val="000000" w:themeColor="text1"/>
              </w:rPr>
            </w:rPrChange>
          </w:rPr>
          <w:tab/>
        </w:r>
      </w:ins>
      <w:r w:rsidR="0016019C">
        <w:rPr>
          <w:rFonts w:hAnsiTheme="minorEastAsia" w:hint="eastAsia"/>
          <w:color w:val="000000" w:themeColor="text1"/>
        </w:rPr>
        <w:t>表4-7所示为</w:t>
      </w:r>
      <w:ins w:id="4569" w:author="JY0225" w:date="2017-08-23T14:31:00Z">
        <w:r w:rsidRPr="00B207B1">
          <w:rPr>
            <w:rFonts w:hAnsiTheme="minorEastAsia" w:hint="eastAsia"/>
            <w:color w:val="000000" w:themeColor="text1"/>
            <w:rPrChange w:id="4570" w:author="JY0225" w:date="2017-08-24T11:22:00Z">
              <w:rPr>
                <w:rFonts w:hint="eastAsia"/>
                <w:color w:val="000000" w:themeColor="text1"/>
              </w:rPr>
            </w:rPrChange>
          </w:rPr>
          <w:t>会话</w:t>
        </w:r>
      </w:ins>
      <w:ins w:id="4571" w:author="JY0225" w:date="2017-08-23T14:32:00Z">
        <w:r w:rsidRPr="00B207B1">
          <w:rPr>
            <w:rFonts w:hAnsiTheme="minorEastAsia" w:hint="eastAsia"/>
            <w:color w:val="000000" w:themeColor="text1"/>
            <w:rPrChange w:id="4572" w:author="JY0225" w:date="2017-08-24T11:22:00Z">
              <w:rPr>
                <w:rFonts w:hint="eastAsia"/>
                <w:color w:val="000000" w:themeColor="text1"/>
              </w:rPr>
            </w:rPrChange>
          </w:rPr>
          <w:t>加密接口</w:t>
        </w:r>
      </w:ins>
      <w:r w:rsidR="0016019C">
        <w:rPr>
          <w:rFonts w:hAnsiTheme="minorEastAsia" w:hint="eastAsia"/>
          <w:color w:val="000000" w:themeColor="text1"/>
        </w:rPr>
        <w:t>，</w:t>
      </w:r>
      <w:ins w:id="4573" w:author="JY0225" w:date="2017-08-23T14:32:00Z">
        <w:r w:rsidRPr="00B207B1">
          <w:rPr>
            <w:rFonts w:hAnsiTheme="minorEastAsia" w:hint="eastAsia"/>
            <w:color w:val="000000" w:themeColor="text1"/>
            <w:rPrChange w:id="4574" w:author="JY0225" w:date="2017-08-24T11:22:00Z">
              <w:rPr>
                <w:rFonts w:hint="eastAsia"/>
                <w:color w:val="000000" w:themeColor="text1"/>
              </w:rPr>
            </w:rPrChange>
          </w:rPr>
          <w:t>在用户的一切请求到达中间件时调用，该方法为</w:t>
        </w:r>
        <w:r w:rsidRPr="00B207B1">
          <w:rPr>
            <w:rFonts w:hAnsiTheme="minorEastAsia"/>
            <w:color w:val="000000" w:themeColor="text1"/>
            <w:rPrChange w:id="4575" w:author="JY0225" w:date="2017-08-24T11:22:00Z">
              <w:rPr>
                <w:color w:val="000000" w:themeColor="text1"/>
              </w:rPr>
            </w:rPrChange>
          </w:rPr>
          <w:t>mw</w:t>
        </w:r>
      </w:ins>
      <w:ins w:id="4576" w:author="JY0225" w:date="2017-08-23T14:33:00Z">
        <w:r w:rsidRPr="00B207B1">
          <w:rPr>
            <w:rFonts w:hAnsiTheme="minorEastAsia"/>
            <w:color w:val="000000" w:themeColor="text1"/>
            <w:rPrChange w:id="4577" w:author="JY0225" w:date="2017-08-24T11:22:00Z">
              <w:rPr>
                <w:color w:val="000000" w:themeColor="text1"/>
              </w:rPr>
            </w:rPrChange>
          </w:rPr>
          <w:t>Encrypter</w:t>
        </w:r>
        <w:r w:rsidRPr="00B207B1">
          <w:rPr>
            <w:rFonts w:hAnsiTheme="minorEastAsia" w:hint="eastAsia"/>
            <w:color w:val="000000" w:themeColor="text1"/>
            <w:rPrChange w:id="4578"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579" w:author="JY0225" w:date="2017-08-24T11:22:00Z">
              <w:rPr>
                <w:color w:val="000000" w:themeColor="text1"/>
              </w:rPr>
            </w:rPrChange>
          </w:rPr>
          <w:t>128</w:t>
        </w:r>
        <w:r w:rsidRPr="00B207B1">
          <w:rPr>
            <w:rFonts w:hAnsiTheme="minorEastAsia" w:hint="eastAsia"/>
            <w:color w:val="000000" w:themeColor="text1"/>
            <w:rPrChange w:id="4580" w:author="JY0225" w:date="2017-08-24T11:22:00Z">
              <w:rPr>
                <w:rFonts w:hint="eastAsia"/>
                <w:color w:val="000000" w:themeColor="text1"/>
              </w:rPr>
            </w:rPrChange>
          </w:rPr>
          <w:t>位的</w:t>
        </w:r>
        <w:r w:rsidRPr="00B207B1">
          <w:rPr>
            <w:rFonts w:hAnsiTheme="minorEastAsia"/>
            <w:color w:val="000000" w:themeColor="text1"/>
            <w:rPrChange w:id="4581" w:author="JY0225" w:date="2017-08-24T11:22:00Z">
              <w:rPr>
                <w:color w:val="000000" w:themeColor="text1"/>
              </w:rPr>
            </w:rPrChange>
          </w:rPr>
          <w:t>AES</w:t>
        </w:r>
        <w:r w:rsidRPr="00B207B1">
          <w:rPr>
            <w:rFonts w:hAnsiTheme="minorEastAsia" w:hint="eastAsia"/>
            <w:color w:val="000000" w:themeColor="text1"/>
            <w:rPrChange w:id="4582" w:author="JY0225" w:date="2017-08-24T11:22:00Z">
              <w:rPr>
                <w:rFonts w:hint="eastAsia"/>
                <w:color w:val="000000" w:themeColor="text1"/>
              </w:rPr>
            </w:rPrChange>
          </w:rPr>
          <w:t>加密</w:t>
        </w:r>
      </w:ins>
      <w:ins w:id="4583" w:author="JY0225" w:date="2017-08-23T14:34:00Z">
        <w:r w:rsidRPr="00B207B1">
          <w:rPr>
            <w:rFonts w:hAnsiTheme="minorEastAsia" w:hint="eastAsia"/>
            <w:color w:val="000000" w:themeColor="text1"/>
            <w:rPrChange w:id="4584" w:author="JY0225" w:date="2017-08-24T11:22:00Z">
              <w:rPr>
                <w:rFonts w:hint="eastAsia"/>
                <w:color w:val="000000" w:themeColor="text1"/>
              </w:rPr>
            </w:rPrChange>
          </w:rPr>
          <w:t>算法。</w:t>
        </w:r>
        <w:r w:rsidR="00876E83" w:rsidRPr="00B207B1">
          <w:rPr>
            <w:rFonts w:hAnsiTheme="minorEastAsia" w:hint="eastAsia"/>
            <w:color w:val="000000" w:themeColor="text1"/>
            <w:rPrChange w:id="4585" w:author="JY0225" w:date="2017-08-24T11:22:00Z">
              <w:rPr>
                <w:rFonts w:hint="eastAsia"/>
                <w:color w:val="000000" w:themeColor="text1"/>
              </w:rPr>
            </w:rPrChange>
          </w:rPr>
          <w:t>该接口</w:t>
        </w:r>
      </w:ins>
      <w:ins w:id="4586" w:author="JY0225" w:date="2017-08-23T14:35:00Z">
        <w:r w:rsidR="00296460" w:rsidRPr="00B207B1">
          <w:rPr>
            <w:rFonts w:hAnsiTheme="minorEastAsia" w:hint="eastAsia"/>
            <w:color w:val="000000" w:themeColor="text1"/>
            <w:rPrChange w:id="4587" w:author="JY0225" w:date="2017-08-24T11:22:00Z">
              <w:rPr>
                <w:rFonts w:hint="eastAsia"/>
                <w:color w:val="000000" w:themeColor="text1"/>
              </w:rPr>
            </w:rPrChange>
          </w:rPr>
          <w:t>以用户的请求作为唯一的参数，返回加密后的请求</w:t>
        </w:r>
      </w:ins>
      <w:ins w:id="4588" w:author="JY0225" w:date="2017-08-23T14:36:00Z">
        <w:r w:rsidR="00016EEA" w:rsidRPr="00B207B1">
          <w:rPr>
            <w:rFonts w:hAnsiTheme="minorEastAsia" w:hint="eastAsia"/>
            <w:color w:val="000000" w:themeColor="text1"/>
            <w:rPrChange w:id="4589"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590" w:author="JY0225" w:date="2017-08-24T11:22:00Z">
            <w:rPr>
              <w:color w:val="000000" w:themeColor="text1"/>
            </w:rPr>
          </w:rPrChange>
        </w:rPr>
        <w:pPrChange w:id="4591"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592"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593" w:author="微软用户" w:date="2017-08-24T15:32:00Z">
                  <w:rPr>
                    <w:color w:val="000000" w:themeColor="text1"/>
                  </w:rPr>
                </w:rPrChange>
              </w:rPr>
            </w:pPr>
            <w:r w:rsidRPr="00B207B1">
              <w:rPr>
                <w:rFonts w:ascii="Times New Roman" w:hAnsi="Times New Roman" w:hint="eastAsia"/>
                <w:rPrChange w:id="4594"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595" w:author="微软用户" w:date="2017-08-24T15:32:00Z">
                  <w:rPr>
                    <w:color w:val="000000" w:themeColor="text1"/>
                  </w:rPr>
                </w:rPrChange>
              </w:rPr>
            </w:pPr>
            <w:r w:rsidRPr="00B207B1">
              <w:rPr>
                <w:rFonts w:ascii="Times New Roman" w:hAnsi="Times New Roman" w:hint="eastAsia"/>
                <w:rPrChange w:id="4596"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597" w:author="微软用户" w:date="2017-08-24T15:32:00Z">
                  <w:rPr>
                    <w:color w:val="000000" w:themeColor="text1"/>
                  </w:rPr>
                </w:rPrChange>
              </w:rPr>
            </w:pPr>
            <w:r w:rsidRPr="00B207B1">
              <w:rPr>
                <w:rFonts w:ascii="Times New Roman" w:hAnsi="Times New Roman" w:hint="eastAsia"/>
                <w:rPrChange w:id="4598"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599" w:author="微软用户" w:date="2017-08-24T15:32:00Z">
                  <w:rPr>
                    <w:color w:val="000000" w:themeColor="text1"/>
                  </w:rPr>
                </w:rPrChange>
              </w:rPr>
            </w:pPr>
            <w:r w:rsidRPr="00B207B1">
              <w:rPr>
                <w:rFonts w:ascii="Times New Roman" w:hAnsi="Times New Roman"/>
                <w:rPrChange w:id="4600" w:author="微软用户" w:date="2017-08-24T15:32:00Z">
                  <w:rPr>
                    <w:color w:val="000000" w:themeColor="text1"/>
                  </w:rPr>
                </w:rPrChange>
              </w:rPr>
              <w:t>Cloud-Op</w:t>
            </w:r>
            <w:r w:rsidR="00B75ECC" w:rsidRPr="00B207B1">
              <w:rPr>
                <w:rFonts w:ascii="Times New Roman" w:hAnsi="Times New Roman"/>
                <w:rPrChange w:id="4601"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602" w:author="微软用户" w:date="2017-08-24T15:32:00Z">
                  <w:rPr>
                    <w:color w:val="000000" w:themeColor="text1"/>
                  </w:rPr>
                </w:rPrChange>
              </w:rPr>
            </w:pPr>
            <w:r w:rsidRPr="00B207B1">
              <w:rPr>
                <w:rFonts w:ascii="Times New Roman" w:hAnsi="Times New Roman" w:hint="eastAsia"/>
                <w:rPrChange w:id="4603"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604" w:author="微软用户" w:date="2017-08-24T15:32:00Z">
                  <w:rPr>
                    <w:color w:val="000000" w:themeColor="text1"/>
                  </w:rPr>
                </w:rPrChange>
              </w:rPr>
            </w:pPr>
            <w:r w:rsidRPr="00B207B1">
              <w:rPr>
                <w:rFonts w:ascii="Times New Roman" w:hAnsi="Times New Roman"/>
                <w:rPrChange w:id="4605"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606"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607" w:author="微软用户" w:date="2017-08-24T15:32:00Z">
                  <w:rPr>
                    <w:color w:val="000000" w:themeColor="text1"/>
                  </w:rPr>
                </w:rPrChange>
              </w:rPr>
            </w:pPr>
            <w:r w:rsidRPr="00B207B1">
              <w:rPr>
                <w:rFonts w:ascii="Times New Roman" w:hAnsi="Times New Roman" w:hint="eastAsia"/>
                <w:rPrChange w:id="4608"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609" w:author="微软用户" w:date="2017-08-24T15:32:00Z">
                  <w:rPr>
                    <w:color w:val="000000" w:themeColor="text1"/>
                  </w:rPr>
                </w:rPrChange>
              </w:rPr>
            </w:pPr>
            <w:r w:rsidRPr="00B207B1">
              <w:rPr>
                <w:rFonts w:ascii="Times New Roman" w:hAnsi="Times New Roman"/>
                <w:rPrChange w:id="4610" w:author="微软用户" w:date="2017-08-24T15:32:00Z">
                  <w:rPr>
                    <w:color w:val="000000" w:themeColor="text1"/>
                  </w:rPr>
                </w:rPrChange>
              </w:rPr>
              <w:t>userid</w:t>
            </w:r>
            <w:r w:rsidRPr="00B207B1">
              <w:rPr>
                <w:rFonts w:ascii="Times New Roman" w:hAnsi="Times New Roman" w:hint="eastAsia"/>
                <w:rPrChange w:id="4611" w:author="微软用户" w:date="2017-08-24T15:32:00Z">
                  <w:rPr>
                    <w:rFonts w:hint="eastAsia"/>
                    <w:color w:val="000000" w:themeColor="text1"/>
                  </w:rPr>
                </w:rPrChange>
              </w:rPr>
              <w:t>：用户</w:t>
            </w:r>
            <w:r w:rsidRPr="00B207B1">
              <w:rPr>
                <w:rFonts w:ascii="Times New Roman" w:hAnsi="Times New Roman"/>
                <w:rPrChange w:id="4612"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613"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614" w:author="微软用户" w:date="2017-08-24T15:32:00Z">
                  <w:rPr>
                    <w:color w:val="000000" w:themeColor="text1"/>
                  </w:rPr>
                </w:rPrChange>
              </w:rPr>
            </w:pPr>
            <w:r w:rsidRPr="00B207B1">
              <w:rPr>
                <w:rFonts w:ascii="Times New Roman" w:hAnsi="Times New Roman" w:hint="eastAsia"/>
                <w:rPrChange w:id="4615"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616" w:author="微软用户" w:date="2017-08-24T15:32:00Z">
                  <w:rPr>
                    <w:color w:val="000000" w:themeColor="text1"/>
                  </w:rPr>
                </w:rPrChange>
              </w:rPr>
            </w:pPr>
            <w:r w:rsidRPr="00B207B1">
              <w:rPr>
                <w:rFonts w:ascii="Times New Roman" w:hAnsi="Times New Roman"/>
              </w:rPr>
              <w:t>}</w:t>
            </w:r>
          </w:p>
        </w:tc>
      </w:tr>
    </w:tbl>
    <w:p w14:paraId="0A574DAE" w14:textId="459A8E56" w:rsidR="00675ED8" w:rsidRPr="00B207B1" w:rsidRDefault="00675ED8">
      <w:pPr>
        <w:spacing w:line="400" w:lineRule="exact"/>
        <w:rPr>
          <w:ins w:id="4617" w:author="JY0225" w:date="2017-08-23T14:37:00Z"/>
          <w:rFonts w:hAnsiTheme="minorEastAsia"/>
          <w:rPrChange w:id="4618" w:author="JY0225" w:date="2017-08-24T11:22:00Z">
            <w:rPr>
              <w:ins w:id="4619" w:author="JY0225" w:date="2017-08-23T14:37:00Z"/>
            </w:rPr>
          </w:rPrChange>
        </w:rPr>
        <w:pPrChange w:id="4620" w:author="JY0225" w:date="2017-08-23T14:37:00Z">
          <w:pPr>
            <w:pStyle w:val="31"/>
          </w:pPr>
        </w:pPrChange>
      </w:pPr>
      <w:ins w:id="4621" w:author="JY0225" w:date="2017-08-23T14:37:00Z">
        <w:r w:rsidRPr="00B207B1">
          <w:rPr>
            <w:rFonts w:hAnsiTheme="minorEastAsia"/>
            <w:rPrChange w:id="4622" w:author="JY0225" w:date="2017-08-24T11:22:00Z">
              <w:rPr>
                <w:b w:val="0"/>
                <w:bCs w:val="0"/>
              </w:rPr>
            </w:rPrChange>
          </w:rPr>
          <w:tab/>
        </w:r>
      </w:ins>
      <w:r w:rsidR="00B7544A">
        <w:rPr>
          <w:rFonts w:hAnsiTheme="minorEastAsia" w:hint="eastAsia"/>
        </w:rPr>
        <w:t>表4-8所示为</w:t>
      </w:r>
      <w:ins w:id="4623" w:author="JY0225" w:date="2017-08-23T14:37:00Z">
        <w:r w:rsidRPr="00B207B1">
          <w:rPr>
            <w:rFonts w:hAnsiTheme="minorEastAsia" w:hint="eastAsia"/>
            <w:rPrChange w:id="4624" w:author="JY0225" w:date="2017-08-24T11:22:00Z">
              <w:rPr>
                <w:rFonts w:hint="eastAsia"/>
                <w:b w:val="0"/>
                <w:bCs w:val="0"/>
              </w:rPr>
            </w:rPrChange>
          </w:rPr>
          <w:t>查询</w:t>
        </w:r>
      </w:ins>
      <w:ins w:id="4625" w:author="JY0225" w:date="2017-08-23T14:38:00Z">
        <w:r w:rsidRPr="00B207B1">
          <w:rPr>
            <w:rFonts w:hAnsiTheme="minorEastAsia" w:hint="eastAsia"/>
            <w:rPrChange w:id="4626" w:author="JY0225" w:date="2017-08-24T11:22:00Z">
              <w:rPr>
                <w:rFonts w:hint="eastAsia"/>
                <w:b w:val="0"/>
                <w:bCs w:val="0"/>
              </w:rPr>
            </w:rPrChange>
          </w:rPr>
          <w:t>登录状态接口</w:t>
        </w:r>
      </w:ins>
      <w:r w:rsidR="00B7544A">
        <w:rPr>
          <w:rFonts w:hAnsiTheme="minorEastAsia" w:hint="eastAsia"/>
        </w:rPr>
        <w:t>，</w:t>
      </w:r>
      <w:ins w:id="4627" w:author="JY0225" w:date="2017-08-23T14:38:00Z">
        <w:r w:rsidRPr="00B207B1">
          <w:rPr>
            <w:rFonts w:hAnsiTheme="minorEastAsia" w:hint="eastAsia"/>
            <w:rPrChange w:id="4628" w:author="JY0225" w:date="2017-08-24T11:22:00Z">
              <w:rPr>
                <w:rFonts w:hint="eastAsia"/>
                <w:b w:val="0"/>
                <w:bCs w:val="0"/>
              </w:rPr>
            </w:rPrChange>
          </w:rPr>
          <w:t>在中间件提交用户请求到服务器之前使用，以检验用户的登录信息是否过期，如果没有过期则将请求发送给服务器；</w:t>
        </w:r>
      </w:ins>
      <w:ins w:id="4629" w:author="JY0225" w:date="2017-08-23T14:39:00Z">
        <w:r w:rsidRPr="00B207B1">
          <w:rPr>
            <w:rFonts w:hAnsiTheme="minorEastAsia" w:hint="eastAsia"/>
            <w:rPrChange w:id="4630" w:author="JY0225" w:date="2017-08-24T11:22:00Z">
              <w:rPr>
                <w:rFonts w:hint="eastAsia"/>
                <w:b w:val="0"/>
                <w:bCs w:val="0"/>
              </w:rPr>
            </w:rPrChange>
          </w:rPr>
          <w:t>反之则由中间件授权代理登录，并将重新获取到的</w:t>
        </w:r>
        <w:r w:rsidRPr="00B207B1">
          <w:rPr>
            <w:rFonts w:hAnsiTheme="minorEastAsia"/>
            <w:rPrChange w:id="4631" w:author="JY0225" w:date="2017-08-24T11:22:00Z">
              <w:rPr>
                <w:b w:val="0"/>
                <w:bCs w:val="0"/>
              </w:rPr>
            </w:rPrChange>
          </w:rPr>
          <w:t>token</w:t>
        </w:r>
        <w:r w:rsidRPr="00B207B1">
          <w:rPr>
            <w:rFonts w:hAnsiTheme="minorEastAsia" w:hint="eastAsia"/>
            <w:rPrChange w:id="4632" w:author="JY0225" w:date="2017-08-24T11:22:00Z">
              <w:rPr>
                <w:rFonts w:hint="eastAsia"/>
                <w:b w:val="0"/>
                <w:bCs w:val="0"/>
              </w:rPr>
            </w:rPrChange>
          </w:rPr>
          <w:t>替换</w:t>
        </w:r>
      </w:ins>
      <w:ins w:id="4633" w:author="JY0225" w:date="2017-08-23T14:40:00Z">
        <w:r w:rsidRPr="00B207B1">
          <w:rPr>
            <w:rFonts w:hAnsiTheme="minorEastAsia" w:hint="eastAsia"/>
            <w:rPrChange w:id="4634" w:author="JY0225" w:date="2017-08-24T11:22:00Z">
              <w:rPr>
                <w:rFonts w:hint="eastAsia"/>
                <w:b w:val="0"/>
                <w:bCs w:val="0"/>
              </w:rPr>
            </w:rPrChange>
          </w:rPr>
          <w:t>请求中以过期的</w:t>
        </w:r>
        <w:r w:rsidRPr="00B207B1">
          <w:rPr>
            <w:rFonts w:hAnsiTheme="minorEastAsia"/>
            <w:rPrChange w:id="4635" w:author="JY0225" w:date="2017-08-24T11:22:00Z">
              <w:rPr>
                <w:b w:val="0"/>
                <w:bCs w:val="0"/>
              </w:rPr>
            </w:rPrChange>
          </w:rPr>
          <w:t>token</w:t>
        </w:r>
        <w:r w:rsidRPr="00B207B1">
          <w:rPr>
            <w:rFonts w:hAnsiTheme="minorEastAsia" w:hint="eastAsia"/>
            <w:rPrChange w:id="4636" w:author="JY0225" w:date="2017-08-24T11:22:00Z">
              <w:rPr>
                <w:rFonts w:hint="eastAsia"/>
                <w:b w:val="0"/>
                <w:bCs w:val="0"/>
              </w:rPr>
            </w:rPrChange>
          </w:rPr>
          <w:t>。</w:t>
        </w:r>
        <w:r w:rsidR="00DE3B46" w:rsidRPr="00B207B1">
          <w:rPr>
            <w:rFonts w:hAnsiTheme="minorEastAsia" w:hint="eastAsia"/>
            <w:rPrChange w:id="4637" w:author="JY0225" w:date="2017-08-24T11:22:00Z">
              <w:rPr>
                <w:rFonts w:hint="eastAsia"/>
                <w:b w:val="0"/>
                <w:bCs w:val="0"/>
              </w:rPr>
            </w:rPrChange>
          </w:rPr>
          <w:t>确保不会因为会话过程而导致请求失败。</w:t>
        </w:r>
      </w:ins>
    </w:p>
    <w:p w14:paraId="524BBDBD" w14:textId="77777777" w:rsidR="00382A80" w:rsidRPr="00B207B1" w:rsidRDefault="00382A80" w:rsidP="00382A80">
      <w:pPr>
        <w:pStyle w:val="31"/>
      </w:pPr>
      <w:bookmarkStart w:id="4638" w:name="_Toc491952456"/>
      <w:r w:rsidRPr="00B207B1">
        <w:t>4.5.</w:t>
      </w:r>
      <w:ins w:id="4639" w:author="微软用户" w:date="2017-08-18T22:58:00Z">
        <w:r w:rsidR="008A765C" w:rsidRPr="00B207B1">
          <w:t>2</w:t>
        </w:r>
      </w:ins>
      <w:del w:id="4640"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638"/>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641" w:author="JY0225" w:date="2017-08-24T11:23:00Z">
            <w:rPr>
              <w:color w:val="000000" w:themeColor="text1"/>
            </w:rPr>
          </w:rPrChange>
        </w:rPr>
        <w:pPrChange w:id="4642"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643"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644" w:author="微软用户" w:date="2017-08-24T15:31:00Z">
                  <w:rPr>
                    <w:color w:val="000000" w:themeColor="text1"/>
                  </w:rPr>
                </w:rPrChange>
              </w:rPr>
            </w:pPr>
            <w:r w:rsidRPr="00B207B1">
              <w:rPr>
                <w:rFonts w:ascii="Times New Roman" w:hAnsi="Times New Roman" w:hint="eastAsia"/>
                <w:rPrChange w:id="4645"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646" w:author="微软用户" w:date="2017-08-24T15:31:00Z">
                  <w:rPr>
                    <w:color w:val="000000" w:themeColor="text1"/>
                  </w:rPr>
                </w:rPrChange>
              </w:rPr>
            </w:pPr>
            <w:r w:rsidRPr="00B207B1">
              <w:rPr>
                <w:rFonts w:ascii="Times New Roman" w:hAnsi="Times New Roman" w:hint="eastAsia"/>
                <w:rPrChange w:id="4647"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648" w:author="微软用户" w:date="2017-08-24T15:31:00Z">
                  <w:rPr>
                    <w:color w:val="000000" w:themeColor="text1"/>
                  </w:rPr>
                </w:rPrChange>
              </w:rPr>
            </w:pPr>
            <w:r w:rsidRPr="00B207B1">
              <w:rPr>
                <w:rFonts w:ascii="Times New Roman" w:hAnsi="Times New Roman" w:hint="eastAsia"/>
                <w:rPrChange w:id="4649"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650" w:author="微软用户" w:date="2017-08-24T15:31:00Z">
                  <w:rPr>
                    <w:color w:val="000000" w:themeColor="text1"/>
                  </w:rPr>
                </w:rPrChange>
              </w:rPr>
            </w:pPr>
            <w:r w:rsidRPr="00B207B1">
              <w:rPr>
                <w:rFonts w:ascii="Times New Roman" w:hAnsi="Times New Roman"/>
                <w:rPrChange w:id="4651" w:author="微软用户" w:date="2017-08-24T15:31:00Z">
                  <w:rPr>
                    <w:color w:val="000000" w:themeColor="text1"/>
                  </w:rPr>
                </w:rPrChange>
              </w:rPr>
              <w:lastRenderedPageBreak/>
              <w:t>Cloud-Op</w:t>
            </w:r>
            <w:r w:rsidR="00B27FF1" w:rsidRPr="00B207B1">
              <w:rPr>
                <w:rFonts w:ascii="Times New Roman" w:hAnsi="Times New Roman"/>
                <w:rPrChange w:id="4652"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653" w:author="微软用户" w:date="2017-08-24T15:31:00Z">
                  <w:rPr>
                    <w:color w:val="000000" w:themeColor="text1"/>
                  </w:rPr>
                </w:rPrChange>
              </w:rPr>
            </w:pPr>
            <w:r w:rsidRPr="00B207B1">
              <w:rPr>
                <w:rFonts w:ascii="Times New Roman" w:hAnsi="Times New Roman" w:hint="eastAsia"/>
                <w:rPrChange w:id="4654"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655" w:author="微软用户" w:date="2017-08-24T15:31:00Z">
                  <w:rPr>
                    <w:color w:val="000000" w:themeColor="text1"/>
                  </w:rPr>
                </w:rPrChange>
              </w:rPr>
            </w:pPr>
            <w:r w:rsidRPr="00B207B1">
              <w:rPr>
                <w:rFonts w:ascii="Times New Roman" w:hAnsi="Times New Roman"/>
                <w:rPrChange w:id="4656" w:author="微软用户" w:date="2017-08-24T15:31:00Z">
                  <w:rPr>
                    <w:color w:val="000000" w:themeColor="text1"/>
                  </w:rPr>
                </w:rPrChange>
              </w:rPr>
              <w:t xml:space="preserve">String </w:t>
            </w:r>
            <w:r w:rsidR="002F3291" w:rsidRPr="00B207B1">
              <w:rPr>
                <w:rFonts w:ascii="Times New Roman" w:hAnsi="Times New Roman"/>
                <w:rPrChange w:id="4657" w:author="微软用户" w:date="2017-08-24T15:31:00Z">
                  <w:rPr>
                    <w:color w:val="000000" w:themeColor="text1"/>
                  </w:rPr>
                </w:rPrChange>
              </w:rPr>
              <w:t>get</w:t>
            </w:r>
            <w:r w:rsidRPr="00B207B1">
              <w:rPr>
                <w:rFonts w:ascii="Times New Roman" w:hAnsi="Times New Roman"/>
                <w:rPrChange w:id="4658" w:author="微软用户" w:date="2017-08-24T15:31:00Z">
                  <w:rPr>
                    <w:color w:val="000000" w:themeColor="text1"/>
                  </w:rPr>
                </w:rPrChange>
              </w:rPr>
              <w:t>_</w:t>
            </w:r>
            <w:r w:rsidR="002F3291" w:rsidRPr="00B207B1">
              <w:rPr>
                <w:rFonts w:ascii="Times New Roman" w:hAnsi="Times New Roman"/>
                <w:rPrChange w:id="4659" w:author="微软用户" w:date="2017-08-24T15:31:00Z">
                  <w:rPr>
                    <w:color w:val="000000" w:themeColor="text1"/>
                  </w:rPr>
                </w:rPrChange>
              </w:rPr>
              <w:t>file_info</w:t>
            </w:r>
            <w:r w:rsidRPr="00B207B1">
              <w:rPr>
                <w:rFonts w:ascii="Times New Roman" w:hAnsi="Times New Roman"/>
                <w:rPrChange w:id="4660" w:author="微软用户" w:date="2017-08-24T15:31:00Z">
                  <w:rPr>
                    <w:color w:val="000000" w:themeColor="text1"/>
                  </w:rPr>
                </w:rPrChange>
              </w:rPr>
              <w:t xml:space="preserve">(String </w:t>
            </w:r>
            <w:r w:rsidR="00212094" w:rsidRPr="00B207B1">
              <w:rPr>
                <w:rFonts w:ascii="Times New Roman" w:hAnsi="Times New Roman"/>
                <w:rPrChange w:id="4661" w:author="微软用户" w:date="2017-08-24T15:31:00Z">
                  <w:rPr>
                    <w:color w:val="000000" w:themeColor="text1"/>
                  </w:rPr>
                </w:rPrChange>
              </w:rPr>
              <w:t>file_path</w:t>
            </w:r>
            <w:r w:rsidRPr="00B207B1">
              <w:rPr>
                <w:rFonts w:ascii="Times New Roman" w:hAnsi="Times New Roman"/>
                <w:rPrChange w:id="4662"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663"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664" w:author="微软用户" w:date="2017-08-24T15:31:00Z">
                  <w:rPr>
                    <w:color w:val="000000" w:themeColor="text1"/>
                  </w:rPr>
                </w:rPrChange>
              </w:rPr>
            </w:pPr>
            <w:r w:rsidRPr="00B207B1">
              <w:rPr>
                <w:rFonts w:ascii="Times New Roman" w:hAnsi="Times New Roman" w:hint="eastAsia"/>
                <w:rPrChange w:id="4665"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666" w:author="微软用户" w:date="2017-08-24T15:31:00Z">
                  <w:rPr>
                    <w:color w:val="000000" w:themeColor="text1"/>
                  </w:rPr>
                </w:rPrChange>
              </w:rPr>
            </w:pPr>
            <w:r w:rsidRPr="00B207B1">
              <w:rPr>
                <w:rFonts w:ascii="Times New Roman" w:hAnsi="Times New Roman"/>
                <w:rPrChange w:id="4667" w:author="微软用户" w:date="2017-08-24T15:31:00Z">
                  <w:rPr>
                    <w:color w:val="000000" w:themeColor="text1"/>
                  </w:rPr>
                </w:rPrChange>
              </w:rPr>
              <w:t>file_path</w:t>
            </w:r>
            <w:r w:rsidR="00392DBB" w:rsidRPr="00B207B1">
              <w:rPr>
                <w:rFonts w:ascii="Times New Roman" w:hAnsi="Times New Roman" w:hint="eastAsia"/>
                <w:rPrChange w:id="4668" w:author="微软用户" w:date="2017-08-24T15:31:00Z">
                  <w:rPr>
                    <w:rFonts w:hint="eastAsia"/>
                    <w:color w:val="000000" w:themeColor="text1"/>
                  </w:rPr>
                </w:rPrChange>
              </w:rPr>
              <w:t>：</w:t>
            </w:r>
            <w:ins w:id="4669" w:author="JY0225" w:date="2017-08-23T14:40:00Z">
              <w:r w:rsidR="007E71F4" w:rsidRPr="00B207B1">
                <w:rPr>
                  <w:rFonts w:ascii="Times New Roman" w:hAnsi="Times New Roman" w:hint="eastAsia"/>
                  <w:rPrChange w:id="4670" w:author="微软用户" w:date="2017-08-24T15:31:00Z">
                    <w:rPr>
                      <w:rFonts w:hint="eastAsia"/>
                      <w:color w:val="000000" w:themeColor="text1"/>
                    </w:rPr>
                  </w:rPrChange>
                </w:rPr>
                <w:t>服务器</w:t>
              </w:r>
            </w:ins>
            <w:r w:rsidRPr="00B207B1">
              <w:rPr>
                <w:rFonts w:ascii="Times New Roman" w:hAnsi="Times New Roman" w:hint="eastAsia"/>
                <w:rPrChange w:id="4671"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672"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673" w:author="微软用户" w:date="2017-08-24T15:31:00Z">
                  <w:rPr>
                    <w:color w:val="000000" w:themeColor="text1"/>
                  </w:rPr>
                </w:rPrChange>
              </w:rPr>
            </w:pPr>
            <w:r w:rsidRPr="00B207B1">
              <w:rPr>
                <w:rFonts w:ascii="Times New Roman" w:hAnsi="Times New Roman" w:hint="eastAsia"/>
                <w:rPrChange w:id="4674"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675"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676" w:author="JY0225" w:date="2017-08-23T14:41:00Z"/>
          <w:rFonts w:hAnsiTheme="minorEastAsia"/>
          <w:color w:val="000000" w:themeColor="text1"/>
          <w:rPrChange w:id="4677" w:author="JY0225" w:date="2017-08-24T11:24:00Z">
            <w:rPr>
              <w:ins w:id="4678" w:author="JY0225" w:date="2017-08-23T14:41:00Z"/>
              <w:color w:val="000000" w:themeColor="text1"/>
            </w:rPr>
          </w:rPrChange>
        </w:rPr>
      </w:pPr>
      <w:ins w:id="4679" w:author="JY0225" w:date="2017-08-23T14:41:00Z">
        <w:r w:rsidRPr="00B207B1">
          <w:rPr>
            <w:color w:val="000000" w:themeColor="text1"/>
          </w:rPr>
          <w:tab/>
        </w:r>
      </w:ins>
      <w:r w:rsidR="00AD4E97">
        <w:rPr>
          <w:rFonts w:hint="eastAsia"/>
          <w:color w:val="000000" w:themeColor="text1"/>
        </w:rPr>
        <w:t>表4-9所示为</w:t>
      </w:r>
      <w:ins w:id="4680" w:author="JY0225" w:date="2017-08-23T14:41:00Z">
        <w:r w:rsidRPr="00B207B1">
          <w:rPr>
            <w:rFonts w:hAnsiTheme="minorEastAsia" w:hint="eastAsia"/>
            <w:color w:val="000000" w:themeColor="text1"/>
            <w:rPrChange w:id="4681"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682" w:author="JY0225" w:date="2017-08-23T14:48:00Z">
        <w:r w:rsidRPr="00B207B1">
          <w:rPr>
            <w:rFonts w:hAnsiTheme="minorEastAsia" w:hint="eastAsia"/>
            <w:color w:val="000000" w:themeColor="text1"/>
            <w:rPrChange w:id="4683" w:author="JY0225" w:date="2017-08-24T11:24:00Z">
              <w:rPr>
                <w:rFonts w:hint="eastAsia"/>
                <w:color w:val="000000" w:themeColor="text1"/>
              </w:rPr>
            </w:rPrChange>
          </w:rPr>
          <w:t>在判断是否存在本地缓存时使用，</w:t>
        </w:r>
      </w:ins>
      <w:ins w:id="4684" w:author="JY0225" w:date="2017-08-23T14:49:00Z">
        <w:r w:rsidRPr="00B207B1">
          <w:rPr>
            <w:rFonts w:hAnsiTheme="minorEastAsia" w:hint="eastAsia"/>
            <w:color w:val="000000" w:themeColor="text1"/>
            <w:rPrChange w:id="4685"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686" w:author="JY0225" w:date="2017-08-24T11:24:00Z">
              <w:rPr>
                <w:color w:val="000000" w:themeColor="text1"/>
              </w:rPr>
            </w:rPrChange>
          </w:rPr>
          <w:t>Content-Length</w:t>
        </w:r>
      </w:ins>
      <w:ins w:id="4687" w:author="JY0225" w:date="2017-08-23T14:50:00Z">
        <w:r w:rsidRPr="00B207B1">
          <w:rPr>
            <w:rFonts w:hAnsiTheme="minorEastAsia" w:hint="eastAsia"/>
            <w:color w:val="000000" w:themeColor="text1"/>
            <w:rPrChange w:id="4688" w:author="JY0225" w:date="2017-08-24T11:24:00Z">
              <w:rPr>
                <w:rFonts w:hint="eastAsia"/>
                <w:color w:val="000000" w:themeColor="text1"/>
              </w:rPr>
            </w:rPrChange>
          </w:rPr>
          <w:t>、</w:t>
        </w:r>
        <w:r w:rsidRPr="00B207B1">
          <w:rPr>
            <w:rFonts w:hAnsiTheme="minorEastAsia"/>
            <w:color w:val="000000" w:themeColor="text1"/>
            <w:rPrChange w:id="4689" w:author="JY0225" w:date="2017-08-24T11:24:00Z">
              <w:rPr>
                <w:color w:val="000000" w:themeColor="text1"/>
              </w:rPr>
            </w:rPrChange>
          </w:rPr>
          <w:t>ETag</w:t>
        </w:r>
        <w:r w:rsidRPr="00B207B1">
          <w:rPr>
            <w:rFonts w:hAnsiTheme="minorEastAsia" w:hint="eastAsia"/>
            <w:color w:val="000000" w:themeColor="text1"/>
            <w:rPrChange w:id="4690" w:author="JY0225" w:date="2017-08-24T11:24:00Z">
              <w:rPr>
                <w:rFonts w:hint="eastAsia"/>
                <w:color w:val="000000" w:themeColor="text1"/>
              </w:rPr>
            </w:rPrChange>
          </w:rPr>
          <w:t>即文件的</w:t>
        </w:r>
        <w:r w:rsidRPr="00B207B1">
          <w:rPr>
            <w:rFonts w:hAnsiTheme="minorEastAsia"/>
            <w:color w:val="000000" w:themeColor="text1"/>
            <w:rPrChange w:id="4691" w:author="JY0225" w:date="2017-08-24T11:24:00Z">
              <w:rPr>
                <w:color w:val="000000" w:themeColor="text1"/>
              </w:rPr>
            </w:rPrChange>
          </w:rPr>
          <w:t>MD5</w:t>
        </w:r>
        <w:r w:rsidRPr="00B207B1">
          <w:rPr>
            <w:rFonts w:hAnsiTheme="minorEastAsia" w:hint="eastAsia"/>
            <w:color w:val="000000" w:themeColor="text1"/>
            <w:rPrChange w:id="4692"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693"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694" w:author="JY0225" w:date="2017-08-24T11:24:00Z">
              <w:rPr>
                <w:color w:val="000000" w:themeColor="text1"/>
              </w:rPr>
            </w:rPrChange>
          </w:rPr>
          <w:t>MD5</w:t>
        </w:r>
        <w:r w:rsidR="00CE2B3A" w:rsidRPr="00B207B1">
          <w:rPr>
            <w:rFonts w:hAnsiTheme="minorEastAsia" w:hint="eastAsia"/>
            <w:color w:val="000000" w:themeColor="text1"/>
            <w:rPrChange w:id="4695" w:author="JY0225" w:date="2017-08-24T11:24:00Z">
              <w:rPr>
                <w:rFonts w:hint="eastAsia"/>
                <w:color w:val="000000" w:themeColor="text1"/>
              </w:rPr>
            </w:rPrChange>
          </w:rPr>
          <w:t>判断</w:t>
        </w:r>
      </w:ins>
      <w:ins w:id="4696" w:author="JY0225" w:date="2017-08-23T14:51:00Z">
        <w:r w:rsidR="00CE2B3A" w:rsidRPr="00B207B1">
          <w:rPr>
            <w:rFonts w:hAnsiTheme="minorEastAsia" w:hint="eastAsia"/>
            <w:color w:val="000000" w:themeColor="text1"/>
            <w:rPrChange w:id="4697"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698" w:author="JY0225" w:date="2017-08-24T11:24:00Z">
            <w:rPr>
              <w:color w:val="000000" w:themeColor="text1"/>
            </w:rPr>
          </w:rPrChange>
        </w:rPr>
        <w:pPrChange w:id="4699"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700"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B207B1"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77777777" w:rsidR="005E45EA" w:rsidRPr="00B207B1" w:rsidRDefault="00B20F5F" w:rsidP="00EF2128">
            <w:pPr>
              <w:spacing w:line="400" w:lineRule="exact"/>
              <w:rPr>
                <w:color w:val="000000" w:themeColor="text1"/>
              </w:rPr>
            </w:pPr>
            <w:r w:rsidRPr="00B207B1">
              <w:rPr>
                <w:color w:val="000000" w:themeColor="text1"/>
              </w:rPr>
              <w:t>F</w:t>
            </w:r>
            <w:r w:rsidR="00272A70" w:rsidRPr="00B207B1">
              <w:rPr>
                <w:color w:val="000000" w:themeColor="text1"/>
              </w:rPr>
              <w:t>rom</w:t>
            </w:r>
            <w:r w:rsidRPr="00B207B1">
              <w:rPr>
                <w:rFonts w:hint="eastAsia"/>
                <w:color w:val="000000" w:themeColor="text1"/>
              </w:rPr>
              <w:t>目标文件路径</w:t>
            </w:r>
          </w:p>
          <w:p w14:paraId="780361C6" w14:textId="77777777" w:rsidR="005E45EA" w:rsidRPr="00B207B1" w:rsidRDefault="005E45EA" w:rsidP="00EF2128">
            <w:pPr>
              <w:spacing w:line="400" w:lineRule="exact"/>
              <w:rPr>
                <w:color w:val="000000" w:themeColor="text1"/>
              </w:rPr>
            </w:pPr>
            <w:r w:rsidRPr="00B207B1">
              <w:rPr>
                <w:color w:val="000000" w:themeColor="text1"/>
              </w:rPr>
              <w:t>userid</w:t>
            </w:r>
            <w:r w:rsidRPr="00B207B1">
              <w:rPr>
                <w:rFonts w:hint="eastAsia"/>
                <w:color w:val="000000" w:themeColor="text1"/>
              </w:rPr>
              <w:t>：</w:t>
            </w:r>
            <w:r w:rsidR="005A221B" w:rsidRPr="00B207B1">
              <w:rPr>
                <w:rFonts w:hint="eastAsia"/>
                <w:color w:val="000000" w:themeColor="text1"/>
              </w:rPr>
              <w:t>临时分块文件保存路径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6976D830" w:rsidR="006412EA" w:rsidRPr="00B207B1" w:rsidRDefault="00055D44" w:rsidP="009751D0">
      <w:pPr>
        <w:spacing w:line="400" w:lineRule="exact"/>
        <w:rPr>
          <w:ins w:id="4701" w:author="JY0225" w:date="2017-08-23T14:51:00Z"/>
          <w:rFonts w:hAnsiTheme="minorEastAsia"/>
          <w:color w:val="000000" w:themeColor="text1"/>
          <w:rPrChange w:id="4702" w:author="JY0225" w:date="2017-08-24T11:24:00Z">
            <w:rPr>
              <w:ins w:id="4703" w:author="JY0225" w:date="2017-08-23T14:51:00Z"/>
              <w:color w:val="000000" w:themeColor="text1"/>
            </w:rPr>
          </w:rPrChange>
        </w:rPr>
      </w:pPr>
      <w:ins w:id="4704"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705" w:author="JY0225" w:date="2017-08-23T14:51:00Z">
        <w:r w:rsidRPr="00B207B1">
          <w:rPr>
            <w:rFonts w:hAnsiTheme="minorEastAsia" w:hint="eastAsia"/>
            <w:color w:val="000000" w:themeColor="text1"/>
            <w:rPrChange w:id="4706" w:author="JY0225" w:date="2017-08-24T11:24:00Z">
              <w:rPr>
                <w:rFonts w:hint="eastAsia"/>
                <w:color w:val="000000" w:themeColor="text1"/>
              </w:rPr>
            </w:rPrChange>
          </w:rPr>
          <w:t>当传输的文件大小超过中间件系统规定的文件块大小时，会</w:t>
        </w:r>
      </w:ins>
      <w:ins w:id="4707" w:author="JY0225" w:date="2017-08-23T14:52:00Z">
        <w:r w:rsidRPr="00B207B1">
          <w:rPr>
            <w:rFonts w:hAnsiTheme="minorEastAsia" w:hint="eastAsia"/>
            <w:color w:val="000000" w:themeColor="text1"/>
            <w:rPrChange w:id="4708"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709" w:author="JY0225" w:date="2017-08-24T11:24:00Z">
              <w:rPr>
                <w:color w:val="000000" w:themeColor="text1"/>
              </w:rPr>
            </w:rPrChange>
          </w:rPr>
          <w:t>from</w:t>
        </w:r>
        <w:r w:rsidR="00E96651" w:rsidRPr="00B207B1">
          <w:rPr>
            <w:rFonts w:hAnsiTheme="minorEastAsia" w:hint="eastAsia"/>
            <w:color w:val="000000" w:themeColor="text1"/>
            <w:rPrChange w:id="4710"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711" w:author="JY0225" w:date="2017-08-24T11:24:00Z">
              <w:rPr>
                <w:color w:val="000000" w:themeColor="text1"/>
              </w:rPr>
            </w:rPrChange>
          </w:rPr>
          <w:t>to</w:t>
        </w:r>
        <w:r w:rsidR="00E96651" w:rsidRPr="00B207B1">
          <w:rPr>
            <w:rFonts w:hAnsiTheme="minorEastAsia" w:hint="eastAsia"/>
            <w:color w:val="000000" w:themeColor="text1"/>
            <w:rPrChange w:id="4712" w:author="JY0225" w:date="2017-08-24T11:24:00Z">
              <w:rPr>
                <w:rFonts w:hint="eastAsia"/>
                <w:color w:val="000000" w:themeColor="text1"/>
              </w:rPr>
            </w:rPrChange>
          </w:rPr>
          <w:t>参数表示存储文件块的</w:t>
        </w:r>
      </w:ins>
      <w:ins w:id="4713" w:author="JY0225" w:date="2017-08-23T14:53:00Z">
        <w:r w:rsidR="00E96651" w:rsidRPr="00B207B1">
          <w:rPr>
            <w:rFonts w:hAnsiTheme="minorEastAsia" w:hint="eastAsia"/>
            <w:color w:val="000000" w:themeColor="text1"/>
            <w:rPrChange w:id="4714"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715" w:author="JY0225" w:date="2017-08-24T11:24:00Z">
            <w:rPr/>
          </w:rPrChange>
        </w:rPr>
        <w:pPrChange w:id="4716" w:author="JY0225" w:date="2017-08-23T15:36:00Z">
          <w:pPr>
            <w:spacing w:line="400" w:lineRule="exact"/>
          </w:pPr>
        </w:pPrChange>
      </w:pPr>
      <w:r>
        <w:rPr>
          <w:rFonts w:hAnsiTheme="minorEastAsia" w:hint="eastAsia"/>
          <w:color w:val="000000" w:themeColor="text1"/>
        </w:rPr>
        <w:t>表4-11</w:t>
      </w:r>
      <w:del w:id="4717" w:author="JY0225" w:date="2017-08-23T15:36:00Z">
        <w:r w:rsidR="009751D0" w:rsidRPr="00B207B1" w:rsidDel="0072350E">
          <w:rPr>
            <w:rFonts w:hAnsiTheme="minorEastAsia"/>
            <w:color w:val="000000" w:themeColor="text1"/>
            <w:rPrChange w:id="4718" w:author="JY0225" w:date="2017-08-24T11:24:00Z">
              <w:rPr/>
            </w:rPrChange>
          </w:rPr>
          <w:delText>3</w:delText>
        </w:r>
        <w:r w:rsidR="009751D0" w:rsidRPr="00B207B1" w:rsidDel="0072350E">
          <w:rPr>
            <w:rFonts w:hAnsiTheme="minorEastAsia" w:hint="eastAsia"/>
            <w:color w:val="000000" w:themeColor="text1"/>
            <w:rPrChange w:id="4719" w:author="JY0225" w:date="2017-08-24T11:24:00Z">
              <w:rPr>
                <w:rFonts w:hint="eastAsia"/>
              </w:rPr>
            </w:rPrChange>
          </w:rPr>
          <w:delText>）</w:delText>
        </w:r>
      </w:del>
      <w:r w:rsidR="003B40F8" w:rsidRPr="00B207B1">
        <w:rPr>
          <w:rFonts w:hAnsiTheme="minorEastAsia" w:hint="eastAsia"/>
          <w:color w:val="000000" w:themeColor="text1"/>
          <w:rPrChange w:id="4720" w:author="JY0225" w:date="2017-08-24T11:24:00Z">
            <w:rPr>
              <w:rFonts w:hint="eastAsia"/>
            </w:rPr>
          </w:rPrChange>
        </w:rPr>
        <w:t>大文件</w:t>
      </w:r>
      <w:r w:rsidR="00641EB0" w:rsidRPr="00B207B1">
        <w:rPr>
          <w:rFonts w:hAnsiTheme="minorEastAsia" w:hint="eastAsia"/>
          <w:color w:val="000000" w:themeColor="text1"/>
          <w:rPrChange w:id="4721" w:author="JY0225" w:date="2017-08-24T11:24:00Z">
            <w:rPr>
              <w:rFonts w:hint="eastAsia"/>
            </w:rPr>
          </w:rPrChange>
        </w:rPr>
        <w:t>分块</w:t>
      </w:r>
      <w:r w:rsidR="003B40F8" w:rsidRPr="00B207B1">
        <w:rPr>
          <w:rFonts w:hAnsiTheme="minorEastAsia" w:hint="eastAsia"/>
          <w:color w:val="000000" w:themeColor="text1"/>
          <w:rPrChange w:id="4722"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lastRenderedPageBreak/>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723" w:author="JY0225" w:date="2017-08-23T14:57:00Z"/>
                <w:rFonts w:ascii="Times New Roman" w:hAnsi="Times New Roman"/>
              </w:rPr>
            </w:pPr>
            <w:del w:id="4724"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409DA57D" w:rsidR="00F06BFC" w:rsidRPr="00B207B1" w:rsidRDefault="00EC0A9E" w:rsidP="00F06BFC">
      <w:pPr>
        <w:spacing w:line="400" w:lineRule="exact"/>
        <w:rPr>
          <w:rFonts w:hAnsiTheme="minorEastAsia"/>
          <w:color w:val="000000" w:themeColor="text1"/>
          <w:rPrChange w:id="4725" w:author="JY0225" w:date="2017-08-24T11:24:00Z">
            <w:rPr>
              <w:color w:val="000000" w:themeColor="text1"/>
            </w:rPr>
          </w:rPrChange>
        </w:rPr>
      </w:pPr>
      <w:ins w:id="4726" w:author="JY0225" w:date="2017-08-23T14:53:00Z">
        <w:r w:rsidRPr="00B207B1">
          <w:rPr>
            <w:color w:val="000000" w:themeColor="text1"/>
          </w:rPr>
          <w:tab/>
        </w:r>
      </w:ins>
      <w:r w:rsidR="003E7692">
        <w:rPr>
          <w:rFonts w:hint="eastAsia"/>
          <w:color w:val="000000" w:themeColor="text1"/>
        </w:rPr>
        <w:t>表4-11为</w:t>
      </w:r>
      <w:ins w:id="4727" w:author="JY0225" w:date="2017-08-23T14:53:00Z">
        <w:r w:rsidRPr="00B207B1">
          <w:rPr>
            <w:rFonts w:hAnsiTheme="minorEastAsia" w:hint="eastAsia"/>
            <w:color w:val="000000" w:themeColor="text1"/>
            <w:rPrChange w:id="4728"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729" w:author="JY0225" w:date="2017-08-23T14:53:00Z">
        <w:r w:rsidRPr="00B207B1">
          <w:rPr>
            <w:rFonts w:hAnsiTheme="minorEastAsia" w:hint="eastAsia"/>
            <w:color w:val="000000" w:themeColor="text1"/>
            <w:rPrChange w:id="4730" w:author="JY0225" w:date="2017-08-24T11:24:00Z">
              <w:rPr>
                <w:rFonts w:hint="eastAsia"/>
                <w:color w:val="000000" w:themeColor="text1"/>
              </w:rPr>
            </w:rPrChange>
          </w:rPr>
          <w:t>在待传输的</w:t>
        </w:r>
      </w:ins>
      <w:ins w:id="4731" w:author="JY0225" w:date="2017-08-23T14:54:00Z">
        <w:r w:rsidRPr="00B207B1">
          <w:rPr>
            <w:rFonts w:hAnsiTheme="minorEastAsia" w:hint="eastAsia"/>
            <w:color w:val="000000" w:themeColor="text1"/>
            <w:rPrChange w:id="4732"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733" w:author="JY0225" w:date="2017-08-24T11:24:00Z">
              <w:rPr>
                <w:color w:val="000000" w:themeColor="text1"/>
              </w:rPr>
            </w:rPrChange>
          </w:rPr>
          <w:t>file_path</w:t>
        </w:r>
        <w:r w:rsidR="00AC453E" w:rsidRPr="00B207B1">
          <w:rPr>
            <w:rFonts w:hAnsiTheme="minorEastAsia" w:hint="eastAsia"/>
            <w:color w:val="000000" w:themeColor="text1"/>
            <w:rPrChange w:id="4734" w:author="JY0225" w:date="2017-08-24T11:24:00Z">
              <w:rPr>
                <w:rFonts w:hint="eastAsia"/>
                <w:color w:val="000000" w:themeColor="text1"/>
              </w:rPr>
            </w:rPrChange>
          </w:rPr>
          <w:t>参数表示</w:t>
        </w:r>
      </w:ins>
      <w:ins w:id="4735" w:author="JY0225" w:date="2017-08-23T14:55:00Z">
        <w:r w:rsidR="00AC453E" w:rsidRPr="00B207B1">
          <w:rPr>
            <w:rFonts w:hAnsiTheme="minorEastAsia" w:hint="eastAsia"/>
            <w:color w:val="000000" w:themeColor="text1"/>
            <w:rPrChange w:id="4736" w:author="JY0225" w:date="2017-08-24T11:24:00Z">
              <w:rPr>
                <w:rFonts w:hint="eastAsia"/>
                <w:color w:val="000000" w:themeColor="text1"/>
              </w:rPr>
            </w:rPrChange>
          </w:rPr>
          <w:t>待传输文件的路径，</w:t>
        </w:r>
        <w:r w:rsidR="00AC453E" w:rsidRPr="00B207B1">
          <w:rPr>
            <w:rFonts w:hAnsiTheme="minorEastAsia"/>
            <w:color w:val="000000" w:themeColor="text1"/>
            <w:rPrChange w:id="4737" w:author="JY0225" w:date="2017-08-24T11:24:00Z">
              <w:rPr>
                <w:color w:val="000000" w:themeColor="text1"/>
              </w:rPr>
            </w:rPrChange>
          </w:rPr>
          <w:t>server_path</w:t>
        </w:r>
        <w:r w:rsidR="00AC453E" w:rsidRPr="00B207B1">
          <w:rPr>
            <w:rFonts w:hAnsiTheme="minorEastAsia" w:hint="eastAsia"/>
            <w:color w:val="000000" w:themeColor="text1"/>
            <w:rPrChange w:id="4738"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739" w:author="JY0225" w:date="2017-08-24T11:24:00Z">
              <w:rPr>
                <w:color w:val="000000" w:themeColor="text1"/>
              </w:rPr>
            </w:rPrChange>
          </w:rPr>
          <w:t>userid</w:t>
        </w:r>
        <w:r w:rsidR="00AC453E" w:rsidRPr="00B207B1">
          <w:rPr>
            <w:rFonts w:hAnsiTheme="minorEastAsia" w:hint="eastAsia"/>
            <w:color w:val="000000" w:themeColor="text1"/>
            <w:rPrChange w:id="4740" w:author="JY0225" w:date="2017-08-24T11:24:00Z">
              <w:rPr>
                <w:rFonts w:hint="eastAsia"/>
                <w:color w:val="000000" w:themeColor="text1"/>
              </w:rPr>
            </w:rPrChange>
          </w:rPr>
          <w:t>表示用户的</w:t>
        </w:r>
        <w:r w:rsidR="00AC453E" w:rsidRPr="00B207B1">
          <w:rPr>
            <w:rFonts w:hAnsiTheme="minorEastAsia"/>
            <w:color w:val="000000" w:themeColor="text1"/>
            <w:rPrChange w:id="4741" w:author="JY0225" w:date="2017-08-24T11:24:00Z">
              <w:rPr>
                <w:color w:val="000000" w:themeColor="text1"/>
              </w:rPr>
            </w:rPrChange>
          </w:rPr>
          <w:t>id</w:t>
        </w:r>
        <w:r w:rsidR="00AC453E" w:rsidRPr="00B207B1">
          <w:rPr>
            <w:rFonts w:hAnsiTheme="minorEastAsia" w:hint="eastAsia"/>
            <w:color w:val="000000" w:themeColor="text1"/>
            <w:rPrChange w:id="4742" w:author="JY0225" w:date="2017-08-24T11:24:00Z">
              <w:rPr>
                <w:rFonts w:hint="eastAsia"/>
                <w:color w:val="000000" w:themeColor="text1"/>
              </w:rPr>
            </w:rPrChange>
          </w:rPr>
          <w:t>信息。</w:t>
        </w:r>
        <w:r w:rsidR="00166EFA" w:rsidRPr="00B207B1">
          <w:rPr>
            <w:rFonts w:hAnsiTheme="minorEastAsia" w:hint="eastAsia"/>
            <w:color w:val="000000" w:themeColor="text1"/>
            <w:rPrChange w:id="4743" w:author="JY0225" w:date="2017-08-24T11:24:00Z">
              <w:rPr>
                <w:rFonts w:hint="eastAsia"/>
                <w:color w:val="000000" w:themeColor="text1"/>
              </w:rPr>
            </w:rPrChange>
          </w:rPr>
          <w:t>该接口在实现的过程中会调用大文件分块接口，将文件</w:t>
        </w:r>
      </w:ins>
      <w:ins w:id="4744" w:author="JY0225" w:date="2017-08-23T14:56:00Z">
        <w:r w:rsidR="00166EFA" w:rsidRPr="00B207B1">
          <w:rPr>
            <w:rFonts w:hAnsiTheme="minorEastAsia" w:hint="eastAsia"/>
            <w:color w:val="000000" w:themeColor="text1"/>
            <w:rPrChange w:id="4745"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746" w:author="JY0225" w:date="2017-08-24T11:24:00Z">
              <w:rPr>
                <w:rFonts w:hint="eastAsia"/>
                <w:color w:val="000000" w:themeColor="text1"/>
              </w:rPr>
            </w:rPrChange>
          </w:rPr>
          <w:t>返回文件上传的结果，包括</w:t>
        </w:r>
      </w:ins>
      <w:ins w:id="4747" w:author="JY0225" w:date="2017-08-23T14:57:00Z">
        <w:r w:rsidR="00396DE0" w:rsidRPr="00B207B1">
          <w:rPr>
            <w:rFonts w:hAnsiTheme="minorEastAsia" w:hint="eastAsia"/>
            <w:color w:val="000000" w:themeColor="text1"/>
            <w:rPrChange w:id="4748" w:author="JY0225" w:date="2017-08-24T11:24:00Z">
              <w:rPr>
                <w:rFonts w:hint="eastAsia"/>
                <w:color w:val="000000" w:themeColor="text1"/>
              </w:rPr>
            </w:rPrChange>
          </w:rPr>
          <w:t>上传状态</w:t>
        </w:r>
        <w:r w:rsidR="00396DE0" w:rsidRPr="00B207B1">
          <w:rPr>
            <w:rFonts w:hAnsiTheme="minorEastAsia"/>
            <w:color w:val="000000" w:themeColor="text1"/>
            <w:rPrChange w:id="4749" w:author="JY0225" w:date="2017-08-24T11:24:00Z">
              <w:rPr>
                <w:color w:val="000000" w:themeColor="text1"/>
              </w:rPr>
            </w:rPrChange>
          </w:rPr>
          <w:t>status</w:t>
        </w:r>
        <w:r w:rsidR="00396DE0" w:rsidRPr="00B207B1">
          <w:rPr>
            <w:rFonts w:hAnsiTheme="minorEastAsia" w:hint="eastAsia"/>
            <w:color w:val="000000" w:themeColor="text1"/>
            <w:rPrChange w:id="4750" w:author="JY0225" w:date="2017-08-24T11:24:00Z">
              <w:rPr>
                <w:rFonts w:hint="eastAsia"/>
                <w:color w:val="000000" w:themeColor="text1"/>
              </w:rPr>
            </w:rPrChange>
          </w:rPr>
          <w:t>、</w:t>
        </w:r>
      </w:ins>
      <w:ins w:id="4751" w:author="JY0225" w:date="2017-08-23T14:56:00Z">
        <w:r w:rsidR="00B24EC6" w:rsidRPr="00B207B1">
          <w:rPr>
            <w:rFonts w:hAnsiTheme="minorEastAsia" w:hint="eastAsia"/>
            <w:color w:val="000000" w:themeColor="text1"/>
            <w:rPrChange w:id="4752" w:author="JY0225" w:date="2017-08-24T11:24:00Z">
              <w:rPr>
                <w:rFonts w:hint="eastAsia"/>
                <w:color w:val="000000" w:themeColor="text1"/>
              </w:rPr>
            </w:rPrChange>
          </w:rPr>
          <w:t>文件的上传路径</w:t>
        </w:r>
      </w:ins>
      <w:ins w:id="4753" w:author="JY0225" w:date="2017-08-23T14:57:00Z">
        <w:r w:rsidR="00B24EC6" w:rsidRPr="00B207B1">
          <w:rPr>
            <w:rFonts w:hAnsiTheme="minorEastAsia"/>
            <w:color w:val="000000" w:themeColor="text1"/>
            <w:rPrChange w:id="4754" w:author="JY0225" w:date="2017-08-24T11:24:00Z">
              <w:rPr>
                <w:color w:val="000000" w:themeColor="text1"/>
              </w:rPr>
            </w:rPrChange>
          </w:rPr>
          <w:t>path</w:t>
        </w:r>
        <w:r w:rsidR="00F11089" w:rsidRPr="00B207B1">
          <w:rPr>
            <w:rFonts w:hAnsiTheme="minorEastAsia" w:hint="eastAsia"/>
            <w:color w:val="000000" w:themeColor="text1"/>
            <w:rPrChange w:id="4755" w:author="JY0225" w:date="2017-08-24T11:24:00Z">
              <w:rPr>
                <w:rFonts w:hint="eastAsia"/>
                <w:color w:val="000000" w:themeColor="text1"/>
              </w:rPr>
            </w:rPrChange>
          </w:rPr>
          <w:t>，文件大小</w:t>
        </w:r>
        <w:r w:rsidR="00F11089" w:rsidRPr="00B207B1">
          <w:rPr>
            <w:rFonts w:hAnsiTheme="minorEastAsia"/>
            <w:color w:val="000000" w:themeColor="text1"/>
            <w:rPrChange w:id="4756" w:author="JY0225" w:date="2017-08-24T11:24:00Z">
              <w:rPr>
                <w:color w:val="000000" w:themeColor="text1"/>
              </w:rPr>
            </w:rPrChange>
          </w:rPr>
          <w:t>size</w:t>
        </w:r>
        <w:r w:rsidR="00F11089" w:rsidRPr="00B207B1">
          <w:rPr>
            <w:rFonts w:hAnsiTheme="minorEastAsia" w:hint="eastAsia"/>
            <w:color w:val="000000" w:themeColor="text1"/>
            <w:rPrChange w:id="4757" w:author="JY0225" w:date="2017-08-24T11:24:00Z">
              <w:rPr>
                <w:rFonts w:hint="eastAsia"/>
                <w:color w:val="000000" w:themeColor="text1"/>
              </w:rPr>
            </w:rPrChange>
          </w:rPr>
          <w:t>、上传时间</w:t>
        </w:r>
        <w:r w:rsidR="00F11089" w:rsidRPr="00B207B1">
          <w:rPr>
            <w:rFonts w:hAnsiTheme="minorEastAsia"/>
            <w:color w:val="000000" w:themeColor="text1"/>
            <w:rPrChange w:id="4758" w:author="JY0225" w:date="2017-08-24T11:24:00Z">
              <w:rPr>
                <w:color w:val="000000" w:themeColor="text1"/>
              </w:rPr>
            </w:rPrChange>
          </w:rPr>
          <w:t>ctime</w:t>
        </w:r>
      </w:ins>
      <w:ins w:id="4759" w:author="JY0225" w:date="2017-08-23T15:03:00Z">
        <w:r w:rsidR="00802E44" w:rsidRPr="00B207B1">
          <w:rPr>
            <w:rFonts w:hAnsiTheme="minorEastAsia" w:hint="eastAsia"/>
            <w:color w:val="000000" w:themeColor="text1"/>
            <w:rPrChange w:id="4760" w:author="JY0225" w:date="2017-08-24T11:24:00Z">
              <w:rPr>
                <w:rFonts w:hint="eastAsia"/>
                <w:color w:val="000000" w:themeColor="text1"/>
              </w:rPr>
            </w:rPrChange>
          </w:rPr>
          <w:t>以及</w:t>
        </w:r>
      </w:ins>
      <w:ins w:id="4761" w:author="JY0225" w:date="2017-08-23T14:57:00Z">
        <w:r w:rsidR="00F11089" w:rsidRPr="00B207B1">
          <w:rPr>
            <w:rFonts w:hAnsiTheme="minorEastAsia"/>
            <w:color w:val="000000" w:themeColor="text1"/>
            <w:rPrChange w:id="4762" w:author="JY0225" w:date="2017-08-24T11:24:00Z">
              <w:rPr>
                <w:color w:val="000000" w:themeColor="text1"/>
              </w:rPr>
            </w:rPrChange>
          </w:rPr>
          <w:t>MD5</w:t>
        </w:r>
        <w:r w:rsidR="00F11089" w:rsidRPr="00B207B1">
          <w:rPr>
            <w:rFonts w:hAnsiTheme="minorEastAsia" w:hint="eastAsia"/>
            <w:color w:val="000000" w:themeColor="text1"/>
            <w:rPrChange w:id="4763" w:author="JY0225" w:date="2017-08-24T11:24:00Z">
              <w:rPr>
                <w:rFonts w:hint="eastAsia"/>
                <w:color w:val="000000" w:themeColor="text1"/>
              </w:rPr>
            </w:rPrChange>
          </w:rPr>
          <w:t>值。</w:t>
        </w:r>
      </w:ins>
      <w:del w:id="4764" w:author="JY0225" w:date="2017-08-23T15:01:00Z">
        <w:r w:rsidR="00F06BFC" w:rsidRPr="00B207B1" w:rsidDel="0015507B">
          <w:rPr>
            <w:rFonts w:hAnsiTheme="minorEastAsia"/>
            <w:color w:val="000000" w:themeColor="text1"/>
            <w:rPrChange w:id="4765" w:author="JY0225" w:date="2017-08-24T11:24:00Z">
              <w:rPr>
                <w:color w:val="000000" w:themeColor="text1"/>
              </w:rPr>
            </w:rPrChange>
          </w:rPr>
          <w:delText>2</w:delText>
        </w:r>
        <w:r w:rsidR="00F06BFC" w:rsidRPr="00B207B1" w:rsidDel="0015507B">
          <w:rPr>
            <w:rFonts w:hAnsiTheme="minorEastAsia" w:hint="eastAsia"/>
            <w:color w:val="000000" w:themeColor="text1"/>
            <w:rPrChange w:id="4766"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767"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768" w:author="JY0225" w:date="2017-08-23T15:00:00Z"/>
        </w:trPr>
        <w:tc>
          <w:tcPr>
            <w:tcW w:w="1660" w:type="dxa"/>
          </w:tcPr>
          <w:p w14:paraId="510E0E52" w14:textId="77777777" w:rsidR="00F06BFC" w:rsidRPr="00B207B1" w:rsidDel="0015507B" w:rsidRDefault="00F06BFC" w:rsidP="00EF2128">
            <w:pPr>
              <w:spacing w:line="400" w:lineRule="exact"/>
              <w:rPr>
                <w:del w:id="4769" w:author="JY0225" w:date="2017-08-23T15:00:00Z"/>
                <w:color w:val="000000" w:themeColor="text1"/>
              </w:rPr>
            </w:pPr>
            <w:del w:id="4770"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771" w:author="JY0225" w:date="2017-08-23T15:00:00Z"/>
                <w:color w:val="000000" w:themeColor="text1"/>
              </w:rPr>
            </w:pPr>
            <w:del w:id="4772"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773" w:author="JY0225" w:date="2017-08-23T15:00:00Z"/>
                <w:color w:val="000000" w:themeColor="text1"/>
              </w:rPr>
            </w:pPr>
            <w:del w:id="4774"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775" w:author="JY0225" w:date="2017-08-23T15:00:00Z"/>
        </w:trPr>
        <w:tc>
          <w:tcPr>
            <w:tcW w:w="1660" w:type="dxa"/>
            <w:vMerge w:val="restart"/>
          </w:tcPr>
          <w:p w14:paraId="45D227D2" w14:textId="77777777" w:rsidR="00F06BFC" w:rsidRPr="00B207B1" w:rsidDel="0015507B" w:rsidRDefault="00F06BFC" w:rsidP="00EF2128">
            <w:pPr>
              <w:spacing w:line="400" w:lineRule="exact"/>
              <w:rPr>
                <w:del w:id="4776" w:author="JY0225" w:date="2017-08-23T15:00:00Z"/>
                <w:color w:val="000000" w:themeColor="text1"/>
              </w:rPr>
            </w:pPr>
            <w:del w:id="4777"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778" w:author="JY0225" w:date="2017-08-23T15:00:00Z"/>
                <w:color w:val="000000" w:themeColor="text1"/>
              </w:rPr>
            </w:pPr>
            <w:del w:id="4779"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780" w:author="JY0225" w:date="2017-08-23T15:00:00Z"/>
                <w:color w:val="000000" w:themeColor="text1"/>
              </w:rPr>
            </w:pPr>
            <w:del w:id="4781"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782" w:author="JY0225" w:date="2017-08-23T15:00:00Z"/>
        </w:trPr>
        <w:tc>
          <w:tcPr>
            <w:tcW w:w="1660" w:type="dxa"/>
            <w:vMerge/>
          </w:tcPr>
          <w:p w14:paraId="29357600" w14:textId="77777777" w:rsidR="00F06BFC" w:rsidRPr="00B207B1" w:rsidDel="0015507B" w:rsidRDefault="00F06BFC" w:rsidP="00EF2128">
            <w:pPr>
              <w:spacing w:line="400" w:lineRule="exact"/>
              <w:rPr>
                <w:del w:id="4783"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784" w:author="JY0225" w:date="2017-08-23T15:00:00Z"/>
                <w:color w:val="000000" w:themeColor="text1"/>
              </w:rPr>
            </w:pPr>
            <w:del w:id="4785"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786" w:author="JY0225" w:date="2017-08-23T15:00:00Z"/>
                <w:color w:val="000000" w:themeColor="text1"/>
              </w:rPr>
            </w:pPr>
            <w:del w:id="4787"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788" w:author="JY0225" w:date="2017-08-23T15:00:00Z"/>
                <w:color w:val="000000" w:themeColor="text1"/>
              </w:rPr>
            </w:pPr>
            <w:del w:id="4789"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790" w:author="JY0225" w:date="2017-08-23T15:00:00Z"/>
                <w:color w:val="000000" w:themeColor="text1"/>
              </w:rPr>
            </w:pPr>
            <w:del w:id="4791"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792" w:author="JY0225" w:date="2017-08-23T15:00:00Z"/>
        </w:trPr>
        <w:tc>
          <w:tcPr>
            <w:tcW w:w="1660" w:type="dxa"/>
            <w:vMerge/>
          </w:tcPr>
          <w:p w14:paraId="1E4BE774" w14:textId="77777777" w:rsidR="00F06BFC" w:rsidRPr="00B207B1" w:rsidDel="0015507B" w:rsidRDefault="00F06BFC" w:rsidP="00EF2128">
            <w:pPr>
              <w:spacing w:line="400" w:lineRule="exact"/>
              <w:rPr>
                <w:del w:id="4793"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794" w:author="JY0225" w:date="2017-08-23T15:00:00Z"/>
                <w:color w:val="000000" w:themeColor="text1"/>
              </w:rPr>
            </w:pPr>
            <w:del w:id="4795"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796" w:author="JY0225" w:date="2017-08-23T15:00:00Z"/>
                <w:rFonts w:ascii="Times New Roman" w:hAnsi="Times New Roman"/>
              </w:rPr>
            </w:pPr>
            <w:del w:id="4797"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798" w:author="JY0225" w:date="2017-08-23T15:00:00Z"/>
                <w:rFonts w:ascii="Times New Roman" w:hAnsi="Times New Roman"/>
              </w:rPr>
            </w:pPr>
            <w:del w:id="4799"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800" w:author="JY0225" w:date="2017-08-23T15:00:00Z"/>
                <w:rFonts w:ascii="Times New Roman" w:hAnsi="Times New Roman"/>
              </w:rPr>
            </w:pPr>
            <w:del w:id="4801"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802" w:author="JY0225" w:date="2017-08-23T15:00:00Z"/>
                <w:rFonts w:ascii="Times New Roman" w:hAnsi="Times New Roman"/>
              </w:rPr>
            </w:pPr>
            <w:del w:id="4803"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804" w:author="JY0225" w:date="2017-08-23T15:00:00Z"/>
                <w:rFonts w:ascii="Times New Roman" w:hAnsi="Times New Roman"/>
              </w:rPr>
            </w:pPr>
            <w:del w:id="4805"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806" w:author="JY0225" w:date="2017-08-23T15:00:00Z"/>
                <w:rFonts w:ascii="Times New Roman" w:hAnsi="Times New Roman"/>
              </w:rPr>
            </w:pPr>
            <w:del w:id="4807"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808" w:author="JY0225" w:date="2017-08-23T15:00:00Z"/>
                <w:rFonts w:ascii="Times New Roman" w:hAnsi="Times New Roman"/>
              </w:rPr>
            </w:pPr>
            <w:del w:id="4809"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810" w:author="JY0225" w:date="2017-08-23T15:00:00Z"/>
                <w:color w:val="000000" w:themeColor="text1"/>
              </w:rPr>
            </w:pPr>
            <w:del w:id="4811"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812" w:name="_Toc491952457"/>
      <w:r w:rsidRPr="00B207B1">
        <w:t>4.5.</w:t>
      </w:r>
      <w:ins w:id="4813" w:author="微软用户" w:date="2017-08-18T22:59:00Z">
        <w:r w:rsidR="00FE3AA9" w:rsidRPr="00B207B1">
          <w:t>3</w:t>
        </w:r>
      </w:ins>
      <w:del w:id="4814"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812"/>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815" w:author="JY0225" w:date="2017-08-24T11:24:00Z">
            <w:rPr>
              <w:color w:val="000000" w:themeColor="text1"/>
            </w:rPr>
          </w:rPrChange>
        </w:rPr>
        <w:pPrChange w:id="4816"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817" w:author="JY0225" w:date="2017-08-24T11:24:00Z">
            <w:rPr>
              <w:rFonts w:hint="eastAsia"/>
              <w:color w:val="000000" w:themeColor="text1"/>
            </w:rPr>
          </w:rPrChange>
        </w:rPr>
        <w:t>是否</w:t>
      </w:r>
      <w:r w:rsidR="00FB7117" w:rsidRPr="00B207B1">
        <w:rPr>
          <w:rFonts w:hAnsiTheme="minorEastAsia" w:hint="eastAsia"/>
          <w:color w:val="000000" w:themeColor="text1"/>
          <w:rPrChange w:id="4818" w:author="JY0225" w:date="2017-08-24T11:24:00Z">
            <w:rPr>
              <w:rFonts w:hint="eastAsia"/>
              <w:color w:val="000000" w:themeColor="text1"/>
            </w:rPr>
          </w:rPrChange>
        </w:rPr>
        <w:t>有</w:t>
      </w:r>
      <w:r w:rsidR="00032B25" w:rsidRPr="00B207B1">
        <w:rPr>
          <w:rFonts w:hAnsiTheme="minorEastAsia" w:hint="eastAsia"/>
          <w:color w:val="000000" w:themeColor="text1"/>
          <w:rPrChange w:id="4819" w:author="JY0225" w:date="2017-08-24T11:24:00Z">
            <w:rPr>
              <w:rFonts w:hint="eastAsia"/>
              <w:color w:val="000000" w:themeColor="text1"/>
            </w:rPr>
          </w:rPrChange>
        </w:rPr>
        <w:t>本地</w:t>
      </w:r>
      <w:r w:rsidR="003A4D75" w:rsidRPr="00B207B1">
        <w:rPr>
          <w:rFonts w:hAnsiTheme="minorEastAsia" w:hint="eastAsia"/>
          <w:color w:val="000000" w:themeColor="text1"/>
          <w:rPrChange w:id="4820"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4821" w:author="JY0225" w:date="2017-08-23T15:14:00Z">
              <w:r w:rsidR="00207DAD" w:rsidRPr="00B207B1">
                <w:rPr>
                  <w:rFonts w:hint="eastAsia"/>
                  <w:color w:val="000000" w:themeColor="text1"/>
                </w:rPr>
                <w:t>ser</w:t>
              </w:r>
              <w:r w:rsidR="00207DAD" w:rsidRPr="00B207B1">
                <w:rPr>
                  <w:color w:val="000000" w:themeColor="text1"/>
                </w:rPr>
                <w:t>ver</w:t>
              </w:r>
            </w:ins>
            <w:del w:id="4822" w:author="JY0225" w:date="2017-08-23T15:09:00Z">
              <w:r w:rsidRPr="00B207B1" w:rsidDel="00284743">
                <w:rPr>
                  <w:rFonts w:hint="eastAsia"/>
                  <w:color w:val="000000" w:themeColor="text1"/>
                </w:rPr>
                <w:delText>file</w:delText>
              </w:r>
            </w:del>
            <w:r w:rsidRPr="00B207B1">
              <w:rPr>
                <w:color w:val="000000" w:themeColor="text1"/>
              </w:rPr>
              <w:t xml:space="preserve">_path, </w:t>
            </w:r>
            <w:del w:id="4823"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4824" w:author="JY0225" w:date="2017-08-23T15:10:00Z">
              <w:r w:rsidRPr="00B207B1">
                <w:rPr>
                  <w:color w:val="000000" w:themeColor="text1"/>
                </w:rPr>
                <w:t>local</w:t>
              </w:r>
            </w:ins>
            <w:del w:id="4825"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4826"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4827" w:author="JY0225" w:date="2017-08-23T15:05:00Z"/>
                <w:color w:val="000000" w:themeColor="text1"/>
              </w:rPr>
            </w:pPr>
            <w:del w:id="4828"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5765CDCB" w:rsidR="00AE26B7" w:rsidRPr="00B207B1" w:rsidRDefault="00AF6FD3" w:rsidP="005B02E4">
      <w:pPr>
        <w:spacing w:line="400" w:lineRule="exact"/>
        <w:rPr>
          <w:ins w:id="4829" w:author="JY0225" w:date="2017-08-23T15:15:00Z"/>
          <w:rFonts w:hAnsiTheme="minorEastAsia"/>
          <w:color w:val="000000" w:themeColor="text1"/>
          <w:rPrChange w:id="4830" w:author="JY0225" w:date="2017-08-24T11:24:00Z">
            <w:rPr>
              <w:ins w:id="4831" w:author="JY0225" w:date="2017-08-23T15:15:00Z"/>
              <w:color w:val="000000" w:themeColor="text1"/>
            </w:rPr>
          </w:rPrChange>
        </w:rPr>
      </w:pPr>
      <w:ins w:id="4832" w:author="JY0225" w:date="2017-08-23T15:01:00Z">
        <w:r w:rsidRPr="00B207B1">
          <w:rPr>
            <w:color w:val="000000" w:themeColor="text1"/>
          </w:rPr>
          <w:tab/>
        </w:r>
      </w:ins>
      <w:r w:rsidR="00D21AE5">
        <w:rPr>
          <w:rFonts w:hint="eastAsia"/>
          <w:color w:val="000000" w:themeColor="text1"/>
        </w:rPr>
        <w:t>表4-12为</w:t>
      </w:r>
      <w:ins w:id="4833" w:author="JY0225" w:date="2017-08-23T15:20:00Z">
        <w:r w:rsidR="00A65547" w:rsidRPr="00B207B1">
          <w:rPr>
            <w:rFonts w:hAnsiTheme="minorEastAsia" w:hint="eastAsia"/>
            <w:color w:val="000000" w:themeColor="text1"/>
            <w:rPrChange w:id="4834" w:author="JY0225" w:date="2017-08-24T11:24:00Z">
              <w:rPr>
                <w:rFonts w:hint="eastAsia"/>
                <w:color w:val="000000" w:themeColor="text1"/>
              </w:rPr>
            </w:rPrChange>
          </w:rPr>
          <w:t>是否有本地缓存</w:t>
        </w:r>
      </w:ins>
      <w:ins w:id="4835" w:author="JY0225" w:date="2017-08-23T15:15:00Z">
        <w:r w:rsidR="00DF7208" w:rsidRPr="00B207B1">
          <w:rPr>
            <w:rFonts w:hAnsiTheme="minorEastAsia" w:hint="eastAsia"/>
            <w:color w:val="000000" w:themeColor="text1"/>
            <w:rPrChange w:id="4836" w:author="JY0225" w:date="2017-08-24T11:24:00Z">
              <w:rPr>
                <w:rFonts w:hint="eastAsia"/>
                <w:color w:val="000000" w:themeColor="text1"/>
              </w:rPr>
            </w:rPrChange>
          </w:rPr>
          <w:t>接口</w:t>
        </w:r>
      </w:ins>
      <w:r w:rsidR="00D21AE5">
        <w:rPr>
          <w:rFonts w:hAnsiTheme="minorEastAsia" w:hint="eastAsia"/>
          <w:color w:val="000000" w:themeColor="text1"/>
        </w:rPr>
        <w:t>，</w:t>
      </w:r>
      <w:ins w:id="4837" w:author="JY0225" w:date="2017-08-23T15:15:00Z">
        <w:r w:rsidR="00DF7208" w:rsidRPr="00B207B1">
          <w:rPr>
            <w:rFonts w:hAnsiTheme="minorEastAsia" w:hint="eastAsia"/>
            <w:color w:val="000000" w:themeColor="text1"/>
            <w:rPrChange w:id="4838" w:author="JY0225" w:date="2017-08-24T11:24:00Z">
              <w:rPr>
                <w:rFonts w:hint="eastAsia"/>
                <w:color w:val="000000" w:themeColor="text1"/>
              </w:rPr>
            </w:rPrChange>
          </w:rPr>
          <w:t>在用户发送上传文件至中间件时调用，</w:t>
        </w:r>
        <w:r w:rsidR="00DF7208" w:rsidRPr="00B207B1">
          <w:rPr>
            <w:rFonts w:hAnsiTheme="minorEastAsia"/>
            <w:color w:val="000000" w:themeColor="text1"/>
            <w:rPrChange w:id="4839" w:author="JY0225" w:date="2017-08-24T11:24:00Z">
              <w:rPr>
                <w:color w:val="000000" w:themeColor="text1"/>
              </w:rPr>
            </w:rPrChange>
          </w:rPr>
          <w:lastRenderedPageBreak/>
          <w:t>server_path</w:t>
        </w:r>
        <w:r w:rsidR="00DF7208" w:rsidRPr="00B207B1">
          <w:rPr>
            <w:rFonts w:hAnsiTheme="minorEastAsia" w:hint="eastAsia"/>
            <w:color w:val="000000" w:themeColor="text1"/>
            <w:rPrChange w:id="4840"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841" w:author="JY0225" w:date="2017-08-24T11:24:00Z">
              <w:rPr>
                <w:color w:val="000000" w:themeColor="text1"/>
              </w:rPr>
            </w:rPrChange>
          </w:rPr>
          <w:t>userid</w:t>
        </w:r>
        <w:r w:rsidR="00DF7208" w:rsidRPr="00B207B1">
          <w:rPr>
            <w:rFonts w:hAnsiTheme="minorEastAsia" w:hint="eastAsia"/>
            <w:color w:val="000000" w:themeColor="text1"/>
            <w:rPrChange w:id="4842" w:author="JY0225" w:date="2017-08-24T11:24:00Z">
              <w:rPr>
                <w:rFonts w:hint="eastAsia"/>
                <w:color w:val="000000" w:themeColor="text1"/>
              </w:rPr>
            </w:rPrChange>
          </w:rPr>
          <w:t>为用户的</w:t>
        </w:r>
        <w:r w:rsidR="00DF7208" w:rsidRPr="00B207B1">
          <w:rPr>
            <w:rFonts w:hAnsiTheme="minorEastAsia"/>
            <w:color w:val="000000" w:themeColor="text1"/>
            <w:rPrChange w:id="4843" w:author="JY0225" w:date="2017-08-24T11:24:00Z">
              <w:rPr>
                <w:color w:val="000000" w:themeColor="text1"/>
              </w:rPr>
            </w:rPrChange>
          </w:rPr>
          <w:t>id</w:t>
        </w:r>
        <w:r w:rsidR="00DF7208" w:rsidRPr="00B207B1">
          <w:rPr>
            <w:rFonts w:hAnsiTheme="minorEastAsia" w:hint="eastAsia"/>
            <w:color w:val="000000" w:themeColor="text1"/>
            <w:rPrChange w:id="4844" w:author="JY0225" w:date="2017-08-24T11:24:00Z">
              <w:rPr>
                <w:rFonts w:hint="eastAsia"/>
                <w:color w:val="000000" w:themeColor="text1"/>
              </w:rPr>
            </w:rPrChange>
          </w:rPr>
          <w:t>信息。该接口在是实现的过程中调用了获取文件信息接口，以获取服务器文件的</w:t>
        </w:r>
        <w:r w:rsidR="00DF7208" w:rsidRPr="00B207B1">
          <w:rPr>
            <w:rFonts w:hAnsiTheme="minorEastAsia"/>
            <w:color w:val="000000" w:themeColor="text1"/>
            <w:rPrChange w:id="4845" w:author="JY0225" w:date="2017-08-24T11:24:00Z">
              <w:rPr>
                <w:color w:val="000000" w:themeColor="text1"/>
              </w:rPr>
            </w:rPrChange>
          </w:rPr>
          <w:t>MD5</w:t>
        </w:r>
        <w:r w:rsidR="00DF7208" w:rsidRPr="00B207B1">
          <w:rPr>
            <w:rFonts w:hAnsiTheme="minorEastAsia" w:hint="eastAsia"/>
            <w:color w:val="000000" w:themeColor="text1"/>
            <w:rPrChange w:id="4846"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847" w:author="JY0225" w:date="2017-08-24T11:24:00Z">
              <w:rPr>
                <w:color w:val="000000" w:themeColor="text1"/>
              </w:rPr>
            </w:rPrChange>
          </w:rPr>
          <w:t>MD5</w:t>
        </w:r>
        <w:r w:rsidR="00DF7208" w:rsidRPr="00B207B1">
          <w:rPr>
            <w:rFonts w:hAnsiTheme="minorEastAsia" w:hint="eastAsia"/>
            <w:color w:val="000000" w:themeColor="text1"/>
            <w:rPrChange w:id="4848"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849" w:author="JY0225" w:date="2017-08-24T11:24:00Z">
            <w:rPr>
              <w:color w:val="000000" w:themeColor="text1"/>
            </w:rPr>
          </w:rPrChange>
        </w:rPr>
        <w:pPrChange w:id="4850"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851" w:author="JY0225" w:date="2017-08-24T11:24:00Z">
            <w:rPr>
              <w:rFonts w:hint="eastAsia"/>
              <w:color w:val="000000" w:themeColor="text1"/>
            </w:rPr>
          </w:rPrChange>
        </w:rPr>
        <w:t>是否有</w:t>
      </w:r>
      <w:r w:rsidR="00AF6050" w:rsidRPr="00B207B1">
        <w:rPr>
          <w:rFonts w:hAnsiTheme="minorEastAsia" w:hint="eastAsia"/>
          <w:color w:val="000000" w:themeColor="text1"/>
          <w:rPrChange w:id="4852" w:author="JY0225" w:date="2017-08-24T11:24:00Z">
            <w:rPr>
              <w:rFonts w:hint="eastAsia"/>
              <w:color w:val="000000" w:themeColor="text1"/>
            </w:rPr>
          </w:rPrChange>
        </w:rPr>
        <w:t>服务器</w:t>
      </w:r>
      <w:r w:rsidR="00A73E6E" w:rsidRPr="00B207B1">
        <w:rPr>
          <w:rFonts w:hAnsiTheme="minorEastAsia" w:hint="eastAsia"/>
          <w:color w:val="000000" w:themeColor="text1"/>
          <w:rPrChange w:id="4853"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4854" w:author="JY0225" w:date="2017-08-23T15:17:00Z">
              <w:r w:rsidR="00A25872" w:rsidRPr="00B207B1">
                <w:rPr>
                  <w:color w:val="000000" w:themeColor="text1"/>
                </w:rPr>
                <w:t>local</w:t>
              </w:r>
            </w:ins>
            <w:del w:id="4855"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4856"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4857" w:author="JY0225" w:date="2017-08-23T15:17:00Z">
              <w:r w:rsidR="008F5217" w:rsidRPr="00B207B1" w:rsidDel="00A148C6">
                <w:rPr>
                  <w:rFonts w:hint="eastAsia"/>
                  <w:color w:val="000000" w:themeColor="text1"/>
                </w:rPr>
                <w:delText>服务器端</w:delText>
              </w:r>
            </w:del>
            <w:ins w:id="4858"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4859" w:author="JY0225" w:date="2017-08-23T15:17:00Z"/>
                <w:color w:val="000000" w:themeColor="text1"/>
              </w:rPr>
            </w:pPr>
            <w:del w:id="4860"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t>}</w:t>
            </w:r>
          </w:p>
        </w:tc>
      </w:tr>
    </w:tbl>
    <w:p w14:paraId="444AF713" w14:textId="51409317" w:rsidR="003A4431" w:rsidRPr="00B207B1" w:rsidRDefault="003A4431">
      <w:pPr>
        <w:spacing w:line="400" w:lineRule="exact"/>
        <w:rPr>
          <w:ins w:id="4861" w:author="JY0225" w:date="2017-08-23T15:10:00Z"/>
          <w:rFonts w:hAnsiTheme="minorEastAsia"/>
          <w:color w:val="000000" w:themeColor="text1"/>
          <w:szCs w:val="22"/>
          <w:rPrChange w:id="4862" w:author="JY0225" w:date="2017-08-24T11:24:00Z">
            <w:rPr>
              <w:ins w:id="4863" w:author="JY0225" w:date="2017-08-23T15:10:00Z"/>
            </w:rPr>
          </w:rPrChange>
        </w:rPr>
        <w:pPrChange w:id="4864" w:author="JY0225" w:date="2017-08-23T15:10:00Z">
          <w:pPr>
            <w:pStyle w:val="31"/>
          </w:pPr>
        </w:pPrChange>
      </w:pPr>
      <w:ins w:id="4865" w:author="JY0225" w:date="2017-08-23T15:10:00Z">
        <w:r w:rsidRPr="00B207B1">
          <w:rPr>
            <w:rFonts w:hAnsiTheme="minorEastAsia"/>
            <w:sz w:val="21"/>
            <w:szCs w:val="22"/>
            <w:rPrChange w:id="4866" w:author="JY0225" w:date="2017-08-24T11:24:00Z">
              <w:rPr>
                <w:b w:val="0"/>
                <w:bCs w:val="0"/>
              </w:rPr>
            </w:rPrChange>
          </w:rPr>
          <w:tab/>
        </w:r>
      </w:ins>
      <w:r w:rsidR="00CF6D10" w:rsidRPr="00CF6D10">
        <w:rPr>
          <w:rFonts w:hAnsiTheme="minorEastAsia" w:hint="eastAsia"/>
          <w:color w:val="000000" w:themeColor="text1"/>
          <w:szCs w:val="22"/>
        </w:rPr>
        <w:t>表4-13</w:t>
      </w:r>
      <w:ins w:id="4867" w:author="JY0225" w:date="2017-08-23T15:20:00Z">
        <w:r w:rsidR="00BD2C37" w:rsidRPr="00B207B1">
          <w:rPr>
            <w:rFonts w:hAnsiTheme="minorEastAsia" w:hint="eastAsia"/>
            <w:color w:val="000000" w:themeColor="text1"/>
            <w:szCs w:val="22"/>
            <w:rPrChange w:id="4868" w:author="JY0225" w:date="2017-08-24T11:24:00Z">
              <w:rPr>
                <w:rFonts w:hint="eastAsia"/>
                <w:b w:val="0"/>
                <w:bCs w:val="0"/>
                <w:color w:val="000000" w:themeColor="text1"/>
              </w:rPr>
            </w:rPrChange>
          </w:rPr>
          <w:t>是否有服务器缓存</w:t>
        </w:r>
      </w:ins>
      <w:ins w:id="4869" w:author="JY0225" w:date="2017-08-23T15:16:00Z">
        <w:r w:rsidR="00A25872" w:rsidRPr="00B207B1">
          <w:rPr>
            <w:rFonts w:hAnsiTheme="minorEastAsia" w:hint="eastAsia"/>
            <w:color w:val="000000" w:themeColor="text1"/>
            <w:szCs w:val="22"/>
            <w:rPrChange w:id="4870" w:author="JY0225" w:date="2017-08-24T11:24:00Z">
              <w:rPr>
                <w:rFonts w:hint="eastAsia"/>
                <w:b w:val="0"/>
                <w:bCs w:val="0"/>
              </w:rPr>
            </w:rPrChange>
          </w:rPr>
          <w:t>接口</w:t>
        </w:r>
      </w:ins>
      <w:r w:rsidR="00CF6D10">
        <w:rPr>
          <w:rFonts w:hAnsiTheme="minorEastAsia" w:hint="eastAsia"/>
          <w:color w:val="000000" w:themeColor="text1"/>
          <w:szCs w:val="22"/>
        </w:rPr>
        <w:t>，</w:t>
      </w:r>
      <w:ins w:id="4871" w:author="JY0225" w:date="2017-08-23T15:16:00Z">
        <w:r w:rsidR="00A25872" w:rsidRPr="00B207B1">
          <w:rPr>
            <w:rFonts w:hAnsiTheme="minorEastAsia" w:hint="eastAsia"/>
            <w:color w:val="000000" w:themeColor="text1"/>
            <w:szCs w:val="22"/>
            <w:rPrChange w:id="4872" w:author="JY0225" w:date="2017-08-24T11:24:00Z">
              <w:rPr>
                <w:rFonts w:hint="eastAsia"/>
                <w:b w:val="0"/>
                <w:bCs w:val="0"/>
              </w:rPr>
            </w:rPrChange>
          </w:rPr>
          <w:t>在</w:t>
        </w:r>
        <w:r w:rsidR="00A25872" w:rsidRPr="00B207B1">
          <w:rPr>
            <w:rFonts w:hAnsiTheme="minorEastAsia" w:hint="eastAsia"/>
            <w:color w:val="000000" w:themeColor="text1"/>
            <w:szCs w:val="22"/>
            <w:rPrChange w:id="4873" w:author="JY0225" w:date="2017-08-24T11:24:00Z">
              <w:rPr>
                <w:rFonts w:hint="eastAsia"/>
                <w:b w:val="0"/>
                <w:bCs w:val="0"/>
                <w:color w:val="000000" w:themeColor="text1"/>
              </w:rPr>
            </w:rPrChange>
          </w:rPr>
          <w:t>用户发送</w:t>
        </w:r>
        <w:r w:rsidR="00A25872" w:rsidRPr="00B207B1">
          <w:rPr>
            <w:rFonts w:hAnsiTheme="minorEastAsia" w:hint="eastAsia"/>
            <w:color w:val="000000" w:themeColor="text1"/>
            <w:szCs w:val="22"/>
            <w:rPrChange w:id="4874" w:author="JY0225" w:date="2017-08-24T11:24:00Z">
              <w:rPr>
                <w:rFonts w:hint="eastAsia"/>
                <w:b w:val="0"/>
                <w:bCs w:val="0"/>
              </w:rPr>
            </w:rPrChange>
          </w:rPr>
          <w:t>上传文件</w:t>
        </w:r>
        <w:r w:rsidR="00A25872" w:rsidRPr="00B207B1">
          <w:rPr>
            <w:rFonts w:hAnsiTheme="minorEastAsia" w:hint="eastAsia"/>
            <w:color w:val="000000" w:themeColor="text1"/>
            <w:szCs w:val="22"/>
            <w:rPrChange w:id="4875" w:author="JY0225" w:date="2017-08-24T11:24:00Z">
              <w:rPr>
                <w:rFonts w:hint="eastAsia"/>
                <w:b w:val="0"/>
                <w:bCs w:val="0"/>
                <w:color w:val="000000" w:themeColor="text1"/>
              </w:rPr>
            </w:rPrChange>
          </w:rPr>
          <w:t>请求</w:t>
        </w:r>
        <w:r w:rsidR="00A25872" w:rsidRPr="00B207B1">
          <w:rPr>
            <w:rFonts w:hAnsiTheme="minorEastAsia" w:hint="eastAsia"/>
            <w:color w:val="000000" w:themeColor="text1"/>
            <w:szCs w:val="22"/>
            <w:rPrChange w:id="4876" w:author="JY0225" w:date="2017-08-24T11:24:00Z">
              <w:rPr>
                <w:rFonts w:hint="eastAsia"/>
                <w:b w:val="0"/>
                <w:bCs w:val="0"/>
              </w:rPr>
            </w:rPrChange>
          </w:rPr>
          <w:t>时调用</w:t>
        </w:r>
        <w:r w:rsidR="00A25872" w:rsidRPr="00B207B1">
          <w:rPr>
            <w:rFonts w:hAnsiTheme="minorEastAsia" w:hint="eastAsia"/>
            <w:color w:val="000000" w:themeColor="text1"/>
            <w:szCs w:val="22"/>
            <w:rPrChange w:id="4877" w:author="JY0225" w:date="2017-08-24T11:24:00Z">
              <w:rPr>
                <w:rFonts w:hint="eastAsia"/>
                <w:b w:val="0"/>
                <w:bCs w:val="0"/>
                <w:color w:val="000000" w:themeColor="text1"/>
              </w:rPr>
            </w:rPrChange>
          </w:rPr>
          <w:t>，</w:t>
        </w:r>
      </w:ins>
      <w:ins w:id="4878" w:author="JY0225" w:date="2017-08-23T15:18:00Z">
        <w:r w:rsidR="00F21540" w:rsidRPr="00B207B1">
          <w:rPr>
            <w:rFonts w:hAnsiTheme="minorEastAsia"/>
            <w:color w:val="000000" w:themeColor="text1"/>
            <w:szCs w:val="22"/>
            <w:rPrChange w:id="4879" w:author="JY0225" w:date="2017-08-24T11:24:00Z">
              <w:rPr>
                <w:b w:val="0"/>
                <w:bCs w:val="0"/>
                <w:color w:val="000000" w:themeColor="text1"/>
              </w:rPr>
            </w:rPrChange>
          </w:rPr>
          <w:t>local_path</w:t>
        </w:r>
        <w:r w:rsidR="00F21540" w:rsidRPr="00B207B1">
          <w:rPr>
            <w:rFonts w:hAnsiTheme="minorEastAsia" w:hint="eastAsia"/>
            <w:color w:val="000000" w:themeColor="text1"/>
            <w:szCs w:val="22"/>
            <w:rPrChange w:id="4880" w:author="JY0225" w:date="2017-08-24T11:24:00Z">
              <w:rPr>
                <w:rFonts w:hint="eastAsia"/>
                <w:b w:val="0"/>
                <w:bCs w:val="0"/>
                <w:color w:val="000000" w:themeColor="text1"/>
              </w:rPr>
            </w:rPrChange>
          </w:rPr>
          <w:t>表示待上传的文件路径，</w:t>
        </w:r>
        <w:r w:rsidR="00F21540" w:rsidRPr="00B207B1">
          <w:rPr>
            <w:rFonts w:hAnsiTheme="minorEastAsia"/>
            <w:color w:val="000000" w:themeColor="text1"/>
            <w:szCs w:val="22"/>
            <w:rPrChange w:id="4881" w:author="JY0225" w:date="2017-08-24T11:24:00Z">
              <w:rPr>
                <w:b w:val="0"/>
                <w:bCs w:val="0"/>
                <w:color w:val="000000" w:themeColor="text1"/>
              </w:rPr>
            </w:rPrChange>
          </w:rPr>
          <w:t>userid</w:t>
        </w:r>
      </w:ins>
      <w:ins w:id="4882" w:author="JY0225" w:date="2017-08-23T15:19:00Z">
        <w:r w:rsidR="00F21540" w:rsidRPr="00B207B1">
          <w:rPr>
            <w:rFonts w:hAnsiTheme="minorEastAsia" w:hint="eastAsia"/>
            <w:color w:val="000000" w:themeColor="text1"/>
            <w:szCs w:val="22"/>
            <w:rPrChange w:id="4883" w:author="JY0225" w:date="2017-08-24T11:24:00Z">
              <w:rPr>
                <w:rFonts w:hint="eastAsia"/>
                <w:b w:val="0"/>
                <w:bCs w:val="0"/>
                <w:color w:val="000000" w:themeColor="text1"/>
              </w:rPr>
            </w:rPrChange>
          </w:rPr>
          <w:t>表示用户</w:t>
        </w:r>
        <w:r w:rsidR="00F21540" w:rsidRPr="00B207B1">
          <w:rPr>
            <w:rFonts w:hAnsiTheme="minorEastAsia"/>
            <w:color w:val="000000" w:themeColor="text1"/>
            <w:szCs w:val="22"/>
            <w:rPrChange w:id="4884" w:author="JY0225" w:date="2017-08-24T11:24:00Z">
              <w:rPr>
                <w:b w:val="0"/>
                <w:bCs w:val="0"/>
                <w:color w:val="000000" w:themeColor="text1"/>
              </w:rPr>
            </w:rPrChange>
          </w:rPr>
          <w:t>id</w:t>
        </w:r>
        <w:r w:rsidR="00F21540" w:rsidRPr="00B207B1">
          <w:rPr>
            <w:rFonts w:hAnsiTheme="minorEastAsia" w:hint="eastAsia"/>
            <w:color w:val="000000" w:themeColor="text1"/>
            <w:szCs w:val="22"/>
            <w:rPrChange w:id="4885" w:author="JY0225" w:date="2017-08-24T11:24:00Z">
              <w:rPr>
                <w:rFonts w:hint="eastAsia"/>
                <w:b w:val="0"/>
                <w:bCs w:val="0"/>
                <w:color w:val="000000" w:themeColor="text1"/>
              </w:rPr>
            </w:rPrChange>
          </w:rPr>
          <w:t>信息，通过查询本地数据库中保存的服务器文件信息，比较</w:t>
        </w:r>
        <w:r w:rsidR="00F21540" w:rsidRPr="00B207B1">
          <w:rPr>
            <w:rFonts w:hAnsiTheme="minorEastAsia"/>
            <w:color w:val="000000" w:themeColor="text1"/>
            <w:szCs w:val="22"/>
            <w:rPrChange w:id="4886" w:author="JY0225" w:date="2017-08-24T11:24:00Z">
              <w:rPr>
                <w:b w:val="0"/>
                <w:bCs w:val="0"/>
                <w:color w:val="000000" w:themeColor="text1"/>
              </w:rPr>
            </w:rPrChange>
          </w:rPr>
          <w:t>MD5</w:t>
        </w:r>
        <w:r w:rsidR="00F21540" w:rsidRPr="00B207B1">
          <w:rPr>
            <w:rFonts w:hAnsiTheme="minorEastAsia" w:hint="eastAsia"/>
            <w:color w:val="000000" w:themeColor="text1"/>
            <w:szCs w:val="22"/>
            <w:rPrChange w:id="4887" w:author="JY0225" w:date="2017-08-24T11:24:00Z">
              <w:rPr>
                <w:rFonts w:hint="eastAsia"/>
                <w:b w:val="0"/>
                <w:bCs w:val="0"/>
                <w:color w:val="000000" w:themeColor="text1"/>
              </w:rPr>
            </w:rPrChange>
          </w:rPr>
          <w:t>值判断服务器是否存在待</w:t>
        </w:r>
      </w:ins>
      <w:ins w:id="4888" w:author="JY0225" w:date="2017-08-23T15:20:00Z">
        <w:r w:rsidR="00F21540" w:rsidRPr="00B207B1">
          <w:rPr>
            <w:rFonts w:hAnsiTheme="minorEastAsia" w:hint="eastAsia"/>
            <w:color w:val="000000" w:themeColor="text1"/>
            <w:szCs w:val="22"/>
            <w:rPrChange w:id="4889" w:author="JY0225" w:date="2017-08-24T11:24:00Z">
              <w:rPr>
                <w:rFonts w:hint="eastAsia"/>
                <w:b w:val="0"/>
                <w:bCs w:val="0"/>
                <w:color w:val="000000" w:themeColor="text1"/>
              </w:rPr>
            </w:rPrChange>
          </w:rPr>
          <w:t>上传的文件，并将结果返回。</w:t>
        </w:r>
      </w:ins>
    </w:p>
    <w:p w14:paraId="0AF579A9" w14:textId="77777777" w:rsidR="00095EE3" w:rsidRPr="00B207B1" w:rsidRDefault="00095EE3" w:rsidP="00095EE3">
      <w:pPr>
        <w:pStyle w:val="31"/>
      </w:pPr>
      <w:bookmarkStart w:id="4890" w:name="_Toc491952458"/>
      <w:r w:rsidRPr="00B207B1">
        <w:t>4.5.</w:t>
      </w:r>
      <w:ins w:id="4891" w:author="微软用户" w:date="2017-08-18T22:59:00Z">
        <w:r w:rsidR="002247D4" w:rsidRPr="00B207B1">
          <w:t>4</w:t>
        </w:r>
      </w:ins>
      <w:del w:id="4892"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890"/>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893" w:author="JY0225" w:date="2017-08-24T11:25:00Z">
            <w:rPr>
              <w:color w:val="000000" w:themeColor="text1"/>
            </w:rPr>
          </w:rPrChange>
        </w:rPr>
        <w:pPrChange w:id="4894"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895"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38F7A112" w:rsidR="000E527E" w:rsidRPr="00B207B1" w:rsidRDefault="00CF2D49" w:rsidP="005B02E4">
      <w:pPr>
        <w:spacing w:line="400" w:lineRule="exact"/>
        <w:rPr>
          <w:color w:val="000000" w:themeColor="text1"/>
        </w:rPr>
      </w:pPr>
      <w:ins w:id="4896" w:author="JY0225" w:date="2017-08-23T15:20:00Z">
        <w:r w:rsidRPr="00B207B1">
          <w:rPr>
            <w:color w:val="000000" w:themeColor="text1"/>
          </w:rPr>
          <w:tab/>
        </w:r>
      </w:ins>
      <w:r w:rsidR="00CF6D10">
        <w:rPr>
          <w:rFonts w:hint="eastAsia"/>
          <w:color w:val="000000" w:themeColor="text1"/>
        </w:rPr>
        <w:t>表4-14为</w:t>
      </w:r>
      <w:ins w:id="4897" w:author="JY0225" w:date="2017-08-23T15:20:00Z">
        <w:r w:rsidR="00A65547" w:rsidRPr="00B207B1">
          <w:rPr>
            <w:rFonts w:hint="eastAsia"/>
            <w:color w:val="000000" w:themeColor="text1"/>
          </w:rPr>
          <w:t>请求适配接口</w:t>
        </w:r>
      </w:ins>
      <w:r w:rsidR="00CF6D10">
        <w:rPr>
          <w:rFonts w:hint="eastAsia"/>
          <w:color w:val="000000" w:themeColor="text1"/>
        </w:rPr>
        <w:t>，</w:t>
      </w:r>
      <w:ins w:id="4898" w:author="JY0225" w:date="2017-08-23T15:20:00Z">
        <w:r w:rsidR="007F04F3" w:rsidRPr="00B207B1">
          <w:rPr>
            <w:rFonts w:hint="eastAsia"/>
            <w:color w:val="000000" w:themeColor="text1"/>
          </w:rPr>
          <w:t>在用户请求到达</w:t>
        </w:r>
      </w:ins>
      <w:ins w:id="4899" w:author="JY0225" w:date="2017-08-23T15:21:00Z">
        <w:r w:rsidR="007F04F3" w:rsidRPr="00B207B1">
          <w:rPr>
            <w:rFonts w:hint="eastAsia"/>
            <w:color w:val="000000" w:themeColor="text1"/>
          </w:rPr>
          <w:t>中间件时调用，根据请求的特征，判断请求的类型，并将请求转换为服务器可识别的标准形式，并将适配后的请求返回。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900" w:name="_Toc491952459"/>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900"/>
    </w:p>
    <w:p w14:paraId="2832A1ED" w14:textId="77777777" w:rsidR="002646DB" w:rsidRPr="00B207B1" w:rsidDel="00CD1C90" w:rsidRDefault="00133DF1">
      <w:pPr>
        <w:pStyle w:val="21"/>
        <w:spacing w:line="240" w:lineRule="auto"/>
        <w:rPr>
          <w:del w:id="4901" w:author="JY0225" w:date="2017-08-24T11:25:00Z"/>
        </w:rPr>
        <w:pPrChange w:id="4902" w:author="微软用户" w:date="2017-08-18T22:53:00Z">
          <w:pPr>
            <w:pStyle w:val="21"/>
          </w:pPr>
        </w:pPrChange>
      </w:pPr>
      <w:bookmarkStart w:id="4903" w:name="_Toc491952460"/>
      <w:r w:rsidRPr="00B207B1">
        <w:rPr>
          <w:rFonts w:hint="eastAsia"/>
        </w:rPr>
        <w:t xml:space="preserve">5.1 </w:t>
      </w:r>
      <w:r w:rsidR="000E1A48" w:rsidRPr="00B207B1">
        <w:t>开发环境</w:t>
      </w:r>
      <w:bookmarkEnd w:id="4903"/>
    </w:p>
    <w:p w14:paraId="397AC223" w14:textId="77777777" w:rsidR="00477C31" w:rsidRPr="00B207B1" w:rsidRDefault="00F96A64">
      <w:pPr>
        <w:pStyle w:val="21"/>
        <w:spacing w:line="240" w:lineRule="auto"/>
        <w:rPr>
          <w:color w:val="000000" w:themeColor="text1"/>
        </w:rPr>
        <w:pPrChange w:id="4904" w:author="JY0225" w:date="2017-08-24T11:25:00Z">
          <w:pPr>
            <w:spacing w:line="400" w:lineRule="exact"/>
          </w:pPr>
        </w:pPrChange>
      </w:pPr>
      <w:del w:id="4905"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pPr>
        <w:spacing w:line="400" w:lineRule="exact"/>
        <w:jc w:val="center"/>
        <w:rPr>
          <w:rFonts w:hAnsiTheme="minorEastAsia"/>
          <w:rPrChange w:id="4906" w:author="JY0225" w:date="2017-08-24T11:29:00Z">
            <w:rPr/>
          </w:rPrChange>
        </w:rPr>
      </w:pPr>
      <w:r w:rsidRPr="00B207B1">
        <w:tab/>
      </w:r>
      <w:r w:rsidR="00477C31" w:rsidRPr="00B207B1">
        <w:rPr>
          <w:rFonts w:hAnsiTheme="minorEastAsia" w:hint="eastAsia"/>
          <w:color w:val="000000" w:themeColor="text1"/>
          <w:rPrChange w:id="4907" w:author="JY0225" w:date="2017-08-24T11:29:00Z">
            <w:rPr>
              <w:rFonts w:hint="eastAsia"/>
              <w:color w:val="000000" w:themeColor="text1"/>
            </w:rPr>
          </w:rPrChange>
        </w:rPr>
        <w:t>表</w:t>
      </w:r>
      <w:r w:rsidR="00477C31" w:rsidRPr="00B207B1">
        <w:rPr>
          <w:rFonts w:hAnsiTheme="minorEastAsia"/>
          <w:color w:val="000000" w:themeColor="text1"/>
          <w:rPrChange w:id="4908" w:author="JY0225" w:date="2017-08-24T11:29:00Z">
            <w:rPr>
              <w:color w:val="000000" w:themeColor="text1"/>
            </w:rPr>
          </w:rPrChange>
        </w:rPr>
        <w:t>5</w:t>
      </w:r>
      <w:r w:rsidRPr="00B207B1">
        <w:rPr>
          <w:rFonts w:hAnsiTheme="minorEastAsia"/>
          <w:color w:val="000000" w:themeColor="text1"/>
          <w:rPrChange w:id="4909" w:author="JY0225" w:date="2017-08-24T11:29:00Z">
            <w:rPr>
              <w:color w:val="000000" w:themeColor="text1"/>
            </w:rPr>
          </w:rPrChange>
        </w:rPr>
        <w:t xml:space="preserve">-1 </w:t>
      </w:r>
      <w:r w:rsidR="00734B87" w:rsidRPr="00B207B1">
        <w:rPr>
          <w:rFonts w:hAnsiTheme="minorEastAsia" w:hint="eastAsia"/>
          <w:color w:val="000000" w:themeColor="text1"/>
          <w:rPrChange w:id="4910" w:author="JY0225" w:date="2017-08-24T11:29:00Z">
            <w:rPr>
              <w:rFonts w:hint="eastAsia"/>
              <w:color w:val="000000" w:themeColor="text1"/>
            </w:rPr>
          </w:rPrChange>
        </w:rPr>
        <w:t>中间件优化开发环境</w:t>
      </w:r>
      <w:r w:rsidRPr="00B207B1">
        <w:rPr>
          <w:rFonts w:hAnsiTheme="minorEastAsia" w:hint="eastAsia"/>
          <w:color w:val="000000" w:themeColor="text1"/>
          <w:rPrChange w:id="4911"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912" w:author="JY0225" w:date="2017-08-14T12:48:00Z">
          <w:tblPr>
            <w:tblStyle w:val="ae"/>
            <w:tblW w:w="0" w:type="auto"/>
            <w:tblInd w:w="817" w:type="dxa"/>
            <w:tblLook w:val="04A0" w:firstRow="1" w:lastRow="0" w:firstColumn="1" w:lastColumn="0" w:noHBand="0" w:noVBand="1"/>
          </w:tblPr>
        </w:tblPrChange>
      </w:tblPr>
      <w:tblGrid>
        <w:gridCol w:w="1985"/>
        <w:gridCol w:w="4564"/>
        <w:tblGridChange w:id="4913">
          <w:tblGrid>
            <w:gridCol w:w="1985"/>
            <w:gridCol w:w="5386"/>
          </w:tblGrid>
        </w:tblGridChange>
      </w:tblGrid>
      <w:tr w:rsidR="002646DB" w:rsidRPr="00B207B1" w14:paraId="3FC12580" w14:textId="77777777" w:rsidTr="00781F19">
        <w:trPr>
          <w:jc w:val="center"/>
        </w:trPr>
        <w:tc>
          <w:tcPr>
            <w:tcW w:w="1985" w:type="dxa"/>
            <w:tcPrChange w:id="4914" w:author="JY0225" w:date="2017-08-14T12:48:00Z">
              <w:tcPr>
                <w:tcW w:w="1985" w:type="dxa"/>
              </w:tcPr>
            </w:tcPrChange>
          </w:tcPr>
          <w:p w14:paraId="1EF2B981" w14:textId="77777777" w:rsidR="002646DB" w:rsidRPr="00B207B1" w:rsidRDefault="003A77F5">
            <w:pPr>
              <w:spacing w:line="400" w:lineRule="exact"/>
              <w:rPr>
                <w:rFonts w:hAnsiTheme="minorEastAsia"/>
                <w:rPrChange w:id="4915" w:author="JY0225" w:date="2017-08-24T11:29:00Z">
                  <w:rPr>
                    <w:rFonts w:ascii="Times New Roman" w:hAnsi="Times New Roman"/>
                  </w:rPr>
                </w:rPrChange>
              </w:rPr>
              <w:pPrChange w:id="4916" w:author="JY0225" w:date="2017-08-24T11:29:00Z">
                <w:pPr>
                  <w:spacing w:line="360" w:lineRule="auto"/>
                </w:pPr>
              </w:pPrChange>
            </w:pPr>
            <w:r w:rsidRPr="00B207B1">
              <w:rPr>
                <w:rFonts w:hAnsiTheme="minorEastAsia" w:hint="eastAsia"/>
                <w:rPrChange w:id="4917" w:author="JY0225" w:date="2017-08-24T11:29:00Z">
                  <w:rPr>
                    <w:rFonts w:ascii="Times New Roman" w:hAnsi="Times New Roman" w:hint="eastAsia"/>
                  </w:rPr>
                </w:rPrChange>
              </w:rPr>
              <w:t>类别</w:t>
            </w:r>
          </w:p>
        </w:tc>
        <w:tc>
          <w:tcPr>
            <w:tcW w:w="4564" w:type="dxa"/>
            <w:tcPrChange w:id="4918" w:author="JY0225" w:date="2017-08-14T12:48:00Z">
              <w:tcPr>
                <w:tcW w:w="5386" w:type="dxa"/>
              </w:tcPr>
            </w:tcPrChange>
          </w:tcPr>
          <w:p w14:paraId="60C34F2C" w14:textId="77777777" w:rsidR="002646DB" w:rsidRPr="00B207B1" w:rsidRDefault="002646DB">
            <w:pPr>
              <w:spacing w:line="400" w:lineRule="exact"/>
              <w:rPr>
                <w:rFonts w:hAnsiTheme="minorEastAsia"/>
                <w:rPrChange w:id="4919" w:author="JY0225" w:date="2017-08-24T11:29:00Z">
                  <w:rPr>
                    <w:rFonts w:ascii="Times New Roman" w:hAnsi="Times New Roman"/>
                  </w:rPr>
                </w:rPrChange>
              </w:rPr>
              <w:pPrChange w:id="4920" w:author="JY0225" w:date="2017-08-24T11:29:00Z">
                <w:pPr>
                  <w:spacing w:line="360" w:lineRule="auto"/>
                </w:pPr>
              </w:pPrChange>
            </w:pPr>
            <w:r w:rsidRPr="00B207B1">
              <w:rPr>
                <w:rFonts w:hAnsiTheme="minorEastAsia" w:hint="eastAsia"/>
                <w:rPrChange w:id="4921"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4922" w:author="JY0225" w:date="2017-08-14T12:48:00Z">
              <w:tcPr>
                <w:tcW w:w="1985" w:type="dxa"/>
              </w:tcPr>
            </w:tcPrChange>
          </w:tcPr>
          <w:p w14:paraId="6FC86328" w14:textId="77777777" w:rsidR="002646DB" w:rsidRPr="00B207B1" w:rsidRDefault="00FB145D">
            <w:pPr>
              <w:spacing w:line="400" w:lineRule="exact"/>
              <w:rPr>
                <w:rFonts w:hAnsiTheme="minorEastAsia"/>
                <w:rPrChange w:id="4923" w:author="JY0225" w:date="2017-08-24T11:29:00Z">
                  <w:rPr>
                    <w:rFonts w:ascii="Times New Roman" w:hAnsi="Times New Roman"/>
                  </w:rPr>
                </w:rPrChange>
              </w:rPr>
              <w:pPrChange w:id="4924" w:author="JY0225" w:date="2017-08-24T11:29:00Z">
                <w:pPr>
                  <w:spacing w:line="360" w:lineRule="auto"/>
                </w:pPr>
              </w:pPrChange>
            </w:pPr>
            <w:r w:rsidRPr="00B207B1">
              <w:rPr>
                <w:rFonts w:hAnsiTheme="minorEastAsia" w:hint="eastAsia"/>
                <w:rPrChange w:id="4925" w:author="JY0225" w:date="2017-08-24T11:29:00Z">
                  <w:rPr>
                    <w:rFonts w:ascii="Times New Roman" w:hAnsi="Times New Roman" w:hint="eastAsia"/>
                  </w:rPr>
                </w:rPrChange>
              </w:rPr>
              <w:t>操作系统</w:t>
            </w:r>
          </w:p>
        </w:tc>
        <w:tc>
          <w:tcPr>
            <w:tcW w:w="4564" w:type="dxa"/>
            <w:tcPrChange w:id="4926" w:author="JY0225" w:date="2017-08-14T12:48:00Z">
              <w:tcPr>
                <w:tcW w:w="5386" w:type="dxa"/>
              </w:tcPr>
            </w:tcPrChange>
          </w:tcPr>
          <w:p w14:paraId="7590F68E" w14:textId="77777777" w:rsidR="002646DB" w:rsidRPr="00B207B1" w:rsidRDefault="00557AC0">
            <w:pPr>
              <w:spacing w:line="400" w:lineRule="exact"/>
              <w:rPr>
                <w:rFonts w:hAnsiTheme="minorEastAsia"/>
                <w:rPrChange w:id="4927" w:author="JY0225" w:date="2017-08-24T11:29:00Z">
                  <w:rPr>
                    <w:rFonts w:ascii="Times New Roman" w:hAnsi="Times New Roman"/>
                  </w:rPr>
                </w:rPrChange>
              </w:rPr>
              <w:pPrChange w:id="4928" w:author="JY0225" w:date="2017-08-24T11:29:00Z">
                <w:pPr>
                  <w:spacing w:line="360" w:lineRule="auto"/>
                </w:pPr>
              </w:pPrChange>
            </w:pPr>
            <w:r w:rsidRPr="00B207B1">
              <w:rPr>
                <w:rFonts w:hAnsiTheme="minorEastAsia"/>
                <w:rPrChange w:id="4929"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4930" w:author="JY0225" w:date="2017-08-14T12:48:00Z">
              <w:tcPr>
                <w:tcW w:w="1985" w:type="dxa"/>
              </w:tcPr>
            </w:tcPrChange>
          </w:tcPr>
          <w:p w14:paraId="6A619618" w14:textId="77777777" w:rsidR="002646DB" w:rsidRPr="00B207B1" w:rsidRDefault="00AD208E">
            <w:pPr>
              <w:spacing w:line="400" w:lineRule="exact"/>
              <w:rPr>
                <w:rFonts w:hAnsiTheme="minorEastAsia"/>
                <w:rPrChange w:id="4931" w:author="JY0225" w:date="2017-08-24T11:29:00Z">
                  <w:rPr>
                    <w:rFonts w:ascii="Times New Roman" w:hAnsi="Times New Roman"/>
                  </w:rPr>
                </w:rPrChange>
              </w:rPr>
              <w:pPrChange w:id="4932" w:author="JY0225" w:date="2017-08-24T11:29:00Z">
                <w:pPr>
                  <w:spacing w:line="360" w:lineRule="auto"/>
                </w:pPr>
              </w:pPrChange>
            </w:pPr>
            <w:r w:rsidRPr="00B207B1">
              <w:rPr>
                <w:rFonts w:hAnsiTheme="minorEastAsia" w:hint="eastAsia"/>
                <w:rPrChange w:id="4933" w:author="JY0225" w:date="2017-08-24T11:29:00Z">
                  <w:rPr>
                    <w:rFonts w:ascii="Times New Roman" w:hAnsi="Times New Roman" w:hint="eastAsia"/>
                  </w:rPr>
                </w:rPrChange>
              </w:rPr>
              <w:t>开发语言</w:t>
            </w:r>
          </w:p>
        </w:tc>
        <w:tc>
          <w:tcPr>
            <w:tcW w:w="4564" w:type="dxa"/>
            <w:tcPrChange w:id="4934" w:author="JY0225" w:date="2017-08-14T12:48:00Z">
              <w:tcPr>
                <w:tcW w:w="5386" w:type="dxa"/>
              </w:tcPr>
            </w:tcPrChange>
          </w:tcPr>
          <w:p w14:paraId="3CC80E28" w14:textId="77777777" w:rsidR="002646DB" w:rsidRPr="00B207B1" w:rsidRDefault="00AD208E">
            <w:pPr>
              <w:spacing w:line="400" w:lineRule="exact"/>
              <w:rPr>
                <w:rFonts w:hAnsiTheme="minorEastAsia"/>
                <w:rPrChange w:id="4935" w:author="JY0225" w:date="2017-08-24T11:29:00Z">
                  <w:rPr>
                    <w:rFonts w:ascii="Times New Roman" w:hAnsi="Times New Roman"/>
                  </w:rPr>
                </w:rPrChange>
              </w:rPr>
              <w:pPrChange w:id="4936" w:author="JY0225" w:date="2017-08-24T11:29:00Z">
                <w:pPr>
                  <w:spacing w:line="360" w:lineRule="auto"/>
                </w:pPr>
              </w:pPrChange>
            </w:pPr>
            <w:r w:rsidRPr="00B207B1">
              <w:rPr>
                <w:rFonts w:hAnsiTheme="minorEastAsia"/>
                <w:rPrChange w:id="4937" w:author="JY0225" w:date="2017-08-24T11:29:00Z">
                  <w:rPr>
                    <w:rFonts w:ascii="Times New Roman" w:hAnsi="Times New Roman"/>
                  </w:rPr>
                </w:rPrChange>
              </w:rPr>
              <w:t>Python</w:t>
            </w:r>
            <w:r w:rsidR="0046062A" w:rsidRPr="00B207B1">
              <w:rPr>
                <w:rFonts w:hAnsiTheme="minorEastAsia" w:hint="eastAsia"/>
                <w:rPrChange w:id="4938" w:author="JY0225" w:date="2017-08-24T11:29:00Z">
                  <w:rPr>
                    <w:rFonts w:ascii="Times New Roman" w:hAnsi="Times New Roman" w:hint="eastAsia"/>
                  </w:rPr>
                </w:rPrChange>
              </w:rPr>
              <w:t>、</w:t>
            </w:r>
            <w:r w:rsidRPr="00B207B1">
              <w:rPr>
                <w:rFonts w:hAnsiTheme="minorEastAsia"/>
                <w:rPrChange w:id="4939" w:author="JY0225" w:date="2017-08-24T11:29:00Z">
                  <w:rPr>
                    <w:rFonts w:ascii="Times New Roman" w:hAnsi="Times New Roman"/>
                  </w:rPr>
                </w:rPrChange>
              </w:rPr>
              <w:t xml:space="preserve"> Java</w:t>
            </w:r>
            <w:ins w:id="4940" w:author="JY0225" w:date="2017-08-24T11:27:00Z">
              <w:r w:rsidR="00B202BF" w:rsidRPr="00B207B1">
                <w:rPr>
                  <w:rFonts w:hAnsiTheme="minorEastAsia" w:hint="eastAsia"/>
                  <w:rPrChange w:id="4941" w:author="JY0225" w:date="2017-08-24T11:29:00Z">
                    <w:rPr>
                      <w:rFonts w:ascii="Times New Roman" w:hAnsi="Times New Roman" w:hint="eastAsia"/>
                    </w:rPr>
                  </w:rPrChange>
                </w:rPr>
                <w:t>、</w:t>
              </w:r>
              <w:r w:rsidR="00B202BF" w:rsidRPr="00B207B1">
                <w:rPr>
                  <w:rFonts w:hAnsiTheme="minorEastAsia"/>
                  <w:rPrChange w:id="4942" w:author="JY0225" w:date="2017-08-24T11:29:00Z">
                    <w:rPr>
                      <w:rFonts w:ascii="Times New Roman" w:hAnsi="Times New Roman"/>
                    </w:rPr>
                  </w:rPrChange>
                </w:rPr>
                <w:t>JavaScript</w:t>
              </w:r>
              <w:r w:rsidR="00B202BF" w:rsidRPr="00B207B1">
                <w:rPr>
                  <w:rFonts w:hAnsiTheme="minorEastAsia" w:hint="eastAsia"/>
                  <w:rPrChange w:id="4943" w:author="JY0225" w:date="2017-08-24T11:29:00Z">
                    <w:rPr>
                      <w:rFonts w:ascii="Times New Roman" w:hAnsi="Times New Roman" w:hint="eastAsia"/>
                    </w:rPr>
                  </w:rPrChange>
                </w:rPr>
                <w:t>、</w:t>
              </w:r>
              <w:r w:rsidR="00B202BF" w:rsidRPr="00B207B1">
                <w:rPr>
                  <w:rFonts w:hAnsiTheme="minorEastAsia"/>
                  <w:rPrChange w:id="4944"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4945" w:author="JY0225" w:date="2017-08-14T12:48:00Z">
              <w:tcPr>
                <w:tcW w:w="1985" w:type="dxa"/>
              </w:tcPr>
            </w:tcPrChange>
          </w:tcPr>
          <w:p w14:paraId="17C062F7" w14:textId="77777777" w:rsidR="002646DB" w:rsidRPr="00B207B1" w:rsidRDefault="00B801E4">
            <w:pPr>
              <w:spacing w:line="400" w:lineRule="exact"/>
              <w:rPr>
                <w:rFonts w:hAnsiTheme="minorEastAsia"/>
                <w:rPrChange w:id="4946" w:author="JY0225" w:date="2017-08-24T11:29:00Z">
                  <w:rPr>
                    <w:rFonts w:ascii="Times New Roman" w:hAnsi="Times New Roman"/>
                  </w:rPr>
                </w:rPrChange>
              </w:rPr>
              <w:pPrChange w:id="4947" w:author="JY0225" w:date="2017-08-24T11:29:00Z">
                <w:pPr>
                  <w:spacing w:line="360" w:lineRule="auto"/>
                </w:pPr>
              </w:pPrChange>
            </w:pPr>
            <w:r w:rsidRPr="00B207B1">
              <w:rPr>
                <w:rFonts w:hAnsiTheme="minorEastAsia" w:hint="eastAsia"/>
                <w:rPrChange w:id="4948" w:author="JY0225" w:date="2017-08-24T11:29:00Z">
                  <w:rPr>
                    <w:rFonts w:ascii="Times New Roman" w:hAnsi="Times New Roman" w:hint="eastAsia"/>
                  </w:rPr>
                </w:rPrChange>
              </w:rPr>
              <w:t>开发工具</w:t>
            </w:r>
          </w:p>
        </w:tc>
        <w:tc>
          <w:tcPr>
            <w:tcW w:w="4564" w:type="dxa"/>
            <w:tcPrChange w:id="4949" w:author="JY0225" w:date="2017-08-14T12:48:00Z">
              <w:tcPr>
                <w:tcW w:w="5386" w:type="dxa"/>
              </w:tcPr>
            </w:tcPrChange>
          </w:tcPr>
          <w:p w14:paraId="4AA1667C" w14:textId="77777777" w:rsidR="002646DB" w:rsidRPr="00B207B1" w:rsidRDefault="00846551">
            <w:pPr>
              <w:spacing w:line="400" w:lineRule="exact"/>
              <w:rPr>
                <w:rFonts w:hAnsiTheme="minorEastAsia"/>
                <w:rPrChange w:id="4950" w:author="JY0225" w:date="2017-08-24T11:29:00Z">
                  <w:rPr>
                    <w:rFonts w:ascii="Times New Roman" w:hAnsi="Times New Roman"/>
                  </w:rPr>
                </w:rPrChange>
              </w:rPr>
              <w:pPrChange w:id="4951" w:author="JY0225" w:date="2017-08-24T11:29:00Z">
                <w:pPr>
                  <w:spacing w:line="360" w:lineRule="auto"/>
                </w:pPr>
              </w:pPrChange>
            </w:pPr>
            <w:r w:rsidRPr="00B207B1">
              <w:rPr>
                <w:rFonts w:hAnsiTheme="minorEastAsia"/>
                <w:rPrChange w:id="4952" w:author="JY0225" w:date="2017-08-24T11:29:00Z">
                  <w:rPr>
                    <w:rFonts w:ascii="Times New Roman" w:hAnsi="Times New Roman"/>
                  </w:rPr>
                </w:rPrChange>
              </w:rPr>
              <w:t>Atom</w:t>
            </w:r>
            <w:r w:rsidR="0046062A" w:rsidRPr="00B207B1">
              <w:rPr>
                <w:rFonts w:hAnsiTheme="minorEastAsia" w:hint="eastAsia"/>
                <w:rPrChange w:id="4953" w:author="JY0225" w:date="2017-08-24T11:29:00Z">
                  <w:rPr>
                    <w:rFonts w:ascii="Times New Roman" w:hAnsi="Times New Roman" w:hint="eastAsia"/>
                  </w:rPr>
                </w:rPrChange>
              </w:rPr>
              <w:t>、</w:t>
            </w:r>
            <w:r w:rsidRPr="00B207B1">
              <w:rPr>
                <w:rFonts w:hAnsiTheme="minorEastAsia"/>
                <w:rPrChange w:id="4954"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4955" w:author="JY0225" w:date="2017-08-14T12:48:00Z">
              <w:tcPr>
                <w:tcW w:w="1985" w:type="dxa"/>
              </w:tcPr>
            </w:tcPrChange>
          </w:tcPr>
          <w:p w14:paraId="7D19E96F" w14:textId="77777777" w:rsidR="002646DB" w:rsidRPr="00B207B1" w:rsidRDefault="00846551">
            <w:pPr>
              <w:spacing w:line="400" w:lineRule="exact"/>
              <w:rPr>
                <w:rFonts w:hAnsiTheme="minorEastAsia"/>
                <w:rPrChange w:id="4956" w:author="JY0225" w:date="2017-08-24T11:29:00Z">
                  <w:rPr>
                    <w:rFonts w:ascii="Times New Roman" w:hAnsi="Times New Roman"/>
                  </w:rPr>
                </w:rPrChange>
              </w:rPr>
              <w:pPrChange w:id="4957" w:author="JY0225" w:date="2017-08-24T11:29:00Z">
                <w:pPr>
                  <w:spacing w:line="360" w:lineRule="auto"/>
                </w:pPr>
              </w:pPrChange>
            </w:pPr>
            <w:r w:rsidRPr="00B207B1">
              <w:rPr>
                <w:rFonts w:hAnsiTheme="minorEastAsia" w:hint="eastAsia"/>
                <w:rPrChange w:id="4958" w:author="JY0225" w:date="2017-08-24T11:29:00Z">
                  <w:rPr>
                    <w:rFonts w:ascii="Times New Roman" w:hAnsi="Times New Roman" w:hint="eastAsia"/>
                  </w:rPr>
                </w:rPrChange>
              </w:rPr>
              <w:t>数据库</w:t>
            </w:r>
          </w:p>
        </w:tc>
        <w:tc>
          <w:tcPr>
            <w:tcW w:w="4564" w:type="dxa"/>
            <w:tcPrChange w:id="4959" w:author="JY0225" w:date="2017-08-14T12:48:00Z">
              <w:tcPr>
                <w:tcW w:w="5386" w:type="dxa"/>
              </w:tcPr>
            </w:tcPrChange>
          </w:tcPr>
          <w:p w14:paraId="661D3338" w14:textId="77777777" w:rsidR="002646DB" w:rsidRPr="00B207B1" w:rsidRDefault="00846551">
            <w:pPr>
              <w:spacing w:line="400" w:lineRule="exact"/>
              <w:rPr>
                <w:rFonts w:hAnsiTheme="minorEastAsia"/>
                <w:rPrChange w:id="4960" w:author="JY0225" w:date="2017-08-24T11:29:00Z">
                  <w:rPr>
                    <w:rFonts w:ascii="Times New Roman" w:hAnsi="Times New Roman"/>
                  </w:rPr>
                </w:rPrChange>
              </w:rPr>
              <w:pPrChange w:id="4961" w:author="JY0225" w:date="2017-08-24T11:29:00Z">
                <w:pPr>
                  <w:spacing w:line="360" w:lineRule="auto"/>
                </w:pPr>
              </w:pPrChange>
            </w:pPr>
            <w:r w:rsidRPr="00B207B1">
              <w:rPr>
                <w:rFonts w:hAnsiTheme="minorEastAsia"/>
                <w:rPrChange w:id="4962" w:author="JY0225" w:date="2017-08-24T11:29:00Z">
                  <w:rPr>
                    <w:rFonts w:ascii="Times New Roman" w:hAnsi="Times New Roman"/>
                  </w:rPr>
                </w:rPrChange>
              </w:rPr>
              <w:t>SQLite</w:t>
            </w:r>
          </w:p>
        </w:tc>
      </w:tr>
    </w:tbl>
    <w:p w14:paraId="64CF4880" w14:textId="3BE7424D" w:rsidR="00AD0394" w:rsidRPr="00B207B1" w:rsidRDefault="00AD0394">
      <w:pPr>
        <w:spacing w:line="400" w:lineRule="exact"/>
        <w:rPr>
          <w:ins w:id="4963" w:author="JY0225" w:date="2017-08-24T11:26:00Z"/>
          <w:rFonts w:hAnsiTheme="minorEastAsia" w:cstheme="minorBidi"/>
          <w:rPrChange w:id="4964" w:author="JY0225" w:date="2017-08-24T11:29:00Z">
            <w:rPr>
              <w:ins w:id="4965" w:author="JY0225" w:date="2017-08-24T11:26:00Z"/>
            </w:rPr>
          </w:rPrChange>
        </w:rPr>
        <w:pPrChange w:id="4966" w:author="JY0225" w:date="2017-08-24T11:29:00Z">
          <w:pPr>
            <w:pStyle w:val="21"/>
          </w:pPr>
        </w:pPrChange>
      </w:pPr>
      <w:ins w:id="4967" w:author="JY0225" w:date="2017-08-24T11:26:00Z">
        <w:r w:rsidRPr="00B207B1">
          <w:rPr>
            <w:rFonts w:hAnsiTheme="minorEastAsia" w:cstheme="minorBidi"/>
            <w:rPrChange w:id="4968" w:author="JY0225" w:date="2017-08-24T11:29:00Z">
              <w:rPr>
                <w:b w:val="0"/>
                <w:bCs w:val="0"/>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969" w:author="JY0225" w:date="2017-08-24T11:26:00Z">
        <w:r w:rsidR="00B202BF" w:rsidRPr="00B207B1">
          <w:rPr>
            <w:rFonts w:hAnsiTheme="minorEastAsia" w:cstheme="minorBidi" w:hint="eastAsia"/>
            <w:rPrChange w:id="4970" w:author="JY0225" w:date="2017-08-24T11:29:00Z">
              <w:rPr>
                <w:rFonts w:hint="eastAsia"/>
                <w:b w:val="0"/>
                <w:bCs w:val="0"/>
              </w:rPr>
            </w:rPrChange>
          </w:rPr>
          <w:t>云备份中间件系统优化的是在</w:t>
        </w:r>
        <w:r w:rsidR="00B202BF" w:rsidRPr="00B207B1">
          <w:rPr>
            <w:rFonts w:hAnsiTheme="minorEastAsia" w:cstheme="minorBidi"/>
            <w:rPrChange w:id="4971" w:author="JY0225" w:date="2017-08-24T11:29:00Z">
              <w:rPr>
                <w:b w:val="0"/>
                <w:bCs w:val="0"/>
              </w:rPr>
            </w:rPrChange>
          </w:rPr>
          <w:t>Ubuntu14.04</w:t>
        </w:r>
        <w:r w:rsidR="00B202BF" w:rsidRPr="00B207B1">
          <w:rPr>
            <w:rFonts w:hAnsiTheme="minorEastAsia" w:cstheme="minorBidi" w:hint="eastAsia"/>
            <w:rPrChange w:id="4972" w:author="JY0225" w:date="2017-08-24T11:29:00Z">
              <w:rPr>
                <w:rFonts w:hint="eastAsia"/>
                <w:b w:val="0"/>
                <w:bCs w:val="0"/>
              </w:rPr>
            </w:rPrChange>
          </w:rPr>
          <w:t>下开发的，使用的开发语言有</w:t>
        </w:r>
      </w:ins>
      <w:ins w:id="4973" w:author="JY0225" w:date="2017-08-24T11:27:00Z">
        <w:r w:rsidR="00BF5125" w:rsidRPr="00B207B1">
          <w:rPr>
            <w:rFonts w:hAnsiTheme="minorEastAsia" w:cstheme="minorBidi"/>
            <w:rPrChange w:id="4974" w:author="JY0225" w:date="2017-08-24T11:29:00Z">
              <w:rPr>
                <w:b w:val="0"/>
                <w:bCs w:val="0"/>
              </w:rPr>
            </w:rPrChange>
          </w:rPr>
          <w:t>Python</w:t>
        </w:r>
        <w:r w:rsidR="00BF5125" w:rsidRPr="00B207B1">
          <w:rPr>
            <w:rFonts w:hAnsiTheme="minorEastAsia" w:cstheme="minorBidi" w:hint="eastAsia"/>
            <w:rPrChange w:id="4975" w:author="JY0225" w:date="2017-08-24T11:29:00Z">
              <w:rPr>
                <w:rFonts w:hint="eastAsia"/>
                <w:b w:val="0"/>
                <w:bCs w:val="0"/>
              </w:rPr>
            </w:rPrChange>
          </w:rPr>
          <w:t>、</w:t>
        </w:r>
        <w:r w:rsidR="00BF5125" w:rsidRPr="00B207B1">
          <w:rPr>
            <w:rFonts w:hAnsiTheme="minorEastAsia" w:cstheme="minorBidi"/>
            <w:rPrChange w:id="4976" w:author="JY0225" w:date="2017-08-24T11:29:00Z">
              <w:rPr>
                <w:b w:val="0"/>
                <w:bCs w:val="0"/>
              </w:rPr>
            </w:rPrChange>
          </w:rPr>
          <w:t>Java</w:t>
        </w:r>
        <w:r w:rsidR="00BF5125" w:rsidRPr="00B207B1">
          <w:rPr>
            <w:rFonts w:hAnsiTheme="minorEastAsia" w:cstheme="minorBidi" w:hint="eastAsia"/>
            <w:rPrChange w:id="4977" w:author="JY0225" w:date="2017-08-24T11:29:00Z">
              <w:rPr>
                <w:rFonts w:hint="eastAsia"/>
                <w:b w:val="0"/>
                <w:bCs w:val="0"/>
              </w:rPr>
            </w:rPrChange>
          </w:rPr>
          <w:t>、</w:t>
        </w:r>
        <w:r w:rsidR="00BF5125" w:rsidRPr="00B207B1">
          <w:rPr>
            <w:rFonts w:hAnsiTheme="minorEastAsia" w:cstheme="minorBidi"/>
            <w:rPrChange w:id="4978" w:author="JY0225" w:date="2017-08-24T11:29:00Z">
              <w:rPr>
                <w:b w:val="0"/>
                <w:bCs w:val="0"/>
              </w:rPr>
            </w:rPrChange>
          </w:rPr>
          <w:t>JavaScript</w:t>
        </w:r>
        <w:r w:rsidR="00BF5125" w:rsidRPr="00B207B1">
          <w:rPr>
            <w:rFonts w:hAnsiTheme="minorEastAsia" w:cstheme="minorBidi" w:hint="eastAsia"/>
            <w:rPrChange w:id="4979" w:author="JY0225" w:date="2017-08-24T11:29:00Z">
              <w:rPr>
                <w:rFonts w:hint="eastAsia"/>
                <w:b w:val="0"/>
                <w:bCs w:val="0"/>
              </w:rPr>
            </w:rPrChange>
          </w:rPr>
          <w:t>以及</w:t>
        </w:r>
        <w:r w:rsidR="00BF5125" w:rsidRPr="00B207B1">
          <w:rPr>
            <w:rFonts w:hAnsiTheme="minorEastAsia" w:cstheme="minorBidi"/>
            <w:rPrChange w:id="4980" w:author="JY0225" w:date="2017-08-24T11:29:00Z">
              <w:rPr>
                <w:b w:val="0"/>
                <w:bCs w:val="0"/>
              </w:rPr>
            </w:rPrChange>
          </w:rPr>
          <w:t>HTML</w:t>
        </w:r>
        <w:r w:rsidR="00BF5125" w:rsidRPr="00B207B1">
          <w:rPr>
            <w:rFonts w:hAnsiTheme="minorEastAsia" w:cstheme="minorBidi" w:hint="eastAsia"/>
            <w:rPrChange w:id="4981" w:author="JY0225" w:date="2017-08-24T11:29:00Z">
              <w:rPr>
                <w:rFonts w:hint="eastAsia"/>
                <w:b w:val="0"/>
                <w:bCs w:val="0"/>
              </w:rPr>
            </w:rPrChange>
          </w:rPr>
          <w:t>，使用</w:t>
        </w:r>
      </w:ins>
      <w:ins w:id="4982" w:author="JY0225" w:date="2017-08-24T11:28:00Z">
        <w:r w:rsidR="00BF5125" w:rsidRPr="00B207B1">
          <w:rPr>
            <w:rFonts w:hAnsiTheme="minorEastAsia" w:cstheme="minorBidi" w:hint="eastAsia"/>
            <w:rPrChange w:id="4983" w:author="JY0225" w:date="2017-08-24T11:29:00Z">
              <w:rPr>
                <w:rFonts w:hint="eastAsia"/>
                <w:b w:val="0"/>
                <w:bCs w:val="0"/>
              </w:rPr>
            </w:rPrChange>
          </w:rPr>
          <w:t>了</w:t>
        </w:r>
        <w:r w:rsidR="00BF5125" w:rsidRPr="00B207B1">
          <w:rPr>
            <w:rFonts w:hAnsiTheme="minorEastAsia" w:cstheme="minorBidi"/>
            <w:rPrChange w:id="4984" w:author="JY0225" w:date="2017-08-24T11:29:00Z">
              <w:rPr>
                <w:b w:val="0"/>
                <w:bCs w:val="0"/>
              </w:rPr>
            </w:rPrChange>
          </w:rPr>
          <w:t>Atom</w:t>
        </w:r>
        <w:r w:rsidR="00BF5125" w:rsidRPr="00B207B1">
          <w:rPr>
            <w:rFonts w:hAnsiTheme="minorEastAsia" w:cstheme="minorBidi" w:hint="eastAsia"/>
            <w:rPrChange w:id="4985" w:author="JY0225" w:date="2017-08-24T11:29:00Z">
              <w:rPr>
                <w:rFonts w:hint="eastAsia"/>
                <w:b w:val="0"/>
                <w:bCs w:val="0"/>
              </w:rPr>
            </w:rPrChange>
          </w:rPr>
          <w:t>作为代码的编辑和调试工具，采用了</w:t>
        </w:r>
        <w:r w:rsidR="00BF5125" w:rsidRPr="00B207B1">
          <w:rPr>
            <w:rFonts w:hAnsiTheme="minorEastAsia" w:cstheme="minorBidi"/>
            <w:rPrChange w:id="4986" w:author="JY0225" w:date="2017-08-24T11:29:00Z">
              <w:rPr>
                <w:b w:val="0"/>
                <w:bCs w:val="0"/>
              </w:rPr>
            </w:rPrChange>
          </w:rPr>
          <w:t>WebExtension</w:t>
        </w:r>
        <w:r w:rsidR="00BF5125" w:rsidRPr="00B207B1">
          <w:rPr>
            <w:rFonts w:hAnsiTheme="minorEastAsia" w:cstheme="minorBidi" w:hint="eastAsia"/>
            <w:rPrChange w:id="4987" w:author="JY0225" w:date="2017-08-24T11:29:00Z">
              <w:rPr>
                <w:rFonts w:hint="eastAsia"/>
                <w:b w:val="0"/>
                <w:bCs w:val="0"/>
              </w:rPr>
            </w:rPrChange>
          </w:rPr>
          <w:t>框架开发</w:t>
        </w:r>
        <w:r w:rsidR="00BF5125" w:rsidRPr="00B207B1">
          <w:rPr>
            <w:rFonts w:hAnsiTheme="minorEastAsia" w:cstheme="minorBidi"/>
            <w:rPrChange w:id="4988" w:author="JY0225" w:date="2017-08-24T11:29:00Z">
              <w:rPr>
                <w:b w:val="0"/>
                <w:bCs w:val="0"/>
              </w:rPr>
            </w:rPrChange>
          </w:rPr>
          <w:t>Firefox</w:t>
        </w:r>
        <w:r w:rsidR="00BF5125" w:rsidRPr="00B207B1">
          <w:rPr>
            <w:rFonts w:hAnsiTheme="minorEastAsia" w:cstheme="minorBidi" w:hint="eastAsia"/>
            <w:rPrChange w:id="4989" w:author="JY0225" w:date="2017-08-24T11:29:00Z">
              <w:rPr>
                <w:rFonts w:hint="eastAsia"/>
                <w:b w:val="0"/>
                <w:bCs w:val="0"/>
              </w:rPr>
            </w:rPrChange>
          </w:rPr>
          <w:t>扩展程序</w:t>
        </w:r>
      </w:ins>
      <w:ins w:id="4990" w:author="JY0225" w:date="2017-08-24T11:29:00Z">
        <w:r w:rsidR="001A6661" w:rsidRPr="00B207B1">
          <w:rPr>
            <w:rFonts w:hAnsiTheme="minorEastAsia" w:cstheme="minorBidi" w:hint="eastAsia"/>
            <w:rPrChange w:id="4991" w:author="JY0225" w:date="2017-08-24T11:29:00Z">
              <w:rPr>
                <w:rFonts w:hint="eastAsia"/>
                <w:b w:val="0"/>
                <w:bCs w:val="0"/>
              </w:rPr>
            </w:rPrChange>
          </w:rPr>
          <w:t>，</w:t>
        </w:r>
      </w:ins>
      <w:ins w:id="4992" w:author="JY0225" w:date="2017-08-24T11:28:00Z">
        <w:r w:rsidR="00BF5125" w:rsidRPr="00B207B1">
          <w:rPr>
            <w:rFonts w:hAnsiTheme="minorEastAsia" w:cstheme="minorBidi" w:hint="eastAsia"/>
            <w:rPrChange w:id="4993" w:author="JY0225" w:date="2017-08-24T11:29:00Z">
              <w:rPr>
                <w:rFonts w:hint="eastAsia"/>
                <w:b w:val="0"/>
                <w:bCs w:val="0"/>
              </w:rPr>
            </w:rPrChange>
          </w:rPr>
          <w:t>使用的数据库为</w:t>
        </w:r>
        <w:r w:rsidR="00BF5125" w:rsidRPr="00B207B1">
          <w:rPr>
            <w:rFonts w:hAnsiTheme="minorEastAsia" w:cstheme="minorBidi"/>
            <w:rPrChange w:id="4994" w:author="JY0225" w:date="2017-08-24T11:29:00Z">
              <w:rPr>
                <w:b w:val="0"/>
                <w:bCs w:val="0"/>
              </w:rPr>
            </w:rPrChange>
          </w:rPr>
          <w:t>SQLite</w:t>
        </w:r>
        <w:r w:rsidR="00BF5125" w:rsidRPr="00B207B1">
          <w:rPr>
            <w:rFonts w:hAnsiTheme="minorEastAsia" w:cstheme="minorBidi" w:hint="eastAsia"/>
            <w:rPrChange w:id="4995" w:author="JY0225" w:date="2017-08-24T11:29:00Z">
              <w:rPr>
                <w:rFonts w:hint="eastAsia"/>
                <w:b w:val="0"/>
                <w:bCs w:val="0"/>
              </w:rPr>
            </w:rPrChange>
          </w:rPr>
          <w:t>。</w:t>
        </w:r>
      </w:ins>
    </w:p>
    <w:p w14:paraId="7F1D3249" w14:textId="77777777" w:rsidR="00D655BA" w:rsidRPr="00B207B1" w:rsidRDefault="00EE509E">
      <w:pPr>
        <w:pStyle w:val="21"/>
        <w:spacing w:line="240" w:lineRule="auto"/>
        <w:pPrChange w:id="4996" w:author="微软用户" w:date="2017-08-18T22:53:00Z">
          <w:pPr>
            <w:pStyle w:val="21"/>
          </w:pPr>
        </w:pPrChange>
      </w:pPr>
      <w:bookmarkStart w:id="4997" w:name="_Toc491952461"/>
      <w:r w:rsidRPr="00B207B1">
        <w:rPr>
          <w:rFonts w:hint="eastAsia"/>
        </w:rPr>
        <w:t>5.</w:t>
      </w:r>
      <w:r w:rsidRPr="00B207B1">
        <w:t>2</w:t>
      </w:r>
      <w:r w:rsidR="00AB4F70" w:rsidRPr="00B207B1">
        <w:rPr>
          <w:rFonts w:hint="eastAsia"/>
        </w:rPr>
        <w:t xml:space="preserve"> </w:t>
      </w:r>
      <w:r w:rsidR="007756E4" w:rsidRPr="00B207B1">
        <w:t>关键</w:t>
      </w:r>
      <w:ins w:id="4998" w:author="JY0225" w:date="2017-08-23T15:37:00Z">
        <w:r w:rsidR="000D77D2" w:rsidRPr="00B207B1">
          <w:rPr>
            <w:rFonts w:hint="eastAsia"/>
          </w:rPr>
          <w:t>技术</w:t>
        </w:r>
      </w:ins>
      <w:ins w:id="4999" w:author="JY0225" w:date="2017-08-14T12:49:00Z">
        <w:r w:rsidR="00781F19" w:rsidRPr="00B207B1">
          <w:rPr>
            <w:rFonts w:hint="eastAsia"/>
          </w:rPr>
          <w:t>实现</w:t>
        </w:r>
      </w:ins>
      <w:bookmarkEnd w:id="4997"/>
      <w:del w:id="5000" w:author="JY0225" w:date="2017-08-14T12:49:00Z">
        <w:r w:rsidR="00A30CF2" w:rsidRPr="00B207B1" w:rsidDel="00781F19">
          <w:delText>技术</w:delText>
        </w:r>
      </w:del>
    </w:p>
    <w:p w14:paraId="1E1F07EB" w14:textId="77777777" w:rsidR="00D655BA" w:rsidRPr="00B207B1" w:rsidRDefault="00454843" w:rsidP="00D655BA">
      <w:pPr>
        <w:pStyle w:val="31"/>
      </w:pPr>
      <w:bookmarkStart w:id="5001" w:name="_Toc491952462"/>
      <w:r w:rsidRPr="00B207B1">
        <w:t>5.2.1</w:t>
      </w:r>
      <w:r w:rsidR="00214253" w:rsidRPr="00B207B1">
        <w:rPr>
          <w:rFonts w:hint="eastAsia"/>
        </w:rPr>
        <w:t>加密方式</w:t>
      </w:r>
      <w:bookmarkEnd w:id="5001"/>
    </w:p>
    <w:p w14:paraId="277F7D57" w14:textId="77777777" w:rsidR="002B1C7D" w:rsidRPr="00B207B1" w:rsidRDefault="00F61563">
      <w:pPr>
        <w:spacing w:afterLines="30" w:after="93" w:line="400" w:lineRule="exact"/>
        <w:ind w:firstLine="420"/>
        <w:rPr>
          <w:rFonts w:hAnsiTheme="minorEastAsia"/>
          <w:color w:val="000000" w:themeColor="text1"/>
          <w:rPrChange w:id="5002" w:author="JY0225" w:date="2017-08-24T11:29:00Z">
            <w:rPr>
              <w:color w:val="000000" w:themeColor="text1"/>
            </w:rPr>
          </w:rPrChange>
        </w:rPr>
        <w:pPrChange w:id="5003" w:author="JY0225" w:date="2017-08-24T11:30:00Z">
          <w:pPr>
            <w:spacing w:line="360" w:lineRule="auto"/>
            <w:ind w:firstLine="420"/>
          </w:pPr>
        </w:pPrChange>
      </w:pPr>
      <w:r w:rsidRPr="00B207B1">
        <w:rPr>
          <w:rFonts w:hAnsiTheme="minorEastAsia" w:hint="eastAsia"/>
          <w:color w:val="000000" w:themeColor="text1"/>
          <w:rPrChange w:id="5004"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5005" w:author="JY0225" w:date="2017-08-24T11:29:00Z">
            <w:rPr>
              <w:rFonts w:hint="eastAsia"/>
              <w:color w:val="000000" w:themeColor="text1"/>
            </w:rPr>
          </w:rPrChange>
        </w:rPr>
        <w:t>基于</w:t>
      </w:r>
      <w:ins w:id="5006" w:author="JY0225" w:date="2017-08-23T15:23:00Z">
        <w:r w:rsidR="00376B96" w:rsidRPr="00B207B1">
          <w:rPr>
            <w:rFonts w:hAnsiTheme="minorEastAsia"/>
            <w:color w:val="000000" w:themeColor="text1"/>
            <w:rPrChange w:id="5007" w:author="JY0225" w:date="2017-08-24T11:29:00Z">
              <w:rPr>
                <w:color w:val="000000" w:themeColor="text1"/>
              </w:rPr>
            </w:rPrChange>
          </w:rPr>
          <w:t>******.so</w:t>
        </w:r>
        <w:r w:rsidR="00376B96" w:rsidRPr="00B207B1" w:rsidDel="00376B96">
          <w:rPr>
            <w:rFonts w:hAnsiTheme="minorEastAsia"/>
            <w:color w:val="000000" w:themeColor="text1"/>
            <w:rPrChange w:id="5008" w:author="JY0225" w:date="2017-08-24T11:29:00Z">
              <w:rPr>
                <w:color w:val="000000" w:themeColor="text1"/>
              </w:rPr>
            </w:rPrChange>
          </w:rPr>
          <w:t xml:space="preserve"> </w:t>
        </w:r>
      </w:ins>
      <w:del w:id="5009" w:author="JY0225" w:date="2017-08-23T15:23:00Z">
        <w:r w:rsidR="00254E11" w:rsidRPr="00B207B1" w:rsidDel="00376B96">
          <w:rPr>
            <w:rFonts w:hAnsiTheme="minorEastAsia"/>
            <w:color w:val="000000" w:themeColor="text1"/>
            <w:rPrChange w:id="5010" w:author="JY0225" w:date="2017-08-24T11:29:00Z">
              <w:rPr>
                <w:color w:val="000000" w:themeColor="text1"/>
              </w:rPr>
            </w:rPrChange>
          </w:rPr>
          <w:delText>libsecrypto</w:delText>
        </w:r>
      </w:del>
      <w:r w:rsidR="007A6E6B" w:rsidRPr="00B207B1">
        <w:rPr>
          <w:rFonts w:hAnsiTheme="minorEastAsia" w:hint="eastAsia"/>
          <w:color w:val="000000" w:themeColor="text1"/>
          <w:rPrChange w:id="5011"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5012" w:author="JY0225" w:date="2017-08-24T11:29:00Z">
            <w:rPr>
              <w:rFonts w:hint="eastAsia"/>
              <w:color w:val="000000" w:themeColor="text1"/>
            </w:rPr>
          </w:rPrChange>
        </w:rPr>
        <w:t>，</w:t>
      </w:r>
      <w:r w:rsidR="00312DA2" w:rsidRPr="00B207B1">
        <w:rPr>
          <w:rFonts w:hAnsiTheme="minorEastAsia" w:hint="eastAsia"/>
          <w:color w:val="000000" w:themeColor="text1"/>
          <w:rPrChange w:id="5013"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5014" w:author="JY0225" w:date="2017-08-24T11:29:00Z">
            <w:rPr>
              <w:color w:val="000000" w:themeColor="text1"/>
            </w:rPr>
          </w:rPrChange>
        </w:rPr>
        <w:t>128</w:t>
      </w:r>
      <w:r w:rsidR="00312DA2" w:rsidRPr="00B207B1">
        <w:rPr>
          <w:rFonts w:hAnsiTheme="minorEastAsia" w:hint="eastAsia"/>
          <w:color w:val="000000" w:themeColor="text1"/>
          <w:rPrChange w:id="5015" w:author="JY0225" w:date="2017-08-24T11:29:00Z">
            <w:rPr>
              <w:rFonts w:hint="eastAsia"/>
              <w:color w:val="000000" w:themeColor="text1"/>
            </w:rPr>
          </w:rPrChange>
        </w:rPr>
        <w:t>位的</w:t>
      </w:r>
      <w:r w:rsidR="00312DA2" w:rsidRPr="00B207B1">
        <w:rPr>
          <w:rFonts w:hAnsiTheme="minorEastAsia"/>
          <w:color w:val="000000" w:themeColor="text1"/>
          <w:rPrChange w:id="5016" w:author="JY0225" w:date="2017-08-24T11:29:00Z">
            <w:rPr>
              <w:color w:val="000000" w:themeColor="text1"/>
            </w:rPr>
          </w:rPrChange>
        </w:rPr>
        <w:t>AES</w:t>
      </w:r>
      <w:r w:rsidR="00312DA2" w:rsidRPr="00B207B1">
        <w:rPr>
          <w:rFonts w:hAnsiTheme="minorEastAsia" w:hint="eastAsia"/>
          <w:color w:val="000000" w:themeColor="text1"/>
          <w:rPrChange w:id="5017" w:author="JY0225" w:date="2017-08-24T11:29:00Z">
            <w:rPr>
              <w:rFonts w:hint="eastAsia"/>
              <w:color w:val="000000" w:themeColor="text1"/>
            </w:rPr>
          </w:rPrChange>
        </w:rPr>
        <w:t>加密算法</w:t>
      </w:r>
      <w:r w:rsidR="00254E11" w:rsidRPr="00B207B1">
        <w:rPr>
          <w:rFonts w:hAnsiTheme="minorEastAsia" w:hint="eastAsia"/>
          <w:color w:val="000000" w:themeColor="text1"/>
          <w:rPrChange w:id="5018" w:author="JY0225" w:date="2017-08-24T11:29:00Z">
            <w:rPr>
              <w:rFonts w:hint="eastAsia"/>
              <w:color w:val="000000" w:themeColor="text1"/>
            </w:rPr>
          </w:rPrChange>
        </w:rPr>
        <w:t>。</w:t>
      </w:r>
      <w:r w:rsidR="009F5E4D" w:rsidRPr="00B207B1">
        <w:rPr>
          <w:rFonts w:hAnsiTheme="minorEastAsia" w:hint="eastAsia"/>
          <w:color w:val="000000" w:themeColor="text1"/>
          <w:rPrChange w:id="5019" w:author="JY0225" w:date="2017-08-24T11:29:00Z">
            <w:rPr>
              <w:rFonts w:hint="eastAsia"/>
              <w:color w:val="000000" w:themeColor="text1"/>
            </w:rPr>
          </w:rPrChange>
        </w:rPr>
        <w:t>由于该接口只提供文件级别的数据加密接口，不适应用户信</w:t>
      </w:r>
      <w:r w:rsidR="007E3873" w:rsidRPr="00B207B1">
        <w:rPr>
          <w:rFonts w:hAnsiTheme="minorEastAsia" w:hint="eastAsia"/>
          <w:color w:val="000000" w:themeColor="text1"/>
          <w:rPrChange w:id="5020" w:author="JY0225" w:date="2017-08-24T11:29:00Z">
            <w:rPr>
              <w:rFonts w:hint="eastAsia"/>
              <w:color w:val="000000" w:themeColor="text1"/>
            </w:rPr>
          </w:rPrChange>
        </w:rPr>
        <w:t>息这类字符串级别的数据加密，因此需要</w:t>
      </w:r>
      <w:r w:rsidR="009F5E4D" w:rsidRPr="00B207B1">
        <w:rPr>
          <w:rFonts w:hAnsiTheme="minorEastAsia" w:hint="eastAsia"/>
          <w:color w:val="000000" w:themeColor="text1"/>
          <w:rPrChange w:id="5021" w:author="JY0225" w:date="2017-08-24T11:29:00Z">
            <w:rPr>
              <w:rFonts w:hint="eastAsia"/>
              <w:color w:val="000000" w:themeColor="text1"/>
            </w:rPr>
          </w:rPrChange>
        </w:rPr>
        <w:t>对</w:t>
      </w:r>
      <w:r w:rsidR="00E4327E" w:rsidRPr="00B207B1">
        <w:rPr>
          <w:rFonts w:hAnsiTheme="minorEastAsia" w:hint="eastAsia"/>
          <w:color w:val="000000" w:themeColor="text1"/>
          <w:rPrChange w:id="5022" w:author="JY0225" w:date="2017-08-24T11:29:00Z">
            <w:rPr>
              <w:rFonts w:hint="eastAsia"/>
              <w:color w:val="000000" w:themeColor="text1"/>
            </w:rPr>
          </w:rPrChange>
        </w:rPr>
        <w:t>现有</w:t>
      </w:r>
      <w:r w:rsidR="009F5E4D" w:rsidRPr="00B207B1">
        <w:rPr>
          <w:rFonts w:hAnsiTheme="minorEastAsia" w:hint="eastAsia"/>
          <w:color w:val="000000" w:themeColor="text1"/>
          <w:rPrChange w:id="5023" w:author="JY0225" w:date="2017-08-24T11:29:00Z">
            <w:rPr>
              <w:rFonts w:hint="eastAsia"/>
              <w:color w:val="000000" w:themeColor="text1"/>
            </w:rPr>
          </w:rPrChange>
        </w:rPr>
        <w:t>的接口进行了修改，新增了对字符串的</w:t>
      </w:r>
      <w:r w:rsidR="004B7305" w:rsidRPr="00B207B1">
        <w:rPr>
          <w:rFonts w:hAnsiTheme="minorEastAsia" w:hint="eastAsia"/>
          <w:color w:val="000000" w:themeColor="text1"/>
          <w:rPrChange w:id="5024" w:author="JY0225" w:date="2017-08-24T11:29:00Z">
            <w:rPr>
              <w:rFonts w:hint="eastAsia"/>
              <w:color w:val="000000" w:themeColor="text1"/>
            </w:rPr>
          </w:rPrChange>
        </w:rPr>
        <w:t>加解密</w:t>
      </w:r>
      <w:r w:rsidR="009F5E4D" w:rsidRPr="00B207B1">
        <w:rPr>
          <w:rFonts w:hAnsiTheme="minorEastAsia" w:hint="eastAsia"/>
          <w:color w:val="000000" w:themeColor="text1"/>
          <w:rPrChange w:id="5025" w:author="JY0225" w:date="2017-08-24T11:29:00Z">
            <w:rPr>
              <w:rFonts w:hint="eastAsia"/>
              <w:color w:val="000000" w:themeColor="text1"/>
            </w:rPr>
          </w:rPrChange>
        </w:rPr>
        <w:t>接口，具体实现如下文所示</w:t>
      </w:r>
      <w:r w:rsidR="00254E11" w:rsidRPr="00B207B1">
        <w:rPr>
          <w:rFonts w:hAnsiTheme="minorEastAsia" w:hint="eastAsia"/>
          <w:color w:val="000000" w:themeColor="text1"/>
          <w:rPrChange w:id="5026" w:author="JY0225" w:date="2017-08-24T11:29: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5027" w:author="JY0225" w:date="2017-08-14T12:50:00Z">
              <w:r w:rsidRPr="00B207B1" w:rsidDel="003F4529">
                <w:rPr>
                  <w:rFonts w:eastAsiaTheme="minorEastAsia"/>
                  <w:spacing w:val="0"/>
                </w:rPr>
                <w:delText>libsecrypto</w:delText>
              </w:r>
            </w:del>
            <w:ins w:id="5028"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77777777" w:rsidR="00F8337B" w:rsidRPr="00B207B1" w:rsidRDefault="00E423F5">
      <w:pPr>
        <w:spacing w:afterLines="30" w:after="93" w:line="400" w:lineRule="exact"/>
        <w:ind w:firstLine="420"/>
        <w:rPr>
          <w:rFonts w:hAnsiTheme="minorEastAsia"/>
          <w:color w:val="000000" w:themeColor="text1"/>
          <w:rPrChange w:id="5029" w:author="JY0225" w:date="2017-08-24T11:30:00Z">
            <w:rPr>
              <w:color w:val="000000" w:themeColor="text1"/>
            </w:rPr>
          </w:rPrChange>
        </w:rPr>
        <w:pPrChange w:id="5030" w:author="JY0225" w:date="2017-08-24T11:30:00Z">
          <w:pPr>
            <w:spacing w:line="360" w:lineRule="auto"/>
            <w:ind w:firstLine="420"/>
          </w:pPr>
        </w:pPrChange>
      </w:pPr>
      <w:r w:rsidRPr="00B207B1">
        <w:rPr>
          <w:rFonts w:hAnsiTheme="minorEastAsia" w:hint="eastAsia"/>
          <w:color w:val="000000" w:themeColor="text1"/>
          <w:rPrChange w:id="5031"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5032" w:author="JY0225" w:date="2017-08-24T11:30:00Z">
            <w:rPr>
              <w:color w:val="000000" w:themeColor="text1"/>
            </w:rPr>
          </w:rPrChange>
        </w:rPr>
        <w:t>req</w:t>
      </w:r>
      <w:r w:rsidR="009B67A5" w:rsidRPr="00B207B1">
        <w:rPr>
          <w:rFonts w:hAnsiTheme="minorEastAsia" w:hint="eastAsia"/>
          <w:color w:val="000000" w:themeColor="text1"/>
          <w:rPrChange w:id="5033" w:author="JY0225" w:date="2017-08-24T11:30:00Z">
            <w:rPr>
              <w:rFonts w:hint="eastAsia"/>
              <w:color w:val="000000" w:themeColor="text1"/>
            </w:rPr>
          </w:rPrChange>
        </w:rPr>
        <w:t>表示用户请求，</w:t>
      </w:r>
      <w:r w:rsidR="009B67A5" w:rsidRPr="00B207B1">
        <w:rPr>
          <w:rFonts w:hAnsiTheme="minorEastAsia"/>
          <w:color w:val="000000" w:themeColor="text1"/>
          <w:rPrChange w:id="5034" w:author="JY0225" w:date="2017-08-24T11:30:00Z">
            <w:rPr>
              <w:color w:val="000000" w:themeColor="text1"/>
            </w:rPr>
          </w:rPrChange>
        </w:rPr>
        <w:t>access_token</w:t>
      </w:r>
      <w:r w:rsidR="009B67A5" w:rsidRPr="00B207B1">
        <w:rPr>
          <w:rFonts w:hAnsiTheme="minorEastAsia" w:hint="eastAsia"/>
          <w:color w:val="000000" w:themeColor="text1"/>
          <w:rPrChange w:id="5035" w:author="JY0225" w:date="2017-08-24T11:30:00Z">
            <w:rPr>
              <w:rFonts w:hint="eastAsia"/>
              <w:color w:val="000000" w:themeColor="text1"/>
            </w:rPr>
          </w:rPrChange>
        </w:rPr>
        <w:t>表示用户登录</w:t>
      </w:r>
      <w:r w:rsidR="00F8781F" w:rsidRPr="00B207B1">
        <w:rPr>
          <w:rFonts w:hAnsiTheme="minorEastAsia"/>
          <w:color w:val="000000" w:themeColor="text1"/>
          <w:rPrChange w:id="5036" w:author="JY0225" w:date="2017-08-24T11:30:00Z">
            <w:rPr>
              <w:color w:val="000000" w:themeColor="text1"/>
            </w:rPr>
          </w:rPrChange>
        </w:rPr>
        <w:t>token</w:t>
      </w:r>
      <w:r w:rsidR="00F8781F" w:rsidRPr="00B207B1">
        <w:rPr>
          <w:rFonts w:hAnsiTheme="minorEastAsia" w:hint="eastAsia"/>
          <w:color w:val="000000" w:themeColor="text1"/>
          <w:rPrChange w:id="5037" w:author="JY0225" w:date="2017-08-24T11:30:00Z">
            <w:rPr>
              <w:rFonts w:hint="eastAsia"/>
              <w:color w:val="000000" w:themeColor="text1"/>
            </w:rPr>
          </w:rPrChange>
        </w:rPr>
        <w:t>。</w:t>
      </w:r>
      <w:r w:rsidR="00E35780" w:rsidRPr="00B207B1">
        <w:rPr>
          <w:rFonts w:hAnsiTheme="minorEastAsia" w:hint="eastAsia"/>
          <w:color w:val="000000" w:themeColor="text1"/>
          <w:rPrChange w:id="5038" w:author="JY0225" w:date="2017-08-24T11:30:00Z">
            <w:rPr>
              <w:rFonts w:hint="eastAsia"/>
              <w:color w:val="000000" w:themeColor="text1"/>
            </w:rPr>
          </w:rPrChange>
        </w:rPr>
        <w:t>通过引入</w:t>
      </w:r>
      <w:r w:rsidR="000473EA" w:rsidRPr="00B207B1">
        <w:rPr>
          <w:rFonts w:hAnsiTheme="minorEastAsia"/>
          <w:color w:val="000000" w:themeColor="text1"/>
          <w:rPrChange w:id="5039" w:author="JY0225" w:date="2017-08-24T11:30:00Z">
            <w:rPr>
              <w:color w:val="000000" w:themeColor="text1"/>
            </w:rPr>
          </w:rPrChange>
        </w:rPr>
        <w:t>/usr/lib/</w:t>
      </w:r>
      <w:ins w:id="5040" w:author="JY0225" w:date="2017-08-23T15:23:00Z">
        <w:r w:rsidR="00973F39" w:rsidRPr="00B207B1">
          <w:rPr>
            <w:rFonts w:hAnsiTheme="minorEastAsia"/>
            <w:color w:val="000000" w:themeColor="text1"/>
            <w:rPrChange w:id="5041" w:author="JY0225" w:date="2017-08-24T11:30:00Z">
              <w:rPr>
                <w:color w:val="000000" w:themeColor="text1"/>
              </w:rPr>
            </w:rPrChange>
          </w:rPr>
          <w:t>******.so</w:t>
        </w:r>
        <w:r w:rsidR="00973F39" w:rsidRPr="00B207B1" w:rsidDel="00973F39">
          <w:rPr>
            <w:rFonts w:hAnsiTheme="minorEastAsia"/>
            <w:color w:val="000000" w:themeColor="text1"/>
            <w:rPrChange w:id="5042" w:author="JY0225" w:date="2017-08-24T11:30:00Z">
              <w:rPr>
                <w:color w:val="000000" w:themeColor="text1"/>
              </w:rPr>
            </w:rPrChange>
          </w:rPr>
          <w:t xml:space="preserve"> </w:t>
        </w:r>
      </w:ins>
      <w:del w:id="5043" w:author="JY0225" w:date="2017-08-23T15:23:00Z">
        <w:r w:rsidR="000473EA" w:rsidRPr="00B207B1" w:rsidDel="00973F39">
          <w:rPr>
            <w:rFonts w:hAnsiTheme="minorEastAsia"/>
            <w:color w:val="000000" w:themeColor="text1"/>
            <w:rPrChange w:id="5044" w:author="JY0225" w:date="2017-08-24T11:30:00Z">
              <w:rPr>
                <w:color w:val="000000" w:themeColor="text1"/>
              </w:rPr>
            </w:rPrChange>
          </w:rPr>
          <w:delText>libsecrypto.so</w:delText>
        </w:r>
      </w:del>
      <w:r w:rsidR="000473EA" w:rsidRPr="00B207B1">
        <w:rPr>
          <w:rFonts w:hAnsiTheme="minorEastAsia" w:hint="eastAsia"/>
          <w:color w:val="000000" w:themeColor="text1"/>
          <w:rPrChange w:id="5045" w:author="JY0225" w:date="2017-08-24T11:30:00Z">
            <w:rPr>
              <w:rFonts w:hint="eastAsia"/>
              <w:color w:val="000000" w:themeColor="text1"/>
            </w:rPr>
          </w:rPrChange>
        </w:rPr>
        <w:t>模块，</w:t>
      </w:r>
      <w:r w:rsidR="00EB6599" w:rsidRPr="00B207B1">
        <w:rPr>
          <w:rFonts w:hAnsiTheme="minorEastAsia" w:hint="eastAsia"/>
          <w:color w:val="000000" w:themeColor="text1"/>
          <w:rPrChange w:id="5046"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5047"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5048" w:author="JY0225" w:date="2017-08-24T11:30:00Z">
            <w:rPr>
              <w:rFonts w:hint="eastAsia"/>
              <w:color w:val="000000" w:themeColor="text1"/>
            </w:rPr>
          </w:rPrChange>
        </w:rPr>
        <w:t>加密</w:t>
      </w:r>
      <w:r w:rsidR="00B82A37" w:rsidRPr="00B207B1">
        <w:rPr>
          <w:rFonts w:hAnsiTheme="minorEastAsia"/>
          <w:color w:val="000000" w:themeColor="text1"/>
          <w:rPrChange w:id="5049" w:author="JY0225" w:date="2017-08-24T11:30:00Z">
            <w:rPr>
              <w:color w:val="000000" w:themeColor="text1"/>
            </w:rPr>
          </w:rPrChange>
        </w:rPr>
        <w:t>1024</w:t>
      </w:r>
      <w:r w:rsidR="00A940F0" w:rsidRPr="00B207B1">
        <w:rPr>
          <w:rFonts w:hAnsiTheme="minorEastAsia" w:hint="eastAsia"/>
          <w:color w:val="000000" w:themeColor="text1"/>
          <w:rPrChange w:id="5050"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5051"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5052" w:author="JY0225" w:date="2017-08-24T11:30:00Z">
            <w:rPr>
              <w:color w:val="000000" w:themeColor="text1"/>
            </w:rPr>
          </w:rPrChange>
        </w:rPr>
        <w:t>1024</w:t>
      </w:r>
      <w:r w:rsidR="00B82A37" w:rsidRPr="00B207B1">
        <w:rPr>
          <w:rFonts w:hAnsiTheme="minorEastAsia" w:hint="eastAsia"/>
          <w:color w:val="000000" w:themeColor="text1"/>
          <w:rPrChange w:id="5053" w:author="JY0225" w:date="2017-08-24T11:30:00Z">
            <w:rPr>
              <w:rFonts w:hint="eastAsia"/>
              <w:color w:val="000000" w:themeColor="text1"/>
            </w:rPr>
          </w:rPrChange>
        </w:rPr>
        <w:t>个字节，那么需要对字符串进行分割，逐一进行加密后再整合形成最后的加密结果。</w:t>
      </w:r>
      <w:r w:rsidR="00F71715" w:rsidRPr="00B207B1">
        <w:rPr>
          <w:rFonts w:hAnsiTheme="minorEastAsia" w:hint="eastAsia"/>
          <w:color w:val="000000" w:themeColor="text1"/>
          <w:rPrChange w:id="5054"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5055"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5056" w:author="JY0225" w:date="2017-08-24T11:30:00Z">
            <w:rPr>
              <w:color w:val="000000" w:themeColor="text1"/>
            </w:rPr>
          </w:rPrChange>
        </w:rPr>
        <w:t>token</w:t>
      </w:r>
      <w:r w:rsidR="00507BC7" w:rsidRPr="00B207B1">
        <w:rPr>
          <w:rFonts w:hAnsiTheme="minorEastAsia" w:hint="eastAsia"/>
          <w:color w:val="000000" w:themeColor="text1"/>
          <w:rPrChange w:id="5057" w:author="JY0225" w:date="2017-08-24T11:30:00Z">
            <w:rPr>
              <w:rFonts w:hint="eastAsia"/>
              <w:color w:val="000000" w:themeColor="text1"/>
            </w:rPr>
          </w:rPrChange>
        </w:rPr>
        <w:t>来进行解密</w:t>
      </w:r>
      <w:r w:rsidR="00642538" w:rsidRPr="00B207B1">
        <w:rPr>
          <w:rFonts w:hAnsiTheme="minorEastAsia" w:hint="eastAsia"/>
          <w:color w:val="000000" w:themeColor="text1"/>
          <w:rPrChange w:id="5058" w:author="JY0225" w:date="2017-08-24T11:30:00Z">
            <w:rPr>
              <w:rFonts w:hint="eastAsia"/>
              <w:color w:val="000000" w:themeColor="text1"/>
            </w:rPr>
          </w:rPrChange>
        </w:rPr>
        <w:t>。</w:t>
      </w:r>
      <w:r w:rsidR="00953034" w:rsidRPr="00B207B1">
        <w:rPr>
          <w:rFonts w:hAnsiTheme="minorEastAsia" w:hint="eastAsia"/>
          <w:color w:val="000000" w:themeColor="text1"/>
          <w:rPrChange w:id="5059"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5060" w:author="JY0225" w:date="2017-08-24T11:30:00Z">
            <w:rPr>
              <w:color w:val="000000" w:themeColor="text1"/>
            </w:rPr>
          </w:rPrChange>
        </w:rPr>
        <w:t>1024</w:t>
      </w:r>
      <w:r w:rsidR="00953034" w:rsidRPr="00B207B1">
        <w:rPr>
          <w:rFonts w:hAnsiTheme="minorEastAsia" w:hint="eastAsia"/>
          <w:color w:val="000000" w:themeColor="text1"/>
          <w:rPrChange w:id="5061"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5062"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5063" w:author="微软用户" w:date="2017-08-19T21:40:00Z"/>
          <w:moveTo w:id="5064" w:author="微软用户" w:date="2017-08-19T21:40:00Z"/>
        </w:rPr>
      </w:pPr>
      <w:bookmarkStart w:id="5065" w:name="_Toc491952463"/>
      <w:moveToRangeStart w:id="5066" w:author="微软用户" w:date="2017-08-19T21:40:00Z" w:name="move490942130"/>
      <w:moveTo w:id="5067" w:author="微软用户" w:date="2017-08-19T21:40:00Z">
        <w:r w:rsidRPr="00B207B1">
          <w:t>5.2.2</w:t>
        </w:r>
        <w:r w:rsidRPr="00B207B1">
          <w:rPr>
            <w:rFonts w:hint="eastAsia"/>
          </w:rPr>
          <w:t>中间件授权代理</w:t>
        </w:r>
        <w:bookmarkEnd w:id="5065"/>
      </w:moveTo>
    </w:p>
    <w:moveToRangeEnd w:id="5066"/>
    <w:p w14:paraId="6586F833" w14:textId="77777777" w:rsidR="00F8337B" w:rsidRPr="00B207B1" w:rsidRDefault="00F8337B">
      <w:pPr>
        <w:pStyle w:val="31"/>
        <w:pPrChange w:id="5068" w:author="微软用户" w:date="2017-08-19T21:40:00Z">
          <w:pPr/>
        </w:pPrChange>
      </w:pPr>
    </w:p>
    <w:p w14:paraId="05ECA8E1" w14:textId="77777777" w:rsidR="007B695A" w:rsidRPr="00B207B1" w:rsidDel="00306E95" w:rsidRDefault="005D2057" w:rsidP="003930AA">
      <w:pPr>
        <w:pStyle w:val="31"/>
        <w:rPr>
          <w:moveFrom w:id="5069" w:author="微软用户" w:date="2017-08-19T21:40:00Z"/>
          <w:rFonts w:asciiTheme="minorEastAsia" w:hAnsiTheme="minorEastAsia"/>
          <w:sz w:val="24"/>
          <w:szCs w:val="24"/>
          <w:rPrChange w:id="5070" w:author="JY0225" w:date="2017-08-24T11:30:00Z">
            <w:rPr>
              <w:moveFrom w:id="5071" w:author="微软用户" w:date="2017-08-19T21:40:00Z"/>
            </w:rPr>
          </w:rPrChange>
        </w:rPr>
      </w:pPr>
      <w:moveFromRangeStart w:id="5072" w:author="微软用户" w:date="2017-08-19T21:40:00Z" w:name="move490942130"/>
      <w:moveFrom w:id="5073" w:author="微软用户" w:date="2017-08-19T21:40:00Z">
        <w:r w:rsidRPr="00B207B1" w:rsidDel="00306E95">
          <w:rPr>
            <w:rFonts w:asciiTheme="minorEastAsia" w:hAnsiTheme="minorEastAsia"/>
            <w:b w:val="0"/>
            <w:bCs w:val="0"/>
            <w:sz w:val="24"/>
            <w:szCs w:val="24"/>
            <w:rPrChange w:id="5074" w:author="JY0225" w:date="2017-08-24T11:30:00Z">
              <w:rPr>
                <w:b w:val="0"/>
                <w:bCs w:val="0"/>
              </w:rPr>
            </w:rPrChange>
          </w:rPr>
          <w:t>5.2.2</w:t>
        </w:r>
        <w:r w:rsidR="00F76785" w:rsidRPr="00B207B1" w:rsidDel="00306E95">
          <w:rPr>
            <w:rFonts w:asciiTheme="minorEastAsia" w:hAnsiTheme="minorEastAsia" w:hint="eastAsia"/>
            <w:b w:val="0"/>
            <w:bCs w:val="0"/>
            <w:sz w:val="24"/>
            <w:szCs w:val="24"/>
            <w:rPrChange w:id="5075" w:author="JY0225" w:date="2017-08-24T11:30:00Z">
              <w:rPr>
                <w:rFonts w:hint="eastAsia"/>
                <w:b w:val="0"/>
                <w:bCs w:val="0"/>
              </w:rPr>
            </w:rPrChange>
          </w:rPr>
          <w:t>中间件授权代理</w:t>
        </w:r>
      </w:moveFrom>
    </w:p>
    <w:moveFromRangeEnd w:id="5072"/>
    <w:p w14:paraId="631765E0" w14:textId="77777777" w:rsidR="003930AA" w:rsidRPr="00B207B1" w:rsidRDefault="00690D30" w:rsidP="00321261">
      <w:pPr>
        <w:spacing w:line="400" w:lineRule="exact"/>
        <w:ind w:firstLine="420"/>
        <w:rPr>
          <w:rFonts w:hAnsiTheme="minorEastAsia"/>
          <w:color w:val="000000" w:themeColor="text1"/>
          <w:rPrChange w:id="5076" w:author="JY0225" w:date="2017-08-24T11:30:00Z">
            <w:rPr>
              <w:color w:val="000000" w:themeColor="text1"/>
            </w:rPr>
          </w:rPrChange>
        </w:rPr>
      </w:pPr>
      <w:r w:rsidRPr="00B207B1">
        <w:rPr>
          <w:rFonts w:hAnsiTheme="minorEastAsia" w:hint="eastAsia"/>
          <w:color w:val="000000" w:themeColor="text1"/>
          <w:rPrChange w:id="5077" w:author="JY0225" w:date="2017-08-24T11:30:00Z">
            <w:rPr>
              <w:rFonts w:hint="eastAsia"/>
              <w:color w:val="000000" w:themeColor="text1"/>
            </w:rPr>
          </w:rPrChange>
        </w:rPr>
        <w:t>在</w:t>
      </w:r>
      <w:r w:rsidR="00E4327E" w:rsidRPr="00B207B1">
        <w:rPr>
          <w:rFonts w:hAnsiTheme="minorEastAsia" w:hint="eastAsia"/>
          <w:color w:val="000000" w:themeColor="text1"/>
          <w:rPrChange w:id="5078" w:author="JY0225" w:date="2017-08-24T11:30:00Z">
            <w:rPr>
              <w:rFonts w:hint="eastAsia"/>
              <w:color w:val="000000" w:themeColor="text1"/>
            </w:rPr>
          </w:rPrChange>
        </w:rPr>
        <w:t>现有</w:t>
      </w:r>
      <w:r w:rsidRPr="00B207B1">
        <w:rPr>
          <w:rFonts w:hAnsiTheme="minorEastAsia" w:hint="eastAsia"/>
          <w:color w:val="000000" w:themeColor="text1"/>
          <w:rPrChange w:id="5079"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080"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081" w:author="JY0225" w:date="2017-08-24T11:30:00Z">
            <w:rPr>
              <w:rFonts w:hint="eastAsia"/>
              <w:color w:val="000000" w:themeColor="text1"/>
            </w:rPr>
          </w:rPrChange>
        </w:rPr>
        <w:t>可以进一步支持用户对中间件的授权，从而解决身份认证和授权信息过期所引发的问题。</w:t>
      </w:r>
    </w:p>
    <w:p w14:paraId="13AC2DAD" w14:textId="77777777" w:rsidR="007E443E" w:rsidRPr="00B207B1" w:rsidRDefault="007E443E" w:rsidP="00114347">
      <w:pPr>
        <w:spacing w:afterLines="30" w:after="93" w:line="400" w:lineRule="exact"/>
        <w:ind w:firstLine="420"/>
        <w:rPr>
          <w:rFonts w:hAnsiTheme="minorEastAsia"/>
          <w:color w:val="000000" w:themeColor="text1"/>
          <w:rPrChange w:id="5082" w:author="JY0225" w:date="2017-08-24T11:30:00Z">
            <w:rPr>
              <w:color w:val="000000" w:themeColor="text1"/>
            </w:rPr>
          </w:rPrChange>
        </w:rPr>
      </w:pPr>
      <w:r w:rsidRPr="00B207B1">
        <w:rPr>
          <w:rFonts w:hAnsiTheme="minorEastAsia" w:hint="eastAsia"/>
          <w:color w:val="000000" w:themeColor="text1"/>
          <w:rPrChange w:id="5083" w:author="JY0225" w:date="2017-08-24T11:30:00Z">
            <w:rPr>
              <w:rFonts w:hint="eastAsia"/>
              <w:color w:val="000000" w:themeColor="text1"/>
            </w:rPr>
          </w:rPrChange>
        </w:rPr>
        <w:t>中间件系统授权代理的流程是</w:t>
      </w:r>
      <w:r w:rsidR="00C236F7" w:rsidRPr="00B207B1">
        <w:rPr>
          <w:rFonts w:hAnsiTheme="minorEastAsia" w:hint="eastAsia"/>
          <w:color w:val="000000" w:themeColor="text1"/>
          <w:rPrChange w:id="5084" w:author="JY0225" w:date="2017-08-24T11:30:00Z">
            <w:rPr>
              <w:rFonts w:hint="eastAsia"/>
              <w:color w:val="000000" w:themeColor="text1"/>
            </w:rPr>
          </w:rPrChange>
        </w:rPr>
        <w:t>当用户的请求发</w:t>
      </w:r>
      <w:r w:rsidR="00DC24DA" w:rsidRPr="00B207B1">
        <w:rPr>
          <w:rFonts w:hAnsiTheme="minorEastAsia" w:hint="eastAsia"/>
          <w:color w:val="000000" w:themeColor="text1"/>
          <w:rPrChange w:id="5085" w:author="JY0225" w:date="2017-08-24T11:30:00Z">
            <w:rPr>
              <w:rFonts w:hint="eastAsia"/>
              <w:color w:val="000000" w:themeColor="text1"/>
            </w:rPr>
          </w:rPrChange>
        </w:rPr>
        <w:t>送到服务器时，服务器返回给用户的结果是用户登录信息过期，那么</w:t>
      </w:r>
      <w:r w:rsidR="00C236F7" w:rsidRPr="00B207B1">
        <w:rPr>
          <w:rFonts w:hAnsiTheme="minorEastAsia" w:hint="eastAsia"/>
          <w:color w:val="000000" w:themeColor="text1"/>
          <w:rPrChange w:id="5086" w:author="JY0225" w:date="2017-08-24T11:30:00Z">
            <w:rPr>
              <w:rFonts w:hint="eastAsia"/>
              <w:color w:val="000000" w:themeColor="text1"/>
            </w:rPr>
          </w:rPrChange>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77777777" w:rsidR="008161FC" w:rsidRPr="00B207B1" w:rsidRDefault="005A28CB" w:rsidP="00114347">
      <w:pPr>
        <w:spacing w:afterLines="30" w:after="93" w:line="400" w:lineRule="exact"/>
        <w:ind w:firstLine="420"/>
        <w:rPr>
          <w:rFonts w:hAnsiTheme="minorEastAsia"/>
          <w:color w:val="000000" w:themeColor="text1"/>
          <w:rPrChange w:id="5087" w:author="JY0225" w:date="2017-08-24T11:30:00Z">
            <w:rPr>
              <w:color w:val="000000" w:themeColor="text1"/>
            </w:rPr>
          </w:rPrChange>
        </w:rPr>
      </w:pPr>
      <w:r w:rsidRPr="00B207B1">
        <w:rPr>
          <w:rFonts w:hAnsiTheme="minorEastAsia" w:hint="eastAsia"/>
          <w:color w:val="000000" w:themeColor="text1"/>
          <w:rPrChange w:id="5088" w:author="JY0225" w:date="2017-08-24T11:30:00Z">
            <w:rPr>
              <w:rFonts w:hint="eastAsia"/>
              <w:color w:val="000000" w:themeColor="text1"/>
            </w:rPr>
          </w:rPrChange>
        </w:rPr>
        <w:lastRenderedPageBreak/>
        <w:t>上述代码实现的是用户登录信息认证，若服务器返回的状态不为“</w:t>
      </w:r>
      <w:r w:rsidRPr="00B207B1">
        <w:rPr>
          <w:rFonts w:hAnsiTheme="minorEastAsia"/>
          <w:color w:val="000000" w:themeColor="text1"/>
          <w:rPrChange w:id="5089" w:author="JY0225" w:date="2017-08-24T11:30:00Z">
            <w:rPr>
              <w:color w:val="000000" w:themeColor="text1"/>
            </w:rPr>
          </w:rPrChange>
        </w:rPr>
        <w:t>0</w:t>
      </w:r>
      <w:r w:rsidRPr="00B207B1">
        <w:rPr>
          <w:rFonts w:hAnsiTheme="minorEastAsia" w:hint="eastAsia"/>
          <w:color w:val="000000" w:themeColor="text1"/>
          <w:rPrChange w:id="5090" w:author="JY0225" w:date="2017-08-24T11:30:00Z">
            <w:rPr>
              <w:rFonts w:hint="eastAsia"/>
              <w:color w:val="000000" w:themeColor="text1"/>
            </w:rPr>
          </w:rPrChange>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77777777"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req = __LOGIN__.replace("#email#", userid).replace("#password#", password)</w:t>
            </w:r>
            <w:r w:rsidRPr="00B207B1">
              <w:rPr>
                <w:rFonts w:eastAsiaTheme="minorEastAsia"/>
                <w:spacing w:val="0"/>
              </w:rPr>
              <w:tab/>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77777777" w:rsidR="006117E2" w:rsidRPr="00B207B1" w:rsidRDefault="00C05068" w:rsidP="00321261">
      <w:pPr>
        <w:spacing w:line="400" w:lineRule="exact"/>
        <w:ind w:firstLine="420"/>
        <w:rPr>
          <w:rFonts w:hAnsiTheme="minorEastAsia"/>
          <w:color w:val="000000" w:themeColor="text1"/>
          <w:rPrChange w:id="5091" w:author="JY0225" w:date="2017-08-24T11:30:00Z">
            <w:rPr>
              <w:color w:val="000000" w:themeColor="text1"/>
            </w:rPr>
          </w:rPrChange>
        </w:rPr>
      </w:pPr>
      <w:r w:rsidRPr="00B207B1">
        <w:rPr>
          <w:rFonts w:hAnsiTheme="minorEastAsia" w:hint="eastAsia"/>
          <w:color w:val="000000" w:themeColor="text1"/>
          <w:rPrChange w:id="5092" w:author="JY0225" w:date="2017-08-24T11:30:00Z">
            <w:rPr>
              <w:rFonts w:hint="eastAsia"/>
              <w:color w:val="000000" w:themeColor="text1"/>
            </w:rPr>
          </w:rPrChange>
        </w:rPr>
        <w:t>中间件授权代理即使用用户的用户名和密码重新登录，在登录成功后，更新系统中保存的该用户的</w:t>
      </w:r>
      <w:r w:rsidRPr="00B207B1">
        <w:rPr>
          <w:rFonts w:hAnsiTheme="minorEastAsia"/>
          <w:color w:val="000000" w:themeColor="text1"/>
          <w:rPrChange w:id="5093" w:author="JY0225" w:date="2017-08-24T11:30:00Z">
            <w:rPr>
              <w:color w:val="000000" w:themeColor="text1"/>
            </w:rPr>
          </w:rPrChange>
        </w:rPr>
        <w:t>token</w:t>
      </w:r>
      <w:r w:rsidRPr="00B207B1">
        <w:rPr>
          <w:rFonts w:hAnsiTheme="minorEastAsia" w:hint="eastAsia"/>
          <w:color w:val="000000" w:themeColor="text1"/>
          <w:rPrChange w:id="5094" w:author="JY0225" w:date="2017-08-24T11:30:00Z">
            <w:rPr>
              <w:rFonts w:hint="eastAsia"/>
              <w:color w:val="000000" w:themeColor="text1"/>
            </w:rPr>
          </w:rPrChange>
        </w:rPr>
        <w:t>。对于改用的其他的请求，也需要替换其</w:t>
      </w:r>
      <w:r w:rsidR="00E4327E" w:rsidRPr="00B207B1">
        <w:rPr>
          <w:rFonts w:hAnsiTheme="minorEastAsia" w:hint="eastAsia"/>
          <w:color w:val="000000" w:themeColor="text1"/>
          <w:rPrChange w:id="5095" w:author="JY0225" w:date="2017-08-24T11:30:00Z">
            <w:rPr>
              <w:rFonts w:hint="eastAsia"/>
              <w:color w:val="000000" w:themeColor="text1"/>
            </w:rPr>
          </w:rPrChange>
        </w:rPr>
        <w:t>现有</w:t>
      </w:r>
      <w:r w:rsidRPr="00B207B1">
        <w:rPr>
          <w:rFonts w:hAnsiTheme="minorEastAsia" w:hint="eastAsia"/>
          <w:color w:val="000000" w:themeColor="text1"/>
          <w:rPrChange w:id="5096" w:author="JY0225" w:date="2017-08-24T11:30:00Z">
            <w:rPr>
              <w:rFonts w:hint="eastAsia"/>
              <w:color w:val="000000" w:themeColor="text1"/>
            </w:rPr>
          </w:rPrChange>
        </w:rPr>
        <w:t>的过期</w:t>
      </w:r>
      <w:r w:rsidRPr="00B207B1">
        <w:rPr>
          <w:rFonts w:hAnsiTheme="minorEastAsia"/>
          <w:color w:val="000000" w:themeColor="text1"/>
          <w:rPrChange w:id="5097" w:author="JY0225" w:date="2017-08-24T11:30:00Z">
            <w:rPr>
              <w:color w:val="000000" w:themeColor="text1"/>
            </w:rPr>
          </w:rPrChange>
        </w:rPr>
        <w:t>token</w:t>
      </w:r>
      <w:r w:rsidRPr="00B207B1">
        <w:rPr>
          <w:rFonts w:hAnsiTheme="minorEastAsia" w:hint="eastAsia"/>
          <w:color w:val="000000" w:themeColor="text1"/>
          <w:rPrChange w:id="5098"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099" w:name="_Toc491952464"/>
      <w:r w:rsidRPr="00B207B1">
        <w:t>5</w:t>
      </w:r>
      <w:r w:rsidR="007A5013" w:rsidRPr="00B207B1">
        <w:t>.2.3</w:t>
      </w:r>
      <w:r w:rsidRPr="00B207B1">
        <w:rPr>
          <w:rFonts w:hint="eastAsia"/>
        </w:rPr>
        <w:t>大文件上传</w:t>
      </w:r>
      <w:bookmarkEnd w:id="5099"/>
    </w:p>
    <w:p w14:paraId="4C3FDEC3" w14:textId="77777777" w:rsidR="002D4380" w:rsidRPr="00B207B1" w:rsidDel="00CF74C5" w:rsidRDefault="00100400" w:rsidP="00EA1E84">
      <w:pPr>
        <w:jc w:val="center"/>
        <w:rPr>
          <w:del w:id="5100" w:author="微软用户" w:date="2017-08-19T21:29:00Z"/>
        </w:rPr>
      </w:pPr>
      <w:del w:id="5101"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102" w:author="微软用户" w:date="2017-08-19T21:29:00Z"/>
          <w:color w:val="000000" w:themeColor="text1"/>
        </w:rPr>
      </w:pPr>
      <w:del w:id="5103"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7777777" w:rsidR="00F43A61" w:rsidRPr="00B207B1" w:rsidRDefault="00900327">
      <w:pPr>
        <w:spacing w:afterLines="30" w:after="93" w:line="400" w:lineRule="exact"/>
        <w:rPr>
          <w:rFonts w:hAnsiTheme="minorEastAsia"/>
          <w:color w:val="000000" w:themeColor="text1"/>
          <w:rPrChange w:id="5104" w:author="JY0225" w:date="2017-08-24T11:31:00Z">
            <w:rPr>
              <w:color w:val="000000" w:themeColor="text1"/>
            </w:rPr>
          </w:rPrChange>
        </w:rPr>
        <w:pPrChange w:id="5105" w:author="JY0225" w:date="2017-08-24T11:31:00Z">
          <w:pPr>
            <w:spacing w:line="360" w:lineRule="auto"/>
          </w:pPr>
        </w:pPrChange>
      </w:pPr>
      <w:r w:rsidRPr="00B207B1">
        <w:rPr>
          <w:color w:val="000000" w:themeColor="text1"/>
        </w:rPr>
        <w:tab/>
      </w:r>
      <w:del w:id="5106" w:author="微软用户" w:date="2017-08-19T21:29:00Z">
        <w:r w:rsidR="00DC7B1B" w:rsidRPr="00B207B1" w:rsidDel="004A372C">
          <w:rPr>
            <w:rFonts w:hAnsiTheme="minorEastAsia" w:hint="eastAsia"/>
            <w:color w:val="000000" w:themeColor="text1"/>
            <w:rPrChange w:id="5107"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108" w:author="JY0225" w:date="2017-08-24T11:31:00Z">
              <w:rPr>
                <w:color w:val="000000" w:themeColor="text1"/>
              </w:rPr>
            </w:rPrChange>
          </w:rPr>
          <w:delText>5-1</w:delText>
        </w:r>
        <w:r w:rsidR="00AF16CF" w:rsidRPr="00B207B1" w:rsidDel="004A372C">
          <w:rPr>
            <w:rFonts w:hAnsiTheme="minorEastAsia" w:hint="eastAsia"/>
            <w:color w:val="000000" w:themeColor="text1"/>
            <w:rPrChange w:id="5109"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110" w:author="JY0225" w:date="2017-08-24T11:31:00Z">
            <w:rPr>
              <w:rFonts w:hint="eastAsia"/>
              <w:color w:val="000000" w:themeColor="text1"/>
            </w:rPr>
          </w:rPrChange>
        </w:rPr>
        <w:t>当文件的小于超过</w:t>
      </w:r>
      <w:r w:rsidR="00F54FE2" w:rsidRPr="00B207B1">
        <w:rPr>
          <w:rFonts w:hAnsiTheme="minorEastAsia"/>
          <w:color w:val="000000" w:themeColor="text1"/>
          <w:rPrChange w:id="5111" w:author="JY0225" w:date="2017-08-24T11:31:00Z">
            <w:rPr>
              <w:color w:val="000000" w:themeColor="text1"/>
            </w:rPr>
          </w:rPrChange>
        </w:rPr>
        <w:t>4M</w:t>
      </w:r>
      <w:r w:rsidR="00F54FE2" w:rsidRPr="00B207B1">
        <w:rPr>
          <w:rFonts w:hAnsiTheme="minorEastAsia" w:hint="eastAsia"/>
          <w:color w:val="000000" w:themeColor="text1"/>
          <w:rPrChange w:id="5112" w:author="JY0225" w:date="2017-08-24T11:31:00Z">
            <w:rPr>
              <w:rFonts w:hint="eastAsia"/>
              <w:color w:val="000000" w:themeColor="text1"/>
            </w:rPr>
          </w:rPrChange>
        </w:rPr>
        <w:t>时</w:t>
      </w:r>
      <w:r w:rsidR="004474F6" w:rsidRPr="00B207B1">
        <w:rPr>
          <w:rFonts w:hAnsiTheme="minorEastAsia" w:hint="eastAsia"/>
          <w:color w:val="000000" w:themeColor="text1"/>
          <w:rPrChange w:id="5113" w:author="JY0225" w:date="2017-08-24T11:31:00Z">
            <w:rPr>
              <w:rFonts w:hint="eastAsia"/>
              <w:color w:val="000000" w:themeColor="text1"/>
            </w:rPr>
          </w:rPrChange>
        </w:rPr>
        <w:t>，执行正常的长传文件操作。</w:t>
      </w:r>
      <w:r w:rsidR="007B4787" w:rsidRPr="00B207B1">
        <w:rPr>
          <w:rFonts w:hAnsiTheme="minorEastAsia" w:hint="eastAsia"/>
          <w:color w:val="000000" w:themeColor="text1"/>
          <w:rPrChange w:id="5114" w:author="JY0225" w:date="2017-08-24T11:31:00Z">
            <w:rPr>
              <w:rFonts w:hint="eastAsia"/>
              <w:color w:val="000000" w:themeColor="text1"/>
            </w:rPr>
          </w:rPrChange>
        </w:rPr>
        <w:t>当文件的大小超过</w:t>
      </w:r>
      <w:r w:rsidR="007B4787" w:rsidRPr="00B207B1">
        <w:rPr>
          <w:rFonts w:hAnsiTheme="minorEastAsia"/>
          <w:color w:val="000000" w:themeColor="text1"/>
          <w:rPrChange w:id="5115" w:author="JY0225" w:date="2017-08-24T11:31:00Z">
            <w:rPr>
              <w:color w:val="000000" w:themeColor="text1"/>
            </w:rPr>
          </w:rPrChange>
        </w:rPr>
        <w:t>4M</w:t>
      </w:r>
      <w:r w:rsidR="007B4787" w:rsidRPr="00B207B1">
        <w:rPr>
          <w:rFonts w:hAnsiTheme="minorEastAsia" w:hint="eastAsia"/>
          <w:color w:val="000000" w:themeColor="text1"/>
          <w:rPrChange w:id="5116"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117" w:author="JY0225" w:date="2017-08-24T11:31:00Z">
            <w:rPr>
              <w:color w:val="000000" w:themeColor="text1"/>
            </w:rPr>
          </w:rPrChange>
        </w:rPr>
        <w:t>4M</w:t>
      </w:r>
      <w:r w:rsidR="007B4787" w:rsidRPr="00B207B1">
        <w:rPr>
          <w:rFonts w:hAnsiTheme="minorEastAsia" w:hint="eastAsia"/>
          <w:color w:val="000000" w:themeColor="text1"/>
          <w:rPrChange w:id="5118" w:author="JY0225" w:date="2017-08-24T11:31:00Z">
            <w:rPr>
              <w:rFonts w:hint="eastAsia"/>
              <w:color w:val="000000" w:themeColor="text1"/>
            </w:rPr>
          </w:rPrChange>
        </w:rPr>
        <w:t>，系统为每个文件块的上传分配一个进程。</w:t>
      </w:r>
      <w:r w:rsidR="00B17AC9" w:rsidRPr="00B207B1">
        <w:rPr>
          <w:rFonts w:hAnsiTheme="minorEastAsia" w:hint="eastAsia"/>
          <w:color w:val="000000" w:themeColor="text1"/>
          <w:rPrChange w:id="5119" w:author="JY0225" w:date="2017-08-24T11:31:00Z">
            <w:rPr>
              <w:rFonts w:hint="eastAsia"/>
              <w:color w:val="000000" w:themeColor="text1"/>
            </w:rPr>
          </w:rPrChange>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lastRenderedPageBreak/>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120" w:author="微软用户" w:date="2017-08-19T21:39:00Z"/>
          <w:moveTo w:id="5121" w:author="微软用户" w:date="2017-08-19T21:39:00Z"/>
        </w:rPr>
      </w:pPr>
      <w:bookmarkStart w:id="5122" w:name="_Toc491952465"/>
      <w:moveToRangeStart w:id="5123" w:author="微软用户" w:date="2017-08-19T21:39:00Z" w:name="move490942115"/>
      <w:moveTo w:id="5124" w:author="微软用户" w:date="2017-08-19T21:39:00Z">
        <w:r w:rsidRPr="00B207B1">
          <w:lastRenderedPageBreak/>
          <w:t>5.2.4</w:t>
        </w:r>
        <w:r w:rsidRPr="00B207B1">
          <w:rPr>
            <w:rFonts w:hint="eastAsia"/>
          </w:rPr>
          <w:t>本地缓存</w:t>
        </w:r>
        <w:bookmarkEnd w:id="5122"/>
      </w:moveTo>
    </w:p>
    <w:moveToRangeEnd w:id="5123"/>
    <w:p w14:paraId="1998738D" w14:textId="77777777" w:rsidR="00C351BB" w:rsidRPr="00B207B1" w:rsidRDefault="00C351BB">
      <w:pPr>
        <w:pStyle w:val="31"/>
        <w:pPrChange w:id="5125" w:author="微软用户" w:date="2017-08-19T21:39:00Z">
          <w:pPr/>
        </w:pPrChange>
      </w:pPr>
    </w:p>
    <w:p w14:paraId="0895AC56" w14:textId="77777777" w:rsidR="0066403A" w:rsidRPr="00B207B1" w:rsidDel="00356C8C" w:rsidRDefault="00DA3920" w:rsidP="0066403A">
      <w:pPr>
        <w:pStyle w:val="31"/>
        <w:rPr>
          <w:moveFrom w:id="5126" w:author="微软用户" w:date="2017-08-19T21:39:00Z"/>
        </w:rPr>
      </w:pPr>
      <w:moveFromRangeStart w:id="5127" w:author="微软用户" w:date="2017-08-19T21:39:00Z" w:name="move490942115"/>
      <w:moveFrom w:id="5128" w:author="微软用户" w:date="2017-08-19T21:39:00Z">
        <w:r w:rsidRPr="00B207B1" w:rsidDel="00356C8C">
          <w:t>5.2.4</w:t>
        </w:r>
        <w:r w:rsidR="0066403A" w:rsidRPr="00B207B1" w:rsidDel="00356C8C">
          <w:rPr>
            <w:rFonts w:hint="eastAsia"/>
          </w:rPr>
          <w:t>本地缓存</w:t>
        </w:r>
      </w:moveFrom>
    </w:p>
    <w:moveFromRangeEnd w:id="5127"/>
    <w:p w14:paraId="710116FC" w14:textId="77777777" w:rsidR="00A9124B" w:rsidRPr="00B207B1" w:rsidRDefault="00613159" w:rsidP="00FB3FD8">
      <w:pPr>
        <w:spacing w:line="400" w:lineRule="exact"/>
        <w:rPr>
          <w:rFonts w:hAnsiTheme="minorEastAsia"/>
          <w:color w:val="000000" w:themeColor="text1"/>
          <w:rPrChange w:id="5129" w:author="JY0225" w:date="2017-08-24T12:01:00Z">
            <w:rPr>
              <w:color w:val="000000" w:themeColor="text1"/>
            </w:rPr>
          </w:rPrChange>
        </w:rPr>
      </w:pPr>
      <w:r w:rsidRPr="00B207B1">
        <w:tab/>
      </w:r>
      <w:r w:rsidR="00964599" w:rsidRPr="00B207B1">
        <w:rPr>
          <w:rFonts w:hAnsiTheme="minorEastAsia" w:hint="eastAsia"/>
          <w:color w:val="000000" w:themeColor="text1"/>
          <w:rPrChange w:id="5130"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131" w:author="JY0225" w:date="2017-08-24T12:01:00Z">
            <w:rPr>
              <w:rFonts w:hint="eastAsia"/>
              <w:color w:val="000000" w:themeColor="text1"/>
            </w:rPr>
          </w:rPrChange>
        </w:rPr>
        <w:t>备份</w:t>
      </w:r>
      <w:r w:rsidR="00964599" w:rsidRPr="00B207B1">
        <w:rPr>
          <w:rFonts w:hAnsiTheme="minorEastAsia" w:hint="eastAsia"/>
          <w:color w:val="000000" w:themeColor="text1"/>
          <w:rPrChange w:id="5132"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133"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134"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135" w:author="JY0225" w:date="2017-08-24T12:01:00Z">
            <w:rPr>
              <w:rFonts w:hint="eastAsia"/>
              <w:color w:val="000000" w:themeColor="text1"/>
            </w:rPr>
          </w:rPrChange>
        </w:rPr>
        <w:t>备份</w:t>
      </w:r>
      <w:r w:rsidR="00964599" w:rsidRPr="00B207B1">
        <w:rPr>
          <w:rFonts w:hAnsiTheme="minorEastAsia" w:hint="eastAsia"/>
          <w:color w:val="000000" w:themeColor="text1"/>
          <w:rPrChange w:id="5136"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137" w:author="JY0225" w:date="2017-08-24T12:01:00Z">
            <w:rPr>
              <w:color w:val="000000" w:themeColor="text1"/>
            </w:rPr>
          </w:rPrChange>
        </w:rPr>
        <w:t>I/O</w:t>
      </w:r>
      <w:r w:rsidR="00964599" w:rsidRPr="00B207B1">
        <w:rPr>
          <w:rFonts w:hAnsiTheme="minorEastAsia" w:hint="eastAsia"/>
          <w:color w:val="000000" w:themeColor="text1"/>
          <w:rPrChange w:id="5138" w:author="JY0225" w:date="2017-08-24T12:01:00Z">
            <w:rPr>
              <w:rFonts w:hint="eastAsia"/>
              <w:color w:val="000000" w:themeColor="text1"/>
            </w:rPr>
          </w:rPrChange>
        </w:rPr>
        <w:t>请求。</w:t>
      </w:r>
      <w:r w:rsidR="00FB3FD8" w:rsidRPr="00B207B1">
        <w:rPr>
          <w:rFonts w:hAnsiTheme="minorEastAsia" w:hint="eastAsia"/>
          <w:color w:val="000000" w:themeColor="text1"/>
          <w:rPrChange w:id="5139" w:author="JY0225" w:date="2017-08-24T12:01:00Z">
            <w:rPr>
              <w:rFonts w:hint="eastAsia"/>
              <w:color w:val="000000" w:themeColor="text1"/>
            </w:rPr>
          </w:rPrChange>
        </w:rPr>
        <w:t>此外，</w:t>
      </w:r>
      <w:r w:rsidR="00FB3FD8" w:rsidRPr="00B207B1">
        <w:rPr>
          <w:rFonts w:hAnsiTheme="minorEastAsia"/>
          <w:color w:val="000000" w:themeColor="text1"/>
          <w:rPrChange w:id="5140" w:author="JY0225" w:date="2017-08-24T12:01:00Z">
            <w:rPr>
              <w:color w:val="000000" w:themeColor="text1"/>
            </w:rPr>
          </w:rPrChange>
        </w:rPr>
        <w:t xml:space="preserve"> </w:t>
      </w:r>
      <w:r w:rsidR="00FB3FD8" w:rsidRPr="00B207B1">
        <w:rPr>
          <w:rFonts w:hAnsiTheme="minorEastAsia" w:hint="eastAsia"/>
          <w:color w:val="000000" w:themeColor="text1"/>
          <w:rPrChange w:id="5141"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142" w:author="JY0225" w:date="2017-08-24T12:01:00Z">
            <w:rPr>
              <w:rFonts w:hint="eastAsia"/>
              <w:color w:val="000000" w:themeColor="text1"/>
            </w:rPr>
          </w:rPrChange>
        </w:rPr>
        <w:t>的，</w:t>
      </w:r>
      <w:r w:rsidR="00FB3FD8" w:rsidRPr="00B207B1">
        <w:rPr>
          <w:rFonts w:hAnsiTheme="minorEastAsia" w:hint="eastAsia"/>
          <w:color w:val="000000" w:themeColor="text1"/>
          <w:rPrChange w:id="5143"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144"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145" w:author="JY0225" w:date="2017-08-24T12:01:00Z">
            <w:rPr>
              <w:color w:val="000000" w:themeColor="text1"/>
            </w:rPr>
          </w:rPrChange>
        </w:rPr>
      </w:pPr>
      <w:r w:rsidRPr="00B207B1">
        <w:rPr>
          <w:rFonts w:hAnsiTheme="minorEastAsia"/>
          <w:color w:val="000000" w:themeColor="text1"/>
          <w:rPrChange w:id="5146" w:author="JY0225" w:date="2017-08-24T12:01:00Z">
            <w:rPr>
              <w:color w:val="000000" w:themeColor="text1"/>
            </w:rPr>
          </w:rPrChange>
        </w:rPr>
        <w:tab/>
      </w:r>
      <w:r w:rsidR="00744B7A" w:rsidRPr="00B207B1">
        <w:rPr>
          <w:rFonts w:hAnsiTheme="minorEastAsia"/>
          <w:color w:val="000000" w:themeColor="text1"/>
          <w:rPrChange w:id="5147" w:author="JY0225" w:date="2017-08-24T12:01:00Z">
            <w:rPr>
              <w:color w:val="000000" w:themeColor="text1"/>
            </w:rPr>
          </w:rPrChange>
        </w:rPr>
        <w:t>1</w:t>
      </w:r>
      <w:r w:rsidR="00744B7A" w:rsidRPr="00B207B1">
        <w:rPr>
          <w:rFonts w:hAnsiTheme="minorEastAsia" w:hint="eastAsia"/>
          <w:color w:val="000000" w:themeColor="text1"/>
          <w:rPrChange w:id="5148" w:author="JY0225" w:date="2017-08-24T12:01:00Z">
            <w:rPr>
              <w:rFonts w:hint="eastAsia"/>
              <w:color w:val="000000" w:themeColor="text1"/>
            </w:rPr>
          </w:rPrChange>
        </w:rPr>
        <w:t>）</w:t>
      </w:r>
      <w:r w:rsidR="00961989" w:rsidRPr="00B207B1">
        <w:rPr>
          <w:rFonts w:hAnsiTheme="minorEastAsia" w:hint="eastAsia"/>
          <w:color w:val="000000" w:themeColor="text1"/>
          <w:rPrChange w:id="5149"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150" w:author="JY0225" w:date="2017-08-24T12:02:00Z">
            <w:rPr>
              <w:color w:val="000000" w:themeColor="text1"/>
            </w:rPr>
          </w:rPrChange>
        </w:rPr>
      </w:pPr>
      <w:r w:rsidRPr="00B207B1">
        <w:rPr>
          <w:rFonts w:hAnsiTheme="minorEastAsia"/>
          <w:rPrChange w:id="5151" w:author="JY0225" w:date="2017-08-24T12:02:00Z">
            <w:rPr/>
          </w:rPrChange>
        </w:rPr>
        <w:tab/>
      </w:r>
      <w:r w:rsidR="00171B66" w:rsidRPr="00B207B1">
        <w:rPr>
          <w:rFonts w:hAnsiTheme="minorEastAsia"/>
          <w:rPrChange w:id="5152" w:author="JY0225" w:date="2017-08-24T12:02:00Z">
            <w:rPr/>
          </w:rPrChange>
        </w:rPr>
        <w:t>2</w:t>
      </w:r>
      <w:r w:rsidRPr="00B207B1">
        <w:rPr>
          <w:rFonts w:hAnsiTheme="minorEastAsia" w:hint="eastAsia"/>
          <w:color w:val="000000" w:themeColor="text1"/>
          <w:rPrChange w:id="5153" w:author="JY0225" w:date="2017-08-24T12:02:00Z">
            <w:rPr>
              <w:rFonts w:hint="eastAsia"/>
              <w:color w:val="000000" w:themeColor="text1"/>
            </w:rPr>
          </w:rPrChange>
        </w:rPr>
        <w:t>）</w:t>
      </w:r>
      <w:r w:rsidR="00303E7C" w:rsidRPr="00B207B1">
        <w:rPr>
          <w:rFonts w:hAnsiTheme="minorEastAsia" w:hint="eastAsia"/>
          <w:color w:val="000000" w:themeColor="text1"/>
          <w:rPrChange w:id="5154" w:author="JY0225" w:date="2017-08-24T12:02:00Z">
            <w:rPr>
              <w:rFonts w:hint="eastAsia"/>
              <w:color w:val="000000" w:themeColor="text1"/>
            </w:rPr>
          </w:rPrChange>
        </w:rPr>
        <w:t>上传</w:t>
      </w:r>
      <w:r w:rsidRPr="00B207B1">
        <w:rPr>
          <w:rFonts w:hAnsiTheme="minorEastAsia" w:hint="eastAsia"/>
          <w:color w:val="000000" w:themeColor="text1"/>
          <w:rPrChange w:id="5155" w:author="JY0225" w:date="2017-08-24T12:02:00Z">
            <w:rPr>
              <w:rFonts w:hint="eastAsia"/>
              <w:color w:val="000000" w:themeColor="text1"/>
            </w:rPr>
          </w:rPrChange>
        </w:rPr>
        <w:t>文件实现</w:t>
      </w:r>
      <w:r w:rsidR="00EF6B3D" w:rsidRPr="00B207B1">
        <w:rPr>
          <w:rFonts w:hAnsiTheme="minorEastAsia" w:hint="eastAsia"/>
          <w:color w:val="000000" w:themeColor="text1"/>
          <w:rPrChange w:id="5156"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777777" w:rsidR="00744B7A" w:rsidRPr="00B207B1" w:rsidRDefault="00635D4C" w:rsidP="009111A4">
      <w:pPr>
        <w:spacing w:line="400" w:lineRule="exact"/>
        <w:rPr>
          <w:rFonts w:hAnsiTheme="minorEastAsia"/>
          <w:color w:val="000000" w:themeColor="text1"/>
          <w:rPrChange w:id="5157" w:author="JY0225" w:date="2017-08-24T12:02:00Z">
            <w:rPr>
              <w:color w:val="000000" w:themeColor="text1"/>
            </w:rPr>
          </w:rPrChange>
        </w:rPr>
      </w:pPr>
      <w:r w:rsidRPr="00B207B1">
        <w:lastRenderedPageBreak/>
        <w:tab/>
      </w:r>
      <w:r w:rsidR="00503C89" w:rsidRPr="00B207B1">
        <w:rPr>
          <w:rFonts w:hAnsiTheme="minorEastAsia" w:hint="eastAsia"/>
          <w:color w:val="000000" w:themeColor="text1"/>
          <w:rPrChange w:id="5158" w:author="JY0225" w:date="2017-08-24T12:02:00Z">
            <w:rPr>
              <w:rFonts w:hint="eastAsia"/>
              <w:color w:val="000000" w:themeColor="text1"/>
            </w:rPr>
          </w:rPrChange>
        </w:rPr>
        <w:t>上述代码中，使用到了了两张表分别保存本地缓存数据信息和</w:t>
      </w:r>
      <w:r w:rsidR="00476838" w:rsidRPr="00B207B1">
        <w:rPr>
          <w:rFonts w:hAnsiTheme="minorEastAsia" w:hint="eastAsia"/>
          <w:color w:val="000000" w:themeColor="text1"/>
          <w:rPrChange w:id="5159" w:author="JY0225" w:date="2017-08-24T12:02:00Z">
            <w:rPr>
              <w:rFonts w:hint="eastAsia"/>
              <w:color w:val="000000" w:themeColor="text1"/>
            </w:rPr>
          </w:rPrChange>
        </w:rPr>
        <w:t>备份</w:t>
      </w:r>
      <w:r w:rsidR="00503C89" w:rsidRPr="00B207B1">
        <w:rPr>
          <w:rFonts w:hAnsiTheme="minorEastAsia" w:hint="eastAsia"/>
          <w:color w:val="000000" w:themeColor="text1"/>
          <w:rPrChange w:id="5160"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161"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162" w:author="JY0225" w:date="2017-08-24T12:02:00Z">
            <w:rPr>
              <w:color w:val="000000" w:themeColor="text1"/>
            </w:rPr>
          </w:rPrChange>
        </w:rPr>
        <w:t>4.4</w:t>
      </w:r>
      <w:r w:rsidR="00D91857" w:rsidRPr="00B207B1">
        <w:rPr>
          <w:rFonts w:hAnsiTheme="minorEastAsia" w:hint="eastAsia"/>
          <w:color w:val="000000" w:themeColor="text1"/>
          <w:rPrChange w:id="5163"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164" w:author="JY0225" w:date="2017-08-24T12:02:00Z">
            <w:rPr>
              <w:rFonts w:hint="eastAsia"/>
              <w:color w:val="000000" w:themeColor="text1"/>
            </w:rPr>
          </w:rPrChange>
        </w:rPr>
        <w:t>表</w:t>
      </w:r>
      <w:r w:rsidR="00153D2B" w:rsidRPr="00B207B1">
        <w:rPr>
          <w:rFonts w:hAnsiTheme="minorEastAsia"/>
          <w:color w:val="000000" w:themeColor="text1"/>
          <w:rPrChange w:id="5165" w:author="JY0225" w:date="2017-08-24T12:02:00Z">
            <w:rPr>
              <w:color w:val="000000" w:themeColor="text1"/>
            </w:rPr>
          </w:rPrChange>
        </w:rPr>
        <w:t>localCache</w:t>
      </w:r>
      <w:r w:rsidR="00153D2B" w:rsidRPr="00B207B1">
        <w:rPr>
          <w:rFonts w:hAnsiTheme="minorEastAsia" w:hint="eastAsia"/>
          <w:color w:val="000000" w:themeColor="text1"/>
          <w:rPrChange w:id="5166" w:author="JY0225" w:date="2017-08-24T12:02:00Z">
            <w:rPr>
              <w:rFonts w:hint="eastAsia"/>
              <w:color w:val="000000" w:themeColor="text1"/>
            </w:rPr>
          </w:rPrChange>
        </w:rPr>
        <w:t>用来保存保存在本地的缓存文件信息，用文件</w:t>
      </w:r>
      <w:r w:rsidR="00153D2B" w:rsidRPr="00B207B1">
        <w:rPr>
          <w:rFonts w:hAnsiTheme="minorEastAsia"/>
          <w:color w:val="000000" w:themeColor="text1"/>
          <w:rPrChange w:id="5167" w:author="JY0225" w:date="2017-08-24T12:02:00Z">
            <w:rPr>
              <w:color w:val="000000" w:themeColor="text1"/>
            </w:rPr>
          </w:rPrChange>
        </w:rPr>
        <w:t>MD5</w:t>
      </w:r>
      <w:r w:rsidR="00153D2B" w:rsidRPr="00B207B1">
        <w:rPr>
          <w:rFonts w:hAnsiTheme="minorEastAsia" w:hint="eastAsia"/>
          <w:color w:val="000000" w:themeColor="text1"/>
          <w:rPrChange w:id="5168"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169" w:author="JY0225" w:date="2017-08-24T12:02:00Z">
            <w:rPr>
              <w:rFonts w:hint="eastAsia"/>
              <w:color w:val="000000" w:themeColor="text1"/>
            </w:rPr>
          </w:rPrChange>
        </w:rPr>
        <w:t>表</w:t>
      </w:r>
      <w:r w:rsidR="00D0062E" w:rsidRPr="00B207B1">
        <w:rPr>
          <w:rFonts w:hAnsiTheme="minorEastAsia"/>
          <w:color w:val="000000" w:themeColor="text1"/>
          <w:rPrChange w:id="5170" w:author="JY0225" w:date="2017-08-24T12:02:00Z">
            <w:rPr>
              <w:color w:val="000000" w:themeColor="text1"/>
            </w:rPr>
          </w:rPrChange>
        </w:rPr>
        <w:t>serverCache</w:t>
      </w:r>
      <w:r w:rsidR="00D0062E" w:rsidRPr="00B207B1">
        <w:rPr>
          <w:rFonts w:hAnsiTheme="minorEastAsia" w:hint="eastAsia"/>
          <w:color w:val="000000" w:themeColor="text1"/>
          <w:rPrChange w:id="5171" w:author="JY0225" w:date="2017-08-24T12:02:00Z">
            <w:rPr>
              <w:rFonts w:hint="eastAsia"/>
              <w:color w:val="000000" w:themeColor="text1"/>
            </w:rPr>
          </w:rPrChange>
        </w:rPr>
        <w:t>用来保存</w:t>
      </w:r>
      <w:r w:rsidR="00476838" w:rsidRPr="00B207B1">
        <w:rPr>
          <w:rFonts w:hAnsiTheme="minorEastAsia" w:hint="eastAsia"/>
          <w:color w:val="000000" w:themeColor="text1"/>
          <w:rPrChange w:id="5172" w:author="JY0225" w:date="2017-08-24T12:02:00Z">
            <w:rPr>
              <w:rFonts w:hint="eastAsia"/>
              <w:color w:val="000000" w:themeColor="text1"/>
            </w:rPr>
          </w:rPrChange>
        </w:rPr>
        <w:t>备份</w:t>
      </w:r>
      <w:r w:rsidR="00D0062E" w:rsidRPr="00B207B1">
        <w:rPr>
          <w:rFonts w:hAnsiTheme="minorEastAsia" w:hint="eastAsia"/>
          <w:color w:val="000000" w:themeColor="text1"/>
          <w:rPrChange w:id="5173"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174"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175" w:author="JY0225" w:date="2017-08-24T12:02:00Z">
            <w:rPr>
              <w:rFonts w:hint="eastAsia"/>
              <w:color w:val="000000" w:themeColor="text1"/>
            </w:rPr>
          </w:rPrChange>
        </w:rPr>
        <w:t>需要组合服务器提供的接口，以实现“秒传”功能</w:t>
      </w:r>
      <w:r w:rsidR="00236D66" w:rsidRPr="00B207B1">
        <w:rPr>
          <w:rFonts w:hAnsiTheme="minorEastAsia" w:hint="eastAsia"/>
          <w:color w:val="000000" w:themeColor="text1"/>
          <w:rPrChange w:id="5176"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177" w:author="JY0225" w:date="2017-08-24T12:02:00Z">
            <w:rPr>
              <w:color w:val="000000" w:themeColor="text1"/>
            </w:rPr>
          </w:rPrChange>
        </w:rPr>
        <w:t>MD5</w:t>
      </w:r>
      <w:r w:rsidR="00236D66" w:rsidRPr="00B207B1">
        <w:rPr>
          <w:rFonts w:hAnsiTheme="minorEastAsia" w:hint="eastAsia"/>
          <w:color w:val="000000" w:themeColor="text1"/>
          <w:rPrChange w:id="5178" w:author="JY0225" w:date="2017-08-24T12:02:00Z">
            <w:rPr>
              <w:rFonts w:hint="eastAsia"/>
              <w:color w:val="000000" w:themeColor="text1"/>
            </w:rPr>
          </w:rPrChange>
        </w:rPr>
        <w:t>值，并通过该值与</w:t>
      </w:r>
      <w:r w:rsidR="00236D66" w:rsidRPr="00B207B1">
        <w:rPr>
          <w:rFonts w:hAnsiTheme="minorEastAsia"/>
          <w:color w:val="000000" w:themeColor="text1"/>
          <w:rPrChange w:id="5179" w:author="JY0225" w:date="2017-08-24T12:02:00Z">
            <w:rPr>
              <w:color w:val="000000" w:themeColor="text1"/>
            </w:rPr>
          </w:rPrChange>
        </w:rPr>
        <w:t>serverCache</w:t>
      </w:r>
      <w:r w:rsidR="00236D66" w:rsidRPr="00B207B1">
        <w:rPr>
          <w:rFonts w:hAnsiTheme="minorEastAsia" w:hint="eastAsia"/>
          <w:color w:val="000000" w:themeColor="text1"/>
          <w:rPrChange w:id="5180" w:author="JY0225" w:date="2017-08-24T12:02:00Z">
            <w:rPr>
              <w:rFonts w:hint="eastAsia"/>
              <w:color w:val="000000" w:themeColor="text1"/>
            </w:rPr>
          </w:rPrChange>
        </w:rPr>
        <w:t>中</w:t>
      </w:r>
      <w:r w:rsidR="00236D66" w:rsidRPr="00B207B1">
        <w:rPr>
          <w:rFonts w:hAnsiTheme="minorEastAsia"/>
          <w:color w:val="000000" w:themeColor="text1"/>
          <w:rPrChange w:id="5181" w:author="JY0225" w:date="2017-08-24T12:02:00Z">
            <w:rPr>
              <w:color w:val="000000" w:themeColor="text1"/>
            </w:rPr>
          </w:rPrChange>
        </w:rPr>
        <w:t>MD5</w:t>
      </w:r>
      <w:r w:rsidR="00236D66" w:rsidRPr="00B207B1">
        <w:rPr>
          <w:rFonts w:hAnsiTheme="minorEastAsia" w:hint="eastAsia"/>
          <w:color w:val="000000" w:themeColor="text1"/>
          <w:rPrChange w:id="5182"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183" w:author="JY0225" w:date="2017-08-24T12:02:00Z">
            <w:rPr>
              <w:color w:val="000000" w:themeColor="text1"/>
            </w:rPr>
          </w:rPrChange>
        </w:rPr>
        <w:t>MD5</w:t>
      </w:r>
      <w:r w:rsidR="004E5FD3" w:rsidRPr="00B207B1">
        <w:rPr>
          <w:rFonts w:hAnsiTheme="minorEastAsia" w:hint="eastAsia"/>
          <w:color w:val="000000" w:themeColor="text1"/>
          <w:rPrChange w:id="5184" w:author="JY0225" w:date="2017-08-24T12:02:00Z">
            <w:rPr>
              <w:rFonts w:hint="eastAsia"/>
              <w:color w:val="000000" w:themeColor="text1"/>
            </w:rPr>
          </w:rPrChange>
        </w:rPr>
        <w:t>值，则说明服务器端存在该文件，此时，</w:t>
      </w:r>
      <w:r w:rsidR="00236D66" w:rsidRPr="00B207B1">
        <w:rPr>
          <w:rFonts w:hAnsiTheme="minorEastAsia" w:hint="eastAsia"/>
          <w:color w:val="000000" w:themeColor="text1"/>
          <w:rPrChange w:id="5185"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186" w:author="JY0225" w:date="2017-08-24T12:02:00Z">
            <w:rPr>
              <w:rFonts w:hint="eastAsia"/>
              <w:color w:val="000000" w:themeColor="text1"/>
            </w:rPr>
          </w:rPrChange>
        </w:rPr>
        <w:t>上传文件</w:t>
      </w:r>
      <w:r w:rsidR="00236D66" w:rsidRPr="00B207B1">
        <w:rPr>
          <w:rFonts w:hAnsiTheme="minorEastAsia" w:hint="eastAsia"/>
          <w:color w:val="000000" w:themeColor="text1"/>
          <w:rPrChange w:id="5187"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188" w:name="_Toc491952466"/>
      <w:r w:rsidRPr="00B207B1">
        <w:t>5.2.5</w:t>
      </w:r>
      <w:r w:rsidR="003E75E4" w:rsidRPr="00B207B1">
        <w:t xml:space="preserve"> LRU</w:t>
      </w:r>
      <w:r w:rsidR="003E75E4" w:rsidRPr="00B207B1">
        <w:t>替换策略</w:t>
      </w:r>
      <w:bookmarkEnd w:id="5188"/>
    </w:p>
    <w:p w14:paraId="3BB552ED" w14:textId="77777777" w:rsidR="00683933" w:rsidRPr="00B207B1" w:rsidRDefault="00683933" w:rsidP="00DA6E5C">
      <w:pPr>
        <w:spacing w:line="400" w:lineRule="exact"/>
        <w:ind w:firstLine="420"/>
        <w:rPr>
          <w:rFonts w:hAnsiTheme="minorEastAsia"/>
          <w:color w:val="000000" w:themeColor="text1"/>
          <w:rPrChange w:id="5189" w:author="JY0225" w:date="2017-08-24T12:02:00Z">
            <w:rPr>
              <w:color w:val="000000" w:themeColor="text1"/>
            </w:rPr>
          </w:rPrChange>
        </w:rPr>
      </w:pPr>
      <w:r w:rsidRPr="00B207B1">
        <w:rPr>
          <w:rFonts w:hAnsiTheme="minorEastAsia"/>
          <w:color w:val="000000" w:themeColor="text1"/>
          <w:rPrChange w:id="5190" w:author="JY0225" w:date="2017-08-24T12:02:00Z">
            <w:rPr>
              <w:color w:val="000000" w:themeColor="text1"/>
            </w:rPr>
          </w:rPrChange>
        </w:rPr>
        <w:t>LRU</w:t>
      </w:r>
      <w:r w:rsidRPr="00B207B1">
        <w:rPr>
          <w:rFonts w:hAnsiTheme="minorEastAsia" w:hint="eastAsia"/>
          <w:color w:val="000000" w:themeColor="text1"/>
          <w:rPrChange w:id="5191" w:author="JY0225" w:date="2017-08-24T12:02:00Z">
            <w:rPr>
              <w:rFonts w:hint="eastAsia"/>
              <w:color w:val="000000" w:themeColor="text1"/>
            </w:rPr>
          </w:rPrChange>
        </w:rPr>
        <w:t>缓存利用了这样的一种思想。</w:t>
      </w:r>
      <w:r w:rsidRPr="00B207B1">
        <w:rPr>
          <w:rFonts w:hAnsiTheme="minorEastAsia"/>
          <w:color w:val="000000" w:themeColor="text1"/>
          <w:rPrChange w:id="5192" w:author="JY0225" w:date="2017-08-24T12:02:00Z">
            <w:rPr>
              <w:color w:val="000000" w:themeColor="text1"/>
            </w:rPr>
          </w:rPrChange>
        </w:rPr>
        <w:t>LRU</w:t>
      </w:r>
      <w:r w:rsidRPr="00B207B1">
        <w:rPr>
          <w:rFonts w:hAnsiTheme="minorEastAsia" w:hint="eastAsia"/>
          <w:color w:val="000000" w:themeColor="text1"/>
          <w:rPrChange w:id="5193" w:author="JY0225" w:date="2017-08-24T12:02:00Z">
            <w:rPr>
              <w:rFonts w:hint="eastAsia"/>
              <w:color w:val="000000" w:themeColor="text1"/>
            </w:rPr>
          </w:rPrChange>
        </w:rPr>
        <w:t>是</w:t>
      </w:r>
      <w:r w:rsidRPr="00B207B1">
        <w:rPr>
          <w:rFonts w:hAnsiTheme="minorEastAsia"/>
          <w:color w:val="000000" w:themeColor="text1"/>
          <w:rPrChange w:id="5194" w:author="JY0225" w:date="2017-08-24T12:02:00Z">
            <w:rPr>
              <w:color w:val="000000" w:themeColor="text1"/>
            </w:rPr>
          </w:rPrChange>
        </w:rPr>
        <w:t xml:space="preserve">Least Recently Used </w:t>
      </w:r>
      <w:r w:rsidRPr="00B207B1">
        <w:rPr>
          <w:rFonts w:hAnsiTheme="minorEastAsia" w:hint="eastAsia"/>
          <w:color w:val="000000" w:themeColor="text1"/>
          <w:rPrChange w:id="5195" w:author="JY0225" w:date="2017-08-24T12:02:00Z">
            <w:rPr>
              <w:rFonts w:hint="eastAsia"/>
              <w:color w:val="000000" w:themeColor="text1"/>
            </w:rPr>
          </w:rPrChange>
        </w:rPr>
        <w:t>的缩写，</w:t>
      </w:r>
      <w:r w:rsidR="007902B1" w:rsidRPr="00B207B1">
        <w:rPr>
          <w:rFonts w:hAnsiTheme="minorEastAsia" w:hint="eastAsia"/>
          <w:color w:val="000000" w:themeColor="text1"/>
          <w:rPrChange w:id="5196" w:author="JY0225" w:date="2017-08-24T12:02:00Z">
            <w:rPr>
              <w:rFonts w:hint="eastAsia"/>
              <w:color w:val="000000" w:themeColor="text1"/>
            </w:rPr>
          </w:rPrChange>
        </w:rPr>
        <w:t>即</w:t>
      </w:r>
      <w:r w:rsidRPr="00B207B1">
        <w:rPr>
          <w:rFonts w:hAnsiTheme="minorEastAsia"/>
          <w:color w:val="000000" w:themeColor="text1"/>
          <w:rPrChange w:id="5197" w:author="JY0225" w:date="2017-08-24T12:02:00Z">
            <w:rPr>
              <w:color w:val="000000" w:themeColor="text1"/>
            </w:rPr>
          </w:rPrChange>
        </w:rPr>
        <w:t>“</w:t>
      </w:r>
      <w:r w:rsidRPr="00B207B1">
        <w:rPr>
          <w:rFonts w:hAnsiTheme="minorEastAsia" w:hint="eastAsia"/>
          <w:color w:val="000000" w:themeColor="text1"/>
          <w:rPrChange w:id="5198" w:author="JY0225" w:date="2017-08-24T12:02:00Z">
            <w:rPr>
              <w:rFonts w:hint="eastAsia"/>
              <w:color w:val="000000" w:themeColor="text1"/>
            </w:rPr>
          </w:rPrChange>
        </w:rPr>
        <w:t>最近最少使用</w:t>
      </w:r>
      <w:r w:rsidRPr="00B207B1">
        <w:rPr>
          <w:rFonts w:hAnsiTheme="minorEastAsia"/>
          <w:color w:val="000000" w:themeColor="text1"/>
          <w:rPrChange w:id="5199" w:author="JY0225" w:date="2017-08-24T12:02:00Z">
            <w:rPr>
              <w:color w:val="000000" w:themeColor="text1"/>
            </w:rPr>
          </w:rPrChange>
        </w:rPr>
        <w:t>”</w:t>
      </w:r>
      <w:r w:rsidRPr="00B207B1">
        <w:rPr>
          <w:rFonts w:hAnsiTheme="minorEastAsia" w:hint="eastAsia"/>
          <w:color w:val="000000" w:themeColor="text1"/>
          <w:rPrChange w:id="5200" w:author="JY0225" w:date="2017-08-24T12:02:00Z">
            <w:rPr>
              <w:rFonts w:hint="eastAsia"/>
              <w:color w:val="000000" w:themeColor="text1"/>
            </w:rPr>
          </w:rPrChange>
        </w:rPr>
        <w:t>，也就是说，</w:t>
      </w:r>
      <w:r w:rsidRPr="00B207B1">
        <w:rPr>
          <w:rFonts w:hAnsiTheme="minorEastAsia"/>
          <w:color w:val="000000" w:themeColor="text1"/>
          <w:rPrChange w:id="5201" w:author="JY0225" w:date="2017-08-24T12:02:00Z">
            <w:rPr>
              <w:color w:val="000000" w:themeColor="text1"/>
            </w:rPr>
          </w:rPrChange>
        </w:rPr>
        <w:t>LRU</w:t>
      </w:r>
      <w:r w:rsidRPr="00B207B1">
        <w:rPr>
          <w:rFonts w:hAnsiTheme="minorEastAsia" w:hint="eastAsia"/>
          <w:color w:val="000000" w:themeColor="text1"/>
          <w:rPrChange w:id="5202" w:author="JY0225" w:date="2017-08-24T12:02:00Z">
            <w:rPr>
              <w:rFonts w:hint="eastAsia"/>
              <w:color w:val="000000" w:themeColor="text1"/>
            </w:rPr>
          </w:rPrChange>
        </w:rPr>
        <w:t>缓存把最近最少使用的数据移除，</w:t>
      </w:r>
      <w:r w:rsidR="00E43560" w:rsidRPr="00B207B1">
        <w:rPr>
          <w:rFonts w:hAnsiTheme="minorEastAsia" w:hint="eastAsia"/>
          <w:color w:val="000000" w:themeColor="text1"/>
          <w:rPrChange w:id="5203" w:author="JY0225" w:date="2017-08-24T12:02:00Z">
            <w:rPr>
              <w:rFonts w:hint="eastAsia"/>
              <w:color w:val="000000" w:themeColor="text1"/>
            </w:rPr>
          </w:rPrChange>
        </w:rPr>
        <w:t>让给最新读取的数据。而往往最常读取的，也是读取次数最多的，所以</w:t>
      </w:r>
      <w:r w:rsidRPr="00B207B1">
        <w:rPr>
          <w:rFonts w:hAnsiTheme="minorEastAsia" w:hint="eastAsia"/>
          <w:color w:val="000000" w:themeColor="text1"/>
          <w:rPrChange w:id="5204" w:author="JY0225" w:date="2017-08-24T12:02:00Z">
            <w:rPr>
              <w:rFonts w:hint="eastAsia"/>
              <w:color w:val="000000" w:themeColor="text1"/>
            </w:rPr>
          </w:rPrChange>
        </w:rPr>
        <w:t>利用</w:t>
      </w:r>
      <w:r w:rsidRPr="00B207B1">
        <w:rPr>
          <w:rFonts w:hAnsiTheme="minorEastAsia"/>
          <w:color w:val="000000" w:themeColor="text1"/>
          <w:rPrChange w:id="5205" w:author="JY0225" w:date="2017-08-24T12:02:00Z">
            <w:rPr>
              <w:color w:val="000000" w:themeColor="text1"/>
            </w:rPr>
          </w:rPrChange>
        </w:rPr>
        <w:t>LRU</w:t>
      </w:r>
      <w:r w:rsidR="00E43560" w:rsidRPr="00B207B1">
        <w:rPr>
          <w:rFonts w:hAnsiTheme="minorEastAsia" w:hint="eastAsia"/>
          <w:color w:val="000000" w:themeColor="text1"/>
          <w:rPrChange w:id="5206" w:author="JY0225" w:date="2017-08-24T12:02:00Z">
            <w:rPr>
              <w:rFonts w:hint="eastAsia"/>
              <w:color w:val="000000" w:themeColor="text1"/>
            </w:rPr>
          </w:rPrChange>
        </w:rPr>
        <w:t>缓存策略</w:t>
      </w:r>
      <w:r w:rsidR="00575727" w:rsidRPr="00B207B1">
        <w:rPr>
          <w:rFonts w:hAnsiTheme="minorEastAsia" w:hint="eastAsia"/>
          <w:color w:val="000000" w:themeColor="text1"/>
          <w:rPrChange w:id="5207"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208" w:author="JY0225" w:date="2017-08-24T12:02:00Z">
            <w:rPr>
              <w:rFonts w:hint="eastAsia"/>
              <w:color w:val="000000" w:themeColor="text1"/>
            </w:rPr>
          </w:rPrChange>
        </w:rPr>
        <w:t>。</w:t>
      </w:r>
    </w:p>
    <w:p w14:paraId="363B19C7" w14:textId="77777777" w:rsidR="0092719B" w:rsidRPr="00B207B1" w:rsidRDefault="0092719B" w:rsidP="009931E4">
      <w:pPr>
        <w:spacing w:afterLines="30" w:after="93" w:line="400" w:lineRule="exact"/>
        <w:ind w:firstLine="420"/>
        <w:rPr>
          <w:rFonts w:hAnsiTheme="minorEastAsia"/>
          <w:color w:val="000000" w:themeColor="text1"/>
          <w:rPrChange w:id="5209" w:author="JY0225" w:date="2017-08-24T12:02:00Z">
            <w:rPr>
              <w:color w:val="000000" w:themeColor="text1"/>
            </w:rPr>
          </w:rPrChange>
        </w:rPr>
      </w:pPr>
      <w:r w:rsidRPr="00B207B1">
        <w:rPr>
          <w:rFonts w:hAnsiTheme="minorEastAsia" w:hint="eastAsia"/>
          <w:color w:val="000000" w:themeColor="text1"/>
          <w:rPrChange w:id="5210" w:author="JY0225" w:date="2017-08-24T12:02:00Z">
            <w:rPr>
              <w:rFonts w:hint="eastAsia"/>
              <w:color w:val="000000" w:themeColor="text1"/>
            </w:rPr>
          </w:rPrChange>
        </w:rPr>
        <w:t>要实现</w:t>
      </w:r>
      <w:r w:rsidRPr="00B207B1">
        <w:rPr>
          <w:rFonts w:hAnsiTheme="minorEastAsia"/>
          <w:color w:val="000000" w:themeColor="text1"/>
          <w:rPrChange w:id="5211" w:author="JY0225" w:date="2017-08-24T12:02:00Z">
            <w:rPr>
              <w:color w:val="000000" w:themeColor="text1"/>
            </w:rPr>
          </w:rPrChange>
        </w:rPr>
        <w:t>LRU</w:t>
      </w:r>
      <w:r w:rsidR="008675FB" w:rsidRPr="00B207B1">
        <w:rPr>
          <w:rFonts w:hAnsiTheme="minorEastAsia" w:hint="eastAsia"/>
          <w:color w:val="000000" w:themeColor="text1"/>
          <w:rPrChange w:id="5212" w:author="JY0225" w:date="2017-08-24T12:02:00Z">
            <w:rPr>
              <w:rFonts w:hint="eastAsia"/>
              <w:color w:val="000000" w:themeColor="text1"/>
            </w:rPr>
          </w:rPrChange>
        </w:rPr>
        <w:t>缓存，</w:t>
      </w:r>
      <w:r w:rsidRPr="00B207B1">
        <w:rPr>
          <w:rFonts w:hAnsiTheme="minorEastAsia" w:hint="eastAsia"/>
          <w:color w:val="000000" w:themeColor="text1"/>
          <w:rPrChange w:id="5213"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214"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215" w:author="JY0225" w:date="2017-08-24T12:02:00Z">
            <w:rPr>
              <w:rFonts w:hint="eastAsia"/>
              <w:color w:val="000000" w:themeColor="text1"/>
            </w:rPr>
          </w:rPrChange>
        </w:rPr>
        <w:t>，自动加一</w:t>
      </w:r>
      <w:r w:rsidR="00FF372F" w:rsidRPr="00B207B1">
        <w:rPr>
          <w:rFonts w:hAnsiTheme="minorEastAsia" w:hint="eastAsia"/>
          <w:color w:val="000000" w:themeColor="text1"/>
          <w:rPrChange w:id="5216" w:author="JY0225" w:date="2017-08-24T12:02:00Z">
            <w:rPr>
              <w:rFonts w:hint="eastAsia"/>
              <w:color w:val="000000" w:themeColor="text1"/>
            </w:rPr>
          </w:rPrChange>
        </w:rPr>
        <w:t>。</w:t>
      </w:r>
      <w:r w:rsidR="00864A9B" w:rsidRPr="00B207B1">
        <w:rPr>
          <w:rFonts w:hAnsiTheme="minorEastAsia" w:hint="eastAsia"/>
          <w:color w:val="000000" w:themeColor="text1"/>
          <w:rPrChange w:id="5217" w:author="JY0225" w:date="2017-08-24T12:02:00Z">
            <w:rPr>
              <w:rFonts w:hint="eastAsia"/>
              <w:color w:val="000000" w:themeColor="text1"/>
            </w:rPr>
          </w:rPrChange>
        </w:rPr>
        <w:t>当本地缓存达到</w:t>
      </w:r>
      <w:r w:rsidR="00476838" w:rsidRPr="00B207B1">
        <w:rPr>
          <w:rFonts w:hAnsiTheme="minorEastAsia" w:hint="eastAsia"/>
          <w:color w:val="000000" w:themeColor="text1"/>
          <w:rPrChange w:id="5218" w:author="JY0225" w:date="2017-08-24T12:02:00Z">
            <w:rPr>
              <w:rFonts w:hint="eastAsia"/>
              <w:color w:val="000000" w:themeColor="text1"/>
            </w:rPr>
          </w:rPrChange>
        </w:rPr>
        <w:t>备份</w:t>
      </w:r>
      <w:r w:rsidR="00864A9B" w:rsidRPr="00B207B1">
        <w:rPr>
          <w:rFonts w:hAnsiTheme="minorEastAsia" w:hint="eastAsia"/>
          <w:color w:val="000000" w:themeColor="text1"/>
          <w:rPrChange w:id="5219" w:author="JY0225" w:date="2017-08-24T12:02:00Z">
            <w:rPr>
              <w:rFonts w:hint="eastAsia"/>
              <w:color w:val="000000" w:themeColor="text1"/>
            </w:rPr>
          </w:rPrChange>
        </w:rPr>
        <w:t>空间的上限时，</w:t>
      </w:r>
      <w:r w:rsidR="002D5ABB" w:rsidRPr="00B207B1">
        <w:rPr>
          <w:rFonts w:hAnsiTheme="minorEastAsia"/>
          <w:color w:val="000000" w:themeColor="text1"/>
          <w:rPrChange w:id="5220" w:author="JY0225" w:date="2017-08-24T12:02:00Z">
            <w:rPr>
              <w:color w:val="000000" w:themeColor="text1"/>
            </w:rPr>
          </w:rPrChange>
        </w:rPr>
        <w:t>LRU</w:t>
      </w:r>
      <w:r w:rsidR="002D5ABB" w:rsidRPr="00B207B1">
        <w:rPr>
          <w:rFonts w:hAnsiTheme="minorEastAsia" w:hint="eastAsia"/>
          <w:color w:val="000000" w:themeColor="text1"/>
          <w:rPrChange w:id="5221" w:author="JY0225" w:date="2017-08-24T12:02:00Z">
            <w:rPr>
              <w:rFonts w:hint="eastAsia"/>
              <w:color w:val="000000" w:themeColor="text1"/>
            </w:rPr>
          </w:rPrChange>
        </w:rPr>
        <w:t>缓存策略</w:t>
      </w:r>
      <w:r w:rsidR="007A5675" w:rsidRPr="00B207B1">
        <w:rPr>
          <w:rFonts w:hAnsiTheme="minorEastAsia" w:hint="eastAsia"/>
          <w:color w:val="000000" w:themeColor="text1"/>
          <w:rPrChange w:id="5222"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223"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224"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225" w:author="JY0225" w:date="2017-08-24T12:02:00Z">
            <w:rPr>
              <w:color w:val="000000" w:themeColor="text1"/>
            </w:rPr>
          </w:rPrChange>
        </w:rPr>
        <w:t>LRU</w:t>
      </w:r>
      <w:r w:rsidR="00FC7C26" w:rsidRPr="00B207B1">
        <w:rPr>
          <w:rFonts w:hAnsiTheme="minorEastAsia" w:hint="eastAsia"/>
          <w:color w:val="000000" w:themeColor="text1"/>
          <w:rPrChange w:id="5226"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lastRenderedPageBreak/>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227" w:author="微软用户" w:date="2017-08-19T21:40:00Z"/>
          <w:moveTo w:id="5228" w:author="微软用户" w:date="2017-08-19T21:40:00Z"/>
        </w:rPr>
      </w:pPr>
      <w:bookmarkStart w:id="5229" w:name="_Toc491952467"/>
      <w:moveToRangeStart w:id="5230" w:author="微软用户" w:date="2017-08-19T21:40:00Z" w:name="move490942165"/>
      <w:moveTo w:id="5231" w:author="微软用户" w:date="2017-08-19T21:40:00Z">
        <w:r w:rsidRPr="00B207B1">
          <w:lastRenderedPageBreak/>
          <w:t>5.2.6 Firefox</w:t>
        </w:r>
        <w:r w:rsidRPr="00B207B1">
          <w:t>扩展</w:t>
        </w:r>
        <w:bookmarkEnd w:id="5229"/>
      </w:moveTo>
    </w:p>
    <w:moveToRangeEnd w:id="5230"/>
    <w:p w14:paraId="1D19CAF8" w14:textId="77777777" w:rsidR="000E5613" w:rsidRPr="00B207B1" w:rsidRDefault="000E5613">
      <w:pPr>
        <w:pStyle w:val="31"/>
        <w:pPrChange w:id="5232" w:author="微软用户" w:date="2017-08-19T21:40:00Z">
          <w:pPr>
            <w:spacing w:line="400" w:lineRule="exact"/>
          </w:pPr>
        </w:pPrChange>
      </w:pPr>
    </w:p>
    <w:p w14:paraId="018C530E" w14:textId="77777777" w:rsidR="003D75FE" w:rsidRPr="00B207B1" w:rsidDel="00AF0CA2" w:rsidRDefault="008160D7">
      <w:pPr>
        <w:pStyle w:val="31"/>
        <w:rPr>
          <w:moveFrom w:id="5233" w:author="微软用户" w:date="2017-08-19T21:40:00Z"/>
          <w:rFonts w:asciiTheme="minorEastAsia" w:hAnsiTheme="minorEastAsia"/>
          <w:sz w:val="24"/>
          <w:szCs w:val="24"/>
          <w:rPrChange w:id="5234" w:author="JY0225" w:date="2017-08-24T12:02:00Z">
            <w:rPr>
              <w:moveFrom w:id="5235" w:author="微软用户" w:date="2017-08-19T21:40:00Z"/>
            </w:rPr>
          </w:rPrChange>
        </w:rPr>
      </w:pPr>
      <w:moveFromRangeStart w:id="5236" w:author="微软用户" w:date="2017-08-19T21:40:00Z" w:name="move490942165"/>
      <w:moveFrom w:id="5237" w:author="微软用户" w:date="2017-08-19T21:40:00Z">
        <w:r w:rsidRPr="00B207B1" w:rsidDel="00AF0CA2">
          <w:rPr>
            <w:rFonts w:asciiTheme="minorEastAsia" w:hAnsiTheme="minorEastAsia"/>
            <w:b w:val="0"/>
            <w:bCs w:val="0"/>
            <w:sz w:val="24"/>
            <w:szCs w:val="24"/>
            <w:rPrChange w:id="5238" w:author="JY0225" w:date="2017-08-24T12:02:00Z">
              <w:rPr>
                <w:b w:val="0"/>
                <w:bCs w:val="0"/>
              </w:rPr>
            </w:rPrChange>
          </w:rPr>
          <w:t>5.2.6</w:t>
        </w:r>
        <w:r w:rsidR="003D75FE" w:rsidRPr="00B207B1" w:rsidDel="00AF0CA2">
          <w:rPr>
            <w:rFonts w:asciiTheme="minorEastAsia" w:hAnsiTheme="minorEastAsia"/>
            <w:b w:val="0"/>
            <w:bCs w:val="0"/>
            <w:sz w:val="24"/>
            <w:szCs w:val="24"/>
            <w:rPrChange w:id="5239" w:author="JY0225" w:date="2017-08-24T12:02:00Z">
              <w:rPr>
                <w:b w:val="0"/>
                <w:bCs w:val="0"/>
              </w:rPr>
            </w:rPrChange>
          </w:rPr>
          <w:t xml:space="preserve"> Firefox</w:t>
        </w:r>
        <w:r w:rsidR="002E5718" w:rsidRPr="00B207B1" w:rsidDel="00AF0CA2">
          <w:rPr>
            <w:rFonts w:asciiTheme="minorEastAsia" w:hAnsiTheme="minorEastAsia" w:hint="eastAsia"/>
            <w:b w:val="0"/>
            <w:bCs w:val="0"/>
            <w:sz w:val="24"/>
            <w:szCs w:val="24"/>
            <w:rPrChange w:id="5240" w:author="JY0225" w:date="2017-08-24T12:02:00Z">
              <w:rPr>
                <w:rFonts w:hint="eastAsia"/>
                <w:b w:val="0"/>
                <w:bCs w:val="0"/>
              </w:rPr>
            </w:rPrChange>
          </w:rPr>
          <w:t>扩展</w:t>
        </w:r>
      </w:moveFrom>
    </w:p>
    <w:moveFromRangeEnd w:id="5236"/>
    <w:p w14:paraId="7F5AF415" w14:textId="77777777" w:rsidR="00566056" w:rsidRPr="00B207B1" w:rsidRDefault="0048420B" w:rsidP="00205EDA">
      <w:pPr>
        <w:spacing w:line="400" w:lineRule="exact"/>
        <w:rPr>
          <w:rFonts w:hAnsiTheme="minorEastAsia"/>
          <w:color w:val="000000" w:themeColor="text1"/>
          <w:rPrChange w:id="5241" w:author="JY0225" w:date="2017-08-24T12:02:00Z">
            <w:rPr>
              <w:color w:val="000000" w:themeColor="text1"/>
            </w:rPr>
          </w:rPrChange>
        </w:rPr>
      </w:pPr>
      <w:r w:rsidRPr="00B207B1">
        <w:rPr>
          <w:rFonts w:hAnsiTheme="minorEastAsia"/>
          <w:rPrChange w:id="5242" w:author="JY0225" w:date="2017-08-24T12:02:00Z">
            <w:rPr/>
          </w:rPrChange>
        </w:rPr>
        <w:tab/>
      </w:r>
      <w:r w:rsidR="00205EDA" w:rsidRPr="00B207B1">
        <w:rPr>
          <w:rFonts w:hAnsiTheme="minorEastAsia" w:hint="eastAsia"/>
          <w:color w:val="000000" w:themeColor="text1"/>
          <w:rPrChange w:id="5243" w:author="JY0225" w:date="2017-08-24T12:02:00Z">
            <w:rPr>
              <w:rFonts w:hint="eastAsia"/>
              <w:color w:val="000000" w:themeColor="text1"/>
            </w:rPr>
          </w:rPrChange>
        </w:rPr>
        <w:t>浏览器</w:t>
      </w:r>
      <w:r w:rsidR="002E5718" w:rsidRPr="00B207B1">
        <w:rPr>
          <w:rFonts w:hAnsiTheme="minorEastAsia" w:hint="eastAsia"/>
          <w:color w:val="000000" w:themeColor="text1"/>
          <w:rPrChange w:id="5244" w:author="JY0225" w:date="2017-08-24T12:02:00Z">
            <w:rPr>
              <w:rFonts w:hint="eastAsia"/>
              <w:color w:val="000000" w:themeColor="text1"/>
            </w:rPr>
          </w:rPrChange>
        </w:rPr>
        <w:t>扩展</w:t>
      </w:r>
      <w:r w:rsidR="00205EDA" w:rsidRPr="00B207B1">
        <w:rPr>
          <w:rFonts w:hAnsiTheme="minorEastAsia" w:hint="eastAsia"/>
          <w:color w:val="000000" w:themeColor="text1"/>
          <w:rPrChange w:id="5245"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246" w:author="JY0225" w:date="2017-08-24T12:02:00Z">
            <w:rPr>
              <w:rFonts w:hint="eastAsia"/>
              <w:color w:val="000000" w:themeColor="text1"/>
            </w:rPr>
          </w:rPrChange>
        </w:rPr>
        <w:t>修改</w:t>
      </w:r>
      <w:r w:rsidR="00566056" w:rsidRPr="00B207B1">
        <w:rPr>
          <w:rFonts w:hAnsiTheme="minorEastAsia"/>
          <w:color w:val="000000" w:themeColor="text1"/>
          <w:rPrChange w:id="5247" w:author="JY0225" w:date="2017-08-24T12:02:00Z">
            <w:rPr>
              <w:color w:val="000000" w:themeColor="text1"/>
            </w:rPr>
          </w:rPrChange>
        </w:rPr>
        <w:t>web</w:t>
      </w:r>
      <w:r w:rsidR="00A62FA3" w:rsidRPr="00B207B1">
        <w:rPr>
          <w:rFonts w:hAnsiTheme="minorEastAsia" w:hint="eastAsia"/>
          <w:color w:val="000000" w:themeColor="text1"/>
          <w:rPrChange w:id="5248" w:author="JY0225" w:date="2017-08-24T12:02:00Z">
            <w:rPr>
              <w:rFonts w:hint="eastAsia"/>
              <w:color w:val="000000" w:themeColor="text1"/>
            </w:rPr>
          </w:rPrChange>
        </w:rPr>
        <w:t>浏览器</w:t>
      </w:r>
      <w:r w:rsidR="00205EDA" w:rsidRPr="00B207B1">
        <w:rPr>
          <w:rFonts w:hAnsiTheme="minorEastAsia" w:hint="eastAsia"/>
          <w:color w:val="000000" w:themeColor="text1"/>
          <w:rPrChange w:id="5249" w:author="JY0225" w:date="2017-08-24T12:02:00Z">
            <w:rPr>
              <w:rFonts w:hint="eastAsia"/>
              <w:color w:val="000000" w:themeColor="text1"/>
            </w:rPr>
          </w:rPrChange>
        </w:rPr>
        <w:t>功能的工具</w:t>
      </w:r>
      <w:r w:rsidR="00566056" w:rsidRPr="00B207B1">
        <w:rPr>
          <w:rFonts w:hAnsiTheme="minorEastAsia" w:hint="eastAsia"/>
          <w:color w:val="000000" w:themeColor="text1"/>
          <w:rPrChange w:id="5250" w:author="JY0225" w:date="2017-08-24T12:02:00Z">
            <w:rPr>
              <w:rFonts w:hint="eastAsia"/>
              <w:color w:val="000000" w:themeColor="text1"/>
            </w:rPr>
          </w:rPrChange>
        </w:rPr>
        <w:t>。它们使用</w:t>
      </w:r>
      <w:r w:rsidR="00217C16" w:rsidRPr="00B207B1">
        <w:rPr>
          <w:rFonts w:hAnsiTheme="minorEastAsia"/>
          <w:color w:val="000000" w:themeColor="text1"/>
          <w:rPrChange w:id="5251" w:author="JY0225" w:date="2017-08-24T12:02:00Z">
            <w:rPr>
              <w:color w:val="000000" w:themeColor="text1"/>
            </w:rPr>
          </w:rPrChange>
        </w:rPr>
        <w:t>JavaScript</w:t>
      </w:r>
      <w:r w:rsidR="00217C16" w:rsidRPr="00B207B1">
        <w:rPr>
          <w:rFonts w:hAnsiTheme="minorEastAsia" w:hint="eastAsia"/>
          <w:color w:val="000000" w:themeColor="text1"/>
          <w:rPrChange w:id="5252" w:author="JY0225" w:date="2017-08-24T12:02:00Z">
            <w:rPr>
              <w:rFonts w:hint="eastAsia"/>
              <w:color w:val="000000" w:themeColor="text1"/>
            </w:rPr>
          </w:rPrChange>
        </w:rPr>
        <w:t>、</w:t>
      </w:r>
      <w:r w:rsidR="00217C16" w:rsidRPr="00B207B1">
        <w:rPr>
          <w:rFonts w:hAnsiTheme="minorEastAsia"/>
          <w:color w:val="000000" w:themeColor="text1"/>
          <w:rPrChange w:id="5253" w:author="JY0225" w:date="2017-08-24T12:02:00Z">
            <w:rPr>
              <w:color w:val="000000" w:themeColor="text1"/>
            </w:rPr>
          </w:rPrChange>
        </w:rPr>
        <w:t>Html</w:t>
      </w:r>
      <w:r w:rsidR="00217C16" w:rsidRPr="00B207B1">
        <w:rPr>
          <w:rFonts w:hAnsiTheme="minorEastAsia" w:hint="eastAsia"/>
          <w:color w:val="000000" w:themeColor="text1"/>
          <w:rPrChange w:id="5254" w:author="JY0225" w:date="2017-08-24T12:02:00Z">
            <w:rPr>
              <w:rFonts w:hint="eastAsia"/>
              <w:color w:val="000000" w:themeColor="text1"/>
            </w:rPr>
          </w:rPrChange>
        </w:rPr>
        <w:t>、</w:t>
      </w:r>
      <w:r w:rsidR="00217C16" w:rsidRPr="00B207B1">
        <w:rPr>
          <w:rFonts w:hAnsiTheme="minorEastAsia"/>
          <w:color w:val="000000" w:themeColor="text1"/>
          <w:rPrChange w:id="5255" w:author="JY0225" w:date="2017-08-24T12:02:00Z">
            <w:rPr>
              <w:color w:val="000000" w:themeColor="text1"/>
            </w:rPr>
          </w:rPrChange>
        </w:rPr>
        <w:t>CSS</w:t>
      </w:r>
      <w:r w:rsidR="00217C16" w:rsidRPr="00B207B1">
        <w:rPr>
          <w:rFonts w:hAnsiTheme="minorEastAsia" w:hint="eastAsia"/>
          <w:color w:val="000000" w:themeColor="text1"/>
          <w:rPrChange w:id="5256" w:author="JY0225" w:date="2017-08-24T12:02:00Z">
            <w:rPr>
              <w:rFonts w:hint="eastAsia"/>
              <w:color w:val="000000" w:themeColor="text1"/>
            </w:rPr>
          </w:rPrChange>
        </w:rPr>
        <w:t>等</w:t>
      </w:r>
      <w:r w:rsidR="00566056" w:rsidRPr="00B207B1">
        <w:rPr>
          <w:rFonts w:hAnsiTheme="minorEastAsia" w:hint="eastAsia"/>
          <w:color w:val="000000" w:themeColor="text1"/>
          <w:rPrChange w:id="5257" w:author="JY0225" w:date="2017-08-24T12:02:00Z">
            <w:rPr>
              <w:rFonts w:hint="eastAsia"/>
              <w:color w:val="000000" w:themeColor="text1"/>
            </w:rPr>
          </w:rPrChange>
        </w:rPr>
        <w:t>标准的</w:t>
      </w:r>
      <w:r w:rsidR="00566056" w:rsidRPr="00B207B1">
        <w:rPr>
          <w:rFonts w:hAnsiTheme="minorEastAsia"/>
          <w:color w:val="000000" w:themeColor="text1"/>
          <w:rPrChange w:id="5258" w:author="JY0225" w:date="2017-08-24T12:02:00Z">
            <w:rPr>
              <w:color w:val="000000" w:themeColor="text1"/>
            </w:rPr>
          </w:rPrChange>
        </w:rPr>
        <w:t>web</w:t>
      </w:r>
      <w:r w:rsidR="00566056" w:rsidRPr="00B207B1">
        <w:rPr>
          <w:rFonts w:hAnsiTheme="minorEastAsia" w:hint="eastAsia"/>
          <w:color w:val="000000" w:themeColor="text1"/>
          <w:rPrChange w:id="5259" w:author="JY0225" w:date="2017-08-24T12:02:00Z">
            <w:rPr>
              <w:rFonts w:hint="eastAsia"/>
              <w:color w:val="000000" w:themeColor="text1"/>
            </w:rPr>
          </w:rPrChange>
        </w:rPr>
        <w:t>技术</w:t>
      </w:r>
      <w:r w:rsidR="0056330B" w:rsidRPr="00B207B1">
        <w:rPr>
          <w:rFonts w:hAnsiTheme="minorEastAsia" w:hint="eastAsia"/>
          <w:color w:val="000000" w:themeColor="text1"/>
          <w:rPrChange w:id="5260" w:author="JY0225" w:date="2017-08-24T12:02:00Z">
            <w:rPr>
              <w:rFonts w:hint="eastAsia"/>
              <w:color w:val="000000" w:themeColor="text1"/>
            </w:rPr>
          </w:rPrChange>
        </w:rPr>
        <w:t>，再加上一些专用的</w:t>
      </w:r>
      <w:r w:rsidR="0056330B" w:rsidRPr="00B207B1">
        <w:rPr>
          <w:rFonts w:hAnsiTheme="minorEastAsia"/>
          <w:color w:val="000000" w:themeColor="text1"/>
          <w:rPrChange w:id="5261" w:author="JY0225" w:date="2017-08-24T12:02:00Z">
            <w:rPr>
              <w:color w:val="000000" w:themeColor="text1"/>
            </w:rPr>
          </w:rPrChange>
        </w:rPr>
        <w:t>javascrip API</w:t>
      </w:r>
      <w:r w:rsidR="00651ABF" w:rsidRPr="00B207B1">
        <w:rPr>
          <w:rFonts w:hAnsiTheme="minorEastAsia" w:hint="eastAsia"/>
          <w:color w:val="000000" w:themeColor="text1"/>
          <w:rPrChange w:id="5262" w:author="JY0225" w:date="2017-08-24T12:02:00Z">
            <w:rPr>
              <w:rFonts w:hint="eastAsia"/>
              <w:color w:val="000000" w:themeColor="text1"/>
            </w:rPr>
          </w:rPrChange>
        </w:rPr>
        <w:t>进行编写</w:t>
      </w:r>
      <w:r w:rsidR="00566056" w:rsidRPr="00B207B1">
        <w:rPr>
          <w:rFonts w:hAnsiTheme="minorEastAsia" w:hint="eastAsia"/>
          <w:color w:val="000000" w:themeColor="text1"/>
          <w:rPrChange w:id="5263" w:author="JY0225" w:date="2017-08-24T12:02:00Z">
            <w:rPr>
              <w:rFonts w:hint="eastAsia"/>
              <w:color w:val="000000" w:themeColor="text1"/>
            </w:rPr>
          </w:rPrChange>
        </w:rPr>
        <w:t>。</w:t>
      </w:r>
      <w:r w:rsidR="00983C5D" w:rsidRPr="00B207B1">
        <w:rPr>
          <w:rFonts w:hAnsiTheme="minorEastAsia" w:hint="eastAsia"/>
          <w:color w:val="000000" w:themeColor="text1"/>
          <w:rPrChange w:id="5264" w:author="JY0225" w:date="2017-08-24T12:02:00Z">
            <w:rPr>
              <w:rFonts w:hint="eastAsia"/>
              <w:color w:val="000000" w:themeColor="text1"/>
            </w:rPr>
          </w:rPrChange>
        </w:rPr>
        <w:t>火狐扩展</w:t>
      </w:r>
      <w:r w:rsidR="00983C5D" w:rsidRPr="00B207B1">
        <w:rPr>
          <w:rFonts w:hAnsiTheme="minorEastAsia"/>
          <w:color w:val="000000" w:themeColor="text1"/>
          <w:rPrChange w:id="5265" w:author="JY0225" w:date="2017-08-24T12:02:00Z">
            <w:rPr>
              <w:color w:val="000000" w:themeColor="text1"/>
            </w:rPr>
          </w:rPrChange>
        </w:rPr>
        <w:t>(Extensions for Firefox)</w:t>
      </w:r>
      <w:r w:rsidR="00983C5D" w:rsidRPr="00B207B1">
        <w:rPr>
          <w:rFonts w:hAnsiTheme="minorEastAsia" w:hint="eastAsia"/>
          <w:color w:val="000000" w:themeColor="text1"/>
          <w:rPrChange w:id="5266" w:author="JY0225" w:date="2017-08-24T12:02:00Z">
            <w:rPr>
              <w:rFonts w:hint="eastAsia"/>
              <w:color w:val="000000" w:themeColor="text1"/>
            </w:rPr>
          </w:rPrChange>
        </w:rPr>
        <w:t>由</w:t>
      </w:r>
      <w:r w:rsidR="00983C5D" w:rsidRPr="00B207B1">
        <w:rPr>
          <w:rFonts w:hAnsiTheme="minorEastAsia"/>
          <w:color w:val="000000" w:themeColor="text1"/>
          <w:rPrChange w:id="5267" w:author="JY0225" w:date="2017-08-24T12:02:00Z">
            <w:rPr>
              <w:color w:val="000000" w:themeColor="text1"/>
            </w:rPr>
          </w:rPrChange>
        </w:rPr>
        <w:t>WebExtensions API</w:t>
      </w:r>
      <w:r w:rsidR="00983C5D" w:rsidRPr="00B207B1">
        <w:rPr>
          <w:rFonts w:hAnsiTheme="minorEastAsia" w:hint="eastAsia"/>
          <w:color w:val="000000" w:themeColor="text1"/>
          <w:rPrChange w:id="5268" w:author="JY0225" w:date="2017-08-24T12:02:00Z">
            <w:rPr>
              <w:rFonts w:hint="eastAsia"/>
              <w:color w:val="000000" w:themeColor="text1"/>
            </w:rPr>
          </w:rPrChange>
        </w:rPr>
        <w:t>构建而成。</w:t>
      </w:r>
      <w:r w:rsidR="00983C5D" w:rsidRPr="00B207B1">
        <w:rPr>
          <w:rFonts w:hAnsiTheme="minorEastAsia"/>
          <w:color w:val="000000" w:themeColor="text1"/>
          <w:rPrChange w:id="5269" w:author="JY0225" w:date="2017-08-24T12:02:00Z">
            <w:rPr>
              <w:color w:val="000000" w:themeColor="text1"/>
            </w:rPr>
          </w:rPrChange>
        </w:rPr>
        <w:t xml:space="preserve"> </w:t>
      </w:r>
      <w:r w:rsidR="00983C5D" w:rsidRPr="00B207B1">
        <w:rPr>
          <w:rFonts w:hAnsiTheme="minorEastAsia" w:hint="eastAsia"/>
          <w:color w:val="000000" w:themeColor="text1"/>
          <w:rPrChange w:id="5270"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271" w:author="JY0225" w:date="2017-08-24T12:02:00Z">
            <w:rPr>
              <w:color w:val="000000" w:themeColor="text1"/>
            </w:rPr>
          </w:rPrChange>
        </w:rPr>
        <w:t>Chrome</w:t>
      </w:r>
      <w:r w:rsidR="00983C5D" w:rsidRPr="00B207B1">
        <w:rPr>
          <w:rFonts w:hAnsiTheme="minorEastAsia" w:hint="eastAsia"/>
          <w:color w:val="000000" w:themeColor="text1"/>
          <w:rPrChange w:id="5272" w:author="JY0225" w:date="2017-08-24T12:02:00Z">
            <w:rPr>
              <w:rFonts w:hint="eastAsia"/>
              <w:color w:val="000000" w:themeColor="text1"/>
            </w:rPr>
          </w:rPrChange>
        </w:rPr>
        <w:t>和欧朋浏览器</w:t>
      </w:r>
      <w:r w:rsidR="00983C5D" w:rsidRPr="00B207B1">
        <w:rPr>
          <w:rFonts w:hAnsiTheme="minorEastAsia"/>
          <w:color w:val="000000" w:themeColor="text1"/>
          <w:rPrChange w:id="5273" w:author="JY0225" w:date="2017-08-24T12:02:00Z">
            <w:rPr>
              <w:color w:val="000000" w:themeColor="text1"/>
            </w:rPr>
          </w:rPrChange>
        </w:rPr>
        <w:t>Opera</w:t>
      </w:r>
      <w:r w:rsidR="00983C5D" w:rsidRPr="00B207B1">
        <w:rPr>
          <w:rFonts w:hAnsiTheme="minorEastAsia" w:hint="eastAsia"/>
          <w:color w:val="000000" w:themeColor="text1"/>
          <w:rPrChange w:id="5274" w:author="JY0225" w:date="2017-08-24T12:02:00Z">
            <w:rPr>
              <w:rFonts w:hint="eastAsia"/>
              <w:color w:val="000000" w:themeColor="text1"/>
            </w:rPr>
          </w:rPrChange>
        </w:rPr>
        <w:t>所支持的扩展</w:t>
      </w:r>
      <w:r w:rsidR="00983C5D" w:rsidRPr="00B207B1">
        <w:rPr>
          <w:rFonts w:hAnsiTheme="minorEastAsia"/>
          <w:color w:val="000000" w:themeColor="text1"/>
          <w:rPrChange w:id="5275" w:author="JY0225" w:date="2017-08-24T12:02:00Z">
            <w:rPr>
              <w:color w:val="000000" w:themeColor="text1"/>
            </w:rPr>
          </w:rPrChange>
        </w:rPr>
        <w:t xml:space="preserve">API </w:t>
      </w:r>
      <w:r w:rsidR="00983C5D" w:rsidRPr="00B207B1">
        <w:rPr>
          <w:rFonts w:hAnsiTheme="minorEastAsia" w:hint="eastAsia"/>
          <w:color w:val="000000" w:themeColor="text1"/>
          <w:rPrChange w:id="5276" w:author="JY0225" w:date="2017-08-24T12:02:00Z">
            <w:rPr>
              <w:rFonts w:hint="eastAsia"/>
              <w:color w:val="000000" w:themeColor="text1"/>
            </w:rPr>
          </w:rPrChange>
        </w:rPr>
        <w:t>兼容。</w:t>
      </w:r>
      <w:r w:rsidR="00962804" w:rsidRPr="00B207B1">
        <w:rPr>
          <w:rFonts w:hAnsiTheme="minorEastAsia" w:hint="eastAsia"/>
          <w:color w:val="000000" w:themeColor="text1"/>
          <w:rPrChange w:id="5277"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278" w:author="JY0225" w:date="2017-08-24T12:02:00Z">
            <w:rPr>
              <w:rFonts w:hint="eastAsia"/>
              <w:color w:val="000000" w:themeColor="text1"/>
            </w:rPr>
          </w:rPrChange>
        </w:rPr>
        <w:t>扩展</w:t>
      </w:r>
      <w:r w:rsidR="00566056" w:rsidRPr="00B207B1">
        <w:rPr>
          <w:rFonts w:hAnsiTheme="minorEastAsia" w:hint="eastAsia"/>
          <w:color w:val="000000" w:themeColor="text1"/>
          <w:rPrChange w:id="5279" w:author="JY0225" w:date="2017-08-24T12:02:00Z">
            <w:rPr>
              <w:rFonts w:hint="eastAsia"/>
              <w:color w:val="000000" w:themeColor="text1"/>
            </w:rPr>
          </w:rPrChange>
        </w:rPr>
        <w:t>可以为浏览器增加新的特性或者改变某些网站的外观和内容。</w:t>
      </w:r>
      <w:r w:rsidR="004B24E5" w:rsidRPr="00B207B1">
        <w:rPr>
          <w:rFonts w:hAnsiTheme="minorEastAsia" w:hint="eastAsia"/>
          <w:color w:val="000000" w:themeColor="text1"/>
          <w:rPrChange w:id="5280" w:author="JY0225" w:date="2017-08-24T12:02:00Z">
            <w:rPr>
              <w:rFonts w:hint="eastAsia"/>
              <w:color w:val="000000" w:themeColor="text1"/>
            </w:rPr>
          </w:rPrChange>
        </w:rPr>
        <w:t>本文主要是为验证</w:t>
      </w:r>
      <w:r w:rsidR="00B163AD" w:rsidRPr="00B207B1">
        <w:rPr>
          <w:rFonts w:hAnsiTheme="minorEastAsia" w:hint="eastAsia"/>
          <w:color w:val="000000" w:themeColor="text1"/>
          <w:rPrChange w:id="5281"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282" w:author="JY0225" w:date="2017-08-24T12:02:00Z">
            <w:rPr>
              <w:color w:val="000000" w:themeColor="text1"/>
            </w:rPr>
          </w:rPrChange>
        </w:rPr>
        <w:t>Firefox</w:t>
      </w:r>
      <w:r w:rsidR="00B163AD" w:rsidRPr="00B207B1">
        <w:rPr>
          <w:rFonts w:hAnsiTheme="minorEastAsia" w:hint="eastAsia"/>
          <w:color w:val="000000" w:themeColor="text1"/>
          <w:rPrChange w:id="5283" w:author="JY0225" w:date="2017-08-24T12:02:00Z">
            <w:rPr>
              <w:rFonts w:hint="eastAsia"/>
              <w:color w:val="000000" w:themeColor="text1"/>
            </w:rPr>
          </w:rPrChange>
        </w:rPr>
        <w:t>的</w:t>
      </w:r>
      <w:r w:rsidR="002E5718" w:rsidRPr="00B207B1">
        <w:rPr>
          <w:rFonts w:hAnsiTheme="minorEastAsia" w:hint="eastAsia"/>
          <w:color w:val="000000" w:themeColor="text1"/>
          <w:rPrChange w:id="5284" w:author="JY0225" w:date="2017-08-24T12:02:00Z">
            <w:rPr>
              <w:rFonts w:hint="eastAsia"/>
              <w:color w:val="000000" w:themeColor="text1"/>
            </w:rPr>
          </w:rPrChange>
        </w:rPr>
        <w:t>扩展</w:t>
      </w:r>
      <w:r w:rsidR="00B163AD" w:rsidRPr="00B207B1">
        <w:rPr>
          <w:rFonts w:hAnsiTheme="minorEastAsia" w:hint="eastAsia"/>
          <w:color w:val="000000" w:themeColor="text1"/>
          <w:rPrChange w:id="5285" w:author="JY0225" w:date="2017-08-24T12:02:00Z">
            <w:rPr>
              <w:rFonts w:hint="eastAsia"/>
              <w:color w:val="000000" w:themeColor="text1"/>
            </w:rPr>
          </w:rPrChange>
        </w:rPr>
        <w:t>，使得用户可以通过</w:t>
      </w:r>
      <w:r w:rsidR="002E5718" w:rsidRPr="00B207B1">
        <w:rPr>
          <w:rFonts w:hAnsiTheme="minorEastAsia" w:hint="eastAsia"/>
          <w:color w:val="000000" w:themeColor="text1"/>
          <w:rPrChange w:id="5286" w:author="JY0225" w:date="2017-08-24T12:02:00Z">
            <w:rPr>
              <w:rFonts w:hint="eastAsia"/>
              <w:color w:val="000000" w:themeColor="text1"/>
            </w:rPr>
          </w:rPrChange>
        </w:rPr>
        <w:t>扩展</w:t>
      </w:r>
      <w:r w:rsidR="00B163AD" w:rsidRPr="00B207B1">
        <w:rPr>
          <w:rFonts w:hAnsiTheme="minorEastAsia" w:hint="eastAsia"/>
          <w:color w:val="000000" w:themeColor="text1"/>
          <w:rPrChange w:id="5287" w:author="JY0225" w:date="2017-08-24T12:02:00Z">
            <w:rPr>
              <w:rFonts w:hint="eastAsia"/>
              <w:color w:val="000000" w:themeColor="text1"/>
            </w:rPr>
          </w:rPrChange>
        </w:rPr>
        <w:t>来使用云</w:t>
      </w:r>
      <w:r w:rsidR="00476838" w:rsidRPr="00B207B1">
        <w:rPr>
          <w:rFonts w:hAnsiTheme="minorEastAsia" w:hint="eastAsia"/>
          <w:color w:val="000000" w:themeColor="text1"/>
          <w:rPrChange w:id="5288" w:author="JY0225" w:date="2017-08-24T12:02:00Z">
            <w:rPr>
              <w:rFonts w:hint="eastAsia"/>
              <w:color w:val="000000" w:themeColor="text1"/>
            </w:rPr>
          </w:rPrChange>
        </w:rPr>
        <w:t>备份</w:t>
      </w:r>
      <w:r w:rsidR="00B163AD" w:rsidRPr="00B207B1">
        <w:rPr>
          <w:rFonts w:hAnsiTheme="minorEastAsia" w:hint="eastAsia"/>
          <w:color w:val="000000" w:themeColor="text1"/>
          <w:rPrChange w:id="5289" w:author="JY0225" w:date="2017-08-24T12:02:00Z">
            <w:rPr>
              <w:rFonts w:hint="eastAsia"/>
              <w:color w:val="000000" w:themeColor="text1"/>
            </w:rPr>
          </w:rPrChange>
        </w:rPr>
        <w:t>服务</w:t>
      </w:r>
      <w:r w:rsidR="00623005" w:rsidRPr="00B207B1">
        <w:rPr>
          <w:rFonts w:hAnsiTheme="minorEastAsia" w:hint="eastAsia"/>
          <w:color w:val="000000" w:themeColor="text1"/>
          <w:rPrChange w:id="5290"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291" w:author="JY0225" w:date="2017-08-24T12:02:00Z">
            <w:rPr>
              <w:color w:val="000000" w:themeColor="text1"/>
            </w:rPr>
          </w:rPrChange>
        </w:rPr>
      </w:pPr>
      <w:r w:rsidRPr="00B207B1">
        <w:rPr>
          <w:rFonts w:hAnsiTheme="minorEastAsia"/>
          <w:color w:val="000000" w:themeColor="text1"/>
          <w:rPrChange w:id="5292" w:author="JY0225" w:date="2017-08-24T12:02:00Z">
            <w:rPr>
              <w:color w:val="000000" w:themeColor="text1"/>
            </w:rPr>
          </w:rPrChange>
        </w:rPr>
        <w:tab/>
        <w:t>1</w:t>
      </w:r>
      <w:r w:rsidRPr="00B207B1">
        <w:rPr>
          <w:rFonts w:hAnsiTheme="minorEastAsia" w:hint="eastAsia"/>
          <w:color w:val="000000" w:themeColor="text1"/>
          <w:rPrChange w:id="5293"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294" w:author="JY0225" w:date="2017-08-24T12:02:00Z">
            <w:rPr>
              <w:color w:val="000000" w:themeColor="text1"/>
            </w:rPr>
          </w:rPrChange>
        </w:rPr>
      </w:pPr>
      <w:r w:rsidRPr="00B207B1">
        <w:rPr>
          <w:rFonts w:hAnsiTheme="minorEastAsia"/>
          <w:color w:val="000000" w:themeColor="text1"/>
          <w:rPrChange w:id="5295" w:author="JY0225" w:date="2017-08-24T12:02:00Z">
            <w:rPr>
              <w:color w:val="000000" w:themeColor="text1"/>
            </w:rPr>
          </w:rPrChange>
        </w:rPr>
        <w:tab/>
      </w:r>
      <w:r w:rsidR="00EC5125" w:rsidRPr="00B207B1">
        <w:rPr>
          <w:rFonts w:hAnsiTheme="minorEastAsia"/>
          <w:color w:val="000000" w:themeColor="text1"/>
          <w:rPrChange w:id="5296" w:author="JY0225" w:date="2017-08-24T12:02:00Z">
            <w:rPr>
              <w:color w:val="000000" w:themeColor="text1"/>
            </w:rPr>
          </w:rPrChange>
        </w:rPr>
        <w:t>WebExtension</w:t>
      </w:r>
      <w:r w:rsidR="00957E2D" w:rsidRPr="00B207B1">
        <w:rPr>
          <w:rFonts w:hAnsiTheme="minorEastAsia" w:hint="eastAsia"/>
          <w:color w:val="000000" w:themeColor="text1"/>
          <w:rPrChange w:id="5297"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298" w:author="JY0225" w:date="2017-08-24T12:02:00Z">
            <w:rPr>
              <w:color w:val="000000" w:themeColor="text1"/>
            </w:rPr>
          </w:rPrChange>
        </w:rPr>
      </w:pPr>
      <w:r w:rsidRPr="00B207B1">
        <w:rPr>
          <w:rFonts w:hAnsiTheme="minorEastAsia"/>
          <w:color w:val="000000" w:themeColor="text1"/>
          <w:rPrChange w:id="5299" w:author="JY0225" w:date="2017-08-24T12:02:00Z">
            <w:rPr>
              <w:color w:val="000000" w:themeColor="text1"/>
            </w:rPr>
          </w:rPrChange>
        </w:rPr>
        <w:t>background pages</w:t>
      </w:r>
      <w:r w:rsidRPr="00B207B1">
        <w:rPr>
          <w:rFonts w:hAnsiTheme="minorEastAsia" w:hint="eastAsia"/>
          <w:color w:val="000000" w:themeColor="text1"/>
          <w:rPrChange w:id="5300" w:author="JY0225" w:date="2017-08-24T12:02:00Z">
            <w:rPr>
              <w:rFonts w:hint="eastAsia"/>
              <w:color w:val="000000" w:themeColor="text1"/>
            </w:rPr>
          </w:rPrChange>
        </w:rPr>
        <w:t>：执行一个长时间运行的逻辑</w:t>
      </w:r>
    </w:p>
    <w:p w14:paraId="5E9C17E5" w14:textId="77777777" w:rsidR="00BF4396" w:rsidRPr="00B207B1" w:rsidRDefault="00BF4396" w:rsidP="0074251F">
      <w:pPr>
        <w:numPr>
          <w:ilvl w:val="0"/>
          <w:numId w:val="18"/>
        </w:numPr>
        <w:spacing w:line="400" w:lineRule="exact"/>
        <w:rPr>
          <w:rFonts w:hAnsiTheme="minorEastAsia"/>
          <w:color w:val="000000" w:themeColor="text1"/>
          <w:rPrChange w:id="5301" w:author="JY0225" w:date="2017-08-24T12:02:00Z">
            <w:rPr>
              <w:color w:val="000000" w:themeColor="text1"/>
            </w:rPr>
          </w:rPrChange>
        </w:rPr>
      </w:pPr>
      <w:r w:rsidRPr="00B207B1">
        <w:rPr>
          <w:rFonts w:hAnsiTheme="minorEastAsia"/>
          <w:color w:val="000000" w:themeColor="text1"/>
          <w:rPrChange w:id="5302" w:author="JY0225" w:date="2017-08-24T12:02:00Z">
            <w:rPr>
              <w:color w:val="000000" w:themeColor="text1"/>
            </w:rPr>
          </w:rPrChange>
        </w:rPr>
        <w:t>content scripts</w:t>
      </w:r>
      <w:r w:rsidRPr="00B207B1">
        <w:rPr>
          <w:rFonts w:hAnsiTheme="minorEastAsia" w:hint="eastAsia"/>
          <w:color w:val="000000" w:themeColor="text1"/>
          <w:rPrChange w:id="5303" w:author="JY0225" w:date="2017-08-24T12:02:00Z">
            <w:rPr>
              <w:rFonts w:hint="eastAsia"/>
              <w:color w:val="000000" w:themeColor="text1"/>
            </w:rPr>
          </w:rPrChange>
        </w:rPr>
        <w:t>：与网页进行交互</w:t>
      </w:r>
      <w:r w:rsidRPr="00B207B1">
        <w:rPr>
          <w:rFonts w:hAnsiTheme="minorEastAsia"/>
          <w:color w:val="000000" w:themeColor="text1"/>
          <w:rPrChange w:id="5304" w:author="JY0225" w:date="2017-08-24T12:02:00Z">
            <w:rPr>
              <w:color w:val="000000" w:themeColor="text1"/>
            </w:rPr>
          </w:rPrChange>
        </w:rPr>
        <w:t>(</w:t>
      </w:r>
      <w:r w:rsidRPr="00B207B1">
        <w:rPr>
          <w:rFonts w:hAnsiTheme="minorEastAsia" w:hint="eastAsia"/>
          <w:color w:val="000000" w:themeColor="text1"/>
          <w:rPrChange w:id="5305" w:author="JY0225" w:date="2017-08-24T12:02:00Z">
            <w:rPr>
              <w:rFonts w:hint="eastAsia"/>
              <w:color w:val="000000" w:themeColor="text1"/>
            </w:rPr>
          </w:rPrChange>
        </w:rPr>
        <w:t>与</w:t>
      </w:r>
      <w:r w:rsidRPr="00B207B1">
        <w:rPr>
          <w:rFonts w:hAnsiTheme="minorEastAsia"/>
          <w:color w:val="000000" w:themeColor="text1"/>
          <w:rPrChange w:id="5306" w:author="JY0225" w:date="2017-08-24T12:02:00Z">
            <w:rPr>
              <w:color w:val="000000" w:themeColor="text1"/>
            </w:rPr>
          </w:rPrChange>
        </w:rPr>
        <w:t>JS</w:t>
      </w:r>
      <w:r w:rsidRPr="00B207B1">
        <w:rPr>
          <w:rFonts w:hAnsiTheme="minorEastAsia" w:hint="eastAsia"/>
          <w:color w:val="000000" w:themeColor="text1"/>
          <w:rPrChange w:id="5307" w:author="JY0225" w:date="2017-08-24T12:02:00Z">
            <w:rPr>
              <w:rFonts w:hint="eastAsia"/>
              <w:color w:val="000000" w:themeColor="text1"/>
            </w:rPr>
          </w:rPrChange>
        </w:rPr>
        <w:t>在页面中的</w:t>
      </w:r>
      <w:r w:rsidRPr="00B207B1">
        <w:rPr>
          <w:rFonts w:hAnsiTheme="minorEastAsia"/>
          <w:color w:val="000000" w:themeColor="text1"/>
          <w:rPrChange w:id="5308" w:author="JY0225" w:date="2017-08-24T12:02:00Z">
            <w:rPr>
              <w:color w:val="000000" w:themeColor="text1"/>
            </w:rPr>
          </w:rPrChange>
        </w:rPr>
        <w:t>&lt;script&gt;</w:t>
      </w:r>
      <w:r w:rsidRPr="00B207B1">
        <w:rPr>
          <w:rFonts w:hAnsiTheme="minorEastAsia" w:hint="eastAsia"/>
          <w:color w:val="000000" w:themeColor="text1"/>
          <w:rPrChange w:id="5309" w:author="JY0225" w:date="2017-08-24T12:02:00Z">
            <w:rPr>
              <w:rFonts w:hint="eastAsia"/>
              <w:color w:val="000000" w:themeColor="text1"/>
            </w:rPr>
          </w:rPrChange>
        </w:rPr>
        <w:t>元素不一样</w:t>
      </w:r>
      <w:r w:rsidRPr="00B207B1">
        <w:rPr>
          <w:rFonts w:hAnsiTheme="minorEastAsia"/>
          <w:color w:val="000000" w:themeColor="text1"/>
          <w:rPrChange w:id="5310" w:author="JY0225" w:date="2017-08-24T12:02:00Z">
            <w:rPr>
              <w:color w:val="000000" w:themeColor="text1"/>
            </w:rPr>
          </w:rPrChange>
        </w:rPr>
        <w:t>)</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311" w:author="JY0225" w:date="2017-08-24T12:02:00Z">
            <w:rPr>
              <w:color w:val="000000" w:themeColor="text1"/>
            </w:rPr>
          </w:rPrChange>
        </w:rPr>
      </w:pPr>
      <w:r w:rsidRPr="00B207B1">
        <w:rPr>
          <w:rFonts w:hAnsiTheme="minorEastAsia"/>
          <w:color w:val="000000" w:themeColor="text1"/>
          <w:rPrChange w:id="5312" w:author="JY0225" w:date="2017-08-24T12:02:00Z">
            <w:rPr>
              <w:color w:val="000000" w:themeColor="text1"/>
            </w:rPr>
          </w:rPrChange>
        </w:rPr>
        <w:t>browser action files</w:t>
      </w:r>
      <w:r w:rsidRPr="00B207B1">
        <w:rPr>
          <w:rFonts w:hAnsiTheme="minorEastAsia" w:hint="eastAsia"/>
          <w:color w:val="000000" w:themeColor="text1"/>
          <w:rPrChange w:id="5313"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314" w:author="JY0225" w:date="2017-08-24T12:02:00Z">
            <w:rPr>
              <w:color w:val="000000" w:themeColor="text1"/>
            </w:rPr>
          </w:rPrChange>
        </w:rPr>
      </w:pPr>
      <w:r w:rsidRPr="00B207B1">
        <w:rPr>
          <w:rFonts w:hAnsiTheme="minorEastAsia"/>
          <w:color w:val="000000" w:themeColor="text1"/>
          <w:rPrChange w:id="5315" w:author="JY0225" w:date="2017-08-24T12:02:00Z">
            <w:rPr>
              <w:color w:val="000000" w:themeColor="text1"/>
            </w:rPr>
          </w:rPrChange>
        </w:rPr>
        <w:t>page action files</w:t>
      </w:r>
      <w:r w:rsidRPr="00B207B1">
        <w:rPr>
          <w:rFonts w:hAnsiTheme="minorEastAsia" w:hint="eastAsia"/>
          <w:color w:val="000000" w:themeColor="text1"/>
          <w:rPrChange w:id="5316"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317" w:author="JY0225" w:date="2017-08-24T12:02:00Z">
            <w:rPr>
              <w:color w:val="000000" w:themeColor="text1"/>
            </w:rPr>
          </w:rPrChange>
        </w:rPr>
      </w:pPr>
      <w:r w:rsidRPr="00B207B1">
        <w:rPr>
          <w:rFonts w:hAnsiTheme="minorEastAsia"/>
          <w:color w:val="000000" w:themeColor="text1"/>
          <w:rPrChange w:id="5318" w:author="JY0225" w:date="2017-08-24T12:02:00Z">
            <w:rPr>
              <w:color w:val="000000" w:themeColor="text1"/>
            </w:rPr>
          </w:rPrChange>
        </w:rPr>
        <w:t>options pages</w:t>
      </w:r>
      <w:r w:rsidRPr="00B207B1">
        <w:rPr>
          <w:rFonts w:hAnsiTheme="minorEastAsia" w:hint="eastAsia"/>
          <w:color w:val="000000" w:themeColor="text1"/>
          <w:rPrChange w:id="5319" w:author="JY0225" w:date="2017-08-24T12:02:00Z">
            <w:rPr>
              <w:rFonts w:hint="eastAsia"/>
              <w:color w:val="000000" w:themeColor="text1"/>
            </w:rPr>
          </w:rPrChange>
        </w:rPr>
        <w:t>：为用户定义一个可浏览的</w:t>
      </w:r>
      <w:r w:rsidRPr="00B207B1">
        <w:rPr>
          <w:rFonts w:hAnsiTheme="minorEastAsia"/>
          <w:color w:val="000000" w:themeColor="text1"/>
          <w:rPrChange w:id="5320" w:author="JY0225" w:date="2017-08-24T12:02:00Z">
            <w:rPr>
              <w:color w:val="000000" w:themeColor="text1"/>
            </w:rPr>
          </w:rPrChange>
        </w:rPr>
        <w:t>UI</w:t>
      </w:r>
      <w:r w:rsidRPr="00B207B1">
        <w:rPr>
          <w:rFonts w:hAnsiTheme="minorEastAsia" w:hint="eastAsia"/>
          <w:color w:val="000000" w:themeColor="text1"/>
          <w:rPrChange w:id="5321"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322" w:author="JY0225" w:date="2017-08-24T12:02:00Z">
            <w:rPr>
              <w:color w:val="000000" w:themeColor="text1"/>
            </w:rPr>
          </w:rPrChange>
        </w:rPr>
      </w:pPr>
      <w:r w:rsidRPr="00B207B1">
        <w:rPr>
          <w:rFonts w:hAnsiTheme="minorEastAsia"/>
          <w:color w:val="000000" w:themeColor="text1"/>
          <w:rPrChange w:id="5323" w:author="JY0225" w:date="2017-08-24T12:02:00Z">
            <w:rPr>
              <w:color w:val="000000" w:themeColor="text1"/>
            </w:rPr>
          </w:rPrChange>
        </w:rPr>
        <w:t>web-accessible resources</w:t>
      </w:r>
      <w:r w:rsidRPr="00B207B1">
        <w:rPr>
          <w:rFonts w:hAnsiTheme="minorEastAsia" w:hint="eastAsia"/>
          <w:color w:val="000000" w:themeColor="text1"/>
          <w:rPrChange w:id="5324" w:author="JY0225" w:date="2017-08-24T12:02:00Z">
            <w:rPr>
              <w:rFonts w:hint="eastAsia"/>
              <w:color w:val="000000" w:themeColor="text1"/>
            </w:rPr>
          </w:rPrChange>
        </w:rPr>
        <w:t>：是打包好的内容可用于网页与目录脚本</w:t>
      </w:r>
    </w:p>
    <w:p w14:paraId="0575E3C5" w14:textId="77777777" w:rsidR="00453AD6" w:rsidRPr="00B207B1" w:rsidRDefault="007A48BF" w:rsidP="009931E4">
      <w:pPr>
        <w:spacing w:afterLines="30" w:after="93" w:line="400" w:lineRule="exact"/>
        <w:rPr>
          <w:rFonts w:hAnsiTheme="minorEastAsia"/>
          <w:color w:val="000000" w:themeColor="text1"/>
          <w:rPrChange w:id="5325" w:author="JY0225" w:date="2017-08-24T12:02:00Z">
            <w:rPr>
              <w:color w:val="000000" w:themeColor="text1"/>
            </w:rPr>
          </w:rPrChange>
        </w:rPr>
      </w:pPr>
      <w:r w:rsidRPr="00B207B1">
        <w:rPr>
          <w:rFonts w:hAnsiTheme="minorEastAsia"/>
          <w:color w:val="000000" w:themeColor="text1"/>
          <w:rPrChange w:id="5326" w:author="JY0225" w:date="2017-08-24T12:02:00Z">
            <w:rPr>
              <w:color w:val="000000" w:themeColor="text1"/>
            </w:rPr>
          </w:rPrChange>
        </w:rPr>
        <w:tab/>
      </w:r>
      <w:r w:rsidR="00655461" w:rsidRPr="00B207B1">
        <w:rPr>
          <w:rFonts w:hAnsiTheme="minorEastAsia"/>
          <w:color w:val="000000" w:themeColor="text1"/>
          <w:rPrChange w:id="5327" w:author="JY0225" w:date="2017-08-24T12:02:00Z">
            <w:rPr>
              <w:color w:val="000000" w:themeColor="text1"/>
            </w:rPr>
          </w:rPrChange>
        </w:rPr>
        <w:t>manifest.json</w:t>
      </w:r>
      <w:r w:rsidR="00385952" w:rsidRPr="00B207B1">
        <w:rPr>
          <w:rFonts w:hAnsiTheme="minorEastAsia" w:hint="eastAsia"/>
          <w:color w:val="000000" w:themeColor="text1"/>
          <w:rPrChange w:id="5328" w:author="JY0225" w:date="2017-08-24T12:02:00Z">
            <w:rPr>
              <w:rFonts w:hint="eastAsia"/>
              <w:color w:val="000000" w:themeColor="text1"/>
            </w:rPr>
          </w:rPrChange>
        </w:rPr>
        <w:t>是</w:t>
      </w:r>
      <w:r w:rsidR="00655461" w:rsidRPr="00B207B1">
        <w:rPr>
          <w:rFonts w:hAnsiTheme="minorEastAsia" w:hint="eastAsia"/>
          <w:color w:val="000000" w:themeColor="text1"/>
          <w:rPrChange w:id="5329" w:author="JY0225" w:date="2017-08-24T12:02:00Z">
            <w:rPr>
              <w:rFonts w:hint="eastAsia"/>
              <w:color w:val="000000" w:themeColor="text1"/>
            </w:rPr>
          </w:rPrChange>
        </w:rPr>
        <w:t>唯一一个在每个</w:t>
      </w:r>
      <w:r w:rsidR="00655461" w:rsidRPr="00B207B1">
        <w:rPr>
          <w:rFonts w:hAnsiTheme="minorEastAsia"/>
          <w:color w:val="000000" w:themeColor="text1"/>
          <w:rPrChange w:id="5330" w:author="JY0225" w:date="2017-08-24T12:02:00Z">
            <w:rPr>
              <w:color w:val="000000" w:themeColor="text1"/>
            </w:rPr>
          </w:rPrChange>
        </w:rPr>
        <w:t>WebExtension</w:t>
      </w:r>
      <w:r w:rsidR="00655461" w:rsidRPr="00B207B1">
        <w:rPr>
          <w:rFonts w:hAnsiTheme="minorEastAsia" w:hint="eastAsia"/>
          <w:color w:val="000000" w:themeColor="text1"/>
          <w:rPrChange w:id="5331" w:author="JY0225" w:date="2017-08-24T12:02:00Z">
            <w:rPr>
              <w:rFonts w:hint="eastAsia"/>
              <w:color w:val="000000" w:themeColor="text1"/>
            </w:rPr>
          </w:rPrChange>
        </w:rPr>
        <w:t>中必须存在的文件。包含了关于这个扩展</w:t>
      </w:r>
      <w:r w:rsidR="002E5718" w:rsidRPr="00B207B1">
        <w:rPr>
          <w:rFonts w:hAnsiTheme="minorEastAsia" w:hint="eastAsia"/>
          <w:color w:val="000000" w:themeColor="text1"/>
          <w:rPrChange w:id="5332" w:author="JY0225" w:date="2017-08-24T12:02:00Z">
            <w:rPr>
              <w:rFonts w:hint="eastAsia"/>
              <w:color w:val="000000" w:themeColor="text1"/>
            </w:rPr>
          </w:rPrChange>
        </w:rPr>
        <w:t>扩展</w:t>
      </w:r>
      <w:r w:rsidR="00655461" w:rsidRPr="00B207B1">
        <w:rPr>
          <w:rFonts w:hAnsiTheme="minorEastAsia" w:hint="eastAsia"/>
          <w:color w:val="000000" w:themeColor="text1"/>
          <w:rPrChange w:id="5333"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334" w:author="JY0225" w:date="2017-08-24T12:02:00Z">
            <w:rPr>
              <w:color w:val="000000" w:themeColor="text1"/>
            </w:rPr>
          </w:rPrChange>
        </w:rPr>
        <w:t>WebExtension</w:t>
      </w:r>
      <w:r w:rsidR="00655461" w:rsidRPr="00B207B1">
        <w:rPr>
          <w:rFonts w:hAnsiTheme="minorEastAsia" w:hint="eastAsia"/>
          <w:color w:val="000000" w:themeColor="text1"/>
          <w:rPrChange w:id="5335"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336" w:author="JY0225" w:date="2017-08-24T12:02:00Z">
            <w:rPr>
              <w:rFonts w:hint="eastAsia"/>
              <w:color w:val="000000" w:themeColor="text1"/>
            </w:rPr>
          </w:rPrChange>
        </w:rPr>
        <w:t>本文中</w:t>
      </w:r>
      <w:r w:rsidR="00D766B8" w:rsidRPr="00B207B1">
        <w:rPr>
          <w:rFonts w:hAnsiTheme="minorEastAsia"/>
          <w:color w:val="000000" w:themeColor="text1"/>
          <w:rPrChange w:id="5337" w:author="JY0225" w:date="2017-08-24T12:02:00Z">
            <w:rPr>
              <w:color w:val="000000" w:themeColor="text1"/>
            </w:rPr>
          </w:rPrChange>
        </w:rPr>
        <w:t>manifest.json</w:t>
      </w:r>
      <w:r w:rsidR="00EB314C" w:rsidRPr="00B207B1">
        <w:rPr>
          <w:rFonts w:hAnsiTheme="minorEastAsia" w:hint="eastAsia"/>
          <w:color w:val="000000" w:themeColor="text1"/>
          <w:rPrChange w:id="5338" w:author="JY0225" w:date="2017-08-24T12:02:00Z">
            <w:rPr>
              <w:rFonts w:hint="eastAsia"/>
              <w:color w:val="000000" w:themeColor="text1"/>
            </w:rPr>
          </w:rPrChange>
        </w:rPr>
        <w:t>中</w:t>
      </w:r>
      <w:r w:rsidR="00D766B8" w:rsidRPr="00B207B1">
        <w:rPr>
          <w:rFonts w:hAnsiTheme="minorEastAsia" w:hint="eastAsia"/>
          <w:color w:val="000000" w:themeColor="text1"/>
          <w:rPrChange w:id="5339" w:author="JY0225" w:date="2017-08-24T12:02:00Z">
            <w:rPr>
              <w:rFonts w:hint="eastAsia"/>
              <w:color w:val="000000" w:themeColor="text1"/>
            </w:rPr>
          </w:rPrChange>
        </w:rPr>
        <w:t>的</w:t>
      </w:r>
      <w:r w:rsidR="00EB314C" w:rsidRPr="00B207B1">
        <w:rPr>
          <w:rFonts w:hAnsiTheme="minorEastAsia" w:hint="eastAsia"/>
          <w:color w:val="000000" w:themeColor="text1"/>
          <w:rPrChange w:id="5340" w:author="JY0225" w:date="2017-08-24T12:02:00Z">
            <w:rPr>
              <w:rFonts w:hint="eastAsia"/>
              <w:color w:val="000000" w:themeColor="text1"/>
            </w:rPr>
          </w:rPrChange>
        </w:rPr>
        <w:t>关键</w:t>
      </w:r>
      <w:r w:rsidR="00D766B8" w:rsidRPr="00B207B1">
        <w:rPr>
          <w:rFonts w:hAnsiTheme="minorEastAsia" w:hint="eastAsia"/>
          <w:color w:val="000000" w:themeColor="text1"/>
          <w:rPrChange w:id="5341"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lastRenderedPageBreak/>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342"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343" w:author="JY0225" w:date="2017-08-24T12:03:00Z">
            <w:rPr>
              <w:rFonts w:hint="eastAsia"/>
              <w:color w:val="000000" w:themeColor="text1"/>
            </w:rPr>
          </w:rPrChange>
        </w:rPr>
        <w:t>上述代码描述的是</w:t>
      </w:r>
      <w:r w:rsidR="00FB357A" w:rsidRPr="00B207B1">
        <w:rPr>
          <w:rFonts w:hAnsiTheme="minorEastAsia"/>
          <w:color w:val="000000" w:themeColor="text1"/>
          <w:rPrChange w:id="5344" w:author="JY0225" w:date="2017-08-24T12:03:00Z">
            <w:rPr>
              <w:color w:val="000000" w:themeColor="text1"/>
            </w:rPr>
          </w:rPrChange>
        </w:rPr>
        <w:t>manifest.json</w:t>
      </w:r>
      <w:r w:rsidR="00FB357A" w:rsidRPr="00B207B1">
        <w:rPr>
          <w:rFonts w:hAnsiTheme="minorEastAsia" w:hint="eastAsia"/>
          <w:color w:val="000000" w:themeColor="text1"/>
          <w:rPrChange w:id="5345"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346" w:author="JY0225" w:date="2017-08-24T12:03:00Z">
            <w:rPr>
              <w:rFonts w:hint="eastAsia"/>
              <w:color w:val="000000" w:themeColor="text1"/>
            </w:rPr>
          </w:rPrChange>
        </w:rPr>
        <w:t>扩展</w:t>
      </w:r>
      <w:r w:rsidR="00FB357A" w:rsidRPr="00B207B1">
        <w:rPr>
          <w:rFonts w:hAnsiTheme="minorEastAsia" w:hint="eastAsia"/>
          <w:color w:val="000000" w:themeColor="text1"/>
          <w:rPrChange w:id="5347" w:author="JY0225" w:date="2017-08-24T12:03:00Z">
            <w:rPr>
              <w:rFonts w:hint="eastAsia"/>
              <w:color w:val="000000" w:themeColor="text1"/>
            </w:rPr>
          </w:rPrChange>
        </w:rPr>
        <w:t>的名称</w:t>
      </w:r>
      <w:r w:rsidR="00587D24" w:rsidRPr="00B207B1">
        <w:rPr>
          <w:rFonts w:hAnsiTheme="minorEastAsia" w:hint="eastAsia"/>
          <w:color w:val="000000" w:themeColor="text1"/>
          <w:rPrChange w:id="5348" w:author="JY0225" w:date="2017-08-24T12:03:00Z">
            <w:rPr>
              <w:rFonts w:hint="eastAsia"/>
              <w:color w:val="000000" w:themeColor="text1"/>
            </w:rPr>
          </w:rPrChange>
        </w:rPr>
        <w:t>、</w:t>
      </w:r>
      <w:r w:rsidR="00FB357A" w:rsidRPr="00B207B1">
        <w:rPr>
          <w:rFonts w:hAnsiTheme="minorEastAsia" w:hint="eastAsia"/>
          <w:color w:val="000000" w:themeColor="text1"/>
          <w:rPrChange w:id="5349" w:author="JY0225" w:date="2017-08-24T12:03:00Z">
            <w:rPr>
              <w:rFonts w:hint="eastAsia"/>
              <w:color w:val="000000" w:themeColor="text1"/>
            </w:rPr>
          </w:rPrChange>
        </w:rPr>
        <w:t>版本信息</w:t>
      </w:r>
      <w:r w:rsidR="00763508" w:rsidRPr="00B207B1">
        <w:rPr>
          <w:rFonts w:hAnsiTheme="minorEastAsia" w:hint="eastAsia"/>
          <w:color w:val="000000" w:themeColor="text1"/>
          <w:rPrChange w:id="5350"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351" w:author="JY0225" w:date="2017-08-24T12:03:00Z">
            <w:rPr>
              <w:rFonts w:hint="eastAsia"/>
              <w:color w:val="000000" w:themeColor="text1"/>
            </w:rPr>
          </w:rPrChange>
        </w:rPr>
        <w:t>作为</w:t>
      </w:r>
      <w:r w:rsidR="002E5718" w:rsidRPr="00B207B1">
        <w:rPr>
          <w:rFonts w:hAnsiTheme="minorEastAsia" w:hint="eastAsia"/>
          <w:color w:val="000000" w:themeColor="text1"/>
          <w:rPrChange w:id="5352" w:author="JY0225" w:date="2017-08-24T12:03:00Z">
            <w:rPr>
              <w:rFonts w:hint="eastAsia"/>
              <w:color w:val="000000" w:themeColor="text1"/>
            </w:rPr>
          </w:rPrChange>
        </w:rPr>
        <w:t>扩展</w:t>
      </w:r>
      <w:r w:rsidR="00E309DF" w:rsidRPr="00B207B1">
        <w:rPr>
          <w:rFonts w:hAnsiTheme="minorEastAsia" w:hint="eastAsia"/>
          <w:color w:val="000000" w:themeColor="text1"/>
          <w:rPrChange w:id="5353" w:author="JY0225" w:date="2017-08-24T12:03:00Z">
            <w:rPr>
              <w:rFonts w:hint="eastAsia"/>
              <w:color w:val="000000" w:themeColor="text1"/>
            </w:rPr>
          </w:rPrChange>
        </w:rPr>
        <w:t>的入口，</w:t>
      </w:r>
      <w:r w:rsidR="008F7D3A" w:rsidRPr="00B207B1">
        <w:rPr>
          <w:rFonts w:hAnsiTheme="minorEastAsia" w:hint="eastAsia"/>
          <w:color w:val="000000" w:themeColor="text1"/>
          <w:rPrChange w:id="5354"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355" w:author="JY0225" w:date="2017-08-24T12:03:00Z">
            <w:rPr>
              <w:color w:val="000000" w:themeColor="text1"/>
            </w:rPr>
          </w:rPrChange>
        </w:rPr>
        <w:t>browser_action</w:t>
      </w:r>
      <w:r w:rsidR="002C2594" w:rsidRPr="00B207B1">
        <w:rPr>
          <w:rFonts w:hAnsiTheme="minorEastAsia" w:hint="eastAsia"/>
          <w:color w:val="000000" w:themeColor="text1"/>
          <w:rPrChange w:id="5356" w:author="JY0225" w:date="2017-08-24T12:03:00Z">
            <w:rPr>
              <w:rFonts w:hint="eastAsia"/>
              <w:color w:val="000000" w:themeColor="text1"/>
            </w:rPr>
          </w:rPrChange>
        </w:rPr>
        <w:t>参数中的</w:t>
      </w:r>
      <w:r w:rsidR="002C2594" w:rsidRPr="00B207B1">
        <w:rPr>
          <w:rFonts w:hAnsiTheme="minorEastAsia"/>
          <w:color w:val="000000" w:themeColor="text1"/>
          <w:rPrChange w:id="5357" w:author="JY0225" w:date="2017-08-24T12:03:00Z">
            <w:rPr>
              <w:color w:val="000000" w:themeColor="text1"/>
            </w:rPr>
          </w:rPrChange>
        </w:rPr>
        <w:t>default_icon</w:t>
      </w:r>
      <w:r w:rsidR="002C2594" w:rsidRPr="00B207B1">
        <w:rPr>
          <w:rFonts w:hAnsiTheme="minorEastAsia" w:hint="eastAsia"/>
          <w:color w:val="000000" w:themeColor="text1"/>
          <w:rPrChange w:id="5358" w:author="JY0225" w:date="2017-08-24T12:03:00Z">
            <w:rPr>
              <w:rFonts w:hint="eastAsia"/>
              <w:color w:val="000000" w:themeColor="text1"/>
            </w:rPr>
          </w:rPrChange>
        </w:rPr>
        <w:t>属性指定</w:t>
      </w:r>
      <w:r w:rsidR="002E5718" w:rsidRPr="00B207B1">
        <w:rPr>
          <w:rFonts w:hAnsiTheme="minorEastAsia" w:hint="eastAsia"/>
          <w:color w:val="000000" w:themeColor="text1"/>
          <w:rPrChange w:id="5359" w:author="JY0225" w:date="2017-08-24T12:03:00Z">
            <w:rPr>
              <w:rFonts w:hint="eastAsia"/>
              <w:color w:val="000000" w:themeColor="text1"/>
            </w:rPr>
          </w:rPrChange>
        </w:rPr>
        <w:t>扩展</w:t>
      </w:r>
      <w:r w:rsidR="002C2594" w:rsidRPr="00B207B1">
        <w:rPr>
          <w:rFonts w:hAnsiTheme="minorEastAsia" w:hint="eastAsia"/>
          <w:color w:val="000000" w:themeColor="text1"/>
          <w:rPrChange w:id="5360" w:author="JY0225" w:date="2017-08-24T12:03:00Z">
            <w:rPr>
              <w:rFonts w:hint="eastAsia"/>
              <w:color w:val="000000" w:themeColor="text1"/>
            </w:rPr>
          </w:rPrChange>
        </w:rPr>
        <w:t>的图标，而</w:t>
      </w:r>
      <w:r w:rsidR="002C2594" w:rsidRPr="00B207B1">
        <w:rPr>
          <w:rFonts w:hAnsiTheme="minorEastAsia"/>
          <w:color w:val="000000" w:themeColor="text1"/>
          <w:rPrChange w:id="5361" w:author="JY0225" w:date="2017-08-24T12:03:00Z">
            <w:rPr>
              <w:color w:val="000000" w:themeColor="text1"/>
            </w:rPr>
          </w:rPrChange>
        </w:rPr>
        <w:t>default_popup</w:t>
      </w:r>
      <w:r w:rsidR="002C2594" w:rsidRPr="00B207B1">
        <w:rPr>
          <w:rFonts w:hAnsiTheme="minorEastAsia" w:hint="eastAsia"/>
          <w:color w:val="000000" w:themeColor="text1"/>
          <w:rPrChange w:id="5362"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363" w:author="JY0225" w:date="2017-08-24T12:03:00Z">
            <w:rPr>
              <w:color w:val="000000" w:themeColor="text1"/>
            </w:rPr>
          </w:rPrChange>
        </w:rPr>
      </w:pPr>
      <w:r w:rsidRPr="00B207B1">
        <w:rPr>
          <w:rFonts w:hAnsiTheme="minorEastAsia"/>
          <w:color w:val="000000" w:themeColor="text1"/>
          <w:rPrChange w:id="5364" w:author="JY0225" w:date="2017-08-24T12:03:00Z">
            <w:rPr>
              <w:color w:val="000000" w:themeColor="text1"/>
            </w:rPr>
          </w:rPrChange>
        </w:rPr>
        <w:tab/>
        <w:t>2</w:t>
      </w:r>
      <w:r w:rsidRPr="00B207B1">
        <w:rPr>
          <w:rFonts w:hAnsiTheme="minorEastAsia" w:hint="eastAsia"/>
          <w:color w:val="000000" w:themeColor="text1"/>
          <w:rPrChange w:id="5365" w:author="JY0225" w:date="2017-08-24T12:03:00Z">
            <w:rPr>
              <w:rFonts w:hint="eastAsia"/>
              <w:color w:val="000000" w:themeColor="text1"/>
            </w:rPr>
          </w:rPrChange>
        </w:rPr>
        <w:t>）</w:t>
      </w:r>
      <w:r w:rsidR="004733F0" w:rsidRPr="00B207B1">
        <w:rPr>
          <w:rFonts w:hAnsiTheme="minorEastAsia" w:hint="eastAsia"/>
          <w:color w:val="000000" w:themeColor="text1"/>
          <w:rPrChange w:id="5366" w:author="JY0225" w:date="2017-08-24T12:03:00Z">
            <w:rPr>
              <w:rFonts w:hint="eastAsia"/>
              <w:color w:val="000000" w:themeColor="text1"/>
            </w:rPr>
          </w:rPrChange>
        </w:rPr>
        <w:t>通信方式</w:t>
      </w:r>
    </w:p>
    <w:p w14:paraId="144B23EF" w14:textId="77777777" w:rsidR="003E3ABC" w:rsidRPr="00B207B1" w:rsidRDefault="003E3ABC" w:rsidP="004F34F8">
      <w:pPr>
        <w:spacing w:line="400" w:lineRule="exact"/>
        <w:rPr>
          <w:rFonts w:hAnsiTheme="minorEastAsia"/>
          <w:color w:val="000000" w:themeColor="text1"/>
          <w:rPrChange w:id="5367" w:author="JY0225" w:date="2017-08-24T12:03:00Z">
            <w:rPr>
              <w:color w:val="000000" w:themeColor="text1"/>
            </w:rPr>
          </w:rPrChange>
        </w:rPr>
      </w:pPr>
      <w:r w:rsidRPr="00B207B1">
        <w:rPr>
          <w:rFonts w:hAnsiTheme="minorEastAsia"/>
          <w:color w:val="000000" w:themeColor="text1"/>
          <w:rPrChange w:id="5368" w:author="JY0225" w:date="2017-08-24T12:03:00Z">
            <w:rPr>
              <w:color w:val="000000" w:themeColor="text1"/>
            </w:rPr>
          </w:rPrChange>
        </w:rPr>
        <w:tab/>
      </w:r>
      <w:r w:rsidR="006F7B24" w:rsidRPr="00B207B1">
        <w:rPr>
          <w:rFonts w:hAnsiTheme="minorEastAsia"/>
          <w:color w:val="000000" w:themeColor="text1"/>
          <w:rPrChange w:id="5369" w:author="JY0225" w:date="2017-08-24T12:03:00Z">
            <w:rPr>
              <w:color w:val="000000" w:themeColor="text1"/>
            </w:rPr>
          </w:rPrChange>
        </w:rPr>
        <w:t>WebExtension</w:t>
      </w:r>
      <w:r w:rsidR="008A1F2A" w:rsidRPr="00B207B1">
        <w:rPr>
          <w:rFonts w:hAnsiTheme="minorEastAsia" w:hint="eastAsia"/>
          <w:color w:val="000000" w:themeColor="text1"/>
          <w:rPrChange w:id="5370" w:author="JY0225" w:date="2017-08-24T12:03:00Z">
            <w:rPr>
              <w:rFonts w:hint="eastAsia"/>
              <w:color w:val="000000" w:themeColor="text1"/>
            </w:rPr>
          </w:rPrChange>
        </w:rPr>
        <w:t>使用的是网页开发的标准技术，因此与服务器的通讯方式也与一般网页开发的方式相同</w:t>
      </w:r>
      <w:r w:rsidR="00B22E16" w:rsidRPr="00B207B1">
        <w:rPr>
          <w:rFonts w:hAnsiTheme="minorEastAsia" w:hint="eastAsia"/>
          <w:color w:val="000000" w:themeColor="text1"/>
          <w:rPrChange w:id="5371" w:author="JY0225" w:date="2017-08-24T12:03:00Z">
            <w:rPr>
              <w:rFonts w:hint="eastAsia"/>
              <w:color w:val="000000" w:themeColor="text1"/>
            </w:rPr>
          </w:rPrChange>
        </w:rPr>
        <w:t>，使用的是</w:t>
      </w:r>
      <w:r w:rsidR="00B22E16" w:rsidRPr="00B207B1">
        <w:rPr>
          <w:rFonts w:hAnsiTheme="minorEastAsia"/>
          <w:color w:val="000000" w:themeColor="text1"/>
          <w:rPrChange w:id="5372" w:author="JY0225" w:date="2017-08-24T12:03:00Z">
            <w:rPr>
              <w:color w:val="000000" w:themeColor="text1"/>
            </w:rPr>
          </w:rPrChange>
        </w:rPr>
        <w:t>Websocket</w:t>
      </w:r>
      <w:r w:rsidR="00B22E16" w:rsidRPr="00B207B1">
        <w:rPr>
          <w:rFonts w:hAnsiTheme="minorEastAsia" w:hint="eastAsia"/>
          <w:color w:val="000000" w:themeColor="text1"/>
          <w:rPrChange w:id="5373" w:author="JY0225" w:date="2017-08-24T12:03:00Z">
            <w:rPr>
              <w:rFonts w:hint="eastAsia"/>
              <w:color w:val="000000" w:themeColor="text1"/>
            </w:rPr>
          </w:rPrChange>
        </w:rPr>
        <w:t>。</w:t>
      </w:r>
      <w:r w:rsidR="004807FA" w:rsidRPr="00B207B1">
        <w:rPr>
          <w:rFonts w:hAnsiTheme="minorEastAsia"/>
          <w:color w:val="000000" w:themeColor="text1"/>
          <w:rPrChange w:id="5374" w:author="JY0225" w:date="2017-08-24T12:03:00Z">
            <w:rPr>
              <w:color w:val="000000" w:themeColor="text1"/>
            </w:rPr>
          </w:rPrChange>
        </w:rPr>
        <w:t>Websocket</w:t>
      </w:r>
      <w:r w:rsidR="00C97D37" w:rsidRPr="00B207B1">
        <w:rPr>
          <w:rFonts w:hAnsiTheme="minorEastAsia" w:hint="eastAsia"/>
          <w:color w:val="000000" w:themeColor="text1"/>
          <w:rPrChange w:id="5375" w:author="JY0225" w:date="2017-08-24T12:03:00Z">
            <w:rPr>
              <w:rFonts w:hint="eastAsia"/>
              <w:color w:val="000000" w:themeColor="text1"/>
            </w:rPr>
          </w:rPrChange>
        </w:rPr>
        <w:t>需要通过一次握手协议才能与服务器建立连接</w:t>
      </w:r>
      <w:r w:rsidR="0048733E" w:rsidRPr="00B207B1">
        <w:rPr>
          <w:rFonts w:hAnsiTheme="minorEastAsia" w:hint="eastAsia"/>
          <w:color w:val="000000" w:themeColor="text1"/>
          <w:rPrChange w:id="5376"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377" w:author="JY0225" w:date="2017-08-24T12:03:00Z">
            <w:rPr>
              <w:color w:val="000000" w:themeColor="text1"/>
            </w:rPr>
          </w:rPrChange>
        </w:rPr>
      </w:pPr>
      <w:r w:rsidRPr="00B207B1">
        <w:rPr>
          <w:rFonts w:hAnsiTheme="minorEastAsia"/>
          <w:color w:val="000000" w:themeColor="text1"/>
          <w:rPrChange w:id="5378" w:author="JY0225" w:date="2017-08-24T12:03:00Z">
            <w:rPr>
              <w:color w:val="000000" w:themeColor="text1"/>
            </w:rPr>
          </w:rPrChange>
        </w:rPr>
        <w:tab/>
      </w:r>
      <w:r w:rsidR="00AB5CA4" w:rsidRPr="00B207B1">
        <w:rPr>
          <w:rFonts w:hAnsiTheme="minorEastAsia"/>
          <w:color w:val="000000" w:themeColor="text1"/>
          <w:rPrChange w:id="5379" w:author="JY0225" w:date="2017-08-24T12:03:00Z">
            <w:rPr>
              <w:color w:val="000000" w:themeColor="text1"/>
            </w:rPr>
          </w:rPrChange>
        </w:rPr>
        <w:t>Firefox</w:t>
      </w:r>
      <w:r w:rsidR="002E5718" w:rsidRPr="00B207B1">
        <w:rPr>
          <w:rFonts w:hAnsiTheme="minorEastAsia" w:hint="eastAsia"/>
          <w:color w:val="000000" w:themeColor="text1"/>
          <w:rPrChange w:id="5380" w:author="JY0225" w:date="2017-08-24T12:03:00Z">
            <w:rPr>
              <w:rFonts w:hint="eastAsia"/>
              <w:color w:val="000000" w:themeColor="text1"/>
            </w:rPr>
          </w:rPrChange>
        </w:rPr>
        <w:t>扩展</w:t>
      </w:r>
      <w:r w:rsidR="00AB5CA4" w:rsidRPr="00B207B1">
        <w:rPr>
          <w:rFonts w:hAnsiTheme="minorEastAsia" w:hint="eastAsia"/>
          <w:color w:val="000000" w:themeColor="text1"/>
          <w:rPrChange w:id="5381"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"ws://127.0.0.1:10000/"</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lastRenderedPageBreak/>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77777777" w:rsidR="006907E2" w:rsidRPr="00B207B1" w:rsidRDefault="003B3EE1" w:rsidP="006907E2">
      <w:pPr>
        <w:pStyle w:val="a7"/>
        <w:spacing w:line="400" w:lineRule="exact"/>
        <w:rPr>
          <w:rFonts w:asciiTheme="minorEastAsia" w:eastAsiaTheme="minorEastAsia" w:hAnsiTheme="minorEastAsia"/>
          <w:spacing w:val="0"/>
          <w:rPrChange w:id="5382"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383"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384"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385"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386"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387"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388"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389"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390"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391"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392"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393"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394"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395"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396"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397"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98"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399"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400"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401"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402"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403"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404"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405" w:author="JY0225" w:date="2017-08-24T12:03:00Z">
            <w:rPr>
              <w:rFonts w:eastAsiaTheme="minorEastAsia" w:hint="eastAsia"/>
            </w:rPr>
          </w:rPrChange>
        </w:rPr>
        <w:t>数据。</w:t>
      </w:r>
    </w:p>
    <w:p w14:paraId="527DFBC8" w14:textId="77777777" w:rsidR="00487A3B" w:rsidRPr="00B207B1" w:rsidRDefault="005E6FC5" w:rsidP="006907E2">
      <w:pPr>
        <w:spacing w:line="400" w:lineRule="exact"/>
        <w:rPr>
          <w:rFonts w:hAnsiTheme="minorEastAsia"/>
          <w:color w:val="000000" w:themeColor="text1"/>
          <w:rPrChange w:id="5406" w:author="JY0225" w:date="2017-08-24T12:03:00Z">
            <w:rPr>
              <w:color w:val="000000" w:themeColor="text1"/>
            </w:rPr>
          </w:rPrChange>
        </w:rPr>
      </w:pPr>
      <w:r w:rsidRPr="00B207B1">
        <w:rPr>
          <w:rFonts w:hAnsiTheme="minorEastAsia"/>
          <w:color w:val="000000" w:themeColor="text1"/>
          <w:rPrChange w:id="5407" w:author="JY0225" w:date="2017-08-24T12:03:00Z">
            <w:rPr>
              <w:color w:val="000000" w:themeColor="text1"/>
            </w:rPr>
          </w:rPrChange>
        </w:rPr>
        <w:tab/>
      </w:r>
      <w:r w:rsidR="00183797" w:rsidRPr="00B207B1">
        <w:rPr>
          <w:rFonts w:hAnsiTheme="minorEastAsia" w:hint="eastAsia"/>
          <w:color w:val="000000" w:themeColor="text1"/>
          <w:rPrChange w:id="5408" w:author="JY0225" w:date="2017-08-24T12:03:00Z">
            <w:rPr>
              <w:rFonts w:hint="eastAsia"/>
              <w:color w:val="000000" w:themeColor="text1"/>
            </w:rPr>
          </w:rPrChange>
        </w:rPr>
        <w:t>在</w:t>
      </w:r>
      <w:r w:rsidR="004623B9" w:rsidRPr="00B207B1">
        <w:rPr>
          <w:rFonts w:hAnsiTheme="minorEastAsia"/>
          <w:color w:val="000000" w:themeColor="text1"/>
          <w:rPrChange w:id="5409" w:author="JY0225" w:date="2017-08-24T12:03:00Z">
            <w:rPr>
              <w:color w:val="000000" w:themeColor="text1"/>
            </w:rPr>
          </w:rPrChange>
        </w:rPr>
        <w:t>Python</w:t>
      </w:r>
      <w:r w:rsidR="004623B9" w:rsidRPr="00B207B1">
        <w:rPr>
          <w:rFonts w:hAnsiTheme="minorEastAsia" w:hint="eastAsia"/>
          <w:color w:val="000000" w:themeColor="text1"/>
          <w:rPrChange w:id="5410" w:author="JY0225" w:date="2017-08-24T12:03:00Z">
            <w:rPr>
              <w:rFonts w:hint="eastAsia"/>
              <w:color w:val="000000" w:themeColor="text1"/>
            </w:rPr>
          </w:rPrChange>
        </w:rPr>
        <w:t>服务器端</w:t>
      </w:r>
      <w:r w:rsidR="00D65756" w:rsidRPr="00B207B1">
        <w:rPr>
          <w:rFonts w:hAnsiTheme="minorEastAsia" w:hint="eastAsia"/>
          <w:color w:val="000000" w:themeColor="text1"/>
          <w:rPrChange w:id="5411" w:author="JY0225" w:date="2017-08-24T12:03:00Z">
            <w:rPr>
              <w:rFonts w:hint="eastAsia"/>
              <w:color w:val="000000" w:themeColor="text1"/>
            </w:rPr>
          </w:rPrChange>
        </w:rPr>
        <w:t>，</w:t>
      </w:r>
      <w:r w:rsidR="00DA42AE" w:rsidRPr="00B207B1">
        <w:rPr>
          <w:rFonts w:hAnsiTheme="minorEastAsia" w:hint="eastAsia"/>
          <w:color w:val="000000" w:themeColor="text1"/>
          <w:rPrChange w:id="5412"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413" w:author="JY0225" w:date="2017-08-24T12:03:00Z">
            <w:rPr>
              <w:color w:val="000000" w:themeColor="text1"/>
            </w:rPr>
          </w:rPrChange>
        </w:rPr>
        <w:t>WebSocket</w:t>
      </w:r>
      <w:r w:rsidR="00E21204" w:rsidRPr="00B207B1">
        <w:rPr>
          <w:rFonts w:hAnsiTheme="minorEastAsia" w:hint="eastAsia"/>
          <w:color w:val="000000" w:themeColor="text1"/>
          <w:rPrChange w:id="5414" w:author="JY0225" w:date="2017-08-24T12:03:00Z">
            <w:rPr>
              <w:rFonts w:hint="eastAsia"/>
              <w:color w:val="000000" w:themeColor="text1"/>
            </w:rPr>
          </w:rPrChange>
        </w:rPr>
        <w:t>有一套标准的格式来规定服务器返回的信息，</w:t>
      </w:r>
      <w:r w:rsidR="0080146D" w:rsidRPr="00B207B1">
        <w:rPr>
          <w:rFonts w:hAnsiTheme="minorEastAsia" w:hint="eastAsia"/>
          <w:color w:val="000000" w:themeColor="text1"/>
          <w:rPrChange w:id="5415"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416" w:author="JY0225" w:date="2017-08-24T12:03:00Z">
            <w:rPr>
              <w:rFonts w:hint="eastAsia"/>
              <w:color w:val="000000" w:themeColor="text1"/>
            </w:rPr>
          </w:rPrChange>
        </w:rPr>
        <w:t>随后，通过</w:t>
      </w:r>
      <w:r w:rsidR="005A5251" w:rsidRPr="00B207B1">
        <w:rPr>
          <w:rFonts w:hAnsiTheme="minorEastAsia"/>
          <w:color w:val="000000" w:themeColor="text1"/>
          <w:rPrChange w:id="5417" w:author="JY0225" w:date="2017-08-24T12:03:00Z">
            <w:rPr>
              <w:color w:val="000000" w:themeColor="text1"/>
            </w:rPr>
          </w:rPrChange>
        </w:rPr>
        <w:t>recv</w:t>
      </w:r>
      <w:r w:rsidR="005A5251" w:rsidRPr="00B207B1">
        <w:rPr>
          <w:rFonts w:hAnsiTheme="minorEastAsia" w:hint="eastAsia"/>
          <w:color w:val="000000" w:themeColor="text1"/>
          <w:rPrChange w:id="5418" w:author="JY0225" w:date="2017-08-24T12:03:00Z">
            <w:rPr>
              <w:rFonts w:hint="eastAsia"/>
              <w:color w:val="000000" w:themeColor="text1"/>
            </w:rPr>
          </w:rPrChange>
        </w:rPr>
        <w:t>方法接收用户的请求。</w:t>
      </w:r>
    </w:p>
    <w:p w14:paraId="46311893" w14:textId="77777777" w:rsidR="007302FB" w:rsidRPr="00B207B1" w:rsidDel="003224A2" w:rsidRDefault="00350BD1" w:rsidP="009931E4">
      <w:pPr>
        <w:spacing w:afterLines="30" w:after="93" w:line="400" w:lineRule="exact"/>
        <w:rPr>
          <w:del w:id="5419" w:author="微软用户" w:date="2017-08-19T21:41:00Z"/>
          <w:rFonts w:hAnsiTheme="minorEastAsia"/>
          <w:color w:val="000000" w:themeColor="text1"/>
          <w:rPrChange w:id="5420" w:author="JY0225" w:date="2017-08-24T12:03:00Z">
            <w:rPr>
              <w:del w:id="5421" w:author="微软用户" w:date="2017-08-19T21:41:00Z"/>
              <w:color w:val="000000" w:themeColor="text1"/>
            </w:rPr>
          </w:rPrChange>
        </w:rPr>
      </w:pPr>
      <w:r>
        <w:rPr>
          <w:rFonts w:asciiTheme="minorHAnsi"/>
          <w:noProof/>
          <w:sz w:val="21"/>
        </w:rPr>
        <w:lastRenderedPageBreak/>
        <w:pict w14:anchorId="79273DE5">
          <v:shape id="_x0000_s1037" type="#_x0000_t75" style="position:absolute;left:0;text-align:left;margin-left:17.65pt;margin-top:21.95pt;width:393.9pt;height:114.15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422" w:author="JY0225" w:date="2017-08-24T12:03:00Z">
            <w:rPr>
              <w:color w:val="000000" w:themeColor="text1"/>
            </w:rPr>
          </w:rPrChange>
        </w:rPr>
        <w:t>3</w:t>
      </w:r>
      <w:r w:rsidR="00F41689" w:rsidRPr="00B207B1">
        <w:rPr>
          <w:rFonts w:hAnsiTheme="minorEastAsia" w:hint="eastAsia"/>
          <w:color w:val="000000" w:themeColor="text1"/>
          <w:rPrChange w:id="5423" w:author="JY0225" w:date="2017-08-24T12:03:00Z">
            <w:rPr>
              <w:rFonts w:hint="eastAsia"/>
              <w:color w:val="000000" w:themeColor="text1"/>
            </w:rPr>
          </w:rPrChange>
        </w:rPr>
        <w:t>）</w:t>
      </w:r>
      <w:r w:rsidR="00A358E9" w:rsidRPr="00B207B1">
        <w:rPr>
          <w:rFonts w:hAnsiTheme="minorEastAsia" w:hint="eastAsia"/>
          <w:color w:val="000000" w:themeColor="text1"/>
          <w:rPrChange w:id="5424" w:author="JY0225" w:date="2017-08-24T12:03:00Z">
            <w:rPr>
              <w:rFonts w:hint="eastAsia"/>
              <w:color w:val="000000" w:themeColor="text1"/>
            </w:rPr>
          </w:rPrChange>
        </w:rPr>
        <w:t>部署</w:t>
      </w:r>
      <w:r w:rsidR="007D13D1" w:rsidRPr="00B207B1">
        <w:rPr>
          <w:rFonts w:hAnsiTheme="minorEastAsia" w:hint="eastAsia"/>
          <w:color w:val="000000" w:themeColor="text1"/>
          <w:rPrChange w:id="5425" w:author="JY0225" w:date="2017-08-24T12:03:00Z">
            <w:rPr>
              <w:rFonts w:hint="eastAsia"/>
              <w:color w:val="000000" w:themeColor="text1"/>
            </w:rPr>
          </w:rPrChange>
        </w:rPr>
        <w:t>与实现</w:t>
      </w:r>
    </w:p>
    <w:p w14:paraId="64888EF9" w14:textId="77777777" w:rsidR="00253D4A" w:rsidRPr="00B207B1" w:rsidRDefault="00253D4A" w:rsidP="009931E4">
      <w:pPr>
        <w:spacing w:afterLines="30" w:after="93" w:line="400" w:lineRule="exact"/>
        <w:rPr>
          <w:rFonts w:hAnsiTheme="minorEastAsia"/>
          <w:color w:val="000000" w:themeColor="text1"/>
          <w:rPrChange w:id="5426" w:author="JY0225" w:date="2017-08-24T12:03:00Z">
            <w:rPr>
              <w:color w:val="000000" w:themeColor="text1"/>
            </w:rPr>
          </w:rPrChange>
        </w:rPr>
      </w:pPr>
      <w:del w:id="5427" w:author="微软用户" w:date="2017-08-19T21:41:00Z">
        <w:r w:rsidRPr="00B207B1" w:rsidDel="003224A2">
          <w:rPr>
            <w:rFonts w:hAnsiTheme="minorEastAsia"/>
            <w:color w:val="000000" w:themeColor="text1"/>
            <w:rPrChange w:id="5428" w:author="JY0225" w:date="2017-08-24T12:03:00Z">
              <w:rPr>
                <w:color w:val="000000" w:themeColor="text1"/>
              </w:rPr>
            </w:rPrChange>
          </w:rPr>
          <w:tab/>
        </w:r>
      </w:del>
      <w:del w:id="5429" w:author="微软用户" w:date="2017-08-19T21:40:00Z">
        <w:r w:rsidR="007226B2" w:rsidRPr="00B207B1" w:rsidDel="003224A2">
          <w:rPr>
            <w:rFonts w:hAnsiTheme="minorEastAsia" w:hint="eastAsia"/>
            <w:color w:val="000000" w:themeColor="text1"/>
            <w:rPrChange w:id="5430"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431" w:author="JY0225" w:date="2017-08-24T12:03:00Z">
              <w:rPr>
                <w:color w:val="000000" w:themeColor="text1"/>
              </w:rPr>
            </w:rPrChange>
          </w:rPr>
          <w:delText>Firefox</w:delText>
        </w:r>
        <w:r w:rsidR="007226B2" w:rsidRPr="00B207B1" w:rsidDel="003224A2">
          <w:rPr>
            <w:rFonts w:hAnsiTheme="minorEastAsia" w:hint="eastAsia"/>
            <w:color w:val="000000" w:themeColor="text1"/>
            <w:rPrChange w:id="5432"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433"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434" w:author="JY0225" w:date="2017-08-24T12:03:00Z">
              <w:rPr>
                <w:rFonts w:hint="eastAsia"/>
                <w:color w:val="000000" w:themeColor="text1"/>
              </w:rPr>
            </w:rPrChange>
          </w:rPr>
          <w:delText>”</w:delText>
        </w:r>
        <w:r w:rsidR="00AC25F6" w:rsidRPr="00B207B1" w:rsidDel="003224A2">
          <w:rPr>
            <w:rFonts w:hAnsiTheme="minorEastAsia"/>
            <w:rPrChange w:id="5435" w:author="JY0225" w:date="2017-08-24T12:03:00Z">
              <w:rPr/>
            </w:rPrChange>
          </w:rPr>
          <w:delText xml:space="preserve"> </w:delText>
        </w:r>
        <w:r w:rsidR="00AC25F6" w:rsidRPr="00B207B1" w:rsidDel="003224A2">
          <w:rPr>
            <w:rFonts w:hAnsiTheme="minorEastAsia" w:hint="eastAsia"/>
            <w:color w:val="000000" w:themeColor="text1"/>
            <w:rPrChange w:id="5436"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437"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38"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439"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40"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441"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42"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443"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444"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445"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446" w:author="JY0225" w:date="2017-08-24T12:03:00Z">
              <w:rPr>
                <w:rFonts w:hint="eastAsia"/>
                <w:color w:val="000000" w:themeColor="text1"/>
              </w:rPr>
            </w:rPrChange>
          </w:rPr>
          <w:delText>，如下图所示：</w:delText>
        </w:r>
      </w:del>
    </w:p>
    <w:p w14:paraId="65E1E2E9" w14:textId="77777777" w:rsidR="00731C1A" w:rsidRPr="00B207B1" w:rsidRDefault="00906DFB">
      <w:pPr>
        <w:spacing w:line="400" w:lineRule="exact"/>
        <w:ind w:left="420"/>
        <w:jc w:val="center"/>
        <w:rPr>
          <w:ins w:id="5447" w:author="微软用户" w:date="2017-08-19T21:41:00Z"/>
          <w:rFonts w:hAnsiTheme="minorEastAsia"/>
          <w:color w:val="000000" w:themeColor="text1"/>
          <w:rPrChange w:id="5448" w:author="JY0225" w:date="2017-08-24T12:03:00Z">
            <w:rPr>
              <w:ins w:id="5449" w:author="微软用户" w:date="2017-08-19T21:41:00Z"/>
              <w:color w:val="000000" w:themeColor="text1"/>
            </w:rPr>
          </w:rPrChange>
        </w:rPr>
        <w:pPrChange w:id="5450" w:author="JY0225" w:date="2017-08-24T12:04:00Z">
          <w:pPr>
            <w:spacing w:line="360" w:lineRule="auto"/>
            <w:ind w:left="420"/>
            <w:jc w:val="center"/>
          </w:pPr>
        </w:pPrChange>
      </w:pPr>
      <w:del w:id="5451" w:author="微软用户" w:date="2017-08-19T21:42:00Z">
        <w:r w:rsidRPr="00B207B1" w:rsidDel="00FD13BC">
          <w:rPr>
            <w:rFonts w:hAnsiTheme="minorEastAsia"/>
            <w:noProof/>
            <w:rPrChange w:id="5452"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453" w:author="JY0225" w:date="2017-08-24T12:03:00Z">
            <w:rPr>
              <w:rFonts w:hint="eastAsia"/>
              <w:color w:val="000000" w:themeColor="text1"/>
            </w:rPr>
          </w:rPrChange>
        </w:rPr>
        <w:t>图</w:t>
      </w:r>
      <w:r w:rsidR="00B73D9B" w:rsidRPr="00B207B1">
        <w:rPr>
          <w:rFonts w:hAnsiTheme="minorEastAsia"/>
          <w:color w:val="000000" w:themeColor="text1"/>
          <w:rPrChange w:id="5454" w:author="JY0225" w:date="2017-08-24T12:03:00Z">
            <w:rPr>
              <w:color w:val="000000" w:themeColor="text1"/>
            </w:rPr>
          </w:rPrChange>
        </w:rPr>
        <w:t>5-2</w:t>
      </w:r>
      <w:r w:rsidR="00EB30CA" w:rsidRPr="00B207B1">
        <w:rPr>
          <w:rFonts w:hAnsiTheme="minorEastAsia"/>
          <w:color w:val="000000" w:themeColor="text1"/>
          <w:rPrChange w:id="5455" w:author="JY0225" w:date="2017-08-24T12:03:00Z">
            <w:rPr>
              <w:color w:val="000000" w:themeColor="text1"/>
            </w:rPr>
          </w:rPrChange>
        </w:rPr>
        <w:t xml:space="preserve"> </w:t>
      </w:r>
      <w:r w:rsidR="00ED372F" w:rsidRPr="00B207B1">
        <w:rPr>
          <w:rFonts w:hAnsiTheme="minorEastAsia"/>
          <w:color w:val="000000" w:themeColor="text1"/>
          <w:rPrChange w:id="5456" w:author="JY0225" w:date="2017-08-24T12:03:00Z">
            <w:rPr>
              <w:color w:val="000000" w:themeColor="text1"/>
            </w:rPr>
          </w:rPrChange>
        </w:rPr>
        <w:t>Firefox</w:t>
      </w:r>
      <w:r w:rsidR="002E5718" w:rsidRPr="00B207B1">
        <w:rPr>
          <w:rFonts w:hAnsiTheme="minorEastAsia" w:hint="eastAsia"/>
          <w:color w:val="000000" w:themeColor="text1"/>
          <w:rPrChange w:id="5457" w:author="JY0225" w:date="2017-08-24T12:03:00Z">
            <w:rPr>
              <w:rFonts w:hint="eastAsia"/>
              <w:color w:val="000000" w:themeColor="text1"/>
            </w:rPr>
          </w:rPrChange>
        </w:rPr>
        <w:t>扩展</w:t>
      </w:r>
      <w:r w:rsidR="00ED372F" w:rsidRPr="00B207B1">
        <w:rPr>
          <w:rFonts w:hAnsiTheme="minorEastAsia" w:hint="eastAsia"/>
          <w:color w:val="000000" w:themeColor="text1"/>
          <w:rPrChange w:id="5458" w:author="JY0225" w:date="2017-08-24T12:03:00Z">
            <w:rPr>
              <w:rFonts w:hint="eastAsia"/>
              <w:color w:val="000000" w:themeColor="text1"/>
            </w:rPr>
          </w:rPrChange>
        </w:rPr>
        <w:t>部署</w:t>
      </w:r>
    </w:p>
    <w:p w14:paraId="25CAF989" w14:textId="6B493D11" w:rsidR="00FD13BC" w:rsidRPr="00B207B1" w:rsidRDefault="005705E7">
      <w:pPr>
        <w:spacing w:line="400" w:lineRule="exact"/>
        <w:ind w:firstLine="420"/>
        <w:rPr>
          <w:rFonts w:hAnsiTheme="minorEastAsia"/>
          <w:color w:val="000000" w:themeColor="text1"/>
          <w:rPrChange w:id="5459" w:author="JY0225" w:date="2017-08-24T12:03:00Z">
            <w:rPr>
              <w:color w:val="000000" w:themeColor="text1"/>
            </w:rPr>
          </w:rPrChange>
        </w:rPr>
        <w:pPrChange w:id="5460" w:author="微软用户" w:date="2017-08-19T21:43:00Z">
          <w:pPr>
            <w:spacing w:line="360" w:lineRule="auto"/>
            <w:ind w:left="420"/>
            <w:jc w:val="center"/>
          </w:pPr>
        </w:pPrChange>
      </w:pPr>
      <w:ins w:id="5461" w:author="微软用户" w:date="2017-08-19T21:42:00Z">
        <w:r w:rsidRPr="00B207B1">
          <w:rPr>
            <w:noProof/>
          </w:rPr>
          <w:drawing>
            <wp:anchor distT="0" distB="0" distL="114300" distR="114300" simplePos="0" relativeHeight="251675648" behindDoc="0" locked="0" layoutInCell="1" allowOverlap="1" wp14:anchorId="5DECC663" wp14:editId="5F83ADE9">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462" w:author="微软用户" w:date="2017-08-19T21:41:00Z">
        <w:r w:rsidR="003224A2" w:rsidRPr="00B207B1">
          <w:rPr>
            <w:rFonts w:hint="eastAsia"/>
            <w:color w:val="000000" w:themeColor="text1"/>
          </w:rPr>
          <w:t>在</w:t>
        </w:r>
        <w:r w:rsidR="003224A2" w:rsidRPr="00B207B1">
          <w:rPr>
            <w:rFonts w:hAnsiTheme="minorEastAsia"/>
            <w:color w:val="000000" w:themeColor="text1"/>
            <w:rPrChange w:id="5463" w:author="JY0225" w:date="2017-08-24T12:03:00Z">
              <w:rPr>
                <w:color w:val="000000" w:themeColor="text1"/>
              </w:rPr>
            </w:rPrChange>
          </w:rPr>
          <w:t>Firefox</w:t>
        </w:r>
        <w:r w:rsidR="003224A2" w:rsidRPr="00B207B1">
          <w:rPr>
            <w:rFonts w:hAnsiTheme="minorEastAsia" w:hint="eastAsia"/>
            <w:color w:val="000000" w:themeColor="text1"/>
            <w:rPrChange w:id="5464" w:author="JY0225" w:date="2017-08-24T12:03:00Z">
              <w:rPr>
                <w:rFonts w:hint="eastAsia"/>
                <w:color w:val="000000" w:themeColor="text1"/>
              </w:rPr>
            </w:rPrChange>
          </w:rPr>
          <w:t>浏览器中输入“</w:t>
        </w:r>
        <w:r w:rsidR="003224A2" w:rsidRPr="00B207B1">
          <w:rPr>
            <w:rFonts w:hAnsiTheme="minorEastAsia"/>
            <w:color w:val="000000" w:themeColor="text1"/>
            <w:rPrChange w:id="5465" w:author="JY0225" w:date="2017-08-24T12:03:00Z">
              <w:rPr>
                <w:color w:val="000000" w:themeColor="text1"/>
              </w:rPr>
            </w:rPrChange>
          </w:rPr>
          <w:t>about:debugging</w:t>
        </w:r>
        <w:r w:rsidR="003224A2" w:rsidRPr="00B207B1">
          <w:rPr>
            <w:rFonts w:hAnsiTheme="minorEastAsia" w:hint="eastAsia"/>
            <w:color w:val="000000" w:themeColor="text1"/>
            <w:rPrChange w:id="5466" w:author="JY0225" w:date="2017-08-24T12:03:00Z">
              <w:rPr>
                <w:rFonts w:hint="eastAsia"/>
                <w:color w:val="000000" w:themeColor="text1"/>
              </w:rPr>
            </w:rPrChange>
          </w:rPr>
          <w:t>”</w:t>
        </w:r>
        <w:r w:rsidR="003224A2" w:rsidRPr="00B207B1">
          <w:rPr>
            <w:rFonts w:hAnsiTheme="minorEastAsia"/>
            <w:rPrChange w:id="5467" w:author="JY0225" w:date="2017-08-24T12:03:00Z">
              <w:rPr/>
            </w:rPrChange>
          </w:rPr>
          <w:t xml:space="preserve"> </w:t>
        </w:r>
        <w:r w:rsidR="003224A2" w:rsidRPr="00B207B1">
          <w:rPr>
            <w:rFonts w:hAnsiTheme="minorEastAsia" w:hint="eastAsia"/>
            <w:color w:val="000000" w:themeColor="text1"/>
            <w:rPrChange w:id="5468" w:author="JY0225" w:date="2017-08-24T12:03:00Z">
              <w:rPr>
                <w:rFonts w:hint="eastAsia"/>
                <w:color w:val="000000" w:themeColor="text1"/>
              </w:rPr>
            </w:rPrChange>
          </w:rPr>
          <w:t>页面</w:t>
        </w:r>
        <w:r w:rsidR="003224A2" w:rsidRPr="00B207B1">
          <w:rPr>
            <w:rFonts w:hAnsiTheme="minorEastAsia"/>
            <w:color w:val="000000" w:themeColor="text1"/>
            <w:rPrChange w:id="5469" w:author="JY0225" w:date="2017-08-24T12:03:00Z">
              <w:rPr>
                <w:color w:val="000000" w:themeColor="text1"/>
              </w:rPr>
            </w:rPrChange>
          </w:rPr>
          <w:t xml:space="preserve">, </w:t>
        </w:r>
        <w:r w:rsidR="003224A2" w:rsidRPr="00B207B1">
          <w:rPr>
            <w:rFonts w:hAnsiTheme="minorEastAsia" w:hint="eastAsia"/>
            <w:color w:val="000000" w:themeColor="text1"/>
            <w:rPrChange w:id="5470" w:author="JY0225" w:date="2017-08-24T12:03:00Z">
              <w:rPr>
                <w:rFonts w:hint="eastAsia"/>
                <w:color w:val="000000" w:themeColor="text1"/>
              </w:rPr>
            </w:rPrChange>
          </w:rPr>
          <w:t>点击</w:t>
        </w:r>
        <w:r w:rsidR="003224A2" w:rsidRPr="00B207B1">
          <w:rPr>
            <w:rFonts w:hAnsiTheme="minorEastAsia"/>
            <w:color w:val="000000" w:themeColor="text1"/>
            <w:rPrChange w:id="5471" w:author="JY0225" w:date="2017-08-24T12:03:00Z">
              <w:rPr>
                <w:color w:val="000000" w:themeColor="text1"/>
              </w:rPr>
            </w:rPrChange>
          </w:rPr>
          <w:t xml:space="preserve"> "</w:t>
        </w:r>
        <w:r w:rsidR="003224A2" w:rsidRPr="00B207B1">
          <w:rPr>
            <w:rFonts w:hAnsiTheme="minorEastAsia" w:hint="eastAsia"/>
            <w:color w:val="000000" w:themeColor="text1"/>
            <w:rPrChange w:id="5472"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473" w:author="JY0225" w:date="2017-08-24T12:03:00Z">
              <w:rPr>
                <w:color w:val="000000" w:themeColor="text1"/>
              </w:rPr>
            </w:rPrChange>
          </w:rPr>
          <w:t xml:space="preserve">" </w:t>
        </w:r>
        <w:r w:rsidR="003224A2" w:rsidRPr="00B207B1">
          <w:rPr>
            <w:rFonts w:hAnsiTheme="minorEastAsia" w:hint="eastAsia"/>
            <w:color w:val="000000" w:themeColor="text1"/>
            <w:rPrChange w:id="5474"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475" w:author="JY0225" w:date="2017-08-24T12:03:00Z">
              <w:rPr>
                <w:color w:val="000000" w:themeColor="text1"/>
              </w:rPr>
            </w:rPrChange>
          </w:rPr>
          <w:t>manifest.json</w:t>
        </w:r>
        <w:r w:rsidR="003224A2" w:rsidRPr="00B207B1">
          <w:rPr>
            <w:rFonts w:hAnsiTheme="minorEastAsia" w:hint="eastAsia"/>
            <w:color w:val="000000" w:themeColor="text1"/>
            <w:rPrChange w:id="5476" w:author="JY0225" w:date="2017-08-24T12:03:00Z">
              <w:rPr>
                <w:rFonts w:hint="eastAsia"/>
                <w:color w:val="000000" w:themeColor="text1"/>
              </w:rPr>
            </w:rPrChange>
          </w:rPr>
          <w:t>文件，如图</w:t>
        </w:r>
      </w:ins>
      <w:r w:rsidR="00322F17">
        <w:rPr>
          <w:rFonts w:hAnsiTheme="minorEastAsia" w:hint="eastAsia"/>
          <w:color w:val="000000" w:themeColor="text1"/>
        </w:rPr>
        <w:t>5-3</w:t>
      </w:r>
      <w:ins w:id="5477" w:author="微软用户" w:date="2017-08-19T21:41:00Z">
        <w:r w:rsidR="003224A2" w:rsidRPr="00B207B1">
          <w:rPr>
            <w:rFonts w:hAnsiTheme="minorEastAsia" w:hint="eastAsia"/>
            <w:color w:val="000000" w:themeColor="text1"/>
            <w:rPrChange w:id="5478" w:author="JY0225" w:date="2017-08-24T12:03:00Z">
              <w:rPr>
                <w:rFonts w:hint="eastAsia"/>
                <w:color w:val="000000" w:themeColor="text1"/>
              </w:rPr>
            </w:rPrChange>
          </w:rPr>
          <w:t>所示：</w:t>
        </w:r>
      </w:ins>
    </w:p>
    <w:p w14:paraId="76D3BE07" w14:textId="77777777" w:rsidR="00731C1A" w:rsidRPr="00B207B1" w:rsidRDefault="000E23F3">
      <w:pPr>
        <w:spacing w:line="400" w:lineRule="exact"/>
        <w:ind w:left="420"/>
        <w:jc w:val="center"/>
        <w:rPr>
          <w:rFonts w:hAnsiTheme="minorEastAsia"/>
          <w:color w:val="000000" w:themeColor="text1"/>
          <w:rPrChange w:id="5479" w:author="JY0225" w:date="2017-08-24T12:04:00Z">
            <w:rPr>
              <w:color w:val="000000" w:themeColor="text1"/>
            </w:rPr>
          </w:rPrChange>
        </w:rPr>
        <w:pPrChange w:id="5480"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481" w:author="JY0225" w:date="2017-08-24T12:04:00Z">
            <w:rPr>
              <w:rFonts w:hint="eastAsia"/>
              <w:color w:val="000000" w:themeColor="text1"/>
            </w:rPr>
          </w:rPrChange>
        </w:rPr>
        <w:t>图</w:t>
      </w:r>
      <w:r w:rsidR="009032A8" w:rsidRPr="00B207B1">
        <w:rPr>
          <w:rFonts w:hAnsiTheme="minorEastAsia"/>
          <w:color w:val="000000" w:themeColor="text1"/>
          <w:rPrChange w:id="5482" w:author="JY0225" w:date="2017-08-24T12:04:00Z">
            <w:rPr>
              <w:color w:val="000000" w:themeColor="text1"/>
            </w:rPr>
          </w:rPrChange>
        </w:rPr>
        <w:t>5-3</w:t>
      </w:r>
      <w:r w:rsidR="00731C1A" w:rsidRPr="00B207B1">
        <w:rPr>
          <w:rFonts w:hAnsiTheme="minorEastAsia"/>
          <w:color w:val="000000" w:themeColor="text1"/>
          <w:rPrChange w:id="5483" w:author="JY0225" w:date="2017-08-24T12:04:00Z">
            <w:rPr>
              <w:color w:val="000000" w:themeColor="text1"/>
            </w:rPr>
          </w:rPrChange>
        </w:rPr>
        <w:t xml:space="preserve"> Firefox</w:t>
      </w:r>
      <w:r w:rsidR="002E5718" w:rsidRPr="00B207B1">
        <w:rPr>
          <w:rFonts w:hAnsiTheme="minorEastAsia" w:hint="eastAsia"/>
          <w:color w:val="000000" w:themeColor="text1"/>
          <w:rPrChange w:id="5484" w:author="JY0225" w:date="2017-08-24T12:04:00Z">
            <w:rPr>
              <w:rFonts w:hint="eastAsia"/>
              <w:color w:val="000000" w:themeColor="text1"/>
            </w:rPr>
          </w:rPrChange>
        </w:rPr>
        <w:t>扩展</w:t>
      </w:r>
      <w:r w:rsidR="00C66E07" w:rsidRPr="00B207B1">
        <w:rPr>
          <w:rFonts w:hAnsiTheme="minorEastAsia" w:hint="eastAsia"/>
          <w:color w:val="000000" w:themeColor="text1"/>
          <w:rPrChange w:id="5485"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486" w:author="JY0225" w:date="2017-08-24T12:04:00Z">
            <w:rPr>
              <w:rFonts w:hint="eastAsia"/>
              <w:color w:val="000000" w:themeColor="text1"/>
            </w:rPr>
          </w:rPrChange>
        </w:rPr>
        <w:t>备份</w:t>
      </w:r>
      <w:r w:rsidR="00C66E07" w:rsidRPr="00B207B1">
        <w:rPr>
          <w:rFonts w:hAnsiTheme="minorEastAsia" w:hint="eastAsia"/>
          <w:color w:val="000000" w:themeColor="text1"/>
          <w:rPrChange w:id="5487" w:author="JY0225" w:date="2017-08-24T12:04:00Z">
            <w:rPr>
              <w:rFonts w:hint="eastAsia"/>
              <w:color w:val="000000" w:themeColor="text1"/>
            </w:rPr>
          </w:rPrChange>
        </w:rPr>
        <w:t>空间效果图</w:t>
      </w:r>
    </w:p>
    <w:p w14:paraId="342E1AC3" w14:textId="77777777" w:rsidR="000E23F3" w:rsidRPr="00B207B1" w:rsidRDefault="003A0B04">
      <w:pPr>
        <w:spacing w:line="400" w:lineRule="exact"/>
        <w:rPr>
          <w:rFonts w:hAnsiTheme="minorEastAsia"/>
          <w:color w:val="000000" w:themeColor="text1"/>
          <w:rPrChange w:id="5488" w:author="JY0225" w:date="2017-08-24T12:04:00Z">
            <w:rPr>
              <w:color w:val="000000" w:themeColor="text1"/>
            </w:rPr>
          </w:rPrChange>
        </w:rPr>
      </w:pPr>
      <w:r w:rsidRPr="00B207B1">
        <w:rPr>
          <w:rFonts w:hAnsiTheme="minorEastAsia"/>
          <w:color w:val="000000" w:themeColor="text1"/>
          <w:rPrChange w:id="5489" w:author="JY0225" w:date="2017-08-24T12:04:00Z">
            <w:rPr>
              <w:color w:val="000000" w:themeColor="text1"/>
            </w:rPr>
          </w:rPrChange>
        </w:rPr>
        <w:tab/>
      </w:r>
      <w:r w:rsidR="00C91E4A" w:rsidRPr="00B207B1">
        <w:rPr>
          <w:rFonts w:hAnsiTheme="minorEastAsia" w:hint="eastAsia"/>
          <w:color w:val="000000" w:themeColor="text1"/>
          <w:rPrChange w:id="5490" w:author="JY0225" w:date="2017-08-24T12:04:00Z">
            <w:rPr>
              <w:rFonts w:hint="eastAsia"/>
              <w:color w:val="000000" w:themeColor="text1"/>
            </w:rPr>
          </w:rPrChange>
        </w:rPr>
        <w:t>图</w:t>
      </w:r>
      <w:r w:rsidR="00C91E4A" w:rsidRPr="00B207B1">
        <w:rPr>
          <w:rFonts w:hAnsiTheme="minorEastAsia"/>
          <w:color w:val="000000" w:themeColor="text1"/>
          <w:rPrChange w:id="5491" w:author="JY0225" w:date="2017-08-24T12:04:00Z">
            <w:rPr>
              <w:color w:val="000000" w:themeColor="text1"/>
            </w:rPr>
          </w:rPrChange>
        </w:rPr>
        <w:t>5-2</w:t>
      </w:r>
      <w:r w:rsidR="00C91E4A" w:rsidRPr="00B207B1">
        <w:rPr>
          <w:rFonts w:hAnsiTheme="minorEastAsia" w:hint="eastAsia"/>
          <w:color w:val="000000" w:themeColor="text1"/>
          <w:rPrChange w:id="5492" w:author="JY0225" w:date="2017-08-24T12:04:00Z">
            <w:rPr>
              <w:rFonts w:hint="eastAsia"/>
              <w:color w:val="000000" w:themeColor="text1"/>
            </w:rPr>
          </w:rPrChange>
        </w:rPr>
        <w:t>展示的是将开发好的</w:t>
      </w:r>
      <w:r w:rsidR="00C91E4A" w:rsidRPr="00B207B1">
        <w:rPr>
          <w:rFonts w:hAnsiTheme="minorEastAsia"/>
          <w:color w:val="000000" w:themeColor="text1"/>
          <w:rPrChange w:id="5493" w:author="JY0225" w:date="2017-08-24T12:04:00Z">
            <w:rPr>
              <w:color w:val="000000" w:themeColor="text1"/>
            </w:rPr>
          </w:rPrChange>
        </w:rPr>
        <w:t>Firefox</w:t>
      </w:r>
      <w:r w:rsidR="002E5718" w:rsidRPr="00B207B1">
        <w:rPr>
          <w:rFonts w:hAnsiTheme="minorEastAsia" w:hint="eastAsia"/>
          <w:color w:val="000000" w:themeColor="text1"/>
          <w:rPrChange w:id="5494" w:author="JY0225" w:date="2017-08-24T12:04:00Z">
            <w:rPr>
              <w:rFonts w:hint="eastAsia"/>
              <w:color w:val="000000" w:themeColor="text1"/>
            </w:rPr>
          </w:rPrChange>
        </w:rPr>
        <w:t>扩展</w:t>
      </w:r>
      <w:r w:rsidR="00C91E4A" w:rsidRPr="00B207B1">
        <w:rPr>
          <w:rFonts w:hAnsiTheme="minorEastAsia" w:hint="eastAsia"/>
          <w:color w:val="000000" w:themeColor="text1"/>
          <w:rPrChange w:id="5495" w:author="JY0225" w:date="2017-08-24T12:04:00Z">
            <w:rPr>
              <w:rFonts w:hint="eastAsia"/>
              <w:color w:val="000000" w:themeColor="text1"/>
            </w:rPr>
          </w:rPrChange>
        </w:rPr>
        <w:t>导入到</w:t>
      </w:r>
      <w:r w:rsidR="00C91E4A" w:rsidRPr="00B207B1">
        <w:rPr>
          <w:rFonts w:hAnsiTheme="minorEastAsia"/>
          <w:color w:val="000000" w:themeColor="text1"/>
          <w:rPrChange w:id="5496" w:author="JY0225" w:date="2017-08-24T12:04:00Z">
            <w:rPr>
              <w:color w:val="000000" w:themeColor="text1"/>
            </w:rPr>
          </w:rPrChange>
        </w:rPr>
        <w:t>Firefox</w:t>
      </w:r>
      <w:r w:rsidR="008B25D3" w:rsidRPr="00B207B1">
        <w:rPr>
          <w:rFonts w:hAnsiTheme="minorEastAsia" w:hint="eastAsia"/>
          <w:color w:val="000000" w:themeColor="text1"/>
          <w:rPrChange w:id="5497"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498" w:author="JY0225" w:date="2017-08-24T12:04:00Z">
            <w:rPr>
              <w:rFonts w:hint="eastAsia"/>
              <w:color w:val="000000" w:themeColor="text1"/>
            </w:rPr>
          </w:rPrChange>
        </w:rPr>
        <w:t>可以看到，名为</w:t>
      </w:r>
      <w:r w:rsidR="00C91E4A" w:rsidRPr="00B207B1">
        <w:rPr>
          <w:rFonts w:hAnsiTheme="minorEastAsia"/>
          <w:color w:val="000000" w:themeColor="text1"/>
          <w:rPrChange w:id="5499" w:author="JY0225" w:date="2017-08-24T12:04:00Z">
            <w:rPr>
              <w:color w:val="000000" w:themeColor="text1"/>
            </w:rPr>
          </w:rPrChange>
        </w:rPr>
        <w:t>Middleware</w:t>
      </w:r>
      <w:r w:rsidR="00C91E4A" w:rsidRPr="00B207B1">
        <w:rPr>
          <w:rFonts w:hAnsiTheme="minorEastAsia" w:hint="eastAsia"/>
          <w:color w:val="000000" w:themeColor="text1"/>
          <w:rPrChange w:id="5500" w:author="JY0225" w:date="2017-08-24T12:04:00Z">
            <w:rPr>
              <w:rFonts w:hint="eastAsia"/>
              <w:color w:val="000000" w:themeColor="text1"/>
            </w:rPr>
          </w:rPrChange>
        </w:rPr>
        <w:t>的</w:t>
      </w:r>
      <w:r w:rsidR="002E5718" w:rsidRPr="00B207B1">
        <w:rPr>
          <w:rFonts w:hAnsiTheme="minorEastAsia" w:hint="eastAsia"/>
          <w:color w:val="000000" w:themeColor="text1"/>
          <w:rPrChange w:id="5501" w:author="JY0225" w:date="2017-08-24T12:04:00Z">
            <w:rPr>
              <w:rFonts w:hint="eastAsia"/>
              <w:color w:val="000000" w:themeColor="text1"/>
            </w:rPr>
          </w:rPrChange>
        </w:rPr>
        <w:t>扩展</w:t>
      </w:r>
      <w:r w:rsidR="00C91E4A" w:rsidRPr="00B207B1">
        <w:rPr>
          <w:rFonts w:hAnsiTheme="minorEastAsia" w:hint="eastAsia"/>
          <w:color w:val="000000" w:themeColor="text1"/>
          <w:rPrChange w:id="5502"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503" w:author="JY0225" w:date="2017-08-24T12:04:00Z">
            <w:rPr>
              <w:color w:val="000000" w:themeColor="text1"/>
            </w:rPr>
          </w:rPrChange>
        </w:rPr>
        <w:t>5-3</w:t>
      </w:r>
      <w:r w:rsidR="00175557" w:rsidRPr="00B207B1">
        <w:rPr>
          <w:rFonts w:hAnsiTheme="minorEastAsia" w:hint="eastAsia"/>
          <w:color w:val="000000" w:themeColor="text1"/>
          <w:rPrChange w:id="5504" w:author="JY0225" w:date="2017-08-24T12:04:00Z">
            <w:rPr>
              <w:rFonts w:hint="eastAsia"/>
              <w:color w:val="000000" w:themeColor="text1"/>
            </w:rPr>
          </w:rPrChange>
        </w:rPr>
        <w:t>展示的是使用浏览器</w:t>
      </w:r>
      <w:r w:rsidR="002E5718" w:rsidRPr="00B207B1">
        <w:rPr>
          <w:rFonts w:hAnsiTheme="minorEastAsia" w:hint="eastAsia"/>
          <w:color w:val="000000" w:themeColor="text1"/>
          <w:rPrChange w:id="5505" w:author="JY0225" w:date="2017-08-24T12:04:00Z">
            <w:rPr>
              <w:rFonts w:hint="eastAsia"/>
              <w:color w:val="000000" w:themeColor="text1"/>
            </w:rPr>
          </w:rPrChange>
        </w:rPr>
        <w:t>扩展</w:t>
      </w:r>
      <w:r w:rsidR="00175557" w:rsidRPr="00B207B1">
        <w:rPr>
          <w:rFonts w:hAnsiTheme="minorEastAsia" w:hint="eastAsia"/>
          <w:color w:val="000000" w:themeColor="text1"/>
          <w:rPrChange w:id="5506" w:author="JY0225" w:date="2017-08-24T12:04:00Z">
            <w:rPr>
              <w:rFonts w:hint="eastAsia"/>
              <w:color w:val="000000" w:themeColor="text1"/>
            </w:rPr>
          </w:rPrChange>
        </w:rPr>
        <w:t>登录云</w:t>
      </w:r>
      <w:r w:rsidR="00476838" w:rsidRPr="00B207B1">
        <w:rPr>
          <w:rFonts w:hAnsiTheme="minorEastAsia" w:hint="eastAsia"/>
          <w:color w:val="000000" w:themeColor="text1"/>
          <w:rPrChange w:id="5507" w:author="JY0225" w:date="2017-08-24T12:04:00Z">
            <w:rPr>
              <w:rFonts w:hint="eastAsia"/>
              <w:color w:val="000000" w:themeColor="text1"/>
            </w:rPr>
          </w:rPrChange>
        </w:rPr>
        <w:t>备份</w:t>
      </w:r>
      <w:r w:rsidR="00175557" w:rsidRPr="00B207B1">
        <w:rPr>
          <w:rFonts w:hAnsiTheme="minorEastAsia" w:hint="eastAsia"/>
          <w:color w:val="000000" w:themeColor="text1"/>
          <w:rPrChange w:id="5508" w:author="JY0225" w:date="2017-08-24T12:04:00Z">
            <w:rPr>
              <w:rFonts w:hint="eastAsia"/>
              <w:color w:val="000000" w:themeColor="text1"/>
            </w:rPr>
          </w:rPrChange>
        </w:rPr>
        <w:t>服务器，然后查询</w:t>
      </w:r>
      <w:r w:rsidR="00476838" w:rsidRPr="00B207B1">
        <w:rPr>
          <w:rFonts w:hAnsiTheme="minorEastAsia" w:hint="eastAsia"/>
          <w:color w:val="000000" w:themeColor="text1"/>
          <w:rPrChange w:id="5509" w:author="JY0225" w:date="2017-08-24T12:04:00Z">
            <w:rPr>
              <w:rFonts w:hint="eastAsia"/>
              <w:color w:val="000000" w:themeColor="text1"/>
            </w:rPr>
          </w:rPrChange>
        </w:rPr>
        <w:t>备份</w:t>
      </w:r>
      <w:r w:rsidR="00175557" w:rsidRPr="00B207B1">
        <w:rPr>
          <w:rFonts w:hAnsiTheme="minorEastAsia" w:hint="eastAsia"/>
          <w:color w:val="000000" w:themeColor="text1"/>
          <w:rPrChange w:id="5510" w:author="JY0225" w:date="2017-08-24T12:04:00Z">
            <w:rPr>
              <w:rFonts w:hint="eastAsia"/>
              <w:color w:val="000000" w:themeColor="text1"/>
            </w:rPr>
          </w:rPrChange>
        </w:rPr>
        <w:t>空间的</w:t>
      </w:r>
      <w:r w:rsidR="00473B86" w:rsidRPr="00B207B1">
        <w:rPr>
          <w:rFonts w:hAnsiTheme="minorEastAsia" w:hint="eastAsia"/>
          <w:color w:val="000000" w:themeColor="text1"/>
          <w:rPrChange w:id="5511" w:author="JY0225" w:date="2017-08-24T12:04:00Z">
            <w:rPr>
              <w:rFonts w:hint="eastAsia"/>
              <w:color w:val="000000" w:themeColor="text1"/>
            </w:rPr>
          </w:rPrChange>
        </w:rPr>
        <w:t>效果图。</w:t>
      </w:r>
    </w:p>
    <w:p w14:paraId="67C58D5E" w14:textId="77777777" w:rsidR="0066403A" w:rsidRPr="00B207B1" w:rsidRDefault="000B497A" w:rsidP="0066403A">
      <w:pPr>
        <w:pStyle w:val="31"/>
      </w:pPr>
      <w:bookmarkStart w:id="5512" w:name="_Toc491952468"/>
      <w:r w:rsidRPr="00B207B1">
        <w:t>5.2.7</w:t>
      </w:r>
      <w:r w:rsidR="003D75FE" w:rsidRPr="00B207B1">
        <w:t xml:space="preserve"> </w:t>
      </w:r>
      <w:r w:rsidR="00D47CD7" w:rsidRPr="00B207B1">
        <w:t>Java SDK</w:t>
      </w:r>
      <w:bookmarkEnd w:id="5512"/>
    </w:p>
    <w:p w14:paraId="20CD49E2" w14:textId="77777777" w:rsidR="00CA22B1" w:rsidRPr="00B207B1" w:rsidRDefault="00F44AA4" w:rsidP="00654745">
      <w:pPr>
        <w:spacing w:line="400" w:lineRule="exact"/>
        <w:rPr>
          <w:rFonts w:hAnsiTheme="minorEastAsia"/>
          <w:color w:val="000000" w:themeColor="text1"/>
          <w:rPrChange w:id="5513" w:author="JY0225" w:date="2017-08-24T12:04:00Z">
            <w:rPr>
              <w:color w:val="000000" w:themeColor="text1"/>
            </w:rPr>
          </w:rPrChange>
        </w:rPr>
      </w:pPr>
      <w:r w:rsidRPr="00B207B1">
        <w:tab/>
      </w:r>
      <w:r w:rsidR="00654745" w:rsidRPr="00B207B1">
        <w:rPr>
          <w:rFonts w:hAnsiTheme="minorEastAsia" w:hint="eastAsia"/>
          <w:color w:val="000000" w:themeColor="text1"/>
          <w:rPrChange w:id="5514" w:author="JY0225" w:date="2017-08-24T12:04:00Z">
            <w:rPr>
              <w:rFonts w:hint="eastAsia"/>
              <w:color w:val="000000" w:themeColor="text1"/>
            </w:rPr>
          </w:rPrChange>
        </w:rPr>
        <w:t>优化的中间件系统具备一定的可扩展性，即支持多平台的应用使用云</w:t>
      </w:r>
      <w:r w:rsidR="00476838" w:rsidRPr="00B207B1">
        <w:rPr>
          <w:rFonts w:hAnsiTheme="minorEastAsia" w:hint="eastAsia"/>
          <w:color w:val="000000" w:themeColor="text1"/>
          <w:rPrChange w:id="5515" w:author="JY0225" w:date="2017-08-24T12:04:00Z">
            <w:rPr>
              <w:rFonts w:hint="eastAsia"/>
              <w:color w:val="000000" w:themeColor="text1"/>
            </w:rPr>
          </w:rPrChange>
        </w:rPr>
        <w:t>备份</w:t>
      </w:r>
      <w:r w:rsidR="00654745" w:rsidRPr="00B207B1">
        <w:rPr>
          <w:rFonts w:hAnsiTheme="minorEastAsia" w:hint="eastAsia"/>
          <w:color w:val="000000" w:themeColor="text1"/>
          <w:rPrChange w:id="5516" w:author="JY0225" w:date="2017-08-24T12:04:00Z">
            <w:rPr>
              <w:rFonts w:hint="eastAsia"/>
              <w:color w:val="000000" w:themeColor="text1"/>
            </w:rPr>
          </w:rPrChange>
        </w:rPr>
        <w:t>服务。</w:t>
      </w:r>
      <w:r w:rsidR="000F4B08" w:rsidRPr="00B207B1">
        <w:rPr>
          <w:rFonts w:hAnsiTheme="minorEastAsia" w:hint="eastAsia"/>
          <w:color w:val="000000" w:themeColor="text1"/>
          <w:rPrChange w:id="5517" w:author="JY0225" w:date="2017-08-24T12:04:00Z">
            <w:rPr>
              <w:rFonts w:hint="eastAsia"/>
              <w:color w:val="000000" w:themeColor="text1"/>
            </w:rPr>
          </w:rPrChange>
        </w:rPr>
        <w:t>除了提供基于</w:t>
      </w:r>
      <w:r w:rsidR="000F4B08" w:rsidRPr="00B207B1">
        <w:rPr>
          <w:rFonts w:hAnsiTheme="minorEastAsia"/>
          <w:color w:val="000000" w:themeColor="text1"/>
          <w:rPrChange w:id="5518" w:author="JY0225" w:date="2017-08-24T12:04:00Z">
            <w:rPr>
              <w:color w:val="000000" w:themeColor="text1"/>
            </w:rPr>
          </w:rPrChange>
        </w:rPr>
        <w:t>Firefox</w:t>
      </w:r>
      <w:r w:rsidR="000F4B08" w:rsidRPr="00B207B1">
        <w:rPr>
          <w:rFonts w:hAnsiTheme="minorEastAsia" w:hint="eastAsia"/>
          <w:color w:val="000000" w:themeColor="text1"/>
          <w:rPrChange w:id="5519"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520" w:author="JY0225" w:date="2017-08-24T12:04:00Z">
            <w:rPr>
              <w:rFonts w:hint="eastAsia"/>
              <w:color w:val="000000" w:themeColor="text1"/>
            </w:rPr>
          </w:rPrChange>
        </w:rPr>
        <w:t>扩展</w:t>
      </w:r>
      <w:r w:rsidR="000F4B08" w:rsidRPr="00B207B1">
        <w:rPr>
          <w:rFonts w:hAnsiTheme="minorEastAsia" w:hint="eastAsia"/>
          <w:color w:val="000000" w:themeColor="text1"/>
          <w:rPrChange w:id="5521" w:author="JY0225" w:date="2017-08-24T12:04:00Z">
            <w:rPr>
              <w:rFonts w:hint="eastAsia"/>
              <w:color w:val="000000" w:themeColor="text1"/>
            </w:rPr>
          </w:rPrChange>
        </w:rPr>
        <w:t>以外，</w:t>
      </w:r>
      <w:r w:rsidR="00D030B8" w:rsidRPr="00B207B1">
        <w:rPr>
          <w:rFonts w:hAnsiTheme="minorEastAsia" w:hint="eastAsia"/>
          <w:color w:val="000000" w:themeColor="text1"/>
          <w:rPrChange w:id="5522" w:author="JY0225" w:date="2017-08-24T12:04:00Z">
            <w:rPr>
              <w:rFonts w:hint="eastAsia"/>
              <w:color w:val="000000" w:themeColor="text1"/>
            </w:rPr>
          </w:rPrChange>
        </w:rPr>
        <w:t>本文</w:t>
      </w:r>
      <w:r w:rsidR="000F4B08" w:rsidRPr="00B207B1">
        <w:rPr>
          <w:rFonts w:hAnsiTheme="minorEastAsia" w:hint="eastAsia"/>
          <w:color w:val="000000" w:themeColor="text1"/>
          <w:rPrChange w:id="5523" w:author="JY0225" w:date="2017-08-24T12:04:00Z">
            <w:rPr>
              <w:rFonts w:hint="eastAsia"/>
              <w:color w:val="000000" w:themeColor="text1"/>
            </w:rPr>
          </w:rPrChange>
        </w:rPr>
        <w:t>还开发了一款基于</w:t>
      </w:r>
      <w:r w:rsidR="000F4B08" w:rsidRPr="00B207B1">
        <w:rPr>
          <w:rFonts w:hAnsiTheme="minorEastAsia"/>
          <w:color w:val="000000" w:themeColor="text1"/>
          <w:rPrChange w:id="5524" w:author="JY0225" w:date="2017-08-24T12:04:00Z">
            <w:rPr>
              <w:color w:val="000000" w:themeColor="text1"/>
            </w:rPr>
          </w:rPrChange>
        </w:rPr>
        <w:t>Java</w:t>
      </w:r>
      <w:r w:rsidR="000F4B08" w:rsidRPr="00B207B1">
        <w:rPr>
          <w:rFonts w:hAnsiTheme="minorEastAsia" w:hint="eastAsia"/>
          <w:color w:val="000000" w:themeColor="text1"/>
          <w:rPrChange w:id="5525" w:author="JY0225" w:date="2017-08-24T12:04:00Z">
            <w:rPr>
              <w:rFonts w:hint="eastAsia"/>
              <w:color w:val="000000" w:themeColor="text1"/>
            </w:rPr>
          </w:rPrChange>
        </w:rPr>
        <w:t>平台的</w:t>
      </w:r>
      <w:r w:rsidR="000F4B08" w:rsidRPr="00B207B1">
        <w:rPr>
          <w:rFonts w:hAnsiTheme="minorEastAsia"/>
          <w:color w:val="000000" w:themeColor="text1"/>
          <w:rPrChange w:id="5526" w:author="JY0225" w:date="2017-08-24T12:04:00Z">
            <w:rPr>
              <w:color w:val="000000" w:themeColor="text1"/>
            </w:rPr>
          </w:rPrChange>
        </w:rPr>
        <w:t>SDK</w:t>
      </w:r>
      <w:r w:rsidR="000F4B08" w:rsidRPr="00B207B1">
        <w:rPr>
          <w:rFonts w:hAnsiTheme="minorEastAsia" w:hint="eastAsia"/>
          <w:color w:val="000000" w:themeColor="text1"/>
          <w:rPrChange w:id="5527" w:author="JY0225" w:date="2017-08-24T12:04:00Z">
            <w:rPr>
              <w:rFonts w:hint="eastAsia"/>
              <w:color w:val="000000" w:themeColor="text1"/>
            </w:rPr>
          </w:rPrChange>
        </w:rPr>
        <w:t>。</w:t>
      </w:r>
      <w:r w:rsidR="00654745" w:rsidRPr="00B207B1">
        <w:rPr>
          <w:rFonts w:hAnsiTheme="minorEastAsia"/>
          <w:color w:val="000000" w:themeColor="text1"/>
          <w:rPrChange w:id="5528" w:author="JY0225" w:date="2017-08-24T12:04:00Z">
            <w:rPr>
              <w:color w:val="000000" w:themeColor="text1"/>
            </w:rPr>
          </w:rPrChange>
        </w:rPr>
        <w:t>Java SDK</w:t>
      </w:r>
      <w:r w:rsidR="00654745" w:rsidRPr="00B207B1">
        <w:rPr>
          <w:rFonts w:hAnsiTheme="minorEastAsia" w:hint="eastAsia"/>
          <w:color w:val="000000" w:themeColor="text1"/>
          <w:rPrChange w:id="5529" w:author="JY0225" w:date="2017-08-24T12:04:00Z">
            <w:rPr>
              <w:rFonts w:hint="eastAsia"/>
              <w:color w:val="000000" w:themeColor="text1"/>
            </w:rPr>
          </w:rPrChange>
        </w:rPr>
        <w:t>是提供给</w:t>
      </w:r>
      <w:r w:rsidR="00654745" w:rsidRPr="00B207B1">
        <w:rPr>
          <w:rFonts w:hAnsiTheme="minorEastAsia"/>
          <w:color w:val="000000" w:themeColor="text1"/>
          <w:rPrChange w:id="5530" w:author="JY0225" w:date="2017-08-24T12:04:00Z">
            <w:rPr>
              <w:color w:val="000000" w:themeColor="text1"/>
            </w:rPr>
          </w:rPrChange>
        </w:rPr>
        <w:t>Java</w:t>
      </w:r>
      <w:r w:rsidR="00654745" w:rsidRPr="00B207B1">
        <w:rPr>
          <w:rFonts w:hAnsiTheme="minorEastAsia" w:hint="eastAsia"/>
          <w:color w:val="000000" w:themeColor="text1"/>
          <w:rPrChange w:id="5531"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532" w:author="JY0225" w:date="2017-08-24T12:04:00Z">
            <w:rPr>
              <w:color w:val="000000" w:themeColor="text1"/>
            </w:rPr>
          </w:rPrChange>
        </w:rPr>
        <w:t xml:space="preserve"> </w:t>
      </w:r>
      <w:r w:rsidR="00A2790A" w:rsidRPr="00B207B1">
        <w:rPr>
          <w:rFonts w:hAnsiTheme="minorEastAsia" w:hint="eastAsia"/>
          <w:color w:val="000000" w:themeColor="text1"/>
          <w:rPrChange w:id="5533" w:author="JY0225" w:date="2017-08-24T12:04:00Z">
            <w:rPr>
              <w:rFonts w:hint="eastAsia"/>
              <w:color w:val="000000" w:themeColor="text1"/>
            </w:rPr>
          </w:rPrChange>
        </w:rPr>
        <w:t>开发人员通过调用</w:t>
      </w:r>
      <w:r w:rsidR="00A2790A" w:rsidRPr="00B207B1">
        <w:rPr>
          <w:rFonts w:hAnsiTheme="minorEastAsia"/>
          <w:color w:val="000000" w:themeColor="text1"/>
          <w:rPrChange w:id="5534" w:author="JY0225" w:date="2017-08-24T12:04:00Z">
            <w:rPr>
              <w:color w:val="000000" w:themeColor="text1"/>
            </w:rPr>
          </w:rPrChange>
        </w:rPr>
        <w:t>SDK</w:t>
      </w:r>
      <w:r w:rsidR="00A2790A" w:rsidRPr="00B207B1">
        <w:rPr>
          <w:rFonts w:hAnsiTheme="minorEastAsia" w:hint="eastAsia"/>
          <w:color w:val="000000" w:themeColor="text1"/>
          <w:rPrChange w:id="5535"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536" w:author="JY0225" w:date="2017-08-24T12:04:00Z">
            <w:rPr>
              <w:rFonts w:hint="eastAsia"/>
              <w:color w:val="000000" w:themeColor="text1"/>
            </w:rPr>
          </w:rPrChange>
        </w:rPr>
        <w:t>备份</w:t>
      </w:r>
      <w:r w:rsidR="00A2790A" w:rsidRPr="00B207B1">
        <w:rPr>
          <w:rFonts w:hAnsiTheme="minorEastAsia" w:hint="eastAsia"/>
          <w:color w:val="000000" w:themeColor="text1"/>
          <w:rPrChange w:id="5537" w:author="JY0225" w:date="2017-08-24T12:04:00Z">
            <w:rPr>
              <w:rFonts w:hint="eastAsia"/>
              <w:color w:val="000000" w:themeColor="text1"/>
            </w:rPr>
          </w:rPrChange>
        </w:rPr>
        <w:t>服务器进行连接，从而使用云</w:t>
      </w:r>
      <w:r w:rsidR="00476838" w:rsidRPr="00B207B1">
        <w:rPr>
          <w:rFonts w:hAnsiTheme="minorEastAsia" w:hint="eastAsia"/>
          <w:color w:val="000000" w:themeColor="text1"/>
          <w:rPrChange w:id="5538" w:author="JY0225" w:date="2017-08-24T12:04:00Z">
            <w:rPr>
              <w:rFonts w:hint="eastAsia"/>
              <w:color w:val="000000" w:themeColor="text1"/>
            </w:rPr>
          </w:rPrChange>
        </w:rPr>
        <w:t>备份</w:t>
      </w:r>
      <w:r w:rsidR="00A2790A" w:rsidRPr="00B207B1">
        <w:rPr>
          <w:rFonts w:hAnsiTheme="minorEastAsia" w:hint="eastAsia"/>
          <w:color w:val="000000" w:themeColor="text1"/>
          <w:rPrChange w:id="5539" w:author="JY0225" w:date="2017-08-24T12:04:00Z">
            <w:rPr>
              <w:rFonts w:hint="eastAsia"/>
              <w:color w:val="000000" w:themeColor="text1"/>
            </w:rPr>
          </w:rPrChange>
        </w:rPr>
        <w:t>服务。</w:t>
      </w:r>
      <w:r w:rsidR="001D656B" w:rsidRPr="00B207B1">
        <w:rPr>
          <w:rFonts w:hAnsiTheme="minorEastAsia"/>
          <w:color w:val="000000" w:themeColor="text1"/>
          <w:rPrChange w:id="5540" w:author="JY0225" w:date="2017-08-24T12:04:00Z">
            <w:rPr>
              <w:color w:val="000000" w:themeColor="text1"/>
            </w:rPr>
          </w:rPrChange>
        </w:rPr>
        <w:t>Java</w:t>
      </w:r>
      <w:r w:rsidR="001D656B" w:rsidRPr="00B207B1">
        <w:rPr>
          <w:rFonts w:hAnsiTheme="minorEastAsia" w:hint="eastAsia"/>
          <w:color w:val="000000" w:themeColor="text1"/>
          <w:rPrChange w:id="5541" w:author="JY0225" w:date="2017-08-24T12:04:00Z">
            <w:rPr>
              <w:rFonts w:hint="eastAsia"/>
              <w:color w:val="000000" w:themeColor="text1"/>
            </w:rPr>
          </w:rPrChange>
        </w:rPr>
        <w:t>语言能够适用于当前很多应用的开发，如</w:t>
      </w:r>
      <w:r w:rsidR="001D656B" w:rsidRPr="00B207B1">
        <w:rPr>
          <w:rFonts w:hAnsiTheme="minorEastAsia"/>
          <w:color w:val="000000" w:themeColor="text1"/>
          <w:rPrChange w:id="5542" w:author="JY0225" w:date="2017-08-24T12:04:00Z">
            <w:rPr>
              <w:color w:val="000000" w:themeColor="text1"/>
            </w:rPr>
          </w:rPrChange>
        </w:rPr>
        <w:t>Web</w:t>
      </w:r>
      <w:r w:rsidR="001D656B" w:rsidRPr="00B207B1">
        <w:rPr>
          <w:rFonts w:hAnsiTheme="minorEastAsia" w:hint="eastAsia"/>
          <w:color w:val="000000" w:themeColor="text1"/>
          <w:rPrChange w:id="5543" w:author="JY0225" w:date="2017-08-24T12:04:00Z">
            <w:rPr>
              <w:rFonts w:hint="eastAsia"/>
              <w:color w:val="000000" w:themeColor="text1"/>
            </w:rPr>
          </w:rPrChange>
        </w:rPr>
        <w:t>开发、</w:t>
      </w:r>
      <w:r w:rsidR="001D656B" w:rsidRPr="00B207B1">
        <w:rPr>
          <w:rFonts w:hAnsiTheme="minorEastAsia"/>
          <w:color w:val="000000" w:themeColor="text1"/>
          <w:rPrChange w:id="5544" w:author="JY0225" w:date="2017-08-24T12:04:00Z">
            <w:rPr>
              <w:color w:val="000000" w:themeColor="text1"/>
            </w:rPr>
          </w:rPrChange>
        </w:rPr>
        <w:t>Android</w:t>
      </w:r>
      <w:r w:rsidR="00F706F4" w:rsidRPr="00B207B1">
        <w:rPr>
          <w:rFonts w:hAnsiTheme="minorEastAsia" w:hint="eastAsia"/>
          <w:color w:val="000000" w:themeColor="text1"/>
          <w:rPrChange w:id="5545"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546" w:author="JY0225" w:date="2017-08-24T12:04:00Z">
            <w:rPr>
              <w:rFonts w:hint="eastAsia"/>
              <w:color w:val="000000" w:themeColor="text1"/>
            </w:rPr>
          </w:rPrChange>
        </w:rPr>
        <w:t>通过提供</w:t>
      </w:r>
      <w:r w:rsidR="001D656B" w:rsidRPr="00B207B1">
        <w:rPr>
          <w:rFonts w:hAnsiTheme="minorEastAsia"/>
          <w:color w:val="000000" w:themeColor="text1"/>
          <w:rPrChange w:id="5547" w:author="JY0225" w:date="2017-08-24T12:04:00Z">
            <w:rPr>
              <w:color w:val="000000" w:themeColor="text1"/>
            </w:rPr>
          </w:rPrChange>
        </w:rPr>
        <w:t>SDK</w:t>
      </w:r>
      <w:r w:rsidR="002076CD" w:rsidRPr="00B207B1">
        <w:rPr>
          <w:rFonts w:hAnsiTheme="minorEastAsia" w:hint="eastAsia"/>
          <w:color w:val="000000" w:themeColor="text1"/>
          <w:rPrChange w:id="5548"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549" w:author="JY0225" w:date="2017-08-24T12:04:00Z">
            <w:rPr>
              <w:color w:val="000000" w:themeColor="text1"/>
            </w:rPr>
          </w:rPrChange>
        </w:rPr>
      </w:pPr>
      <w:r w:rsidRPr="00B207B1">
        <w:rPr>
          <w:rFonts w:hAnsiTheme="minorEastAsia"/>
          <w:color w:val="000000" w:themeColor="text1"/>
          <w:rPrChange w:id="5550" w:author="JY0225" w:date="2017-08-24T12:04:00Z">
            <w:rPr>
              <w:color w:val="000000" w:themeColor="text1"/>
            </w:rPr>
          </w:rPrChange>
        </w:rPr>
        <w:tab/>
      </w:r>
      <w:r w:rsidR="00CB3D06" w:rsidRPr="00B207B1">
        <w:rPr>
          <w:rFonts w:hAnsiTheme="minorEastAsia"/>
          <w:color w:val="000000" w:themeColor="text1"/>
          <w:rPrChange w:id="5551" w:author="JY0225" w:date="2017-08-24T12:04:00Z">
            <w:rPr>
              <w:color w:val="000000" w:themeColor="text1"/>
            </w:rPr>
          </w:rPrChange>
        </w:rPr>
        <w:t>1</w:t>
      </w:r>
      <w:r w:rsidR="00CB3D06" w:rsidRPr="00B207B1">
        <w:rPr>
          <w:rFonts w:hAnsiTheme="minorEastAsia" w:hint="eastAsia"/>
          <w:color w:val="000000" w:themeColor="text1"/>
          <w:rPrChange w:id="5552" w:author="JY0225" w:date="2017-08-24T12:04:00Z">
            <w:rPr>
              <w:rFonts w:hint="eastAsia"/>
              <w:color w:val="000000" w:themeColor="text1"/>
            </w:rPr>
          </w:rPrChange>
        </w:rPr>
        <w:t>）通信方式</w:t>
      </w:r>
    </w:p>
    <w:p w14:paraId="2EAF1A85" w14:textId="77777777" w:rsidR="00AB7D23" w:rsidRPr="00B207B1" w:rsidRDefault="00CB3D06" w:rsidP="00654745">
      <w:pPr>
        <w:spacing w:line="400" w:lineRule="exact"/>
        <w:rPr>
          <w:rFonts w:hAnsiTheme="minorEastAsia"/>
          <w:color w:val="000000" w:themeColor="text1"/>
          <w:rPrChange w:id="5553" w:author="JY0225" w:date="2017-08-24T12:04:00Z">
            <w:rPr>
              <w:color w:val="000000" w:themeColor="text1"/>
            </w:rPr>
          </w:rPrChange>
        </w:rPr>
      </w:pPr>
      <w:r w:rsidRPr="00B207B1">
        <w:rPr>
          <w:rFonts w:hAnsiTheme="minorEastAsia"/>
          <w:rPrChange w:id="5554" w:author="JY0225" w:date="2017-08-24T12:04:00Z">
            <w:rPr/>
          </w:rPrChange>
        </w:rPr>
        <w:tab/>
      </w:r>
      <w:r w:rsidR="00A6009F" w:rsidRPr="00B207B1">
        <w:rPr>
          <w:rFonts w:hAnsiTheme="minorEastAsia" w:hint="eastAsia"/>
          <w:color w:val="000000" w:themeColor="text1"/>
          <w:rPrChange w:id="5555" w:author="JY0225" w:date="2017-08-24T12:04:00Z">
            <w:rPr>
              <w:rFonts w:hint="eastAsia"/>
              <w:color w:val="000000" w:themeColor="text1"/>
            </w:rPr>
          </w:rPrChange>
        </w:rPr>
        <w:t>服务器端的代码是由</w:t>
      </w:r>
      <w:r w:rsidR="00A6009F" w:rsidRPr="00B207B1">
        <w:rPr>
          <w:rFonts w:hAnsiTheme="minorEastAsia"/>
          <w:color w:val="000000" w:themeColor="text1"/>
          <w:rPrChange w:id="5556" w:author="JY0225" w:date="2017-08-24T12:04:00Z">
            <w:rPr>
              <w:color w:val="000000" w:themeColor="text1"/>
            </w:rPr>
          </w:rPrChange>
        </w:rPr>
        <w:t>Python</w:t>
      </w:r>
      <w:r w:rsidR="00A6009F" w:rsidRPr="00B207B1">
        <w:rPr>
          <w:rFonts w:hAnsiTheme="minorEastAsia" w:hint="eastAsia"/>
          <w:color w:val="000000" w:themeColor="text1"/>
          <w:rPrChange w:id="5557" w:author="JY0225" w:date="2017-08-24T12:04:00Z">
            <w:rPr>
              <w:rFonts w:hint="eastAsia"/>
              <w:color w:val="000000" w:themeColor="text1"/>
            </w:rPr>
          </w:rPrChange>
        </w:rPr>
        <w:t>语言编写的，</w:t>
      </w:r>
      <w:r w:rsidR="00C91A33" w:rsidRPr="00B207B1">
        <w:rPr>
          <w:rFonts w:hAnsiTheme="minorEastAsia"/>
          <w:color w:val="000000" w:themeColor="text1"/>
          <w:rPrChange w:id="5558" w:author="JY0225" w:date="2017-08-24T12:04:00Z">
            <w:rPr>
              <w:color w:val="000000" w:themeColor="text1"/>
            </w:rPr>
          </w:rPrChange>
        </w:rPr>
        <w:t>Java</w:t>
      </w:r>
      <w:r w:rsidR="00C91A33" w:rsidRPr="00B207B1">
        <w:rPr>
          <w:rFonts w:hAnsiTheme="minorEastAsia" w:hint="eastAsia"/>
          <w:color w:val="000000" w:themeColor="text1"/>
          <w:rPrChange w:id="5559" w:author="JY0225" w:date="2017-08-24T12:04:00Z">
            <w:rPr>
              <w:rFonts w:hint="eastAsia"/>
              <w:color w:val="000000" w:themeColor="text1"/>
            </w:rPr>
          </w:rPrChange>
        </w:rPr>
        <w:t>与</w:t>
      </w:r>
      <w:r w:rsidR="00C91A33" w:rsidRPr="00B207B1">
        <w:rPr>
          <w:rFonts w:hAnsiTheme="minorEastAsia"/>
          <w:color w:val="000000" w:themeColor="text1"/>
          <w:rPrChange w:id="5560" w:author="JY0225" w:date="2017-08-24T12:04:00Z">
            <w:rPr>
              <w:color w:val="000000" w:themeColor="text1"/>
            </w:rPr>
          </w:rPrChange>
        </w:rPr>
        <w:t>Python</w:t>
      </w:r>
      <w:r w:rsidR="00C91A33" w:rsidRPr="00B207B1">
        <w:rPr>
          <w:rFonts w:hAnsiTheme="minorEastAsia" w:hint="eastAsia"/>
          <w:color w:val="000000" w:themeColor="text1"/>
          <w:rPrChange w:id="5561" w:author="JY0225" w:date="2017-08-24T12:04:00Z">
            <w:rPr>
              <w:rFonts w:hint="eastAsia"/>
              <w:color w:val="000000" w:themeColor="text1"/>
            </w:rPr>
          </w:rPrChange>
        </w:rPr>
        <w:t>可以直接</w:t>
      </w:r>
      <w:r w:rsidR="00C91A33" w:rsidRPr="00B207B1">
        <w:rPr>
          <w:rFonts w:hAnsiTheme="minorEastAsia"/>
          <w:color w:val="000000" w:themeColor="text1"/>
          <w:rPrChange w:id="5562" w:author="JY0225" w:date="2017-08-24T12:04:00Z">
            <w:rPr>
              <w:color w:val="000000" w:themeColor="text1"/>
            </w:rPr>
          </w:rPrChange>
        </w:rPr>
        <w:t>Socket</w:t>
      </w:r>
      <w:r w:rsidR="00C91A33" w:rsidRPr="00B207B1">
        <w:rPr>
          <w:rFonts w:hAnsiTheme="minorEastAsia" w:hint="eastAsia"/>
          <w:color w:val="000000" w:themeColor="text1"/>
          <w:rPrChange w:id="5563" w:author="JY0225" w:date="2017-08-24T12:04:00Z">
            <w:rPr>
              <w:rFonts w:hint="eastAsia"/>
              <w:color w:val="000000" w:themeColor="text1"/>
            </w:rPr>
          </w:rPrChange>
        </w:rPr>
        <w:t>进行通信，</w:t>
      </w:r>
      <w:r w:rsidR="00E82C90" w:rsidRPr="00B207B1">
        <w:rPr>
          <w:rFonts w:hAnsiTheme="minorEastAsia" w:hint="eastAsia"/>
          <w:color w:val="000000" w:themeColor="text1"/>
          <w:rPrChange w:id="5564" w:author="JY0225" w:date="2017-08-24T12:04:00Z">
            <w:rPr>
              <w:rFonts w:hint="eastAsia"/>
              <w:color w:val="000000" w:themeColor="text1"/>
            </w:rPr>
          </w:rPrChange>
        </w:rPr>
        <w:t>因此可以使用</w:t>
      </w:r>
      <w:r w:rsidR="00E82C90" w:rsidRPr="00B207B1">
        <w:rPr>
          <w:rFonts w:hAnsiTheme="minorEastAsia"/>
          <w:color w:val="000000" w:themeColor="text1"/>
          <w:rPrChange w:id="5565" w:author="JY0225" w:date="2017-08-24T12:04:00Z">
            <w:rPr>
              <w:color w:val="000000" w:themeColor="text1"/>
            </w:rPr>
          </w:rPrChange>
        </w:rPr>
        <w:t>Java</w:t>
      </w:r>
      <w:r w:rsidR="00E82C90" w:rsidRPr="00B207B1">
        <w:rPr>
          <w:rFonts w:hAnsiTheme="minorEastAsia" w:hint="eastAsia"/>
          <w:color w:val="000000" w:themeColor="text1"/>
          <w:rPrChange w:id="5566" w:author="JY0225" w:date="2017-08-24T12:04:00Z">
            <w:rPr>
              <w:rFonts w:hint="eastAsia"/>
              <w:color w:val="000000" w:themeColor="text1"/>
            </w:rPr>
          </w:rPrChange>
        </w:rPr>
        <w:t>自带的</w:t>
      </w:r>
      <w:r w:rsidR="00C91A33" w:rsidRPr="00B207B1">
        <w:rPr>
          <w:rFonts w:hAnsiTheme="minorEastAsia"/>
          <w:color w:val="000000" w:themeColor="text1"/>
          <w:rPrChange w:id="5567" w:author="JY0225" w:date="2017-08-24T12:04:00Z">
            <w:rPr>
              <w:color w:val="000000" w:themeColor="text1"/>
            </w:rPr>
          </w:rPrChange>
        </w:rPr>
        <w:t>java.net.Socket</w:t>
      </w:r>
      <w:r w:rsidR="00C91A33" w:rsidRPr="00B207B1">
        <w:rPr>
          <w:rFonts w:hAnsiTheme="minorEastAsia" w:hint="eastAsia"/>
          <w:color w:val="000000" w:themeColor="text1"/>
          <w:rPrChange w:id="5568" w:author="JY0225" w:date="2017-08-24T12:04:00Z">
            <w:rPr>
              <w:rFonts w:hint="eastAsia"/>
              <w:color w:val="000000" w:themeColor="text1"/>
            </w:rPr>
          </w:rPrChange>
        </w:rPr>
        <w:t>工具包</w:t>
      </w:r>
      <w:r w:rsidR="00CA138B" w:rsidRPr="00B207B1">
        <w:rPr>
          <w:rFonts w:hAnsiTheme="minorEastAsia" w:hint="eastAsia"/>
          <w:color w:val="000000" w:themeColor="text1"/>
          <w:rPrChange w:id="5569" w:author="JY0225" w:date="2017-08-24T12:04:00Z">
            <w:rPr>
              <w:rFonts w:hint="eastAsia"/>
              <w:color w:val="000000" w:themeColor="text1"/>
            </w:rPr>
          </w:rPrChange>
        </w:rPr>
        <w:t>。</w:t>
      </w:r>
      <w:r w:rsidR="00BF3FF7" w:rsidRPr="00B207B1">
        <w:rPr>
          <w:rFonts w:hAnsiTheme="minorEastAsia" w:hint="eastAsia"/>
          <w:color w:val="000000" w:themeColor="text1"/>
          <w:rPrChange w:id="5570" w:author="JY0225" w:date="2017-08-24T12:04:00Z">
            <w:rPr>
              <w:rFonts w:hint="eastAsia"/>
              <w:color w:val="000000" w:themeColor="text1"/>
            </w:rPr>
          </w:rPrChange>
        </w:rPr>
        <w:t>相较于</w:t>
      </w:r>
      <w:r w:rsidR="00BF3FF7" w:rsidRPr="00B207B1">
        <w:rPr>
          <w:rFonts w:hAnsiTheme="minorEastAsia"/>
          <w:color w:val="000000" w:themeColor="text1"/>
          <w:rPrChange w:id="5571" w:author="JY0225" w:date="2017-08-24T12:04:00Z">
            <w:rPr>
              <w:color w:val="000000" w:themeColor="text1"/>
            </w:rPr>
          </w:rPrChange>
        </w:rPr>
        <w:t>WebSocket</w:t>
      </w:r>
      <w:r w:rsidR="006D31CB" w:rsidRPr="00B207B1">
        <w:rPr>
          <w:rFonts w:hAnsiTheme="minorEastAsia" w:hint="eastAsia"/>
          <w:color w:val="000000" w:themeColor="text1"/>
          <w:rPrChange w:id="5572" w:author="JY0225" w:date="2017-08-24T12:04:00Z">
            <w:rPr>
              <w:rFonts w:hint="eastAsia"/>
              <w:color w:val="000000" w:themeColor="text1"/>
            </w:rPr>
          </w:rPrChange>
        </w:rPr>
        <w:t>来说，</w:t>
      </w:r>
      <w:r w:rsidR="006D31CB" w:rsidRPr="00B207B1">
        <w:rPr>
          <w:rFonts w:hAnsiTheme="minorEastAsia"/>
          <w:color w:val="000000" w:themeColor="text1"/>
          <w:rPrChange w:id="5573" w:author="JY0225" w:date="2017-08-24T12:04:00Z">
            <w:rPr>
              <w:color w:val="000000" w:themeColor="text1"/>
            </w:rPr>
          </w:rPrChange>
        </w:rPr>
        <w:t>Socket</w:t>
      </w:r>
      <w:r w:rsidR="006D31CB" w:rsidRPr="00B207B1">
        <w:rPr>
          <w:rFonts w:hAnsiTheme="minorEastAsia" w:hint="eastAsia"/>
          <w:color w:val="000000" w:themeColor="text1"/>
          <w:rPrChange w:id="5574"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575" w:author="JY0225" w:date="2017-08-24T12:04:00Z">
            <w:rPr>
              <w:rFonts w:hint="eastAsia"/>
              <w:color w:val="000000" w:themeColor="text1"/>
            </w:rPr>
          </w:rPrChange>
        </w:rPr>
        <w:t>。</w:t>
      </w:r>
      <w:r w:rsidR="003A6E91" w:rsidRPr="00B207B1">
        <w:rPr>
          <w:rFonts w:hAnsiTheme="minorEastAsia" w:hint="eastAsia"/>
          <w:color w:val="000000" w:themeColor="text1"/>
          <w:rPrChange w:id="5576" w:author="JY0225" w:date="2017-08-24T12:04:00Z">
            <w:rPr>
              <w:rFonts w:hint="eastAsia"/>
              <w:color w:val="000000" w:themeColor="text1"/>
            </w:rPr>
          </w:rPrChange>
        </w:rPr>
        <w:t>用户在使用</w:t>
      </w:r>
      <w:r w:rsidR="003A6E91" w:rsidRPr="00B207B1">
        <w:rPr>
          <w:rFonts w:hAnsiTheme="minorEastAsia"/>
          <w:color w:val="000000" w:themeColor="text1"/>
          <w:rPrChange w:id="5577" w:author="JY0225" w:date="2017-08-24T12:04:00Z">
            <w:rPr>
              <w:color w:val="000000" w:themeColor="text1"/>
            </w:rPr>
          </w:rPrChange>
        </w:rPr>
        <w:t>Java SDK</w:t>
      </w:r>
      <w:r w:rsidR="003A6E91" w:rsidRPr="00B207B1">
        <w:rPr>
          <w:rFonts w:hAnsiTheme="minorEastAsia" w:hint="eastAsia"/>
          <w:color w:val="000000" w:themeColor="text1"/>
          <w:rPrChange w:id="5578" w:author="JY0225" w:date="2017-08-24T12:04:00Z">
            <w:rPr>
              <w:rFonts w:hint="eastAsia"/>
              <w:color w:val="000000" w:themeColor="text1"/>
            </w:rPr>
          </w:rPrChange>
        </w:rPr>
        <w:t>时，每调用一个接口便会开启一个线程来处理用户的请求，由于需要处理</w:t>
      </w:r>
      <w:r w:rsidR="00C93D4E" w:rsidRPr="00B207B1">
        <w:rPr>
          <w:rFonts w:hAnsiTheme="minorEastAsia" w:hint="eastAsia"/>
          <w:color w:val="000000" w:themeColor="text1"/>
          <w:rPrChange w:id="5579" w:author="JY0225" w:date="2017-08-24T12:04:00Z">
            <w:rPr>
              <w:rFonts w:hint="eastAsia"/>
              <w:color w:val="000000" w:themeColor="text1"/>
            </w:rPr>
          </w:rPrChange>
        </w:rPr>
        <w:t>服务器反馈回来的信息，因此我们选用了</w:t>
      </w:r>
      <w:r w:rsidR="00DE0F73" w:rsidRPr="00B207B1">
        <w:rPr>
          <w:rFonts w:hAnsiTheme="minorEastAsia"/>
          <w:color w:val="000000" w:themeColor="text1"/>
          <w:rPrChange w:id="5580" w:author="JY0225" w:date="2017-08-24T12:04:00Z">
            <w:rPr>
              <w:color w:val="000000" w:themeColor="text1"/>
            </w:rPr>
          </w:rPrChange>
        </w:rPr>
        <w:t>java.util.concurrent.Callable</w:t>
      </w:r>
      <w:r w:rsidR="00DE0F73" w:rsidRPr="00B207B1">
        <w:rPr>
          <w:rFonts w:hAnsiTheme="minorEastAsia" w:hint="eastAsia"/>
          <w:color w:val="000000" w:themeColor="text1"/>
          <w:rPrChange w:id="5581" w:author="JY0225" w:date="2017-08-24T12:04:00Z">
            <w:rPr>
              <w:rFonts w:hint="eastAsia"/>
              <w:color w:val="000000" w:themeColor="text1"/>
            </w:rPr>
          </w:rPrChange>
        </w:rPr>
        <w:t>类作为线程类的接口。实现的核心代码如下：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lastRenderedPageBreak/>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582" w:author="JY0225" w:date="2017-08-24T12:04:00Z">
            <w:rPr/>
          </w:rPrChange>
        </w:rPr>
      </w:pPr>
      <w:r w:rsidRPr="00B207B1">
        <w:tab/>
      </w:r>
      <w:r w:rsidR="00C17141" w:rsidRPr="00B207B1">
        <w:rPr>
          <w:rFonts w:hAnsiTheme="minorEastAsia"/>
          <w:color w:val="000000" w:themeColor="text1"/>
          <w:rPrChange w:id="5583" w:author="JY0225" w:date="2017-08-24T12:04:00Z">
            <w:rPr>
              <w:color w:val="000000" w:themeColor="text1"/>
            </w:rPr>
          </w:rPrChange>
        </w:rPr>
        <w:t>2</w:t>
      </w:r>
      <w:r w:rsidR="00C17141" w:rsidRPr="00B207B1">
        <w:rPr>
          <w:rFonts w:hAnsiTheme="minorEastAsia" w:hint="eastAsia"/>
          <w:color w:val="000000" w:themeColor="text1"/>
          <w:rPrChange w:id="5584" w:author="JY0225" w:date="2017-08-24T12:04:00Z">
            <w:rPr>
              <w:rFonts w:hint="eastAsia"/>
              <w:color w:val="000000" w:themeColor="text1"/>
            </w:rPr>
          </w:rPrChange>
        </w:rPr>
        <w:t>）接口设计</w:t>
      </w:r>
      <w:r w:rsidR="008A1710" w:rsidRPr="00B207B1">
        <w:rPr>
          <w:rFonts w:hAnsiTheme="minorEastAsia" w:hint="eastAsia"/>
          <w:color w:val="000000" w:themeColor="text1"/>
          <w:rPrChange w:id="5585" w:author="JY0225" w:date="2017-08-24T12:04:00Z">
            <w:rPr>
              <w:rFonts w:hint="eastAsia"/>
              <w:color w:val="000000" w:themeColor="text1"/>
            </w:rPr>
          </w:rPrChange>
        </w:rPr>
        <w:t>与实现</w:t>
      </w:r>
    </w:p>
    <w:p w14:paraId="2E7C4CF9" w14:textId="77777777" w:rsidR="00D87ABD" w:rsidRPr="00B207B1" w:rsidRDefault="00C17141" w:rsidP="009931E4">
      <w:pPr>
        <w:spacing w:afterLines="30" w:after="93" w:line="400" w:lineRule="exact"/>
        <w:rPr>
          <w:rFonts w:hAnsiTheme="minorEastAsia"/>
          <w:color w:val="000000" w:themeColor="text1"/>
          <w:rPrChange w:id="5586" w:author="JY0225" w:date="2017-08-24T12:04:00Z">
            <w:rPr>
              <w:color w:val="000000" w:themeColor="text1"/>
            </w:rPr>
          </w:rPrChange>
        </w:rPr>
      </w:pPr>
      <w:r w:rsidRPr="00B207B1">
        <w:rPr>
          <w:rFonts w:hAnsiTheme="minorEastAsia"/>
          <w:rPrChange w:id="5587" w:author="JY0225" w:date="2017-08-24T12:04:00Z">
            <w:rPr/>
          </w:rPrChange>
        </w:rPr>
        <w:tab/>
      </w:r>
      <w:r w:rsidR="001E074E" w:rsidRPr="00B207B1">
        <w:rPr>
          <w:rFonts w:hAnsiTheme="minorEastAsia" w:hint="eastAsia"/>
          <w:color w:val="000000" w:themeColor="text1"/>
          <w:rPrChange w:id="5588" w:author="JY0225" w:date="2017-08-24T12:04:00Z">
            <w:rPr>
              <w:rFonts w:hint="eastAsia"/>
              <w:color w:val="000000" w:themeColor="text1"/>
            </w:rPr>
          </w:rPrChange>
        </w:rPr>
        <w:t>中间件</w:t>
      </w:r>
      <w:r w:rsidR="001E074E" w:rsidRPr="00B207B1">
        <w:rPr>
          <w:rFonts w:hAnsiTheme="minorEastAsia"/>
          <w:color w:val="000000" w:themeColor="text1"/>
          <w:rPrChange w:id="5589" w:author="JY0225" w:date="2017-08-24T12:04:00Z">
            <w:rPr>
              <w:color w:val="000000" w:themeColor="text1"/>
            </w:rPr>
          </w:rPrChange>
        </w:rPr>
        <w:t>Java SDK</w:t>
      </w:r>
      <w:r w:rsidR="001E074E" w:rsidRPr="00B207B1">
        <w:rPr>
          <w:rFonts w:hAnsiTheme="minorEastAsia" w:hint="eastAsia"/>
          <w:color w:val="000000" w:themeColor="text1"/>
          <w:rPrChange w:id="5590" w:author="JY0225" w:date="2017-08-24T12:04:00Z">
            <w:rPr>
              <w:rFonts w:hint="eastAsia"/>
              <w:color w:val="000000" w:themeColor="text1"/>
            </w:rPr>
          </w:rPrChange>
        </w:rPr>
        <w:t>的设计目的是使</w:t>
      </w:r>
      <w:r w:rsidR="001E074E" w:rsidRPr="00B207B1">
        <w:rPr>
          <w:rFonts w:hAnsiTheme="minorEastAsia"/>
          <w:color w:val="000000" w:themeColor="text1"/>
          <w:rPrChange w:id="5591" w:author="JY0225" w:date="2017-08-24T12:04:00Z">
            <w:rPr>
              <w:color w:val="000000" w:themeColor="text1"/>
            </w:rPr>
          </w:rPrChange>
        </w:rPr>
        <w:t>Java</w:t>
      </w:r>
      <w:r w:rsidR="00917FF9" w:rsidRPr="00B207B1">
        <w:rPr>
          <w:rFonts w:hAnsiTheme="minorEastAsia" w:hint="eastAsia"/>
          <w:color w:val="000000" w:themeColor="text1"/>
          <w:rPrChange w:id="5592" w:author="JY0225" w:date="2017-08-24T12:04:00Z">
            <w:rPr>
              <w:rFonts w:hint="eastAsia"/>
              <w:color w:val="000000" w:themeColor="text1"/>
            </w:rPr>
          </w:rPrChange>
        </w:rPr>
        <w:t>开发人员集成本文所优化</w:t>
      </w:r>
      <w:r w:rsidR="005D1EBC" w:rsidRPr="00B207B1">
        <w:rPr>
          <w:rFonts w:hAnsiTheme="minorEastAsia" w:hint="eastAsia"/>
          <w:color w:val="000000" w:themeColor="text1"/>
          <w:rPrChange w:id="5593" w:author="JY0225" w:date="2017-08-24T12:04:00Z">
            <w:rPr>
              <w:rFonts w:hint="eastAsia"/>
              <w:color w:val="000000" w:themeColor="text1"/>
            </w:rPr>
          </w:rPrChange>
        </w:rPr>
        <w:t>的</w:t>
      </w:r>
      <w:r w:rsidR="001E074E" w:rsidRPr="00B207B1">
        <w:rPr>
          <w:rFonts w:hAnsiTheme="minorEastAsia" w:hint="eastAsia"/>
          <w:color w:val="000000" w:themeColor="text1"/>
          <w:rPrChange w:id="5594" w:author="JY0225" w:date="2017-08-24T12:04:00Z">
            <w:rPr>
              <w:rFonts w:hint="eastAsia"/>
              <w:color w:val="000000" w:themeColor="text1"/>
            </w:rPr>
          </w:rPrChange>
        </w:rPr>
        <w:t>云</w:t>
      </w:r>
      <w:r w:rsidR="00476838" w:rsidRPr="00B207B1">
        <w:rPr>
          <w:rFonts w:hAnsiTheme="minorEastAsia" w:hint="eastAsia"/>
          <w:color w:val="000000" w:themeColor="text1"/>
          <w:rPrChange w:id="5595" w:author="JY0225" w:date="2017-08-24T12:04:00Z">
            <w:rPr>
              <w:rFonts w:hint="eastAsia"/>
              <w:color w:val="000000" w:themeColor="text1"/>
            </w:rPr>
          </w:rPrChange>
        </w:rPr>
        <w:t>备份</w:t>
      </w:r>
      <w:r w:rsidR="001E074E" w:rsidRPr="00B207B1">
        <w:rPr>
          <w:rFonts w:hAnsiTheme="minorEastAsia" w:hint="eastAsia"/>
          <w:color w:val="000000" w:themeColor="text1"/>
          <w:rPrChange w:id="5596" w:author="JY0225" w:date="2017-08-24T12:04:00Z">
            <w:rPr>
              <w:rFonts w:hint="eastAsia"/>
              <w:color w:val="000000" w:themeColor="text1"/>
            </w:rPr>
          </w:rPrChange>
        </w:rPr>
        <w:t>服务器到</w:t>
      </w:r>
      <w:r w:rsidR="001E074E" w:rsidRPr="00B207B1">
        <w:rPr>
          <w:rFonts w:hAnsiTheme="minorEastAsia"/>
          <w:color w:val="000000" w:themeColor="text1"/>
          <w:rPrChange w:id="5597" w:author="JY0225" w:date="2017-08-24T12:04:00Z">
            <w:rPr>
              <w:color w:val="000000" w:themeColor="text1"/>
            </w:rPr>
          </w:rPrChange>
        </w:rPr>
        <w:t>Java</w:t>
      </w:r>
      <w:r w:rsidR="001E074E" w:rsidRPr="00B207B1">
        <w:rPr>
          <w:rFonts w:hAnsiTheme="minorEastAsia" w:hint="eastAsia"/>
          <w:color w:val="000000" w:themeColor="text1"/>
          <w:rPrChange w:id="5598"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599" w:author="JY0225" w:date="2017-08-24T12:04:00Z">
            <w:rPr>
              <w:rFonts w:hint="eastAsia"/>
              <w:color w:val="000000" w:themeColor="text1"/>
            </w:rPr>
          </w:rPrChange>
        </w:rPr>
        <w:t>备份</w:t>
      </w:r>
      <w:r w:rsidR="001E074E" w:rsidRPr="00B207B1">
        <w:rPr>
          <w:rFonts w:hAnsiTheme="minorEastAsia" w:hint="eastAsia"/>
          <w:color w:val="000000" w:themeColor="text1"/>
          <w:rPrChange w:id="5600" w:author="JY0225" w:date="2017-08-24T12:04:00Z">
            <w:rPr>
              <w:rFonts w:hint="eastAsia"/>
              <w:color w:val="000000" w:themeColor="text1"/>
            </w:rPr>
          </w:rPrChange>
        </w:rPr>
        <w:t>服务。</w:t>
      </w:r>
      <w:r w:rsidR="00C71F34" w:rsidRPr="00B207B1">
        <w:rPr>
          <w:rFonts w:hAnsiTheme="minorEastAsia" w:hint="eastAsia"/>
          <w:color w:val="000000" w:themeColor="text1"/>
          <w:rPrChange w:id="5601" w:author="JY0225" w:date="2017-08-24T12:04:00Z">
            <w:rPr>
              <w:rFonts w:hint="eastAsia"/>
              <w:color w:val="000000" w:themeColor="text1"/>
            </w:rPr>
          </w:rPrChange>
        </w:rPr>
        <w:t>在设计</w:t>
      </w:r>
      <w:r w:rsidR="00C71F34" w:rsidRPr="00B207B1">
        <w:rPr>
          <w:rFonts w:hAnsiTheme="minorEastAsia"/>
          <w:color w:val="000000" w:themeColor="text1"/>
          <w:rPrChange w:id="5602" w:author="JY0225" w:date="2017-08-24T12:04:00Z">
            <w:rPr>
              <w:color w:val="000000" w:themeColor="text1"/>
            </w:rPr>
          </w:rPrChange>
        </w:rPr>
        <w:t>Java SDK</w:t>
      </w:r>
      <w:r w:rsidR="00C71F34" w:rsidRPr="00B207B1">
        <w:rPr>
          <w:rFonts w:hAnsiTheme="minorEastAsia" w:hint="eastAsia"/>
          <w:color w:val="000000" w:themeColor="text1"/>
          <w:rPrChange w:id="5603"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604" w:author="JY0225" w:date="2017-08-24T12:04:00Z">
            <w:rPr>
              <w:color w:val="000000" w:themeColor="text1"/>
            </w:rPr>
          </w:rPrChange>
        </w:rPr>
        <w:t>CLI</w:t>
      </w:r>
      <w:r w:rsidR="00C71F34" w:rsidRPr="00B207B1">
        <w:rPr>
          <w:rFonts w:hAnsiTheme="minorEastAsia" w:hint="eastAsia"/>
          <w:color w:val="000000" w:themeColor="text1"/>
          <w:rPrChange w:id="5605"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606" w:author="JY0225" w:date="2017-08-24T12:04:00Z">
            <w:rPr>
              <w:rFonts w:hint="eastAsia"/>
              <w:color w:val="000000" w:themeColor="text1"/>
            </w:rPr>
          </w:rPrChange>
        </w:rPr>
        <w:t>，确保了</w:t>
      </w:r>
      <w:r w:rsidR="0091511C" w:rsidRPr="00B207B1">
        <w:rPr>
          <w:rFonts w:hAnsiTheme="minorEastAsia"/>
          <w:color w:val="000000" w:themeColor="text1"/>
          <w:rPrChange w:id="5607" w:author="JY0225" w:date="2017-08-24T12:04:00Z">
            <w:rPr>
              <w:color w:val="000000" w:themeColor="text1"/>
            </w:rPr>
          </w:rPrChange>
        </w:rPr>
        <w:t>Java SDK</w:t>
      </w:r>
      <w:r w:rsidR="0091511C" w:rsidRPr="00B207B1">
        <w:rPr>
          <w:rFonts w:hAnsiTheme="minorEastAsia" w:hint="eastAsia"/>
          <w:color w:val="000000" w:themeColor="text1"/>
          <w:rPrChange w:id="5608"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609" w:author="JY0225" w:date="2017-08-24T12:04:00Z">
            <w:rPr>
              <w:rFonts w:hint="eastAsia"/>
              <w:color w:val="000000" w:themeColor="text1"/>
            </w:rPr>
          </w:rPrChange>
        </w:rPr>
        <w:t>现有</w:t>
      </w:r>
      <w:r w:rsidR="0091511C" w:rsidRPr="00B207B1">
        <w:rPr>
          <w:rFonts w:hAnsiTheme="minorEastAsia" w:hint="eastAsia"/>
          <w:color w:val="000000" w:themeColor="text1"/>
          <w:rPrChange w:id="5610" w:author="JY0225" w:date="2017-08-24T12:04:00Z">
            <w:rPr>
              <w:rFonts w:hint="eastAsia"/>
              <w:color w:val="000000" w:themeColor="text1"/>
            </w:rPr>
          </w:rPrChange>
        </w:rPr>
        <w:t>的中间件系统提供的基本接口外，还加入了优化后实现的一些高级接口，接口的定义和实现如下所示：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77777777" w:rsidR="00DE1043" w:rsidRPr="00B207B1" w:rsidRDefault="00DE1043" w:rsidP="00985BA9">
            <w:pPr>
              <w:pStyle w:val="a7"/>
              <w:spacing w:line="400" w:lineRule="exact"/>
              <w:ind w:left="720" w:hangingChars="300" w:hanging="720"/>
              <w:rPr>
                <w:rFonts w:eastAsiaTheme="minorEastAsia"/>
                <w:spacing w:val="0"/>
              </w:rPr>
            </w:pPr>
            <w:r w:rsidRPr="00B207B1">
              <w:rPr>
                <w:rFonts w:eastAsiaTheme="minorEastAsia"/>
                <w:spacing w:val="0"/>
              </w:rPr>
              <w:tab/>
            </w:r>
            <w:r w:rsidRPr="00B207B1">
              <w:rPr>
                <w:rFonts w:eastAsiaTheme="minorEastAsia"/>
                <w:spacing w:val="0"/>
              </w:rPr>
              <w:tab/>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lastRenderedPageBreak/>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7777777" w:rsidR="002E0997" w:rsidRPr="00B207B1" w:rsidRDefault="003A3922" w:rsidP="00654745">
      <w:pPr>
        <w:spacing w:line="400" w:lineRule="exact"/>
        <w:rPr>
          <w:rFonts w:hAnsiTheme="minorEastAsia"/>
          <w:color w:val="000000" w:themeColor="text1"/>
          <w:rPrChange w:id="5611" w:author="JY0225" w:date="2017-08-24T12:04:00Z">
            <w:rPr>
              <w:color w:val="000000" w:themeColor="text1"/>
            </w:rPr>
          </w:rPrChange>
        </w:rPr>
      </w:pPr>
      <w:r w:rsidRPr="00B207B1">
        <w:lastRenderedPageBreak/>
        <w:tab/>
      </w:r>
      <w:r w:rsidR="00972983" w:rsidRPr="00B207B1">
        <w:rPr>
          <w:rFonts w:hAnsiTheme="minorEastAsia" w:hint="eastAsia"/>
          <w:color w:val="000000" w:themeColor="text1"/>
          <w:rPrChange w:id="5612" w:author="JY0225" w:date="2017-08-24T12:04:00Z">
            <w:rPr>
              <w:rFonts w:hint="eastAsia"/>
              <w:color w:val="000000" w:themeColor="text1"/>
            </w:rPr>
          </w:rPrChange>
        </w:rPr>
        <w:t>在</w:t>
      </w:r>
      <w:r w:rsidR="00972983" w:rsidRPr="00B207B1">
        <w:rPr>
          <w:rFonts w:hAnsiTheme="minorEastAsia"/>
          <w:color w:val="000000" w:themeColor="text1"/>
          <w:rPrChange w:id="5613" w:author="JY0225" w:date="2017-08-24T12:04:00Z">
            <w:rPr>
              <w:color w:val="000000" w:themeColor="text1"/>
            </w:rPr>
          </w:rPrChange>
        </w:rPr>
        <w:t>IMiddlewareAPI</w:t>
      </w:r>
      <w:r w:rsidR="00972983" w:rsidRPr="00B207B1">
        <w:rPr>
          <w:rFonts w:hAnsiTheme="minorEastAsia" w:hint="eastAsia"/>
          <w:color w:val="000000" w:themeColor="text1"/>
          <w:rPrChange w:id="5614" w:author="JY0225" w:date="2017-08-24T12:04:00Z">
            <w:rPr>
              <w:rFonts w:hint="eastAsia"/>
              <w:color w:val="000000" w:themeColor="text1"/>
            </w:rPr>
          </w:rPrChange>
        </w:rPr>
        <w:t>类中定义了</w:t>
      </w:r>
      <w:r w:rsidR="00972983" w:rsidRPr="00B207B1">
        <w:rPr>
          <w:rFonts w:hAnsiTheme="minorEastAsia"/>
          <w:color w:val="000000" w:themeColor="text1"/>
          <w:rPrChange w:id="5615" w:author="JY0225" w:date="2017-08-24T12:04:00Z">
            <w:rPr>
              <w:color w:val="000000" w:themeColor="text1"/>
            </w:rPr>
          </w:rPrChange>
        </w:rPr>
        <w:t>Java SDK</w:t>
      </w:r>
      <w:r w:rsidR="00972983" w:rsidRPr="00B207B1">
        <w:rPr>
          <w:rFonts w:hAnsiTheme="minorEastAsia" w:hint="eastAsia"/>
          <w:color w:val="000000" w:themeColor="text1"/>
          <w:rPrChange w:id="5616"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617" w:author="JY0225" w:date="2017-08-24T12:04:00Z">
            <w:rPr>
              <w:color w:val="000000" w:themeColor="text1"/>
            </w:rPr>
          </w:rPrChange>
        </w:rPr>
        <w:t>CLI</w:t>
      </w:r>
      <w:r w:rsidR="00972983" w:rsidRPr="00B207B1">
        <w:rPr>
          <w:rFonts w:hAnsiTheme="minorEastAsia" w:hint="eastAsia"/>
          <w:color w:val="000000" w:themeColor="text1"/>
          <w:rPrChange w:id="5618"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619" w:author="JY0225" w:date="2017-08-24T12:04:00Z">
            <w:rPr>
              <w:rFonts w:hint="eastAsia"/>
              <w:color w:val="000000" w:themeColor="text1"/>
            </w:rPr>
          </w:rPrChange>
        </w:rPr>
        <w:t>为保证与</w:t>
      </w:r>
      <w:r w:rsidR="00063903" w:rsidRPr="00B207B1">
        <w:rPr>
          <w:rFonts w:hAnsiTheme="minorEastAsia"/>
          <w:color w:val="000000" w:themeColor="text1"/>
          <w:rPrChange w:id="5620" w:author="JY0225" w:date="2017-08-24T12:04:00Z">
            <w:rPr>
              <w:color w:val="000000" w:themeColor="text1"/>
            </w:rPr>
          </w:rPrChange>
        </w:rPr>
        <w:t>CLI</w:t>
      </w:r>
      <w:r w:rsidR="00063903" w:rsidRPr="00B207B1">
        <w:rPr>
          <w:rFonts w:hAnsiTheme="minorEastAsia" w:hint="eastAsia"/>
          <w:color w:val="000000" w:themeColor="text1"/>
          <w:rPrChange w:id="5621" w:author="JY0225" w:date="2017-08-24T12:04:00Z">
            <w:rPr>
              <w:rFonts w:hint="eastAsia"/>
              <w:color w:val="000000" w:themeColor="text1"/>
            </w:rPr>
          </w:rPrChange>
        </w:rPr>
        <w:t>客户端的特性一致，相同功能的接口参数和返回值与其保持一致。</w:t>
      </w:r>
      <w:r w:rsidR="00C2307A" w:rsidRPr="00B207B1">
        <w:rPr>
          <w:rFonts w:hAnsiTheme="minorEastAsia" w:hint="eastAsia"/>
          <w:color w:val="000000" w:themeColor="text1"/>
          <w:rPrChange w:id="5622" w:author="JY0225" w:date="2017-08-24T12:04:00Z">
            <w:rPr>
              <w:rFonts w:hint="eastAsia"/>
              <w:color w:val="000000" w:themeColor="text1"/>
            </w:rPr>
          </w:rPrChange>
        </w:rPr>
        <w:t>在</w:t>
      </w:r>
      <w:r w:rsidR="00C2307A" w:rsidRPr="00B207B1">
        <w:rPr>
          <w:rFonts w:hAnsiTheme="minorEastAsia"/>
          <w:color w:val="000000" w:themeColor="text1"/>
          <w:rPrChange w:id="5623" w:author="JY0225" w:date="2017-08-24T12:04:00Z">
            <w:rPr>
              <w:color w:val="000000" w:themeColor="text1"/>
            </w:rPr>
          </w:rPrChange>
        </w:rPr>
        <w:t>MiddlewareAPI</w:t>
      </w:r>
      <w:r w:rsidR="00C2307A" w:rsidRPr="00B207B1">
        <w:rPr>
          <w:rFonts w:hAnsiTheme="minorEastAsia" w:hint="eastAsia"/>
          <w:color w:val="000000" w:themeColor="text1"/>
          <w:rPrChange w:id="5624" w:author="JY0225" w:date="2017-08-24T12:04:00Z">
            <w:rPr>
              <w:rFonts w:hint="eastAsia"/>
              <w:color w:val="000000" w:themeColor="text1"/>
            </w:rPr>
          </w:rPrChange>
        </w:rPr>
        <w:t>类中实现了所有接口</w:t>
      </w:r>
      <w:r w:rsidR="003B6119" w:rsidRPr="00B207B1">
        <w:rPr>
          <w:rFonts w:hAnsiTheme="minorEastAsia" w:hint="eastAsia"/>
          <w:color w:val="000000" w:themeColor="text1"/>
          <w:rPrChange w:id="5625" w:author="JY0225" w:date="2017-08-24T12:04:00Z">
            <w:rPr>
              <w:rFonts w:hint="eastAsia"/>
              <w:color w:val="000000" w:themeColor="text1"/>
            </w:rPr>
          </w:rPrChange>
        </w:rPr>
        <w:t>，实现接口一般分为三</w:t>
      </w:r>
      <w:ins w:id="5626" w:author="JY0225" w:date="2017-08-24T12:05:00Z">
        <w:r w:rsidR="00094C36" w:rsidRPr="00B207B1">
          <w:rPr>
            <w:rFonts w:hAnsiTheme="minorEastAsia" w:hint="eastAsia"/>
            <w:color w:val="000000" w:themeColor="text1"/>
          </w:rPr>
          <w:t>个步骤</w:t>
        </w:r>
      </w:ins>
      <w:del w:id="5627" w:author="JY0225" w:date="2017-08-24T12:05:00Z">
        <w:r w:rsidR="003B6119" w:rsidRPr="00B207B1" w:rsidDel="00094C36">
          <w:rPr>
            <w:rFonts w:hAnsiTheme="minorEastAsia" w:hint="eastAsia"/>
            <w:color w:val="000000" w:themeColor="text1"/>
            <w:rPrChange w:id="5628"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629"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630" w:author="JY0225" w:date="2017-08-24T12:04:00Z">
            <w:rPr>
              <w:rFonts w:hint="eastAsia"/>
              <w:color w:val="000000" w:themeColor="text1"/>
            </w:rPr>
          </w:rPrChange>
        </w:rPr>
        <w:t>引用</w:t>
      </w:r>
      <w:r w:rsidR="003B6119" w:rsidRPr="00B207B1">
        <w:rPr>
          <w:rFonts w:hAnsiTheme="minorEastAsia"/>
          <w:color w:val="000000" w:themeColor="text1"/>
          <w:rPrChange w:id="5631" w:author="JY0225" w:date="2017-08-24T12:04:00Z">
            <w:rPr>
              <w:color w:val="000000" w:themeColor="text1"/>
            </w:rPr>
          </w:rPrChange>
        </w:rPr>
        <w:t>Constant</w:t>
      </w:r>
      <w:r w:rsidR="003B6119" w:rsidRPr="00B207B1">
        <w:rPr>
          <w:rFonts w:hAnsiTheme="minorEastAsia" w:hint="eastAsia"/>
          <w:color w:val="000000" w:themeColor="text1"/>
          <w:rPrChange w:id="5632" w:author="JY0225" w:date="2017-08-24T12:04:00Z">
            <w:rPr>
              <w:rFonts w:hint="eastAsia"/>
              <w:color w:val="000000" w:themeColor="text1"/>
            </w:rPr>
          </w:rPrChange>
        </w:rPr>
        <w:t>常量类中预定义好的请求模式，替换相应的参数值；</w:t>
      </w:r>
      <w:r w:rsidR="00EF055F" w:rsidRPr="00B207B1">
        <w:rPr>
          <w:rFonts w:hAnsiTheme="minorEastAsia" w:hint="eastAsia"/>
          <w:color w:val="000000" w:themeColor="text1"/>
          <w:rPrChange w:id="5633"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634"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635" w:author="JY0225" w:date="2017-08-24T12:04:00Z">
            <w:rPr>
              <w:color w:val="000000" w:themeColor="text1"/>
            </w:rPr>
          </w:rPrChange>
        </w:rPr>
        <w:t>Json</w:t>
      </w:r>
      <w:r w:rsidR="00566309" w:rsidRPr="00B207B1">
        <w:rPr>
          <w:rFonts w:hAnsiTheme="minorEastAsia" w:hint="eastAsia"/>
          <w:color w:val="000000" w:themeColor="text1"/>
          <w:rPrChange w:id="5636"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637" w:author="JY0225" w:date="2017-08-24T12:04:00Z">
            <w:rPr/>
          </w:rPrChange>
        </w:rPr>
      </w:pPr>
      <w:r w:rsidRPr="00B207B1">
        <w:rPr>
          <w:rFonts w:hAnsiTheme="minorEastAsia"/>
          <w:color w:val="000000" w:themeColor="text1"/>
          <w:rPrChange w:id="5638" w:author="JY0225" w:date="2017-08-24T12:04:00Z">
            <w:rPr>
              <w:color w:val="000000" w:themeColor="text1"/>
            </w:rPr>
          </w:rPrChange>
        </w:rPr>
        <w:tab/>
      </w:r>
      <w:r w:rsidR="007C1A70" w:rsidRPr="00B207B1">
        <w:rPr>
          <w:rFonts w:hAnsiTheme="minorEastAsia"/>
          <w:color w:val="000000" w:themeColor="text1"/>
          <w:rPrChange w:id="5639" w:author="JY0225" w:date="2017-08-24T12:04:00Z">
            <w:rPr>
              <w:color w:val="000000" w:themeColor="text1"/>
            </w:rPr>
          </w:rPrChange>
        </w:rPr>
        <w:t>3</w:t>
      </w:r>
      <w:r w:rsidR="00DA1C78" w:rsidRPr="00B207B1">
        <w:rPr>
          <w:rFonts w:hAnsiTheme="minorEastAsia" w:hint="eastAsia"/>
          <w:color w:val="000000" w:themeColor="text1"/>
          <w:rPrChange w:id="5640" w:author="JY0225" w:date="2017-08-24T12:04:00Z">
            <w:rPr>
              <w:rFonts w:hint="eastAsia"/>
              <w:color w:val="000000" w:themeColor="text1"/>
            </w:rPr>
          </w:rPrChange>
        </w:rPr>
        <w:t>）</w:t>
      </w:r>
      <w:r w:rsidR="006C1A99" w:rsidRPr="00B207B1">
        <w:rPr>
          <w:rFonts w:hAnsiTheme="minorEastAsia" w:hint="eastAsia"/>
          <w:color w:val="000000" w:themeColor="text1"/>
          <w:rPrChange w:id="5641" w:author="JY0225" w:date="2017-08-24T12:04:00Z">
            <w:rPr>
              <w:rFonts w:hint="eastAsia"/>
              <w:color w:val="000000" w:themeColor="text1"/>
            </w:rPr>
          </w:rPrChange>
        </w:rPr>
        <w:t>部署与</w:t>
      </w:r>
      <w:r w:rsidR="00C0328A" w:rsidRPr="00B207B1">
        <w:rPr>
          <w:rFonts w:hAnsiTheme="minorEastAsia" w:hint="eastAsia"/>
          <w:color w:val="000000" w:themeColor="text1"/>
          <w:rPrChange w:id="5642"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643" w:author="JY0225" w:date="2017-08-24T12:04:00Z">
            <w:rPr>
              <w:color w:val="000000" w:themeColor="text1"/>
            </w:rPr>
          </w:rPrChange>
        </w:rPr>
      </w:pPr>
      <w:r w:rsidRPr="00B207B1">
        <w:rPr>
          <w:rFonts w:hAnsiTheme="minorEastAsia"/>
          <w:rPrChange w:id="5644" w:author="JY0225" w:date="2017-08-24T12:04:00Z">
            <w:rPr/>
          </w:rPrChange>
        </w:rPr>
        <w:tab/>
      </w:r>
      <w:r w:rsidR="0091285B" w:rsidRPr="00B207B1">
        <w:rPr>
          <w:rFonts w:hAnsiTheme="minorEastAsia"/>
          <w:color w:val="000000" w:themeColor="text1"/>
          <w:rPrChange w:id="5645" w:author="JY0225" w:date="2017-08-24T12:04:00Z">
            <w:rPr>
              <w:color w:val="000000" w:themeColor="text1"/>
            </w:rPr>
          </w:rPrChange>
        </w:rPr>
        <w:t>Java SDK</w:t>
      </w:r>
      <w:r w:rsidR="00A31B05" w:rsidRPr="00B207B1">
        <w:rPr>
          <w:rFonts w:hAnsiTheme="minorEastAsia" w:hint="eastAsia"/>
          <w:color w:val="000000" w:themeColor="text1"/>
          <w:rPrChange w:id="5646"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647" w:author="JY0225" w:date="2017-08-24T12:04:00Z">
            <w:rPr>
              <w:color w:val="000000" w:themeColor="text1"/>
            </w:rPr>
          </w:rPrChange>
        </w:rPr>
      </w:pPr>
      <w:r w:rsidRPr="00B207B1">
        <w:rPr>
          <w:rFonts w:hAnsiTheme="minorEastAsia"/>
          <w:color w:val="000000" w:themeColor="text1"/>
          <w:rPrChange w:id="5648" w:author="JY0225" w:date="2017-08-24T12:04:00Z">
            <w:rPr>
              <w:color w:val="000000" w:themeColor="text1"/>
            </w:rPr>
          </w:rPrChange>
        </w:rPr>
        <w:tab/>
        <w:t xml:space="preserve">1. </w:t>
      </w:r>
      <w:r w:rsidR="00B11CED" w:rsidRPr="00B207B1">
        <w:rPr>
          <w:rFonts w:hAnsiTheme="minorEastAsia" w:hint="eastAsia"/>
          <w:color w:val="000000" w:themeColor="text1"/>
          <w:rPrChange w:id="5649" w:author="JY0225" w:date="2017-08-24T12:04:00Z">
            <w:rPr>
              <w:rFonts w:hint="eastAsia"/>
              <w:color w:val="000000" w:themeColor="text1"/>
            </w:rPr>
          </w:rPrChange>
        </w:rPr>
        <w:t>新建一个</w:t>
      </w:r>
      <w:r w:rsidR="00B11CED" w:rsidRPr="00B207B1">
        <w:rPr>
          <w:rFonts w:hAnsiTheme="minorEastAsia"/>
          <w:color w:val="000000" w:themeColor="text1"/>
          <w:rPrChange w:id="5650" w:author="JY0225" w:date="2017-08-24T12:04:00Z">
            <w:rPr>
              <w:color w:val="000000" w:themeColor="text1"/>
            </w:rPr>
          </w:rPrChange>
        </w:rPr>
        <w:t>Java</w:t>
      </w:r>
      <w:r w:rsidR="00B11CED" w:rsidRPr="00B207B1">
        <w:rPr>
          <w:rFonts w:hAnsiTheme="minorEastAsia" w:hint="eastAsia"/>
          <w:color w:val="000000" w:themeColor="text1"/>
          <w:rPrChange w:id="5651" w:author="JY0225" w:date="2017-08-24T12:04:00Z">
            <w:rPr>
              <w:rFonts w:hint="eastAsia"/>
              <w:color w:val="000000" w:themeColor="text1"/>
            </w:rPr>
          </w:rPrChange>
        </w:rPr>
        <w:t>项目，并创建</w:t>
      </w:r>
      <w:r w:rsidR="00B11CED" w:rsidRPr="00B207B1">
        <w:rPr>
          <w:rFonts w:hAnsiTheme="minorEastAsia"/>
          <w:color w:val="000000" w:themeColor="text1"/>
          <w:rPrChange w:id="5652" w:author="JY0225" w:date="2017-08-24T12:04:00Z">
            <w:rPr>
              <w:color w:val="000000" w:themeColor="text1"/>
            </w:rPr>
          </w:rPrChange>
        </w:rPr>
        <w:t>lib</w:t>
      </w:r>
      <w:r w:rsidR="00B11CED" w:rsidRPr="00B207B1">
        <w:rPr>
          <w:rFonts w:hAnsiTheme="minorEastAsia" w:hint="eastAsia"/>
          <w:color w:val="000000" w:themeColor="text1"/>
          <w:rPrChange w:id="5653" w:author="JY0225" w:date="2017-08-24T12:04:00Z">
            <w:rPr>
              <w:rFonts w:hint="eastAsia"/>
              <w:color w:val="000000" w:themeColor="text1"/>
            </w:rPr>
          </w:rPrChange>
        </w:rPr>
        <w:t>文件夹</w:t>
      </w:r>
      <w:r w:rsidR="00272641" w:rsidRPr="00B207B1">
        <w:rPr>
          <w:rFonts w:hAnsiTheme="minorEastAsia" w:hint="eastAsia"/>
          <w:color w:val="000000" w:themeColor="text1"/>
          <w:rPrChange w:id="5654"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655" w:author="JY0225" w:date="2017-08-24T12:04:00Z">
            <w:rPr>
              <w:color w:val="000000" w:themeColor="text1"/>
            </w:rPr>
          </w:rPrChange>
        </w:rPr>
      </w:pPr>
      <w:r w:rsidRPr="00B207B1">
        <w:rPr>
          <w:rFonts w:hAnsiTheme="minorEastAsia"/>
          <w:color w:val="000000" w:themeColor="text1"/>
          <w:rPrChange w:id="5656" w:author="JY0225" w:date="2017-08-24T12:04:00Z">
            <w:rPr>
              <w:color w:val="000000" w:themeColor="text1"/>
            </w:rPr>
          </w:rPrChange>
        </w:rPr>
        <w:tab/>
        <w:t xml:space="preserve">2. </w:t>
      </w:r>
      <w:r w:rsidR="00CD57BB" w:rsidRPr="00B207B1">
        <w:rPr>
          <w:rFonts w:hAnsiTheme="minorEastAsia" w:hint="eastAsia"/>
          <w:color w:val="000000" w:themeColor="text1"/>
          <w:rPrChange w:id="5657" w:author="JY0225" w:date="2017-08-24T12:04:00Z">
            <w:rPr>
              <w:rFonts w:hint="eastAsia"/>
              <w:color w:val="000000" w:themeColor="text1"/>
            </w:rPr>
          </w:rPrChange>
        </w:rPr>
        <w:t>将</w:t>
      </w:r>
      <w:r w:rsidR="00CD57BB" w:rsidRPr="00B207B1">
        <w:rPr>
          <w:rFonts w:hAnsiTheme="minorEastAsia"/>
          <w:color w:val="000000" w:themeColor="text1"/>
          <w:rPrChange w:id="5658" w:author="JY0225" w:date="2017-08-24T12:04:00Z">
            <w:rPr>
              <w:color w:val="000000" w:themeColor="text1"/>
            </w:rPr>
          </w:rPrChange>
        </w:rPr>
        <w:t>Java SDK MiddlewareSDK.jar</w:t>
      </w:r>
      <w:r w:rsidR="00272641" w:rsidRPr="00B207B1">
        <w:rPr>
          <w:rFonts w:hAnsiTheme="minorEastAsia" w:hint="eastAsia"/>
          <w:color w:val="000000" w:themeColor="text1"/>
          <w:rPrChange w:id="5659" w:author="JY0225" w:date="2017-08-24T12:04:00Z">
            <w:rPr>
              <w:rFonts w:hint="eastAsia"/>
              <w:color w:val="000000" w:themeColor="text1"/>
            </w:rPr>
          </w:rPrChange>
        </w:rPr>
        <w:t>拷贝纸</w:t>
      </w:r>
      <w:r w:rsidR="00272641" w:rsidRPr="00B207B1">
        <w:rPr>
          <w:rFonts w:hAnsiTheme="minorEastAsia"/>
          <w:color w:val="000000" w:themeColor="text1"/>
          <w:rPrChange w:id="5660" w:author="JY0225" w:date="2017-08-24T12:04:00Z">
            <w:rPr>
              <w:color w:val="000000" w:themeColor="text1"/>
            </w:rPr>
          </w:rPrChange>
        </w:rPr>
        <w:t>lib</w:t>
      </w:r>
      <w:r w:rsidR="00272641" w:rsidRPr="00B207B1">
        <w:rPr>
          <w:rFonts w:hAnsiTheme="minorEastAsia" w:hint="eastAsia"/>
          <w:color w:val="000000" w:themeColor="text1"/>
          <w:rPrChange w:id="5661" w:author="JY0225" w:date="2017-08-24T12:04:00Z">
            <w:rPr>
              <w:rFonts w:hint="eastAsia"/>
              <w:color w:val="000000" w:themeColor="text1"/>
            </w:rPr>
          </w:rPrChange>
        </w:rPr>
        <w:t>目录下</w:t>
      </w:r>
      <w:r w:rsidR="001F2EF8" w:rsidRPr="00B207B1">
        <w:rPr>
          <w:rFonts w:hAnsiTheme="minorEastAsia" w:hint="eastAsia"/>
          <w:color w:val="000000" w:themeColor="text1"/>
          <w:rPrChange w:id="5662"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663" w:author="JY0225" w:date="2017-08-24T12:04:00Z">
            <w:rPr>
              <w:color w:val="000000" w:themeColor="text1"/>
            </w:rPr>
          </w:rPrChange>
        </w:rPr>
      </w:pPr>
      <w:r w:rsidRPr="00B207B1">
        <w:rPr>
          <w:rFonts w:hAnsiTheme="minorEastAsia"/>
          <w:color w:val="000000" w:themeColor="text1"/>
          <w:rPrChange w:id="5664" w:author="JY0225" w:date="2017-08-24T12:04:00Z">
            <w:rPr>
              <w:color w:val="000000" w:themeColor="text1"/>
            </w:rPr>
          </w:rPrChange>
        </w:rPr>
        <w:t xml:space="preserve">3. </w:t>
      </w:r>
      <w:r w:rsidRPr="00B207B1">
        <w:rPr>
          <w:rFonts w:hAnsiTheme="minorEastAsia" w:hint="eastAsia"/>
          <w:color w:val="000000" w:themeColor="text1"/>
          <w:rPrChange w:id="5665" w:author="JY0225" w:date="2017-08-24T12:04:00Z">
            <w:rPr>
              <w:rFonts w:hint="eastAsia"/>
              <w:color w:val="000000" w:themeColor="text1"/>
            </w:rPr>
          </w:rPrChange>
        </w:rPr>
        <w:t>将</w:t>
      </w:r>
      <w:r w:rsidRPr="00B207B1">
        <w:rPr>
          <w:rFonts w:hAnsiTheme="minorEastAsia"/>
          <w:color w:val="000000" w:themeColor="text1"/>
          <w:rPrChange w:id="5666" w:author="JY0225" w:date="2017-08-24T12:04:00Z">
            <w:rPr>
              <w:color w:val="000000" w:themeColor="text1"/>
            </w:rPr>
          </w:rPrChange>
        </w:rPr>
        <w:t>lib</w:t>
      </w:r>
      <w:r w:rsidRPr="00B207B1">
        <w:rPr>
          <w:rFonts w:hAnsiTheme="minorEastAsia" w:hint="eastAsia"/>
          <w:color w:val="000000" w:themeColor="text1"/>
          <w:rPrChange w:id="5667" w:author="JY0225" w:date="2017-08-24T12:04:00Z">
            <w:rPr>
              <w:rFonts w:hint="eastAsia"/>
              <w:color w:val="000000" w:themeColor="text1"/>
            </w:rPr>
          </w:rPrChange>
        </w:rPr>
        <w:t>目录下的</w:t>
      </w:r>
      <w:r w:rsidRPr="00B207B1">
        <w:rPr>
          <w:rFonts w:hAnsiTheme="minorEastAsia"/>
          <w:color w:val="000000" w:themeColor="text1"/>
          <w:rPrChange w:id="5668" w:author="JY0225" w:date="2017-08-24T12:04:00Z">
            <w:rPr>
              <w:color w:val="000000" w:themeColor="text1"/>
            </w:rPr>
          </w:rPrChange>
        </w:rPr>
        <w:t>MiddlewareSDK.jar</w:t>
      </w:r>
      <w:r w:rsidRPr="00B207B1">
        <w:rPr>
          <w:rFonts w:hAnsiTheme="minorEastAsia" w:hint="eastAsia"/>
          <w:color w:val="000000" w:themeColor="text1"/>
          <w:rPrChange w:id="5669" w:author="JY0225" w:date="2017-08-24T12:04:00Z">
            <w:rPr>
              <w:rFonts w:hint="eastAsia"/>
              <w:color w:val="000000" w:themeColor="text1"/>
            </w:rPr>
          </w:rPrChange>
        </w:rPr>
        <w:t>添加到</w:t>
      </w:r>
      <w:r w:rsidRPr="00B207B1">
        <w:rPr>
          <w:rFonts w:hAnsiTheme="minorEastAsia"/>
          <w:color w:val="000000" w:themeColor="text1"/>
          <w:rPrChange w:id="5670" w:author="JY0225" w:date="2017-08-24T12:04:00Z">
            <w:rPr>
              <w:color w:val="000000" w:themeColor="text1"/>
            </w:rPr>
          </w:rPrChange>
        </w:rPr>
        <w:t>Build Path</w:t>
      </w:r>
      <w:r w:rsidRPr="00B207B1">
        <w:rPr>
          <w:rFonts w:hAnsiTheme="minorEastAsia" w:hint="eastAsia"/>
          <w:color w:val="000000" w:themeColor="text1"/>
          <w:rPrChange w:id="5671"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672" w:author="JY0225" w:date="2017-08-24T12:04:00Z">
            <w:rPr>
              <w:color w:val="000000" w:themeColor="text1"/>
            </w:rPr>
          </w:rPrChange>
        </w:rPr>
      </w:pPr>
      <w:r w:rsidRPr="00B207B1">
        <w:rPr>
          <w:rFonts w:hAnsiTheme="minorEastAsia"/>
          <w:color w:val="000000" w:themeColor="text1"/>
          <w:rPrChange w:id="5673" w:author="JY0225" w:date="2017-08-24T12:04:00Z">
            <w:rPr>
              <w:color w:val="000000" w:themeColor="text1"/>
            </w:rPr>
          </w:rPrChange>
        </w:rPr>
        <w:t xml:space="preserve">4. </w:t>
      </w:r>
      <w:r w:rsidRPr="00B207B1">
        <w:rPr>
          <w:rFonts w:hAnsiTheme="minorEastAsia" w:hint="eastAsia"/>
          <w:color w:val="000000" w:themeColor="text1"/>
          <w:rPrChange w:id="5674" w:author="JY0225" w:date="2017-08-24T12:04:00Z">
            <w:rPr>
              <w:rFonts w:hint="eastAsia"/>
              <w:color w:val="000000" w:themeColor="text1"/>
            </w:rPr>
          </w:rPrChange>
        </w:rPr>
        <w:t>实例化</w:t>
      </w:r>
      <w:r w:rsidRPr="00B207B1">
        <w:rPr>
          <w:rFonts w:hAnsiTheme="minorEastAsia"/>
          <w:color w:val="000000" w:themeColor="text1"/>
          <w:rPrChange w:id="5675" w:author="JY0225" w:date="2017-08-24T12:04:00Z">
            <w:rPr>
              <w:color w:val="000000" w:themeColor="text1"/>
            </w:rPr>
          </w:rPrChange>
        </w:rPr>
        <w:t xml:space="preserve">MiddlewareAPI </w:t>
      </w:r>
      <w:r w:rsidRPr="00B207B1">
        <w:rPr>
          <w:rFonts w:hAnsiTheme="minorEastAsia" w:hint="eastAsia"/>
          <w:color w:val="000000" w:themeColor="text1"/>
          <w:rPrChange w:id="5676" w:author="JY0225" w:date="2017-08-24T12:04:00Z">
            <w:rPr>
              <w:rFonts w:hint="eastAsia"/>
              <w:color w:val="000000" w:themeColor="text1"/>
            </w:rPr>
          </w:rPrChange>
        </w:rPr>
        <w:t>对象</w:t>
      </w:r>
    </w:p>
    <w:p w14:paraId="0FBF5042" w14:textId="77777777" w:rsidR="006C1A99" w:rsidRPr="00B207B1" w:rsidRDefault="006C1A99" w:rsidP="00991264">
      <w:pPr>
        <w:spacing w:line="400" w:lineRule="exact"/>
        <w:ind w:firstLine="420"/>
        <w:rPr>
          <w:rFonts w:hAnsiTheme="minorEastAsia"/>
          <w:color w:val="000000" w:themeColor="text1"/>
          <w:rPrChange w:id="5677" w:author="JY0225" w:date="2017-08-24T12:04:00Z">
            <w:rPr>
              <w:color w:val="000000" w:themeColor="text1"/>
            </w:rPr>
          </w:rPrChange>
        </w:rPr>
      </w:pPr>
      <w:r w:rsidRPr="00B207B1">
        <w:rPr>
          <w:rFonts w:hAnsiTheme="minorEastAsia"/>
          <w:color w:val="000000" w:themeColor="text1"/>
          <w:rPrChange w:id="5678" w:author="JY0225" w:date="2017-08-24T12:04:00Z">
            <w:rPr>
              <w:color w:val="000000" w:themeColor="text1"/>
            </w:rPr>
          </w:rPrChange>
        </w:rPr>
        <w:t xml:space="preserve">  //</w:t>
      </w:r>
      <w:r w:rsidRPr="00B207B1">
        <w:rPr>
          <w:rFonts w:hAnsiTheme="minorEastAsia"/>
          <w:rPrChange w:id="5679" w:author="JY0225" w:date="2017-08-24T12:04:00Z">
            <w:rPr/>
          </w:rPrChange>
        </w:rPr>
        <w:t xml:space="preserve"> </w:t>
      </w:r>
      <w:r w:rsidRPr="00B207B1">
        <w:rPr>
          <w:rFonts w:hAnsiTheme="minorEastAsia"/>
          <w:i/>
          <w:color w:val="000000" w:themeColor="text1"/>
          <w:rPrChange w:id="5680" w:author="JY0225" w:date="2017-08-24T12:04:00Z">
            <w:rPr>
              <w:color w:val="000000" w:themeColor="text1"/>
            </w:rPr>
          </w:rPrChange>
        </w:rPr>
        <w:t>MiddlewareAPI mwAPI = new MiddlewareAPI("kaeyika@163.com", "12356");</w:t>
      </w:r>
    </w:p>
    <w:p w14:paraId="3976B1DE" w14:textId="77777777" w:rsidR="006C1A99" w:rsidRPr="00B207B1" w:rsidRDefault="006C1A99" w:rsidP="00991264">
      <w:pPr>
        <w:spacing w:line="400" w:lineRule="exact"/>
        <w:ind w:firstLine="420"/>
        <w:rPr>
          <w:rFonts w:hAnsiTheme="minorEastAsia"/>
          <w:color w:val="000000" w:themeColor="text1"/>
          <w:rPrChange w:id="5681" w:author="JY0225" w:date="2017-08-24T12:04:00Z">
            <w:rPr>
              <w:color w:val="000000" w:themeColor="text1"/>
            </w:rPr>
          </w:rPrChange>
        </w:rPr>
      </w:pPr>
      <w:r w:rsidRPr="00B207B1">
        <w:rPr>
          <w:rFonts w:hAnsiTheme="minorEastAsia"/>
          <w:color w:val="000000" w:themeColor="text1"/>
          <w:rPrChange w:id="5682" w:author="JY0225" w:date="2017-08-24T12:04:00Z">
            <w:rPr>
              <w:color w:val="000000" w:themeColor="text1"/>
            </w:rPr>
          </w:rPrChange>
        </w:rPr>
        <w:t xml:space="preserve">5. </w:t>
      </w:r>
      <w:r w:rsidRPr="00B207B1">
        <w:rPr>
          <w:rFonts w:hAnsiTheme="minorEastAsia" w:hint="eastAsia"/>
          <w:color w:val="000000" w:themeColor="text1"/>
          <w:rPrChange w:id="5683" w:author="JY0225" w:date="2017-08-24T12:04:00Z">
            <w:rPr>
              <w:rFonts w:hint="eastAsia"/>
              <w:color w:val="000000" w:themeColor="text1"/>
            </w:rPr>
          </w:rPrChange>
        </w:rPr>
        <w:t>调用</w:t>
      </w:r>
      <w:r w:rsidRPr="00B207B1">
        <w:rPr>
          <w:rFonts w:hAnsiTheme="minorEastAsia"/>
          <w:color w:val="000000" w:themeColor="text1"/>
          <w:rPrChange w:id="5684" w:author="JY0225" w:date="2017-08-24T12:04:00Z">
            <w:rPr>
              <w:color w:val="000000" w:themeColor="text1"/>
            </w:rPr>
          </w:rPrChange>
        </w:rPr>
        <w:t>API</w:t>
      </w:r>
      <w:r w:rsidRPr="00B207B1">
        <w:rPr>
          <w:rFonts w:hAnsiTheme="minorEastAsia" w:hint="eastAsia"/>
          <w:color w:val="000000" w:themeColor="text1"/>
          <w:rPrChange w:id="5685" w:author="JY0225" w:date="2017-08-24T12:04:00Z">
            <w:rPr>
              <w:rFonts w:hint="eastAsia"/>
              <w:color w:val="000000" w:themeColor="text1"/>
            </w:rPr>
          </w:rPrChange>
        </w:rPr>
        <w:t>接口</w:t>
      </w:r>
    </w:p>
    <w:p w14:paraId="19926CD7" w14:textId="77777777" w:rsidR="006C1A99" w:rsidRPr="00B207B1" w:rsidRDefault="006C1A99" w:rsidP="00991264">
      <w:pPr>
        <w:spacing w:line="400" w:lineRule="exact"/>
        <w:ind w:firstLine="420"/>
        <w:rPr>
          <w:rFonts w:hAnsiTheme="minorEastAsia"/>
          <w:color w:val="000000" w:themeColor="text1"/>
          <w:rPrChange w:id="5686" w:author="JY0225" w:date="2017-08-24T12:04:00Z">
            <w:rPr>
              <w:color w:val="000000" w:themeColor="text1"/>
            </w:rPr>
          </w:rPrChange>
        </w:rPr>
      </w:pPr>
      <w:r w:rsidRPr="00B207B1">
        <w:rPr>
          <w:rFonts w:hAnsiTheme="minorEastAsia"/>
          <w:color w:val="000000" w:themeColor="text1"/>
          <w:rPrChange w:id="5687" w:author="JY0225" w:date="2017-08-24T12:04:00Z">
            <w:rPr>
              <w:color w:val="000000" w:themeColor="text1"/>
            </w:rPr>
          </w:rPrChange>
        </w:rPr>
        <w:t xml:space="preserve">  //</w:t>
      </w:r>
      <w:r w:rsidR="00606381" w:rsidRPr="00B207B1">
        <w:rPr>
          <w:rFonts w:hAnsiTheme="minorEastAsia"/>
          <w:i/>
          <w:rPrChange w:id="5688" w:author="JY0225" w:date="2017-08-24T12:04:00Z">
            <w:rPr/>
          </w:rPrChange>
        </w:rPr>
        <w:t xml:space="preserve"> </w:t>
      </w:r>
      <w:r w:rsidR="00606381" w:rsidRPr="00B207B1">
        <w:rPr>
          <w:rFonts w:hAnsiTheme="minorEastAsia"/>
          <w:i/>
          <w:color w:val="000000" w:themeColor="text1"/>
          <w:rPrChange w:id="5689"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690" w:name="_Toc491952469"/>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691" w:author="JY0225" w:date="2017-08-14T12:53:00Z">
        <w:r w:rsidR="003F4529" w:rsidRPr="00B207B1">
          <w:rPr>
            <w:rFonts w:ascii="Times New Roman" w:hAnsi="Times New Roman"/>
          </w:rPr>
          <w:t>优化</w:t>
        </w:r>
      </w:ins>
      <w:r w:rsidRPr="00B207B1">
        <w:rPr>
          <w:rFonts w:ascii="Times New Roman" w:hAnsi="Times New Roman"/>
        </w:rPr>
        <w:t>系统</w:t>
      </w:r>
      <w:del w:id="5692"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690"/>
      <w:del w:id="5693" w:author="JY0225" w:date="2017-08-14T12:53:00Z">
        <w:r w:rsidR="00812FB7" w:rsidRPr="00B207B1" w:rsidDel="003F4529">
          <w:rPr>
            <w:rFonts w:ascii="Times New Roman" w:hAnsi="Times New Roman"/>
          </w:rPr>
          <w:delText>分析</w:delText>
        </w:r>
      </w:del>
    </w:p>
    <w:p w14:paraId="6967A0B0" w14:textId="77777777" w:rsidR="00873C19" w:rsidRPr="00B207B1" w:rsidRDefault="00873C19" w:rsidP="00203416">
      <w:pPr>
        <w:spacing w:line="400" w:lineRule="exact"/>
      </w:pPr>
      <w:r w:rsidRPr="00B207B1">
        <w:tab/>
      </w:r>
      <w:r w:rsidR="00AE3D2B" w:rsidRPr="00B207B1">
        <w:rPr>
          <w:rFonts w:hint="eastAsia"/>
          <w:color w:val="000000" w:themeColor="text1"/>
        </w:rPr>
        <w:t>本章主要介绍中间件系统优化实现后，对系统进行全面测试</w:t>
      </w:r>
      <w:r w:rsidR="0050205A" w:rsidRPr="00B207B1">
        <w:rPr>
          <w:rFonts w:hint="eastAsia"/>
          <w:color w:val="000000" w:themeColor="text1"/>
        </w:rPr>
        <w:t>。</w:t>
      </w:r>
      <w:r w:rsidR="00203416" w:rsidRPr="00B207B1">
        <w:rPr>
          <w:rFonts w:hint="eastAsia"/>
          <w:color w:val="000000" w:themeColor="text1"/>
        </w:rPr>
        <w:t>测试主要分为两个部分，一个是功能测试，即保证分析中所提到的优化项能够正常运行。</w:t>
      </w:r>
      <w:r w:rsidR="00053283" w:rsidRPr="00B207B1">
        <w:rPr>
          <w:rFonts w:hint="eastAsia"/>
          <w:color w:val="000000" w:themeColor="text1"/>
        </w:rPr>
        <w:t>另一个是优化后的系统性能测试，主要测试的是系统的稳定性和健壮性，同时与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053283" w:rsidRPr="00B207B1">
        <w:rPr>
          <w:rFonts w:hint="eastAsia"/>
          <w:color w:val="000000" w:themeColor="text1"/>
        </w:rPr>
        <w:t>。同时与</w:t>
      </w:r>
      <w:r w:rsidR="00143143" w:rsidRPr="00B207B1">
        <w:rPr>
          <w:rFonts w:hint="eastAsia"/>
          <w:color w:val="000000" w:themeColor="text1"/>
        </w:rPr>
        <w:t>同类型的产品性能进行横向比较，</w:t>
      </w:r>
      <w:r w:rsidR="009E2EAB" w:rsidRPr="00B207B1">
        <w:rPr>
          <w:rFonts w:hint="eastAsia"/>
          <w:color w:val="000000" w:themeColor="text1"/>
        </w:rPr>
        <w:t>凸显</w:t>
      </w:r>
      <w:r w:rsidR="00302071" w:rsidRPr="00B207B1">
        <w:rPr>
          <w:rFonts w:hint="eastAsia"/>
          <w:color w:val="000000" w:themeColor="text1"/>
        </w:rPr>
        <w:t>优化后</w:t>
      </w:r>
      <w:r w:rsidR="009E2EAB" w:rsidRPr="00B207B1">
        <w:rPr>
          <w:rFonts w:hint="eastAsia"/>
          <w:color w:val="000000" w:themeColor="text1"/>
        </w:rPr>
        <w:t>中间件系统的优势。</w:t>
      </w:r>
    </w:p>
    <w:p w14:paraId="478C7F64" w14:textId="77777777" w:rsidR="0057119D" w:rsidRPr="00B207B1" w:rsidRDefault="001304B2">
      <w:pPr>
        <w:pStyle w:val="21"/>
        <w:spacing w:line="240" w:lineRule="auto"/>
        <w:pPrChange w:id="5694" w:author="微软用户" w:date="2017-08-18T22:53:00Z">
          <w:pPr>
            <w:pStyle w:val="21"/>
          </w:pPr>
        </w:pPrChange>
      </w:pPr>
      <w:bookmarkStart w:id="5695" w:name="_Toc491952470"/>
      <w:r w:rsidRPr="00B207B1">
        <w:t>6.1</w:t>
      </w:r>
      <w:r w:rsidR="00D83C84" w:rsidRPr="00B207B1">
        <w:t xml:space="preserve"> </w:t>
      </w:r>
      <w:r w:rsidR="00106816" w:rsidRPr="00B207B1">
        <w:t>测试环境部署</w:t>
      </w:r>
      <w:bookmarkEnd w:id="5695"/>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B207B1" w:rsidRDefault="006977AF">
      <w:pPr>
        <w:spacing w:line="400" w:lineRule="exact"/>
        <w:jc w:val="center"/>
        <w:rPr>
          <w:rFonts w:hAnsiTheme="minorEastAsia"/>
          <w:rPrChange w:id="5696" w:author="JY0225" w:date="2017-08-24T12:05:00Z">
            <w:rPr/>
          </w:rPrChange>
        </w:rPr>
        <w:pPrChange w:id="5697" w:author="JY0225" w:date="2017-08-24T12:05:00Z">
          <w:pPr>
            <w:jc w:val="center"/>
          </w:pPr>
        </w:pPrChange>
      </w:pPr>
      <w:r w:rsidRPr="00B207B1">
        <w:rPr>
          <w:rFonts w:hAnsiTheme="minorEastAsia" w:hint="eastAsia"/>
          <w:color w:val="000000" w:themeColor="text1"/>
          <w:rPrChange w:id="5698" w:author="JY0225" w:date="2017-08-24T12:05:00Z">
            <w:rPr>
              <w:rFonts w:hint="eastAsia"/>
              <w:color w:val="000000" w:themeColor="text1"/>
            </w:rPr>
          </w:rPrChange>
        </w:rPr>
        <w:t>图</w:t>
      </w:r>
      <w:r w:rsidRPr="00B207B1">
        <w:rPr>
          <w:rFonts w:hAnsiTheme="minorEastAsia"/>
          <w:color w:val="000000" w:themeColor="text1"/>
          <w:rPrChange w:id="5699" w:author="JY0225" w:date="2017-08-24T12:05:00Z">
            <w:rPr>
              <w:color w:val="000000" w:themeColor="text1"/>
            </w:rPr>
          </w:rPrChange>
        </w:rPr>
        <w:t xml:space="preserve">6-1 </w:t>
      </w:r>
      <w:r w:rsidRPr="00B207B1">
        <w:rPr>
          <w:rFonts w:hAnsiTheme="minorEastAsia" w:hint="eastAsia"/>
          <w:color w:val="000000" w:themeColor="text1"/>
          <w:rPrChange w:id="5700"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5701" w:author="JY0225" w:date="2017-08-24T12:06:00Z">
                  <w:rPr>
                    <w:rFonts w:ascii="Times New Roman" w:hAnsi="Times New Roman"/>
                    <w:szCs w:val="21"/>
                  </w:rPr>
                </w:rPrChange>
              </w:rPr>
              <w:pPrChange w:id="5702" w:author="JY0225" w:date="2017-08-24T12:06:00Z">
                <w:pPr>
                  <w:spacing w:line="360" w:lineRule="auto"/>
                </w:pPr>
              </w:pPrChange>
            </w:pPr>
            <w:r w:rsidRPr="00B207B1">
              <w:rPr>
                <w:rFonts w:hAnsiTheme="minorEastAsia" w:hint="eastAsia"/>
                <w:rPrChange w:id="5703"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5704" w:author="JY0225" w:date="2017-08-24T12:06:00Z">
                  <w:rPr>
                    <w:rFonts w:ascii="Times New Roman" w:hAnsi="Times New Roman"/>
                    <w:szCs w:val="21"/>
                  </w:rPr>
                </w:rPrChange>
              </w:rPr>
              <w:pPrChange w:id="5705" w:author="JY0225" w:date="2017-08-24T12:06:00Z">
                <w:pPr>
                  <w:spacing w:line="360" w:lineRule="auto"/>
                </w:pPr>
              </w:pPrChange>
            </w:pPr>
            <w:r w:rsidRPr="00B207B1">
              <w:rPr>
                <w:rFonts w:hAnsiTheme="minorEastAsia" w:hint="eastAsia"/>
                <w:rPrChange w:id="5706"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5707" w:author="JY0225" w:date="2017-08-24T12:06:00Z">
                  <w:rPr>
                    <w:rFonts w:ascii="Times New Roman" w:hAnsi="Times New Roman"/>
                    <w:szCs w:val="21"/>
                  </w:rPr>
                </w:rPrChange>
              </w:rPr>
              <w:pPrChange w:id="5708" w:author="JY0225" w:date="2017-08-24T12:06:00Z">
                <w:pPr>
                  <w:spacing w:line="360" w:lineRule="auto"/>
                </w:pPr>
              </w:pPrChange>
            </w:pPr>
            <w:r w:rsidRPr="00B207B1">
              <w:rPr>
                <w:rFonts w:hAnsiTheme="minorEastAsia" w:hint="eastAsia"/>
                <w:rPrChange w:id="5709"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5710" w:author="JY0225" w:date="2017-08-24T12:06:00Z">
                  <w:rPr>
                    <w:rFonts w:ascii="Times New Roman" w:hAnsi="Times New Roman"/>
                    <w:szCs w:val="21"/>
                  </w:rPr>
                </w:rPrChange>
              </w:rPr>
              <w:pPrChange w:id="5711" w:author="JY0225" w:date="2017-08-24T12:06:00Z">
                <w:pPr>
                  <w:spacing w:line="360" w:lineRule="auto"/>
                </w:pPr>
              </w:pPrChange>
            </w:pPr>
            <w:r w:rsidRPr="00B207B1">
              <w:rPr>
                <w:rFonts w:hAnsiTheme="minorEastAsia"/>
                <w:rPrChange w:id="5712"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5713" w:author="JY0225" w:date="2017-08-24T12:06:00Z">
                  <w:rPr>
                    <w:rFonts w:ascii="Times New Roman" w:hAnsi="Times New Roman"/>
                    <w:szCs w:val="21"/>
                  </w:rPr>
                </w:rPrChange>
              </w:rPr>
              <w:pPrChange w:id="5714" w:author="JY0225" w:date="2017-08-24T12:06:00Z">
                <w:pPr>
                  <w:spacing w:line="360" w:lineRule="auto"/>
                </w:pPr>
              </w:pPrChange>
            </w:pPr>
            <w:r w:rsidRPr="00B207B1">
              <w:rPr>
                <w:rFonts w:hAnsiTheme="minorEastAsia" w:hint="eastAsia"/>
                <w:rPrChange w:id="5715"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5716" w:author="JY0225" w:date="2017-08-24T12:06:00Z">
                  <w:rPr>
                    <w:rFonts w:ascii="Times New Roman" w:hAnsi="Times New Roman"/>
                    <w:szCs w:val="21"/>
                  </w:rPr>
                </w:rPrChange>
              </w:rPr>
              <w:pPrChange w:id="5717" w:author="JY0225" w:date="2017-08-24T12:06:00Z">
                <w:pPr>
                  <w:spacing w:line="360" w:lineRule="auto"/>
                </w:pPr>
              </w:pPrChange>
            </w:pPr>
            <w:r w:rsidRPr="00B207B1">
              <w:rPr>
                <w:rFonts w:hAnsiTheme="minorEastAsia"/>
                <w:rPrChange w:id="5718"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5719" w:author="JY0225" w:date="2017-08-24T12:06:00Z">
                  <w:rPr>
                    <w:rFonts w:ascii="Times New Roman" w:hAnsi="Times New Roman"/>
                    <w:szCs w:val="21"/>
                  </w:rPr>
                </w:rPrChange>
              </w:rPr>
              <w:pPrChange w:id="5720" w:author="JY0225" w:date="2017-08-24T12:06:00Z">
                <w:pPr>
                  <w:spacing w:line="360" w:lineRule="auto"/>
                </w:pPr>
              </w:pPrChange>
            </w:pPr>
            <w:r w:rsidRPr="00B207B1">
              <w:rPr>
                <w:rFonts w:hAnsiTheme="minorEastAsia" w:hint="eastAsia"/>
                <w:rPrChange w:id="5721"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5722" w:author="JY0225" w:date="2017-08-24T12:06:00Z">
                  <w:rPr>
                    <w:rFonts w:ascii="Times New Roman" w:hAnsi="Times New Roman"/>
                    <w:szCs w:val="21"/>
                  </w:rPr>
                </w:rPrChange>
              </w:rPr>
              <w:pPrChange w:id="5723" w:author="JY0225" w:date="2017-08-24T12:06:00Z">
                <w:pPr>
                  <w:spacing w:line="360" w:lineRule="auto"/>
                </w:pPr>
              </w:pPrChange>
            </w:pPr>
            <w:r w:rsidRPr="00B207B1">
              <w:rPr>
                <w:rFonts w:hAnsiTheme="minorEastAsia"/>
                <w:rPrChange w:id="5724"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5725" w:author="JY0225" w:date="2017-08-24T12:06:00Z">
                  <w:rPr>
                    <w:rFonts w:ascii="Times New Roman" w:hAnsi="Times New Roman"/>
                    <w:szCs w:val="21"/>
                  </w:rPr>
                </w:rPrChange>
              </w:rPr>
              <w:pPrChange w:id="5726" w:author="JY0225" w:date="2017-08-24T12:06:00Z">
                <w:pPr>
                  <w:spacing w:line="360" w:lineRule="auto"/>
                </w:pPr>
              </w:pPrChange>
            </w:pPr>
            <w:r w:rsidRPr="00B207B1">
              <w:rPr>
                <w:rFonts w:hAnsiTheme="minorEastAsia" w:hint="eastAsia"/>
                <w:rPrChange w:id="5727"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5728" w:author="JY0225" w:date="2017-08-24T12:06:00Z">
                  <w:rPr>
                    <w:rFonts w:ascii="Times New Roman" w:hAnsi="Times New Roman"/>
                    <w:szCs w:val="21"/>
                  </w:rPr>
                </w:rPrChange>
              </w:rPr>
              <w:pPrChange w:id="5729" w:author="JY0225" w:date="2017-08-24T12:06:00Z">
                <w:pPr>
                  <w:spacing w:line="360" w:lineRule="auto"/>
                </w:pPr>
              </w:pPrChange>
            </w:pPr>
            <w:r w:rsidRPr="00B207B1">
              <w:rPr>
                <w:rFonts w:hAnsiTheme="minorEastAsia"/>
                <w:rPrChange w:id="5730"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5731" w:author="JY0225" w:date="2017-08-24T12:06:00Z">
                  <w:rPr>
                    <w:rFonts w:ascii="Times New Roman" w:hAnsi="Times New Roman"/>
                    <w:szCs w:val="21"/>
                  </w:rPr>
                </w:rPrChange>
              </w:rPr>
              <w:pPrChange w:id="5732" w:author="JY0225" w:date="2017-08-24T12:06:00Z">
                <w:pPr>
                  <w:spacing w:line="360" w:lineRule="auto"/>
                </w:pPr>
              </w:pPrChange>
            </w:pPr>
            <w:r w:rsidRPr="00B207B1">
              <w:rPr>
                <w:rFonts w:hAnsiTheme="minorEastAsia" w:hint="eastAsia"/>
                <w:rPrChange w:id="5733"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5734" w:author="JY0225" w:date="2017-08-24T12:06:00Z">
                  <w:rPr>
                    <w:rFonts w:ascii="Times New Roman" w:hAnsi="Times New Roman"/>
                    <w:szCs w:val="21"/>
                  </w:rPr>
                </w:rPrChange>
              </w:rPr>
              <w:pPrChange w:id="5735" w:author="JY0225" w:date="2017-08-24T12:06:00Z">
                <w:pPr>
                  <w:spacing w:line="360" w:lineRule="auto"/>
                </w:pPr>
              </w:pPrChange>
            </w:pPr>
            <w:r w:rsidRPr="00B207B1">
              <w:rPr>
                <w:rFonts w:hAnsiTheme="minorEastAsia"/>
                <w:rPrChange w:id="5736"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5737" w:author="JY0225" w:date="2017-08-24T12:06:00Z">
                  <w:rPr>
                    <w:rFonts w:ascii="Times New Roman" w:hAnsi="Times New Roman"/>
                    <w:szCs w:val="21"/>
                  </w:rPr>
                </w:rPrChange>
              </w:rPr>
              <w:pPrChange w:id="5738" w:author="JY0225" w:date="2017-08-24T12:06:00Z">
                <w:pPr>
                  <w:spacing w:line="360" w:lineRule="auto"/>
                </w:pPr>
              </w:pPrChange>
            </w:pPr>
            <w:r w:rsidRPr="00B207B1">
              <w:rPr>
                <w:rFonts w:hAnsiTheme="minorEastAsia" w:hint="eastAsia"/>
                <w:rPrChange w:id="5739" w:author="JY0225" w:date="2017-08-24T12:06:00Z">
                  <w:rPr>
                    <w:rFonts w:ascii="Times New Roman" w:hAnsi="Times New Roman" w:hint="eastAsia"/>
                    <w:szCs w:val="21"/>
                  </w:rPr>
                </w:rPrChange>
              </w:rPr>
              <w:t>测试软件名称</w:t>
            </w:r>
          </w:p>
        </w:tc>
        <w:tc>
          <w:tcPr>
            <w:tcW w:w="5386" w:type="dxa"/>
          </w:tcPr>
          <w:p w14:paraId="1E407E09" w14:textId="643E021B" w:rsidR="0057119D" w:rsidRPr="00B207B1" w:rsidRDefault="00CD771D">
            <w:pPr>
              <w:spacing w:line="400" w:lineRule="exact"/>
              <w:rPr>
                <w:rFonts w:hAnsiTheme="minorEastAsia"/>
                <w:rPrChange w:id="5740" w:author="JY0225" w:date="2017-08-24T12:06:00Z">
                  <w:rPr>
                    <w:rFonts w:ascii="Times New Roman" w:hAnsi="Times New Roman"/>
                    <w:szCs w:val="21"/>
                  </w:rPr>
                </w:rPrChange>
              </w:rPr>
              <w:pPrChange w:id="5741" w:author="JY0225" w:date="2017-08-24T12:06:00Z">
                <w:pPr>
                  <w:spacing w:line="360" w:lineRule="auto"/>
                </w:pPr>
              </w:pPrChange>
            </w:pPr>
            <w:r w:rsidRPr="00CD771D">
              <w:rPr>
                <w:rFonts w:hAnsiTheme="minorEastAsia"/>
              </w:rPr>
              <w:t xml:space="preserve">Backup-Cloud Oriented </w:t>
            </w:r>
            <w:r>
              <w:rPr>
                <w:rFonts w:hAnsiTheme="minorEastAsia" w:hint="eastAsia"/>
              </w:rPr>
              <w:t>M</w:t>
            </w:r>
            <w:r w:rsidR="0057119D" w:rsidRPr="00B207B1">
              <w:rPr>
                <w:rFonts w:hAnsiTheme="minorEastAsia"/>
                <w:rPrChange w:id="5742" w:author="JY0225" w:date="2017-08-24T12:06:00Z">
                  <w:rPr>
                    <w:rFonts w:ascii="Times New Roman" w:hAnsi="Times New Roman"/>
                    <w:szCs w:val="21"/>
                  </w:rPr>
                </w:rPrChange>
              </w:rPr>
              <w:t>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5743" w:author="JY0225" w:date="2017-08-24T12:06:00Z">
                  <w:rPr>
                    <w:rFonts w:ascii="Times New Roman" w:hAnsi="Times New Roman"/>
                    <w:szCs w:val="21"/>
                  </w:rPr>
                </w:rPrChange>
              </w:rPr>
              <w:pPrChange w:id="5744" w:author="JY0225" w:date="2017-08-24T12:06:00Z">
                <w:pPr>
                  <w:spacing w:line="360" w:lineRule="auto"/>
                </w:pPr>
              </w:pPrChange>
            </w:pPr>
            <w:r w:rsidRPr="00B207B1">
              <w:rPr>
                <w:rFonts w:hAnsiTheme="minorEastAsia" w:hint="eastAsia"/>
                <w:rPrChange w:id="5745"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5746" w:author="JY0225" w:date="2017-08-24T12:06:00Z">
                  <w:rPr>
                    <w:rFonts w:ascii="Times New Roman" w:hAnsi="Times New Roman"/>
                    <w:szCs w:val="21"/>
                  </w:rPr>
                </w:rPrChange>
              </w:rPr>
              <w:pPrChange w:id="5747" w:author="JY0225" w:date="2017-08-24T12:06:00Z">
                <w:pPr>
                  <w:spacing w:line="360" w:lineRule="auto"/>
                </w:pPr>
              </w:pPrChange>
            </w:pPr>
            <w:r w:rsidRPr="00B207B1">
              <w:rPr>
                <w:rFonts w:hAnsiTheme="minorEastAsia"/>
                <w:rPrChange w:id="5748"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5749" w:author="JY0225" w:date="2017-08-24T12:06:00Z">
                  <w:rPr>
                    <w:rFonts w:ascii="Times New Roman" w:hAnsi="Times New Roman"/>
                    <w:szCs w:val="21"/>
                  </w:rPr>
                </w:rPrChange>
              </w:rPr>
              <w:pPrChange w:id="5750" w:author="JY0225" w:date="2017-08-24T12:06:00Z">
                <w:pPr>
                  <w:spacing w:line="360" w:lineRule="auto"/>
                </w:pPr>
              </w:pPrChange>
            </w:pPr>
            <w:r w:rsidRPr="00B207B1">
              <w:rPr>
                <w:rFonts w:hAnsiTheme="minorEastAsia" w:hint="eastAsia"/>
                <w:rPrChange w:id="5751"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5752" w:author="JY0225" w:date="2017-08-24T12:06:00Z">
                  <w:rPr>
                    <w:rFonts w:ascii="Times New Roman" w:hAnsi="Times New Roman"/>
                    <w:szCs w:val="21"/>
                  </w:rPr>
                </w:rPrChange>
              </w:rPr>
              <w:pPrChange w:id="5753" w:author="JY0225" w:date="2017-08-24T12:06:00Z">
                <w:pPr>
                  <w:spacing w:line="360" w:lineRule="auto"/>
                </w:pPr>
              </w:pPrChange>
            </w:pPr>
            <w:r w:rsidRPr="00B207B1">
              <w:rPr>
                <w:rFonts w:hAnsiTheme="minorEastAsia"/>
                <w:rPrChange w:id="5754" w:author="JY0225" w:date="2017-08-24T12:06:00Z">
                  <w:rPr>
                    <w:rFonts w:ascii="Times New Roman" w:hAnsi="Times New Roman"/>
                    <w:szCs w:val="21"/>
                  </w:rPr>
                </w:rPrChange>
              </w:rPr>
              <w:t>IP</w:t>
            </w:r>
            <w:r w:rsidRPr="00B207B1">
              <w:rPr>
                <w:rFonts w:hAnsiTheme="minorEastAsia" w:hint="eastAsia"/>
                <w:rPrChange w:id="5755" w:author="JY0225" w:date="2017-08-24T12:06:00Z">
                  <w:rPr>
                    <w:rFonts w:ascii="Times New Roman" w:hAnsi="Times New Roman" w:hint="eastAsia"/>
                    <w:szCs w:val="21"/>
                  </w:rPr>
                </w:rPrChange>
              </w:rPr>
              <w:t>：</w:t>
            </w:r>
            <w:r w:rsidRPr="00B207B1">
              <w:rPr>
                <w:rFonts w:hAnsiTheme="minorEastAsia"/>
                <w:rPrChange w:id="5756"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5757" w:author="JY0225" w:date="2017-08-24T12:06:00Z">
            <w:rPr/>
          </w:rPrChange>
        </w:rPr>
      </w:pPr>
    </w:p>
    <w:p w14:paraId="13722809" w14:textId="77777777" w:rsidR="00BB18EA" w:rsidRPr="00B207B1" w:rsidRDefault="004D1D47">
      <w:pPr>
        <w:pStyle w:val="21"/>
        <w:spacing w:line="240" w:lineRule="auto"/>
        <w:pPrChange w:id="5758" w:author="微软用户" w:date="2017-08-18T22:53:00Z">
          <w:pPr>
            <w:pStyle w:val="21"/>
          </w:pPr>
        </w:pPrChange>
      </w:pPr>
      <w:bookmarkStart w:id="5759" w:name="_Toc491952471"/>
      <w:r w:rsidRPr="00B207B1">
        <w:t>6.2</w:t>
      </w:r>
      <w:r w:rsidR="00BB18EA" w:rsidRPr="00B207B1">
        <w:t xml:space="preserve"> </w:t>
      </w:r>
      <w:r w:rsidR="00BB18EA" w:rsidRPr="00B207B1">
        <w:t>测试</w:t>
      </w:r>
      <w:r w:rsidR="006977AF" w:rsidRPr="00B207B1">
        <w:rPr>
          <w:rFonts w:hint="eastAsia"/>
        </w:rPr>
        <w:t>目标</w:t>
      </w:r>
      <w:bookmarkEnd w:id="5759"/>
    </w:p>
    <w:p w14:paraId="1D76AA07" w14:textId="1DFBEF87" w:rsidR="00AC397D" w:rsidRPr="00B207B1" w:rsidRDefault="008859A1">
      <w:pPr>
        <w:spacing w:line="400" w:lineRule="exact"/>
        <w:ind w:firstLine="420"/>
        <w:rPr>
          <w:rFonts w:hAnsiTheme="minorEastAsia"/>
          <w:rPrChange w:id="5760" w:author="JY0225" w:date="2017-08-24T12:05:00Z">
            <w:rPr>
              <w:rFonts w:ascii="Times New Roman" w:hAnsi="Times New Roman"/>
            </w:rPr>
          </w:rPrChange>
        </w:rPr>
        <w:pPrChange w:id="5761" w:author="JY0225" w:date="2017-08-24T12:06:00Z">
          <w:pPr>
            <w:spacing w:line="360" w:lineRule="auto"/>
            <w:ind w:firstLine="420"/>
          </w:pPr>
        </w:pPrChange>
      </w:pPr>
      <w:r w:rsidRPr="00B207B1">
        <w:rPr>
          <w:rFonts w:hAnsiTheme="minorEastAsia" w:hint="eastAsia"/>
          <w:rPrChange w:id="5762" w:author="JY0225" w:date="2017-08-24T12:05:00Z">
            <w:rPr>
              <w:rFonts w:ascii="Times New Roman" w:hAnsi="Times New Roman" w:hint="eastAsia"/>
            </w:rPr>
          </w:rPrChange>
        </w:rPr>
        <w:t>本文对中间件优化的内容</w:t>
      </w:r>
      <w:r w:rsidR="00C82607" w:rsidRPr="00B207B1">
        <w:rPr>
          <w:rFonts w:hAnsiTheme="minorEastAsia" w:hint="eastAsia"/>
          <w:rPrChange w:id="5763" w:author="JY0225" w:date="2017-08-24T12:05:00Z">
            <w:rPr>
              <w:rFonts w:ascii="Times New Roman" w:hAnsi="Times New Roman" w:hint="eastAsia"/>
            </w:rPr>
          </w:rPrChange>
        </w:rPr>
        <w:t>为</w:t>
      </w:r>
      <w:r w:rsidR="00AC397D" w:rsidRPr="00B207B1">
        <w:rPr>
          <w:rFonts w:hAnsiTheme="minorEastAsia" w:hint="eastAsia"/>
          <w:rPrChange w:id="5764" w:author="JY0225" w:date="2017-08-24T12:05:00Z">
            <w:rPr>
              <w:rFonts w:ascii="Times New Roman" w:hAnsi="Times New Roman" w:hint="eastAsia"/>
            </w:rPr>
          </w:rPrChange>
        </w:rPr>
        <w:t>基于前期的成果，在</w:t>
      </w:r>
      <w:r w:rsidR="00AC397D" w:rsidRPr="00B207B1">
        <w:rPr>
          <w:rFonts w:hAnsiTheme="minorEastAsia"/>
          <w:rPrChange w:id="5765" w:author="JY0225" w:date="2017-08-24T12:05:00Z">
            <w:rPr>
              <w:rFonts w:ascii="Times New Roman" w:hAnsi="Times New Roman"/>
            </w:rPr>
          </w:rPrChange>
        </w:rPr>
        <w:t>Linux</w:t>
      </w:r>
      <w:r w:rsidR="00AC397D" w:rsidRPr="00B207B1">
        <w:rPr>
          <w:rFonts w:hAnsiTheme="minorEastAsia" w:hint="eastAsia"/>
          <w:rPrChange w:id="5766"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767" w:author="JY0225" w:date="2017-08-24T12:05:00Z">
            <w:rPr>
              <w:rFonts w:ascii="Times New Roman" w:hAnsi="Times New Roman"/>
            </w:rPr>
          </w:rPrChange>
        </w:rPr>
        <w:t>API</w:t>
      </w:r>
      <w:r w:rsidR="00AC397D" w:rsidRPr="00B207B1">
        <w:rPr>
          <w:rFonts w:hAnsiTheme="minorEastAsia" w:hint="eastAsia"/>
          <w:rPrChange w:id="5768" w:author="JY0225" w:date="2017-08-24T12:05:00Z">
            <w:rPr>
              <w:rFonts w:ascii="Times New Roman" w:hAnsi="Times New Roman" w:hint="eastAsia"/>
            </w:rPr>
          </w:rPrChange>
        </w:rPr>
        <w:t>支持机制，以支持更多的桌面</w:t>
      </w:r>
      <w:r w:rsidR="00AC397D" w:rsidRPr="00B207B1">
        <w:rPr>
          <w:rFonts w:hAnsiTheme="minorEastAsia"/>
          <w:rPrChange w:id="5769"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770" w:author="JY0225" w:date="2017-08-24T12:05:00Z">
            <w:rPr>
              <w:rFonts w:ascii="Times New Roman" w:hAnsi="Times New Roman" w:hint="eastAsia"/>
            </w:rPr>
          </w:rPrChange>
        </w:rPr>
        <w:t>云</w:t>
      </w:r>
      <w:r w:rsidR="00476838" w:rsidRPr="00B207B1">
        <w:rPr>
          <w:rFonts w:hAnsiTheme="minorEastAsia" w:hint="eastAsia"/>
          <w:rPrChange w:id="5771" w:author="JY0225" w:date="2017-08-24T12:05:00Z">
            <w:rPr>
              <w:rFonts w:ascii="Times New Roman" w:hAnsi="Times New Roman" w:hint="eastAsia"/>
            </w:rPr>
          </w:rPrChange>
        </w:rPr>
        <w:t>备份</w:t>
      </w:r>
      <w:r w:rsidR="00AC397D" w:rsidRPr="00B207B1">
        <w:rPr>
          <w:rFonts w:hAnsiTheme="minorEastAsia" w:hint="eastAsia"/>
          <w:rPrChange w:id="5772" w:author="JY0225" w:date="2017-08-24T12:05:00Z">
            <w:rPr>
              <w:rFonts w:ascii="Times New Roman" w:hAnsi="Times New Roman" w:hint="eastAsia"/>
            </w:rPr>
          </w:rPrChange>
        </w:rPr>
        <w:t>服务。为了确保</w:t>
      </w:r>
      <w:r w:rsidR="0038245B" w:rsidRPr="00B207B1">
        <w:rPr>
          <w:rFonts w:hAnsiTheme="minorEastAsia" w:hint="eastAsia"/>
          <w:rPrChange w:id="5773" w:author="JY0225" w:date="2017-08-24T12:05:00Z">
            <w:rPr>
              <w:rFonts w:ascii="Times New Roman" w:hAnsi="Times New Roman" w:hint="eastAsia"/>
            </w:rPr>
          </w:rPrChange>
        </w:rPr>
        <w:t>优化</w:t>
      </w:r>
      <w:ins w:id="5774" w:author="微软用户" w:date="2017-08-24T21:28:00Z">
        <w:r w:rsidR="00EB6B4E" w:rsidRPr="00B207B1">
          <w:rPr>
            <w:rFonts w:hAnsiTheme="minorEastAsia" w:hint="eastAsia"/>
          </w:rPr>
          <w:t>的</w:t>
        </w:r>
      </w:ins>
      <w:del w:id="5775" w:author="微软用户" w:date="2017-08-24T21:28:00Z">
        <w:r w:rsidR="0038245B" w:rsidRPr="00B207B1" w:rsidDel="00EB6B4E">
          <w:rPr>
            <w:rFonts w:hAnsiTheme="minorEastAsia" w:hint="eastAsia"/>
            <w:rPrChange w:id="5776" w:author="JY0225" w:date="2017-08-24T12:05:00Z">
              <w:rPr>
                <w:rFonts w:ascii="Times New Roman" w:hAnsi="Times New Roman" w:hint="eastAsia"/>
              </w:rPr>
            </w:rPrChange>
          </w:rPr>
          <w:delText>在</w:delText>
        </w:r>
      </w:del>
      <w:r w:rsidR="00AC397D" w:rsidRPr="00B207B1">
        <w:rPr>
          <w:rFonts w:hAnsiTheme="minorEastAsia" w:hint="eastAsia"/>
          <w:rPrChange w:id="5777" w:author="JY0225" w:date="2017-08-24T12:05:00Z">
            <w:rPr>
              <w:rFonts w:ascii="Times New Roman" w:hAnsi="Times New Roman" w:hint="eastAsia"/>
            </w:rPr>
          </w:rPrChange>
        </w:rPr>
        <w:t>功能需求与性能需要</w:t>
      </w:r>
      <w:del w:id="5778" w:author="微软用户" w:date="2017-08-24T21:28:00Z">
        <w:r w:rsidR="000B74BF" w:rsidRPr="00B207B1" w:rsidDel="007463B7">
          <w:rPr>
            <w:rFonts w:hAnsiTheme="minorEastAsia"/>
            <w:color w:val="000000" w:themeColor="text1"/>
            <w:vertAlign w:val="superscript"/>
            <w:rPrChange w:id="5779"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780"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781"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782"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783"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784"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785" w:author="JY0225" w:date="2017-08-24T12:05:00Z">
              <w:rPr>
                <w:color w:val="000000" w:themeColor="text1"/>
                <w:vertAlign w:val="superscript"/>
              </w:rPr>
            </w:rPrChange>
          </w:rPr>
          <w:fldChar w:fldCharType="end"/>
        </w:r>
      </w:del>
      <w:ins w:id="5786"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[35]</w:t>
      </w:r>
      <w:ins w:id="5787"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788" w:author="JY0225" w:date="2017-08-24T12:05:00Z">
            <w:rPr>
              <w:rFonts w:ascii="Times New Roman" w:hAnsi="Times New Roman" w:hint="eastAsia"/>
            </w:rPr>
          </w:rPrChange>
        </w:rPr>
        <w:t>云备份中间件进行</w:t>
      </w:r>
      <w:r w:rsidR="00A27101" w:rsidRPr="00B207B1">
        <w:rPr>
          <w:rFonts w:hAnsiTheme="minorEastAsia" w:hint="eastAsia"/>
          <w:rPrChange w:id="5789" w:author="JY0225" w:date="2017-08-24T12:05:00Z">
            <w:rPr>
              <w:rFonts w:ascii="Times New Roman" w:hAnsi="Times New Roman" w:hint="eastAsia"/>
            </w:rPr>
          </w:rPrChange>
        </w:rPr>
        <w:t>了</w:t>
      </w:r>
      <w:r w:rsidR="00AC397D" w:rsidRPr="00B207B1">
        <w:rPr>
          <w:rFonts w:hAnsiTheme="minorEastAsia" w:hint="eastAsia"/>
          <w:rPrChange w:id="5790" w:author="JY0225" w:date="2017-08-24T12:05:00Z">
            <w:rPr>
              <w:rFonts w:ascii="Times New Roman" w:hAnsi="Times New Roman" w:hint="eastAsia"/>
            </w:rPr>
          </w:rPrChange>
        </w:rPr>
        <w:t>测试。</w:t>
      </w:r>
    </w:p>
    <w:p w14:paraId="6C659054" w14:textId="77777777" w:rsidR="00AC397D" w:rsidRPr="00B207B1" w:rsidRDefault="00AC397D">
      <w:pPr>
        <w:spacing w:line="400" w:lineRule="exact"/>
        <w:ind w:firstLine="420"/>
        <w:rPr>
          <w:rFonts w:hAnsiTheme="minorEastAsia"/>
          <w:rPrChange w:id="5791" w:author="JY0225" w:date="2017-08-24T12:05:00Z">
            <w:rPr>
              <w:rFonts w:ascii="Times New Roman" w:hAnsi="Times New Roman"/>
            </w:rPr>
          </w:rPrChange>
        </w:rPr>
        <w:pPrChange w:id="5792" w:author="JY0225" w:date="2017-08-24T12:06:00Z">
          <w:pPr>
            <w:spacing w:line="360" w:lineRule="auto"/>
            <w:ind w:firstLine="420"/>
          </w:pPr>
        </w:pPrChange>
      </w:pPr>
      <w:r w:rsidRPr="00B207B1">
        <w:rPr>
          <w:rFonts w:hAnsiTheme="minorEastAsia" w:hint="eastAsia"/>
          <w:rPrChange w:id="5793" w:author="JY0225" w:date="2017-08-24T12:05:00Z">
            <w:rPr>
              <w:rFonts w:ascii="Times New Roman" w:hAnsi="Times New Roman" w:hint="eastAsia"/>
            </w:rPr>
          </w:rPrChange>
        </w:rPr>
        <w:t>具体</w:t>
      </w:r>
      <w:r w:rsidR="004A1E33" w:rsidRPr="00B207B1">
        <w:rPr>
          <w:rFonts w:hAnsiTheme="minorEastAsia" w:hint="eastAsia"/>
          <w:rPrChange w:id="5794" w:author="JY0225" w:date="2017-08-24T12:05:00Z">
            <w:rPr>
              <w:rFonts w:ascii="Times New Roman" w:hAnsi="Times New Roman" w:hint="eastAsia"/>
            </w:rPr>
          </w:rPrChange>
        </w:rPr>
        <w:t>测试</w:t>
      </w:r>
      <w:r w:rsidR="005C7F8E" w:rsidRPr="00B207B1">
        <w:rPr>
          <w:rFonts w:hAnsiTheme="minorEastAsia" w:hint="eastAsia"/>
          <w:rPrChange w:id="5795" w:author="JY0225" w:date="2017-08-24T12:05:00Z">
            <w:rPr>
              <w:rFonts w:ascii="Times New Roman" w:hAnsi="Times New Roman" w:hint="eastAsia"/>
            </w:rPr>
          </w:rPrChange>
        </w:rPr>
        <w:t>目标</w:t>
      </w:r>
      <w:r w:rsidRPr="00B207B1">
        <w:rPr>
          <w:rFonts w:hAnsiTheme="minorEastAsia" w:hint="eastAsia"/>
          <w:rPrChange w:id="5796" w:author="JY0225" w:date="2017-08-24T12:05:00Z">
            <w:rPr>
              <w:rFonts w:ascii="Times New Roman" w:hAnsi="Times New Roman" w:hint="eastAsia"/>
            </w:rPr>
          </w:rPrChange>
        </w:rPr>
        <w:t>如下：</w:t>
      </w:r>
    </w:p>
    <w:p w14:paraId="0F5ED2CA" w14:textId="77777777" w:rsidR="00AC397D" w:rsidRPr="00B207B1" w:rsidRDefault="00AC397D">
      <w:pPr>
        <w:numPr>
          <w:ilvl w:val="0"/>
          <w:numId w:val="18"/>
        </w:numPr>
        <w:spacing w:line="400" w:lineRule="exact"/>
        <w:rPr>
          <w:rFonts w:hAnsiTheme="minorEastAsia" w:cstheme="minorBidi"/>
          <w:color w:val="000000" w:themeColor="text1"/>
          <w:rPrChange w:id="5797" w:author="JY0225" w:date="2017-08-24T12:05:00Z">
            <w:rPr>
              <w:rFonts w:ascii="Times New Roman" w:hAnsi="Times New Roman" w:cs="黑体"/>
            </w:rPr>
          </w:rPrChange>
        </w:rPr>
        <w:pPrChange w:id="5798"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799" w:author="JY0225" w:date="2017-08-24T12:05:00Z">
            <w:rPr>
              <w:rFonts w:ascii="Times New Roman" w:hAnsi="Times New Roman" w:hint="eastAsia"/>
            </w:rPr>
          </w:rPrChange>
        </w:rPr>
        <w:t>测试</w:t>
      </w:r>
      <w:del w:id="5800" w:author="JY0225" w:date="2017-08-24T10:57:00Z">
        <w:r w:rsidRPr="00B207B1" w:rsidDel="001A48B7">
          <w:rPr>
            <w:rFonts w:hAnsiTheme="minorEastAsia" w:hint="eastAsia"/>
            <w:color w:val="000000" w:themeColor="text1"/>
            <w:rPrChange w:id="5801"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802" w:author="JY0225" w:date="2017-08-24T12:05:00Z">
              <w:rPr>
                <w:rFonts w:ascii="Times New Roman" w:hAnsi="Times New Roman" w:cs="黑体" w:hint="eastAsia"/>
              </w:rPr>
            </w:rPrChange>
          </w:rPr>
          <w:delText>程是否正确；</w:delText>
        </w:r>
      </w:del>
      <w:ins w:id="5803" w:author="JY0225" w:date="2017-08-24T10:57:00Z">
        <w:r w:rsidR="001A48B7" w:rsidRPr="00B207B1">
          <w:rPr>
            <w:rFonts w:hAnsiTheme="minorEastAsia" w:hint="eastAsia"/>
            <w:color w:val="000000" w:themeColor="text1"/>
            <w:rPrChange w:id="5804" w:author="JY0225" w:date="2017-08-24T12:05:00Z">
              <w:rPr>
                <w:rFonts w:hint="eastAsia"/>
                <w:color w:val="000000" w:themeColor="text1"/>
              </w:rPr>
            </w:rPrChange>
          </w:rPr>
          <w:t>优化后的中间件系统是否完成</w:t>
        </w:r>
        <w:r w:rsidR="00671799" w:rsidRPr="00B207B1">
          <w:rPr>
            <w:rFonts w:hAnsiTheme="minorEastAsia" w:hint="eastAsia"/>
            <w:color w:val="000000" w:themeColor="text1"/>
            <w:rPrChange w:id="5805" w:author="JY0225" w:date="2017-08-24T12:05:00Z">
              <w:rPr>
                <w:rFonts w:hint="eastAsia"/>
                <w:color w:val="000000" w:themeColor="text1"/>
              </w:rPr>
            </w:rPrChange>
          </w:rPr>
          <w:t>分析</w:t>
        </w:r>
        <w:r w:rsidR="001A48B7" w:rsidRPr="00B207B1">
          <w:rPr>
            <w:rFonts w:hAnsiTheme="minorEastAsia" w:hint="eastAsia"/>
            <w:color w:val="000000" w:themeColor="text1"/>
            <w:rPrChange w:id="5806" w:author="JY0225" w:date="2017-08-24T12:05:00Z">
              <w:rPr>
                <w:rFonts w:hint="eastAsia"/>
                <w:color w:val="000000" w:themeColor="text1"/>
              </w:rPr>
            </w:rPrChange>
          </w:rPr>
          <w:t>设计</w:t>
        </w:r>
        <w:r w:rsidR="00671799" w:rsidRPr="00B207B1">
          <w:rPr>
            <w:rFonts w:hAnsiTheme="minorEastAsia" w:hint="eastAsia"/>
            <w:color w:val="000000" w:themeColor="text1"/>
            <w:rPrChange w:id="5807"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808" w:author="JY0225" w:date="2017-08-24T12:05:00Z">
            <w:rPr>
              <w:rFonts w:ascii="Times New Roman" w:hAnsi="Times New Roman"/>
            </w:rPr>
          </w:rPrChange>
        </w:rPr>
        <w:pPrChange w:id="5809" w:author="JY0225" w:date="2017-08-24T12:06:00Z">
          <w:pPr>
            <w:pStyle w:val="a5"/>
            <w:numPr>
              <w:numId w:val="17"/>
            </w:numPr>
            <w:spacing w:line="360" w:lineRule="auto"/>
            <w:ind w:left="780" w:firstLineChars="0" w:hanging="360"/>
          </w:pPr>
        </w:pPrChange>
      </w:pPr>
      <w:ins w:id="5810" w:author="JY0225" w:date="2017-08-24T10:57:00Z">
        <w:r w:rsidRPr="00B207B1">
          <w:rPr>
            <w:rFonts w:hAnsiTheme="minorEastAsia" w:hint="eastAsia"/>
            <w:color w:val="000000" w:themeColor="text1"/>
            <w:rPrChange w:id="5811" w:author="JY0225" w:date="2017-08-24T12:05:00Z">
              <w:rPr>
                <w:rFonts w:hint="eastAsia"/>
                <w:color w:val="000000" w:themeColor="text1"/>
              </w:rPr>
            </w:rPrChange>
          </w:rPr>
          <w:t>测试系统的</w:t>
        </w:r>
      </w:ins>
      <w:ins w:id="5812" w:author="JY0225" w:date="2017-08-24T10:58:00Z">
        <w:r w:rsidRPr="00B207B1">
          <w:rPr>
            <w:rFonts w:hAnsiTheme="minorEastAsia" w:hint="eastAsia"/>
            <w:color w:val="000000" w:themeColor="text1"/>
            <w:rPrChange w:id="5813" w:author="JY0225" w:date="2017-08-24T12:05:00Z">
              <w:rPr>
                <w:rFonts w:hint="eastAsia"/>
                <w:color w:val="000000" w:themeColor="text1"/>
              </w:rPr>
            </w:rPrChange>
          </w:rPr>
          <w:t>安全性、稳定性、鲁棒性。</w:t>
        </w:r>
      </w:ins>
      <w:del w:id="5814" w:author="JY0225" w:date="2017-08-24T10:57:00Z">
        <w:r w:rsidR="00AC397D" w:rsidRPr="00B207B1" w:rsidDel="000A7925">
          <w:rPr>
            <w:rFonts w:hAnsiTheme="minorEastAsia" w:hint="eastAsia"/>
            <w:color w:val="000000" w:themeColor="text1"/>
            <w:rPrChange w:id="5815"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816" w:author="JY0225" w:date="2017-08-24T12:05:00Z">
            <w:rPr>
              <w:rFonts w:ascii="Times New Roman" w:hAnsi="Times New Roman"/>
            </w:rPr>
          </w:rPrChange>
        </w:rPr>
        <w:pPrChange w:id="5817" w:author="JY0225" w:date="2017-08-24T12:06:00Z">
          <w:pPr>
            <w:pStyle w:val="a5"/>
            <w:numPr>
              <w:numId w:val="17"/>
            </w:numPr>
            <w:spacing w:line="360" w:lineRule="auto"/>
            <w:ind w:left="780" w:firstLineChars="0" w:hanging="360"/>
          </w:pPr>
        </w:pPrChange>
      </w:pPr>
      <w:ins w:id="5818" w:author="JY0225" w:date="2017-08-24T10:58:00Z">
        <w:r w:rsidRPr="00B207B1">
          <w:rPr>
            <w:rFonts w:hAnsiTheme="minorEastAsia" w:hint="eastAsia"/>
            <w:color w:val="000000" w:themeColor="text1"/>
            <w:rPrChange w:id="5819" w:author="JY0225" w:date="2017-08-24T12:05:00Z">
              <w:rPr>
                <w:rFonts w:hint="eastAsia"/>
                <w:color w:val="000000" w:themeColor="text1"/>
              </w:rPr>
            </w:rPrChange>
          </w:rPr>
          <w:t>与原有的中间件系统和</w:t>
        </w:r>
      </w:ins>
      <w:ins w:id="5820" w:author="JY0225" w:date="2017-08-24T10:59:00Z">
        <w:r w:rsidRPr="00B207B1">
          <w:rPr>
            <w:rFonts w:hAnsiTheme="minorEastAsia" w:hint="eastAsia"/>
            <w:color w:val="000000" w:themeColor="text1"/>
            <w:rPrChange w:id="5821" w:author="JY0225" w:date="2017-08-24T12:05:00Z">
              <w:rPr>
                <w:rFonts w:hint="eastAsia"/>
                <w:color w:val="000000" w:themeColor="text1"/>
              </w:rPr>
            </w:rPrChange>
          </w:rPr>
          <w:t>国内外</w:t>
        </w:r>
      </w:ins>
      <w:ins w:id="5822" w:author="JY0225" w:date="2017-08-24T10:58:00Z">
        <w:r w:rsidRPr="00B207B1">
          <w:rPr>
            <w:rFonts w:hAnsiTheme="minorEastAsia" w:hint="eastAsia"/>
            <w:color w:val="000000" w:themeColor="text1"/>
            <w:rPrChange w:id="5823" w:author="JY0225" w:date="2017-08-24T12:05:00Z">
              <w:rPr>
                <w:rFonts w:hint="eastAsia"/>
                <w:color w:val="000000" w:themeColor="text1"/>
              </w:rPr>
            </w:rPrChange>
          </w:rPr>
          <w:t>成熟的</w:t>
        </w:r>
      </w:ins>
      <w:ins w:id="5824" w:author="JY0225" w:date="2017-08-24T10:59:00Z">
        <w:r w:rsidRPr="00B207B1">
          <w:rPr>
            <w:rFonts w:hAnsiTheme="minorEastAsia" w:hint="eastAsia"/>
            <w:color w:val="000000" w:themeColor="text1"/>
            <w:rPrChange w:id="5825" w:author="JY0225" w:date="2017-08-24T12:05:00Z">
              <w:rPr>
                <w:rFonts w:hint="eastAsia"/>
                <w:color w:val="000000" w:themeColor="text1"/>
              </w:rPr>
            </w:rPrChange>
          </w:rPr>
          <w:t>云备份</w:t>
        </w:r>
      </w:ins>
      <w:r w:rsidR="00637878">
        <w:rPr>
          <w:rFonts w:hAnsiTheme="minorEastAsia" w:hint="eastAsia"/>
          <w:color w:val="000000" w:themeColor="text1"/>
        </w:rPr>
        <w:t>服务</w:t>
      </w:r>
      <w:ins w:id="5826" w:author="JY0225" w:date="2017-08-24T10:59:00Z">
        <w:r w:rsidRPr="00B207B1">
          <w:rPr>
            <w:rFonts w:hAnsiTheme="minorEastAsia" w:hint="eastAsia"/>
            <w:color w:val="000000" w:themeColor="text1"/>
            <w:rPrChange w:id="5827" w:author="JY0225" w:date="2017-08-24T12:05:00Z">
              <w:rPr>
                <w:rFonts w:hint="eastAsia"/>
                <w:color w:val="000000" w:themeColor="text1"/>
              </w:rPr>
            </w:rPrChange>
          </w:rPr>
          <w:t>产品进行对比分析。</w:t>
        </w:r>
      </w:ins>
      <w:del w:id="5828" w:author="JY0225" w:date="2017-08-24T10:58:00Z">
        <w:r w:rsidR="00AC397D" w:rsidRPr="00B207B1" w:rsidDel="000A0938">
          <w:rPr>
            <w:rFonts w:hAnsiTheme="minorEastAsia"/>
            <w:color w:val="000000" w:themeColor="text1"/>
            <w:rPrChange w:id="5829"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830"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831" w:author="微软用户" w:date="2017-08-18T22:53:00Z">
          <w:pPr>
            <w:pStyle w:val="21"/>
          </w:pPr>
        </w:pPrChange>
      </w:pPr>
      <w:bookmarkStart w:id="5832" w:name="_Toc491952472"/>
      <w:r w:rsidRPr="00B207B1">
        <w:lastRenderedPageBreak/>
        <w:t>6</w:t>
      </w:r>
      <w:r w:rsidR="0012527B" w:rsidRPr="00B207B1">
        <w:t>.3</w:t>
      </w:r>
      <w:r w:rsidRPr="00B207B1">
        <w:t xml:space="preserve"> </w:t>
      </w:r>
      <w:r w:rsidR="000D76F1" w:rsidRPr="00B207B1">
        <w:t>功能测试</w:t>
      </w:r>
      <w:bookmarkEnd w:id="5832"/>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833" w:name="_Toc491952473"/>
      <w:r w:rsidRPr="00B207B1">
        <w:t>6.3</w:t>
      </w:r>
      <w:r w:rsidR="00753384" w:rsidRPr="00B207B1">
        <w:t>.1</w:t>
      </w:r>
      <w:r w:rsidR="0050572F" w:rsidRPr="00B207B1">
        <w:t xml:space="preserve"> </w:t>
      </w:r>
      <w:r w:rsidR="00CE1794" w:rsidRPr="00B207B1">
        <w:rPr>
          <w:rFonts w:hint="eastAsia"/>
        </w:rPr>
        <w:t>持久会话管理功能测试</w:t>
      </w:r>
      <w:bookmarkEnd w:id="5833"/>
    </w:p>
    <w:p w14:paraId="36B9D4FB" w14:textId="020B9E65" w:rsidR="00DF3D47" w:rsidRPr="00B207B1" w:rsidRDefault="00106859" w:rsidP="007B5F9C">
      <w:pPr>
        <w:spacing w:line="400" w:lineRule="exact"/>
        <w:rPr>
          <w:rFonts w:hAnsiTheme="minorEastAsia"/>
          <w:color w:val="000000" w:themeColor="text1"/>
          <w:rPrChange w:id="5834" w:author="JY0225" w:date="2017-08-24T12:06:00Z">
            <w:rPr>
              <w:color w:val="000000" w:themeColor="text1"/>
            </w:rPr>
          </w:rPrChange>
        </w:rPr>
      </w:pPr>
      <w:r w:rsidRPr="00B207B1">
        <w:tab/>
      </w:r>
      <w:r w:rsidR="00B507DE" w:rsidRPr="00B207B1">
        <w:rPr>
          <w:rFonts w:hAnsiTheme="minorEastAsia" w:hint="eastAsia"/>
          <w:color w:val="000000" w:themeColor="text1"/>
          <w:rPrChange w:id="5835"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836" w:author="JY0225" w:date="2017-08-24T12:06:00Z">
            <w:rPr>
              <w:rFonts w:hint="eastAsia"/>
              <w:color w:val="000000" w:themeColor="text1"/>
            </w:rPr>
          </w:rPrChange>
        </w:rPr>
        <w:t>的主要功能是将</w:t>
      </w:r>
      <w:r w:rsidR="00FF2F64" w:rsidRPr="00B207B1">
        <w:rPr>
          <w:rFonts w:hAnsiTheme="minorEastAsia" w:hint="eastAsia"/>
          <w:color w:val="000000" w:themeColor="text1"/>
          <w:rPrChange w:id="5837" w:author="JY0225" w:date="2017-08-24T12:06:00Z">
            <w:rPr>
              <w:rFonts w:hint="eastAsia"/>
              <w:color w:val="000000" w:themeColor="text1"/>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838" w:author="JY0225" w:date="2017-08-24T12:06:00Z">
            <w:rPr>
              <w:rFonts w:hint="eastAsia"/>
              <w:color w:val="000000" w:themeColor="text1"/>
            </w:rPr>
          </w:rPrChange>
        </w:rPr>
        <w:t>备份</w:t>
      </w:r>
      <w:r w:rsidR="00FF2F64" w:rsidRPr="00B207B1">
        <w:rPr>
          <w:rFonts w:hAnsiTheme="minorEastAsia" w:hint="eastAsia"/>
          <w:color w:val="000000" w:themeColor="text1"/>
          <w:rPrChange w:id="5839"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416F5D">
      <w:pPr>
        <w:spacing w:line="400" w:lineRule="exact"/>
        <w:jc w:val="center"/>
        <w:rPr>
          <w:rFonts w:hAnsiTheme="minorEastAsia"/>
          <w:color w:val="000000" w:themeColor="text1"/>
          <w:rPrChange w:id="5840" w:author="JY0225" w:date="2017-08-24T12:06:00Z">
            <w:rPr>
              <w:color w:val="000000" w:themeColor="text1"/>
            </w:rPr>
          </w:rPrChange>
        </w:rPr>
      </w:pPr>
      <w:r w:rsidRPr="00B207B1">
        <w:rPr>
          <w:rFonts w:hAnsiTheme="minorEastAsia" w:hint="eastAsia"/>
          <w:color w:val="000000" w:themeColor="text1"/>
          <w:rPrChange w:id="5841" w:author="JY0225" w:date="2017-08-24T12:06:00Z">
            <w:rPr>
              <w:rFonts w:hint="eastAsia"/>
              <w:color w:val="000000" w:themeColor="text1"/>
            </w:rPr>
          </w:rPrChange>
        </w:rPr>
        <w:t>表</w:t>
      </w:r>
      <w:r w:rsidR="00633CC9" w:rsidRPr="00B207B1">
        <w:rPr>
          <w:rFonts w:hAnsiTheme="minorEastAsia"/>
          <w:color w:val="000000" w:themeColor="text1"/>
          <w:rPrChange w:id="5842" w:author="JY0225" w:date="2017-08-24T12:06:00Z">
            <w:rPr>
              <w:color w:val="000000" w:themeColor="text1"/>
            </w:rPr>
          </w:rPrChange>
        </w:rPr>
        <w:t>6-2</w:t>
      </w:r>
      <w:r w:rsidR="00296065" w:rsidRPr="00B207B1">
        <w:rPr>
          <w:rFonts w:hAnsiTheme="minorEastAsia"/>
          <w:color w:val="000000" w:themeColor="text1"/>
          <w:rPrChange w:id="5843" w:author="JY0225" w:date="2017-08-24T12:06:00Z">
            <w:rPr>
              <w:color w:val="000000" w:themeColor="text1"/>
            </w:rPr>
          </w:rPrChange>
        </w:rPr>
        <w:t xml:space="preserve"> </w:t>
      </w:r>
      <w:r w:rsidR="000545CE" w:rsidRPr="00B207B1">
        <w:rPr>
          <w:rFonts w:hAnsiTheme="minorEastAsia" w:hint="eastAsia"/>
          <w:color w:val="000000" w:themeColor="text1"/>
          <w:rPrChange w:id="5844" w:author="JY0225" w:date="2017-08-24T12:06:00Z">
            <w:rPr>
              <w:rFonts w:hint="eastAsia"/>
              <w:color w:val="000000" w:themeColor="text1"/>
            </w:rPr>
          </w:rPrChange>
        </w:rPr>
        <w:t>会话</w:t>
      </w:r>
      <w:r w:rsidR="00476838" w:rsidRPr="00B207B1">
        <w:rPr>
          <w:rFonts w:hAnsiTheme="minorEastAsia" w:hint="eastAsia"/>
          <w:color w:val="000000" w:themeColor="text1"/>
          <w:rPrChange w:id="5845" w:author="JY0225" w:date="2017-08-24T12:06:00Z">
            <w:rPr>
              <w:rFonts w:hint="eastAsia"/>
              <w:color w:val="000000" w:themeColor="text1"/>
            </w:rPr>
          </w:rPrChange>
        </w:rPr>
        <w:t>备份</w:t>
      </w:r>
      <w:r w:rsidR="000545CE" w:rsidRPr="00B207B1">
        <w:rPr>
          <w:rFonts w:hAnsiTheme="minorEastAsia" w:hint="eastAsia"/>
          <w:color w:val="000000" w:themeColor="text1"/>
          <w:rPrChange w:id="5846"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5CC05C19" w:rsidR="00296065" w:rsidRPr="00B207B1" w:rsidRDefault="0006112C" w:rsidP="007B5F9C">
      <w:pPr>
        <w:spacing w:line="400" w:lineRule="exact"/>
        <w:rPr>
          <w:rFonts w:hAnsiTheme="minorEastAsia"/>
          <w:rPrChange w:id="5847"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848" w:author="JY0225" w:date="2017-08-24T12:06:00Z">
            <w:rPr>
              <w:rFonts w:hint="eastAsia"/>
              <w:color w:val="000000" w:themeColor="text1"/>
            </w:rPr>
          </w:rPrChange>
        </w:rPr>
        <w:t>本测试</w:t>
      </w:r>
      <w:r w:rsidR="00CC267E" w:rsidRPr="00B207B1">
        <w:rPr>
          <w:rFonts w:hAnsiTheme="minorEastAsia" w:hint="eastAsia"/>
          <w:color w:val="000000" w:themeColor="text1"/>
          <w:rPrChange w:id="5849"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850" w:author="JY0225" w:date="2017-08-24T12:06:00Z">
            <w:rPr>
              <w:rFonts w:hint="eastAsia"/>
              <w:color w:val="000000" w:themeColor="text1"/>
            </w:rPr>
          </w:rPrChange>
        </w:rPr>
        <w:t>备份</w:t>
      </w:r>
      <w:r w:rsidR="00CC267E" w:rsidRPr="00B207B1">
        <w:rPr>
          <w:rFonts w:hAnsiTheme="minorEastAsia" w:hint="eastAsia"/>
          <w:color w:val="000000" w:themeColor="text1"/>
          <w:rPrChange w:id="5851"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852" w:author="JY0225" w:date="2017-08-24T12:06:00Z">
            <w:rPr>
              <w:rFonts w:hint="eastAsia"/>
              <w:color w:val="000000" w:themeColor="text1"/>
            </w:rPr>
          </w:rPrChange>
        </w:rPr>
        <w:t>测试</w:t>
      </w:r>
      <w:r w:rsidR="00D62A16" w:rsidRPr="00B207B1">
        <w:rPr>
          <w:rFonts w:hAnsiTheme="minorEastAsia" w:hint="eastAsia"/>
          <w:color w:val="000000" w:themeColor="text1"/>
          <w:rPrChange w:id="5853"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854" w:author="JY0225" w:date="2017-08-24T12:06:00Z">
            <w:rPr>
              <w:rFonts w:hint="eastAsia"/>
              <w:color w:val="000000" w:themeColor="text1"/>
            </w:rPr>
          </w:rPrChange>
        </w:rPr>
        <w:t>，该用例</w:t>
      </w:r>
      <w:r w:rsidR="00276705" w:rsidRPr="00B207B1">
        <w:rPr>
          <w:rFonts w:hAnsiTheme="minorEastAsia" w:hint="eastAsia"/>
          <w:color w:val="000000" w:themeColor="text1"/>
          <w:rPrChange w:id="5855" w:author="JY0225" w:date="2017-08-24T12:06:00Z">
            <w:rPr>
              <w:rFonts w:hint="eastAsia"/>
              <w:color w:val="000000" w:themeColor="text1"/>
            </w:rPr>
          </w:rPrChange>
        </w:rPr>
        <w:t>表示的是</w:t>
      </w:r>
      <w:r w:rsidR="003652CA" w:rsidRPr="00B207B1">
        <w:rPr>
          <w:rFonts w:hAnsiTheme="minorEastAsia" w:hint="eastAsia"/>
          <w:color w:val="000000" w:themeColor="text1"/>
          <w:rPrChange w:id="5856" w:author="JY0225" w:date="2017-08-24T12:06:00Z">
            <w:rPr>
              <w:rFonts w:hint="eastAsia"/>
              <w:color w:val="000000" w:themeColor="text1"/>
            </w:rPr>
          </w:rPrChange>
        </w:rPr>
        <w:t>用户名</w:t>
      </w:r>
      <w:r w:rsidR="00276705" w:rsidRPr="00B207B1">
        <w:rPr>
          <w:rFonts w:hAnsiTheme="minorEastAsia" w:hint="eastAsia"/>
          <w:color w:val="000000" w:themeColor="text1"/>
          <w:rPrChange w:id="5857" w:author="JY0225" w:date="2017-08-24T12:06:00Z">
            <w:rPr>
              <w:rFonts w:hint="eastAsia"/>
              <w:color w:val="000000" w:themeColor="text1"/>
            </w:rPr>
          </w:rPrChange>
        </w:rPr>
        <w:t>为</w:t>
      </w:r>
      <w:r w:rsidR="00276705" w:rsidRPr="00B207B1">
        <w:rPr>
          <w:rFonts w:hAnsiTheme="minorEastAsia"/>
          <w:color w:val="000000" w:themeColor="text1"/>
          <w:rPrChange w:id="5858" w:author="JY0225" w:date="2017-08-24T12:06:00Z">
            <w:rPr>
              <w:color w:val="000000" w:themeColor="text1"/>
            </w:rPr>
          </w:rPrChange>
        </w:rPr>
        <w:t>kaeyika163com</w:t>
      </w:r>
      <w:r w:rsidR="0000714B" w:rsidRPr="00B207B1">
        <w:rPr>
          <w:rFonts w:hAnsiTheme="minorEastAsia" w:hint="eastAsia"/>
          <w:color w:val="000000" w:themeColor="text1"/>
          <w:rPrChange w:id="5859" w:author="JY0225" w:date="2017-08-24T12:06:00Z">
            <w:rPr>
              <w:rFonts w:hint="eastAsia"/>
              <w:color w:val="000000" w:themeColor="text1"/>
            </w:rPr>
          </w:rPrChange>
        </w:rPr>
        <w:t>，</w:t>
      </w:r>
      <w:r w:rsidR="00C74210" w:rsidRPr="00B207B1">
        <w:rPr>
          <w:rFonts w:hAnsiTheme="minorEastAsia" w:hint="eastAsia"/>
          <w:color w:val="000000" w:themeColor="text1"/>
          <w:rPrChange w:id="5860" w:author="JY0225" w:date="2017-08-24T12:06:00Z">
            <w:rPr>
              <w:rFonts w:hint="eastAsia"/>
              <w:color w:val="000000" w:themeColor="text1"/>
            </w:rPr>
          </w:rPrChange>
        </w:rPr>
        <w:t>密码为</w:t>
      </w:r>
      <w:r w:rsidR="00C74210" w:rsidRPr="00B207B1">
        <w:rPr>
          <w:rFonts w:hAnsiTheme="minorEastAsia"/>
          <w:color w:val="000000" w:themeColor="text1"/>
          <w:rPrChange w:id="5861" w:author="JY0225" w:date="2017-08-24T12:06:00Z">
            <w:rPr>
              <w:color w:val="000000" w:themeColor="text1"/>
            </w:rPr>
          </w:rPrChange>
        </w:rPr>
        <w:t>123456</w:t>
      </w:r>
      <w:r w:rsidR="00C74210" w:rsidRPr="00B207B1">
        <w:rPr>
          <w:rFonts w:hAnsiTheme="minorEastAsia" w:hint="eastAsia"/>
          <w:color w:val="000000" w:themeColor="text1"/>
          <w:rPrChange w:id="5862"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863" w:author="JY0225" w:date="2017-08-24T12:06:00Z">
            <w:rPr>
              <w:rFonts w:hint="eastAsia"/>
              <w:color w:val="000000" w:themeColor="text1"/>
            </w:rPr>
          </w:rPrChange>
        </w:rPr>
        <w:t>优化后的中间件系统首先会调用请求加密函数，对会话进行加密，然后调用数据库层的服务，将加密后的请求存入到数据库。</w:t>
      </w:r>
      <w:r w:rsidR="006E6A72" w:rsidRPr="00B207B1">
        <w:rPr>
          <w:rFonts w:hAnsiTheme="minorEastAsia" w:hint="eastAsia"/>
          <w:color w:val="000000" w:themeColor="text1"/>
          <w:rPrChange w:id="5864" w:author="JY0225" w:date="2017-08-24T12:06:00Z">
            <w:rPr>
              <w:rFonts w:hint="eastAsia"/>
              <w:color w:val="000000" w:themeColor="text1"/>
            </w:rPr>
          </w:rPrChange>
        </w:rPr>
        <w:t>测试</w:t>
      </w:r>
      <w:r w:rsidR="00B17D26">
        <w:rPr>
          <w:rFonts w:hAnsiTheme="minorEastAsia" w:hint="eastAsia"/>
          <w:color w:val="000000" w:themeColor="text1"/>
        </w:rPr>
        <w:t>结果如图6-1</w:t>
      </w:r>
      <w:r w:rsidR="00E30C53" w:rsidRPr="00B207B1">
        <w:rPr>
          <w:rFonts w:hAnsiTheme="minorEastAsia" w:hint="eastAsia"/>
          <w:color w:val="000000" w:themeColor="text1"/>
          <w:rPrChange w:id="5865" w:author="JY0225" w:date="2017-08-24T12:06:00Z">
            <w:rPr>
              <w:rFonts w:hint="eastAsia"/>
              <w:color w:val="000000" w:themeColor="text1"/>
            </w:rPr>
          </w:rPrChange>
        </w:rPr>
        <w:t>所示：</w:t>
      </w:r>
    </w:p>
    <w:p w14:paraId="70A5FA3A" w14:textId="77777777" w:rsidR="005850BE" w:rsidRPr="00B207B1" w:rsidRDefault="0006112C">
      <w:pPr>
        <w:spacing w:line="400" w:lineRule="exact"/>
        <w:ind w:left="420"/>
        <w:jc w:val="center"/>
        <w:rPr>
          <w:rFonts w:hAnsiTheme="minorEastAsia"/>
          <w:color w:val="000000" w:themeColor="text1"/>
          <w:rPrChange w:id="5866" w:author="JY0225" w:date="2017-08-24T12:07:00Z">
            <w:rPr>
              <w:color w:val="000000" w:themeColor="text1"/>
            </w:rPr>
          </w:rPrChange>
        </w:rPr>
        <w:pPrChange w:id="5867" w:author="JY0225" w:date="2017-08-24T12:07:00Z">
          <w:pPr>
            <w:spacing w:line="360" w:lineRule="auto"/>
            <w:ind w:left="420"/>
            <w:jc w:val="center"/>
          </w:pPr>
        </w:pPrChange>
      </w:pPr>
      <w:r w:rsidRPr="00B207B1">
        <w:rPr>
          <w:rFonts w:hAnsiTheme="minorEastAsia"/>
          <w:rPrChange w:id="5868" w:author="JY0225" w:date="2017-08-24T12:07:00Z">
            <w:rPr/>
          </w:rPrChange>
        </w:rPr>
        <w:tab/>
      </w:r>
      <w:r w:rsidR="005850BE" w:rsidRPr="00B207B1">
        <w:rPr>
          <w:rFonts w:hAnsiTheme="minorEastAsia" w:hint="eastAsia"/>
          <w:color w:val="000000" w:themeColor="text1"/>
          <w:rPrChange w:id="5869" w:author="JY0225" w:date="2017-08-24T12:07:00Z">
            <w:rPr>
              <w:rFonts w:hint="eastAsia"/>
              <w:color w:val="000000" w:themeColor="text1"/>
            </w:rPr>
          </w:rPrChange>
        </w:rPr>
        <w:t>图</w:t>
      </w:r>
      <w:r w:rsidR="00C73049" w:rsidRPr="00B207B1">
        <w:rPr>
          <w:rFonts w:hAnsiTheme="minorEastAsia"/>
          <w:color w:val="000000" w:themeColor="text1"/>
          <w:rPrChange w:id="5870" w:author="JY0225" w:date="2017-08-24T12:07:00Z">
            <w:rPr>
              <w:color w:val="000000" w:themeColor="text1"/>
            </w:rPr>
          </w:rPrChange>
        </w:rPr>
        <w:t>6-1</w:t>
      </w:r>
      <w:r w:rsidR="00C73049" w:rsidRPr="00B207B1">
        <w:rPr>
          <w:rFonts w:hAnsiTheme="minorEastAsia" w:hint="eastAsia"/>
          <w:color w:val="000000" w:themeColor="text1"/>
          <w:rPrChange w:id="5871"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872" w:author="JY0225" w:date="2017-08-24T12:07:00Z">
            <w:rPr>
              <w:rFonts w:hint="eastAsia"/>
              <w:color w:val="000000" w:themeColor="text1"/>
            </w:rPr>
          </w:rPrChange>
        </w:rPr>
        <w:t>图</w:t>
      </w:r>
    </w:p>
    <w:p w14:paraId="2A7D8838" w14:textId="1363C268" w:rsidR="00BD00EB" w:rsidRPr="00B207B1" w:rsidRDefault="0006112C">
      <w:pPr>
        <w:spacing w:line="400" w:lineRule="exact"/>
        <w:ind w:firstLine="420"/>
        <w:rPr>
          <w:rFonts w:hAnsiTheme="minorEastAsia"/>
          <w:rPrChange w:id="5873" w:author="JY0225" w:date="2017-08-24T12:07:00Z">
            <w:rPr/>
          </w:rPrChange>
        </w:rPr>
      </w:pPr>
      <w:r w:rsidRPr="00B207B1">
        <w:rPr>
          <w:rFonts w:hAnsiTheme="minorEastAsia" w:hint="eastAsia"/>
          <w:color w:val="000000" w:themeColor="text1"/>
          <w:rPrChange w:id="5874"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875" w:author="JY0225" w:date="2017-08-24T12:07:00Z">
            <w:rPr>
              <w:rFonts w:hint="eastAsia"/>
              <w:color w:val="000000" w:themeColor="text1"/>
            </w:rPr>
          </w:rPrChange>
        </w:rPr>
        <w:t>中可以看出，请求已经被存在</w:t>
      </w:r>
      <w:r w:rsidRPr="00B207B1">
        <w:rPr>
          <w:rFonts w:hAnsiTheme="minorEastAsia"/>
          <w:color w:val="000000" w:themeColor="text1"/>
          <w:rPrChange w:id="5876" w:author="JY0225" w:date="2017-08-24T12:07:00Z">
            <w:rPr>
              <w:color w:val="000000" w:themeColor="text1"/>
            </w:rPr>
          </w:rPrChange>
        </w:rPr>
        <w:t>SQLite</w:t>
      </w:r>
      <w:r w:rsidRPr="00B207B1">
        <w:rPr>
          <w:rFonts w:hAnsiTheme="minorEastAsia" w:hint="eastAsia"/>
          <w:color w:val="000000" w:themeColor="text1"/>
          <w:rPrChange w:id="5877" w:author="JY0225" w:date="2017-08-24T12:07:00Z">
            <w:rPr>
              <w:rFonts w:hint="eastAsia"/>
              <w:color w:val="000000" w:themeColor="text1"/>
            </w:rPr>
          </w:rPrChange>
        </w:rPr>
        <w:t>数据中，数据库的路径为</w:t>
      </w:r>
      <w:r w:rsidRPr="00B207B1">
        <w:rPr>
          <w:rFonts w:hAnsiTheme="minorEastAsia"/>
          <w:color w:val="000000" w:themeColor="text1"/>
          <w:rPrChange w:id="5878" w:author="JY0225" w:date="2017-08-24T12:07:00Z">
            <w:rPr>
              <w:color w:val="000000" w:themeColor="text1"/>
            </w:rPr>
          </w:rPrChange>
        </w:rPr>
        <w:t>/va/log/mwlog.db</w:t>
      </w:r>
      <w:r w:rsidR="00BC2D03" w:rsidRPr="00B207B1">
        <w:rPr>
          <w:rFonts w:hAnsiTheme="minorEastAsia" w:hint="eastAsia"/>
          <w:color w:val="000000" w:themeColor="text1"/>
          <w:rPrChange w:id="5879" w:author="JY0225" w:date="2017-08-24T12:07:00Z">
            <w:rPr>
              <w:rFonts w:hint="eastAsia"/>
              <w:color w:val="000000" w:themeColor="text1"/>
            </w:rPr>
          </w:rPrChange>
        </w:rPr>
        <w:t>。</w:t>
      </w:r>
      <w:r w:rsidR="007D65D9" w:rsidRPr="00B207B1">
        <w:rPr>
          <w:rFonts w:hAnsiTheme="minorEastAsia" w:hint="eastAsia"/>
          <w:color w:val="000000" w:themeColor="text1"/>
          <w:rPrChange w:id="5880" w:author="JY0225" w:date="2017-08-24T12:07:00Z">
            <w:rPr>
              <w:rFonts w:hint="eastAsia"/>
              <w:color w:val="000000" w:themeColor="text1"/>
            </w:rPr>
          </w:rPrChange>
        </w:rPr>
        <w:t>我们可以看到，用户的请求是以乱码的形式</w:t>
      </w:r>
      <w:r w:rsidR="00476838" w:rsidRPr="00B207B1">
        <w:rPr>
          <w:rFonts w:hAnsiTheme="minorEastAsia" w:hint="eastAsia"/>
          <w:color w:val="000000" w:themeColor="text1"/>
          <w:rPrChange w:id="5881" w:author="JY0225" w:date="2017-08-24T12:07:00Z">
            <w:rPr>
              <w:rFonts w:hint="eastAsia"/>
              <w:color w:val="000000" w:themeColor="text1"/>
            </w:rPr>
          </w:rPrChange>
        </w:rPr>
        <w:t>备份</w:t>
      </w:r>
      <w:r w:rsidR="007D65D9" w:rsidRPr="00B207B1">
        <w:rPr>
          <w:rFonts w:hAnsiTheme="minorEastAsia" w:hint="eastAsia"/>
          <w:color w:val="000000" w:themeColor="text1"/>
          <w:rPrChange w:id="5882" w:author="JY0225" w:date="2017-08-24T12:07:00Z">
            <w:rPr>
              <w:rFonts w:hint="eastAsia"/>
              <w:color w:val="000000" w:themeColor="text1"/>
            </w:rPr>
          </w:rPrChange>
        </w:rPr>
        <w:t>在数据库中的，这很好地验证了对数据进行加密</w:t>
      </w:r>
      <w:r w:rsidR="00476838" w:rsidRPr="00B207B1">
        <w:rPr>
          <w:rFonts w:hAnsiTheme="minorEastAsia" w:hint="eastAsia"/>
          <w:color w:val="000000" w:themeColor="text1"/>
          <w:rPrChange w:id="5883" w:author="JY0225" w:date="2017-08-24T12:07:00Z">
            <w:rPr>
              <w:rFonts w:hint="eastAsia"/>
              <w:color w:val="000000" w:themeColor="text1"/>
            </w:rPr>
          </w:rPrChange>
        </w:rPr>
        <w:t>备份</w:t>
      </w:r>
      <w:r w:rsidR="007D65D9" w:rsidRPr="00B207B1">
        <w:rPr>
          <w:rFonts w:hAnsiTheme="minorEastAsia" w:hint="eastAsia"/>
          <w:color w:val="000000" w:themeColor="text1"/>
          <w:rPrChange w:id="5884"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885" w:name="_Toc491952474"/>
      <w:r w:rsidRPr="00B207B1">
        <w:lastRenderedPageBreak/>
        <w:t>6.3</w:t>
      </w:r>
      <w:r w:rsidR="00CE1794" w:rsidRPr="00B207B1">
        <w:t xml:space="preserve">.2 </w:t>
      </w:r>
      <w:r w:rsidR="00CE1794" w:rsidRPr="00B207B1">
        <w:rPr>
          <w:rFonts w:hint="eastAsia"/>
        </w:rPr>
        <w:t>大文件上传功能测试</w:t>
      </w:r>
      <w:bookmarkEnd w:id="5885"/>
    </w:p>
    <w:p w14:paraId="7BD4933D" w14:textId="0D1F600C" w:rsidR="00437E40" w:rsidRPr="00B207B1" w:rsidRDefault="00C31EDD" w:rsidP="00E67252">
      <w:pPr>
        <w:spacing w:line="400" w:lineRule="exact"/>
        <w:ind w:firstLine="418"/>
        <w:rPr>
          <w:rFonts w:hAnsiTheme="minorEastAsia"/>
          <w:color w:val="000000" w:themeColor="text1"/>
          <w:rPrChange w:id="5886" w:author="JY0225" w:date="2017-08-24T12:07:00Z">
            <w:rPr>
              <w:color w:val="000000" w:themeColor="text1"/>
            </w:rPr>
          </w:rPrChange>
        </w:rPr>
      </w:pPr>
      <w:r w:rsidRPr="00B207B1">
        <w:rPr>
          <w:rFonts w:hAnsiTheme="minorEastAsia" w:hint="eastAsia"/>
          <w:color w:val="000000" w:themeColor="text1"/>
          <w:rPrChange w:id="5887"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888"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利用服务器提供的高级功能，实现了大文件分块上传功能，在受到网络状况受到影响的情况下，若文件上传中断，会自动启用断点续传功能，避免数据重传。</w:t>
      </w:r>
      <w:r w:rsidR="000F6E74" w:rsidRPr="00B207B1">
        <w:rPr>
          <w:rFonts w:hAnsiTheme="minorEastAsia" w:hint="eastAsia"/>
          <w:color w:val="000000" w:themeColor="text1"/>
          <w:rPrChange w:id="5889" w:author="JY0225" w:date="2017-08-24T12:07:00Z">
            <w:rPr>
              <w:rFonts w:hint="eastAsia"/>
              <w:color w:val="000000" w:themeColor="text1"/>
            </w:rPr>
          </w:rPrChange>
        </w:rPr>
        <w:t>测试中，</w:t>
      </w:r>
      <w:r w:rsidR="004F1FD7" w:rsidRPr="00B207B1">
        <w:rPr>
          <w:rFonts w:hAnsiTheme="minorEastAsia" w:hint="eastAsia"/>
          <w:color w:val="000000" w:themeColor="text1"/>
          <w:rPrChange w:id="5890" w:author="JY0225" w:date="2017-08-24T12:07:00Z">
            <w:rPr>
              <w:rFonts w:hint="eastAsia"/>
              <w:color w:val="000000" w:themeColor="text1"/>
            </w:rPr>
          </w:rPrChange>
        </w:rPr>
        <w:t>本文</w:t>
      </w:r>
      <w:r w:rsidR="00D86C9A" w:rsidRPr="00B207B1">
        <w:rPr>
          <w:rFonts w:hAnsiTheme="minorEastAsia" w:hint="eastAsia"/>
          <w:color w:val="000000" w:themeColor="text1"/>
          <w:rPrChange w:id="5891"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892"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893" w:author="JY0225" w:date="2017-08-24T12:07:00Z">
            <w:rPr>
              <w:rFonts w:hint="eastAsia"/>
              <w:color w:val="000000" w:themeColor="text1"/>
            </w:rPr>
          </w:rPrChange>
        </w:rPr>
        <w:t>逐一</w:t>
      </w:r>
      <w:r w:rsidR="00A86B32" w:rsidRPr="00B207B1">
        <w:rPr>
          <w:rFonts w:hAnsiTheme="minorEastAsia" w:hint="eastAsia"/>
          <w:color w:val="000000" w:themeColor="text1"/>
          <w:rPrChange w:id="5894" w:author="JY0225" w:date="2017-08-24T12:07:00Z">
            <w:rPr>
              <w:rFonts w:hint="eastAsia"/>
              <w:color w:val="000000" w:themeColor="text1"/>
            </w:rPr>
          </w:rPrChange>
        </w:rPr>
        <w:t>上传至服务器，</w:t>
      </w:r>
      <w:r w:rsidR="007C7D3D" w:rsidRPr="00B207B1">
        <w:rPr>
          <w:rFonts w:hAnsiTheme="minorEastAsia" w:hint="eastAsia"/>
          <w:color w:val="000000" w:themeColor="text1"/>
          <w:rPrChange w:id="5895" w:author="JY0225" w:date="2017-08-24T12:07:00Z">
            <w:rPr>
              <w:rFonts w:hint="eastAsia"/>
              <w:color w:val="000000" w:themeColor="text1"/>
            </w:rPr>
          </w:rPrChange>
        </w:rPr>
        <w:t>等所有文件块上传完之后，调用服务器提供的合并文件结构，完成大文件在服务器端的合并。</w:t>
      </w:r>
      <w:r w:rsidR="000226C4" w:rsidRPr="00B207B1">
        <w:rPr>
          <w:rFonts w:hAnsiTheme="minorEastAsia" w:hint="eastAsia"/>
          <w:color w:val="000000" w:themeColor="text1"/>
          <w:rPrChange w:id="5896" w:author="JY0225" w:date="2017-08-24T12:07:00Z">
            <w:rPr>
              <w:rFonts w:hint="eastAsia"/>
              <w:color w:val="000000" w:themeColor="text1"/>
            </w:rPr>
          </w:rPrChange>
        </w:rPr>
        <w:t>在网络异常的状态下，中间件需要记录上传的断点信息，然后在下次网络连接正常后，根据断点信息实现续传。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37E40">
      <w:pPr>
        <w:spacing w:line="400" w:lineRule="exact"/>
        <w:jc w:val="center"/>
        <w:rPr>
          <w:rFonts w:hAnsiTheme="minorEastAsia"/>
          <w:color w:val="000000" w:themeColor="text1"/>
          <w:rPrChange w:id="5897" w:author="JY0225" w:date="2017-08-24T12:07:00Z">
            <w:rPr>
              <w:color w:val="000000" w:themeColor="text1"/>
            </w:rPr>
          </w:rPrChange>
        </w:rPr>
      </w:pPr>
      <w:r w:rsidRPr="00B207B1">
        <w:rPr>
          <w:rFonts w:hAnsiTheme="minorEastAsia"/>
          <w:color w:val="000000" w:themeColor="text1"/>
          <w:rPrChange w:id="5898" w:author="JY0225" w:date="2017-08-24T12:07:00Z">
            <w:rPr>
              <w:color w:val="000000" w:themeColor="text1"/>
            </w:rPr>
          </w:rPrChange>
        </w:rPr>
        <w:tab/>
      </w:r>
      <w:r w:rsidRPr="00B207B1">
        <w:rPr>
          <w:rFonts w:hAnsiTheme="minorEastAsia" w:hint="eastAsia"/>
          <w:color w:val="000000" w:themeColor="text1"/>
          <w:rPrChange w:id="5899" w:author="JY0225" w:date="2017-08-24T12:07:00Z">
            <w:rPr>
              <w:rFonts w:hint="eastAsia"/>
              <w:color w:val="000000" w:themeColor="text1"/>
            </w:rPr>
          </w:rPrChange>
        </w:rPr>
        <w:t>表</w:t>
      </w:r>
      <w:r w:rsidR="00ED4CF0" w:rsidRPr="00B207B1">
        <w:rPr>
          <w:rFonts w:hAnsiTheme="minorEastAsia"/>
          <w:color w:val="000000" w:themeColor="text1"/>
          <w:rPrChange w:id="5900" w:author="JY0225" w:date="2017-08-24T12:07:00Z">
            <w:rPr>
              <w:color w:val="000000" w:themeColor="text1"/>
            </w:rPr>
          </w:rPrChange>
        </w:rPr>
        <w:t>6-3</w:t>
      </w:r>
      <w:r w:rsidRPr="00B207B1">
        <w:rPr>
          <w:rFonts w:hAnsiTheme="minorEastAsia"/>
          <w:color w:val="000000" w:themeColor="text1"/>
          <w:rPrChange w:id="5901" w:author="JY0225" w:date="2017-08-24T12:07:00Z">
            <w:rPr>
              <w:color w:val="000000" w:themeColor="text1"/>
            </w:rPr>
          </w:rPrChange>
        </w:rPr>
        <w:t xml:space="preserve"> </w:t>
      </w:r>
      <w:r w:rsidR="00223031" w:rsidRPr="00B207B1">
        <w:rPr>
          <w:rFonts w:hAnsiTheme="minorEastAsia" w:hint="eastAsia"/>
          <w:color w:val="000000" w:themeColor="text1"/>
          <w:rPrChange w:id="5902"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903"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77777777" w:rsidR="00437E40" w:rsidRPr="00B207B1" w:rsidRDefault="008D1CBC" w:rsidP="0003187D">
            <w:pPr>
              <w:spacing w:line="400" w:lineRule="exact"/>
            </w:pPr>
            <w:r w:rsidRPr="00B207B1">
              <w:rPr>
                <w:rFonts w:hint="eastAsia"/>
                <w:color w:val="000000" w:themeColor="text1"/>
              </w:rPr>
              <w:t>大文件分块后逐一上传至服务器，并在服务器端合并</w:t>
            </w:r>
          </w:p>
        </w:tc>
      </w:tr>
    </w:tbl>
    <w:p w14:paraId="2F255C65" w14:textId="761BB5D8" w:rsidR="00D250D8" w:rsidRPr="00B207B1" w:rsidRDefault="00D764AB" w:rsidP="00D250D8">
      <w:pPr>
        <w:spacing w:line="400" w:lineRule="exact"/>
        <w:ind w:firstLine="418"/>
        <w:rPr>
          <w:rFonts w:hAnsiTheme="minorEastAsia"/>
          <w:color w:val="000000" w:themeColor="text1"/>
          <w:rPrChange w:id="5904" w:author="JY0225" w:date="2017-08-24T12:07:00Z">
            <w:rPr>
              <w:color w:val="000000" w:themeColor="text1"/>
            </w:rPr>
          </w:rPrChange>
        </w:rPr>
      </w:pPr>
      <w:r w:rsidRPr="00B207B1">
        <w:rPr>
          <w:rFonts w:hAnsiTheme="minorEastAsia" w:hint="eastAsia"/>
          <w:color w:val="000000" w:themeColor="text1"/>
          <w:rPrChange w:id="5905"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906" w:author="JY0225" w:date="2017-08-24T12:07:00Z">
            <w:rPr>
              <w:rFonts w:hint="eastAsia"/>
              <w:color w:val="000000" w:themeColor="text1"/>
            </w:rPr>
          </w:rPrChange>
        </w:rPr>
        <w:t>请求表示用户名为</w:t>
      </w:r>
      <w:r w:rsidR="00D250D8" w:rsidRPr="00B207B1">
        <w:rPr>
          <w:rFonts w:hAnsiTheme="minorEastAsia"/>
          <w:color w:val="000000" w:themeColor="text1"/>
          <w:rPrChange w:id="5907" w:author="JY0225" w:date="2017-08-24T12:07:00Z">
            <w:rPr>
              <w:color w:val="000000" w:themeColor="text1"/>
            </w:rPr>
          </w:rPrChange>
        </w:rPr>
        <w:t>kaeyika163com</w:t>
      </w:r>
      <w:r w:rsidR="00D250D8" w:rsidRPr="00B207B1">
        <w:rPr>
          <w:rFonts w:hAnsiTheme="minorEastAsia" w:hint="eastAsia"/>
          <w:color w:val="000000" w:themeColor="text1"/>
          <w:rPrChange w:id="5908" w:author="JY0225" w:date="2017-08-24T12:07:00Z">
            <w:rPr>
              <w:rFonts w:hint="eastAsia"/>
              <w:color w:val="000000" w:themeColor="text1"/>
            </w:rPr>
          </w:rPrChange>
        </w:rPr>
        <w:t>的用户上传一个大文件</w:t>
      </w:r>
      <w:r w:rsidR="00EE2D71" w:rsidRPr="00B207B1">
        <w:rPr>
          <w:rFonts w:hAnsiTheme="minorEastAsia"/>
          <w:color w:val="000000" w:themeColor="text1"/>
          <w:rPrChange w:id="5909" w:author="JY0225" w:date="2017-08-24T12:07:00Z">
            <w:rPr>
              <w:color w:val="000000" w:themeColor="text1"/>
            </w:rPr>
          </w:rPrChange>
        </w:rPr>
        <w:t>test.py</w:t>
      </w:r>
      <w:r w:rsidR="00D250D8" w:rsidRPr="00B207B1">
        <w:rPr>
          <w:rFonts w:hAnsiTheme="minorEastAsia" w:hint="eastAsia"/>
          <w:color w:val="000000" w:themeColor="text1"/>
          <w:rPrChange w:id="5910"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911"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912" w:author="JY0225" w:date="2017-08-24T12:07:00Z">
            <w:rPr>
              <w:color w:val="000000" w:themeColor="text1"/>
            </w:rPr>
          </w:rPrChange>
        </w:rPr>
        <w:t>/</w:t>
      </w:r>
      <w:r w:rsidR="00F11699" w:rsidRPr="00B207B1">
        <w:rPr>
          <w:rFonts w:hAnsiTheme="minorEastAsia"/>
          <w:color w:val="000000" w:themeColor="text1"/>
          <w:rPrChange w:id="5913" w:author="JY0225" w:date="2017-08-24T12:07:00Z">
            <w:rPr>
              <w:color w:val="000000" w:themeColor="text1"/>
            </w:rPr>
          </w:rPrChange>
        </w:rPr>
        <w:t>biye/test.py</w:t>
      </w:r>
      <w:r w:rsidR="00A159C7" w:rsidRPr="00B207B1">
        <w:rPr>
          <w:rFonts w:hAnsiTheme="minorEastAsia" w:hint="eastAsia"/>
          <w:color w:val="000000" w:themeColor="text1"/>
          <w:rPrChange w:id="5914" w:author="JY0225" w:date="2017-08-24T12:07:00Z">
            <w:rPr>
              <w:rFonts w:hint="eastAsia"/>
              <w:color w:val="000000" w:themeColor="text1"/>
            </w:rPr>
          </w:rPrChange>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915"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916" w:author="JY0225" w:date="2017-08-24T12:07:00Z">
            <w:rPr>
              <w:rFonts w:hint="eastAsia"/>
              <w:color w:val="000000" w:themeColor="text1"/>
            </w:rPr>
          </w:rPrChange>
        </w:rPr>
        <w:t>所示</w:t>
      </w:r>
      <w:r w:rsidR="00E52BD2" w:rsidRPr="00B207B1">
        <w:rPr>
          <w:rFonts w:hAnsiTheme="minorEastAsia" w:hint="eastAsia"/>
          <w:color w:val="000000" w:themeColor="text1"/>
          <w:rPrChange w:id="5917" w:author="JY0225" w:date="2017-08-24T12:07:00Z">
            <w:rPr>
              <w:rFonts w:hint="eastAsia"/>
              <w:color w:val="000000" w:themeColor="text1"/>
            </w:rPr>
          </w:rPrChange>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918" w:author="JY0225" w:date="2017-08-24T12:07:00Z">
            <w:rPr>
              <w:color w:val="000000" w:themeColor="text1"/>
            </w:rPr>
          </w:rPrChange>
        </w:rPr>
        <w:pPrChange w:id="5919" w:author="JY0225" w:date="2017-08-24T12:07:00Z">
          <w:pPr>
            <w:spacing w:line="360" w:lineRule="auto"/>
            <w:ind w:left="420"/>
            <w:jc w:val="center"/>
          </w:pPr>
        </w:pPrChange>
      </w:pPr>
      <w:r w:rsidRPr="00B207B1">
        <w:rPr>
          <w:rFonts w:hAnsiTheme="minorEastAsia" w:hint="eastAsia"/>
          <w:color w:val="000000" w:themeColor="text1"/>
          <w:rPrChange w:id="5920" w:author="JY0225" w:date="2017-08-24T12:07:00Z">
            <w:rPr>
              <w:rFonts w:hint="eastAsia"/>
              <w:color w:val="000000" w:themeColor="text1"/>
            </w:rPr>
          </w:rPrChange>
        </w:rPr>
        <w:t>图</w:t>
      </w:r>
      <w:r w:rsidRPr="00B207B1">
        <w:rPr>
          <w:rFonts w:hAnsiTheme="minorEastAsia"/>
          <w:color w:val="000000" w:themeColor="text1"/>
          <w:rPrChange w:id="5921" w:author="JY0225" w:date="2017-08-24T12:07:00Z">
            <w:rPr>
              <w:color w:val="000000" w:themeColor="text1"/>
            </w:rPr>
          </w:rPrChange>
        </w:rPr>
        <w:t>6-2</w:t>
      </w:r>
      <w:r w:rsidR="00BF6E89" w:rsidRPr="00B207B1">
        <w:rPr>
          <w:rFonts w:hAnsiTheme="minorEastAsia" w:hint="eastAsia"/>
          <w:color w:val="000000" w:themeColor="text1"/>
          <w:rPrChange w:id="5922" w:author="JY0225" w:date="2017-08-24T12:07:00Z">
            <w:rPr>
              <w:rFonts w:hint="eastAsia"/>
              <w:color w:val="000000" w:themeColor="text1"/>
            </w:rPr>
          </w:rPrChange>
        </w:rPr>
        <w:t>大文件分块上传测试</w:t>
      </w:r>
      <w:r w:rsidRPr="00B207B1">
        <w:rPr>
          <w:rFonts w:hAnsiTheme="minorEastAsia" w:hint="eastAsia"/>
          <w:color w:val="000000" w:themeColor="text1"/>
          <w:rPrChange w:id="5923" w:author="JY0225" w:date="2017-08-24T12:07:00Z">
            <w:rPr>
              <w:rFonts w:hint="eastAsia"/>
              <w:color w:val="000000" w:themeColor="text1"/>
            </w:rPr>
          </w:rPrChange>
        </w:rPr>
        <w:t>图</w:t>
      </w:r>
    </w:p>
    <w:p w14:paraId="788AE393" w14:textId="4A82D77D" w:rsidR="00B92CE0" w:rsidRPr="00B207B1" w:rsidRDefault="00DA1B84">
      <w:pPr>
        <w:spacing w:line="400" w:lineRule="exact"/>
        <w:ind w:firstLine="418"/>
        <w:rPr>
          <w:rFonts w:hAnsiTheme="minorEastAsia"/>
          <w:color w:val="000000" w:themeColor="text1"/>
          <w:rPrChange w:id="5924"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925"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926"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927" w:author="JY0225" w:date="2017-08-24T12:07:00Z">
            <w:rPr>
              <w:rFonts w:hint="eastAsia"/>
              <w:color w:val="000000" w:themeColor="text1"/>
            </w:rPr>
          </w:rPrChange>
        </w:rPr>
        <w:t>可以看出，</w:t>
      </w:r>
      <w:r w:rsidR="00E52BD2" w:rsidRPr="00B207B1">
        <w:rPr>
          <w:rFonts w:hAnsiTheme="minorEastAsia"/>
          <w:color w:val="000000" w:themeColor="text1"/>
          <w:rPrChange w:id="5928" w:author="JY0225" w:date="2017-08-24T12:07:00Z">
            <w:rPr>
              <w:color w:val="000000" w:themeColor="text1"/>
            </w:rPr>
          </w:rPrChange>
        </w:rPr>
        <w:t>test</w:t>
      </w:r>
      <w:r w:rsidR="00A0221D" w:rsidRPr="00B207B1">
        <w:rPr>
          <w:rFonts w:hAnsiTheme="minorEastAsia"/>
          <w:color w:val="000000" w:themeColor="text1"/>
          <w:rPrChange w:id="5929" w:author="JY0225" w:date="2017-08-24T12:07:00Z">
            <w:rPr>
              <w:color w:val="000000" w:themeColor="text1"/>
            </w:rPr>
          </w:rPrChange>
        </w:rPr>
        <w:t>.py</w:t>
      </w:r>
      <w:r w:rsidR="000550E5" w:rsidRPr="00B207B1">
        <w:rPr>
          <w:rFonts w:hAnsiTheme="minorEastAsia" w:hint="eastAsia"/>
          <w:color w:val="000000" w:themeColor="text1"/>
          <w:rPrChange w:id="5930" w:author="JY0225" w:date="2017-08-24T12:07:00Z">
            <w:rPr>
              <w:rFonts w:hint="eastAsia"/>
              <w:color w:val="000000" w:themeColor="text1"/>
            </w:rPr>
          </w:rPrChange>
        </w:rPr>
        <w:t>文件</w:t>
      </w:r>
      <w:r w:rsidR="00E52BD2" w:rsidRPr="00B207B1">
        <w:rPr>
          <w:rFonts w:hAnsiTheme="minorEastAsia" w:hint="eastAsia"/>
          <w:color w:val="000000" w:themeColor="text1"/>
          <w:rPrChange w:id="5931" w:author="JY0225" w:date="2017-08-24T12:07:00Z">
            <w:rPr>
              <w:rFonts w:hint="eastAsia"/>
              <w:color w:val="000000" w:themeColor="text1"/>
            </w:rPr>
          </w:rPrChange>
        </w:rPr>
        <w:t>按用户</w:t>
      </w:r>
      <w:r w:rsidR="00E52BD2" w:rsidRPr="00B207B1">
        <w:rPr>
          <w:rFonts w:hAnsiTheme="minorEastAsia"/>
          <w:color w:val="000000" w:themeColor="text1"/>
          <w:rPrChange w:id="5932" w:author="JY0225" w:date="2017-08-24T12:07:00Z">
            <w:rPr>
              <w:color w:val="000000" w:themeColor="text1"/>
            </w:rPr>
          </w:rPrChange>
        </w:rPr>
        <w:t>id</w:t>
      </w:r>
      <w:r w:rsidR="00E52BD2" w:rsidRPr="00B207B1">
        <w:rPr>
          <w:rFonts w:hAnsiTheme="minorEastAsia" w:hint="eastAsia"/>
          <w:color w:val="000000" w:themeColor="text1"/>
          <w:rPrChange w:id="5933"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934" w:author="JY0225" w:date="2017-08-24T12:07:00Z">
            <w:rPr>
              <w:color w:val="000000" w:themeColor="text1"/>
            </w:rPr>
          </w:rPrChange>
        </w:rPr>
        <w:t>4</w:t>
      </w:r>
      <w:r w:rsidR="00E52BD2" w:rsidRPr="00B207B1">
        <w:rPr>
          <w:rFonts w:hAnsiTheme="minorEastAsia" w:hint="eastAsia"/>
          <w:color w:val="000000" w:themeColor="text1"/>
          <w:rPrChange w:id="5935" w:author="JY0225" w:date="2017-08-24T12:07:00Z">
            <w:rPr>
              <w:rFonts w:hint="eastAsia"/>
              <w:color w:val="000000" w:themeColor="text1"/>
            </w:rPr>
          </w:rPrChange>
        </w:rPr>
        <w:t>个文件块</w:t>
      </w:r>
      <w:r w:rsidR="00F97AA2" w:rsidRPr="00B207B1">
        <w:rPr>
          <w:rFonts w:hAnsiTheme="minorEastAsia" w:hint="eastAsia"/>
          <w:color w:val="000000" w:themeColor="text1"/>
          <w:rPrChange w:id="5936"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937" w:author="JY0225" w:date="2017-08-24T12:07:00Z">
            <w:rPr>
              <w:color w:val="000000" w:themeColor="text1"/>
            </w:rPr>
          </w:rPrChange>
        </w:rPr>
        <w:t>4M</w:t>
      </w:r>
      <w:r w:rsidR="003C2052" w:rsidRPr="00B207B1">
        <w:rPr>
          <w:rFonts w:hAnsiTheme="minorEastAsia" w:hint="eastAsia"/>
          <w:color w:val="000000" w:themeColor="text1"/>
          <w:rPrChange w:id="5938" w:author="JY0225" w:date="2017-08-24T12:07:00Z">
            <w:rPr>
              <w:rFonts w:hint="eastAsia"/>
              <w:color w:val="000000" w:themeColor="text1"/>
            </w:rPr>
          </w:rPrChange>
        </w:rPr>
        <w:t>。</w:t>
      </w:r>
      <w:r w:rsidR="00B93137" w:rsidRPr="00B207B1">
        <w:rPr>
          <w:rFonts w:hAnsiTheme="minorEastAsia" w:hint="eastAsia"/>
          <w:color w:val="000000" w:themeColor="text1"/>
          <w:rPrChange w:id="5939" w:author="JY0225" w:date="2017-08-24T12:07:00Z">
            <w:rPr>
              <w:rFonts w:hint="eastAsia"/>
              <w:color w:val="000000" w:themeColor="text1"/>
            </w:rPr>
          </w:rPrChange>
        </w:rPr>
        <w:t>每个文件块都由一个上传文件的进程单独上传到了服务器，并且最后调用的服务器端的合并文件接口。通过对服务器端文</w:t>
      </w:r>
      <w:r w:rsidR="00B92856" w:rsidRPr="00B207B1">
        <w:rPr>
          <w:rFonts w:hAnsiTheme="minorEastAsia" w:hint="eastAsia"/>
          <w:color w:val="000000" w:themeColor="text1"/>
          <w:rPrChange w:id="5940" w:author="JY0225" w:date="2017-08-24T12:07:00Z">
            <w:rPr>
              <w:rFonts w:hint="eastAsia"/>
              <w:color w:val="000000" w:themeColor="text1"/>
            </w:rPr>
          </w:rPrChange>
        </w:rPr>
        <w:t>件的查询</w:t>
      </w:r>
      <w:r w:rsidR="00E82C50" w:rsidRPr="00B207B1">
        <w:rPr>
          <w:rFonts w:hAnsiTheme="minorEastAsia" w:hint="eastAsia"/>
          <w:color w:val="000000" w:themeColor="text1"/>
        </w:rPr>
        <w:t>可以看到，文件块被合并成了一个完整</w:t>
      </w:r>
      <w:r w:rsidR="00B93137" w:rsidRPr="00B207B1">
        <w:rPr>
          <w:rFonts w:hAnsiTheme="minorEastAsia" w:hint="eastAsia"/>
          <w:color w:val="000000" w:themeColor="text1"/>
          <w:rPrChange w:id="5941"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942" w:name="_Toc491952475"/>
      <w:r w:rsidRPr="00B207B1">
        <w:lastRenderedPageBreak/>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942"/>
    </w:p>
    <w:p w14:paraId="51287201" w14:textId="3513E09C" w:rsidR="006B7096" w:rsidRPr="00B207B1" w:rsidRDefault="00CC2F60" w:rsidP="006B7096">
      <w:pPr>
        <w:spacing w:line="400" w:lineRule="exact"/>
        <w:ind w:firstLine="418"/>
        <w:rPr>
          <w:rFonts w:hAnsiTheme="minorEastAsia"/>
          <w:color w:val="000000" w:themeColor="text1"/>
          <w:rPrChange w:id="5943" w:author="JY0225" w:date="2017-08-24T12:07:00Z">
            <w:rPr>
              <w:color w:val="000000" w:themeColor="text1"/>
            </w:rPr>
          </w:rPrChange>
        </w:rPr>
      </w:pPr>
      <w:r w:rsidRPr="00B207B1">
        <w:rPr>
          <w:rFonts w:hAnsiTheme="minorEastAsia" w:hint="eastAsia"/>
          <w:color w:val="000000" w:themeColor="text1"/>
          <w:rPrChange w:id="5944"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945" w:author="JY0225" w:date="2017-08-24T12:07:00Z">
            <w:rPr>
              <w:rFonts w:hint="eastAsia"/>
              <w:color w:val="000000" w:themeColor="text1"/>
            </w:rPr>
          </w:rPrChange>
        </w:rPr>
        <w:t>利用现代计算机普遍较大的</w:t>
      </w:r>
      <w:r w:rsidR="00476838" w:rsidRPr="00B207B1">
        <w:rPr>
          <w:rFonts w:hAnsiTheme="minorEastAsia" w:hint="eastAsia"/>
          <w:color w:val="000000" w:themeColor="text1"/>
          <w:rPrChange w:id="5946" w:author="JY0225" w:date="2017-08-24T12:07:00Z">
            <w:rPr>
              <w:rFonts w:hint="eastAsia"/>
              <w:color w:val="000000" w:themeColor="text1"/>
            </w:rPr>
          </w:rPrChange>
        </w:rPr>
        <w:t>备份</w:t>
      </w:r>
      <w:r w:rsidR="00607CBD" w:rsidRPr="00B207B1">
        <w:rPr>
          <w:rFonts w:hAnsiTheme="minorEastAsia" w:hint="eastAsia"/>
          <w:color w:val="000000" w:themeColor="text1"/>
          <w:rPrChange w:id="5947" w:author="JY0225" w:date="2017-08-24T12:07:00Z">
            <w:rPr>
              <w:rFonts w:hint="eastAsia"/>
              <w:color w:val="000000" w:themeColor="text1"/>
            </w:rPr>
          </w:rPrChange>
        </w:rPr>
        <w:t>空间以及高性能的计算能力，实现了本地缓存管理，进一步减少了系统</w:t>
      </w:r>
      <w:r w:rsidR="00607CBD" w:rsidRPr="00B207B1">
        <w:rPr>
          <w:rFonts w:hAnsiTheme="minorEastAsia"/>
          <w:color w:val="000000" w:themeColor="text1"/>
          <w:rPrChange w:id="5948" w:author="JY0225" w:date="2017-08-24T12:07:00Z">
            <w:rPr>
              <w:color w:val="000000" w:themeColor="text1"/>
            </w:rPr>
          </w:rPrChange>
        </w:rPr>
        <w:t>I/O</w:t>
      </w:r>
      <w:r w:rsidR="00607CBD" w:rsidRPr="00B207B1">
        <w:rPr>
          <w:rFonts w:hAnsiTheme="minorEastAsia" w:hint="eastAsia"/>
          <w:color w:val="000000" w:themeColor="text1"/>
          <w:rPrChange w:id="5949" w:author="JY0225" w:date="2017-08-24T12:07:00Z">
            <w:rPr>
              <w:rFonts w:hint="eastAsia"/>
              <w:color w:val="000000" w:themeColor="text1"/>
            </w:rPr>
          </w:rPrChange>
        </w:rPr>
        <w:t>操作，提高了中间件性能。同时，利用服务器提供的个人</w:t>
      </w:r>
      <w:r w:rsidR="00476838" w:rsidRPr="00B207B1">
        <w:rPr>
          <w:rFonts w:hAnsiTheme="minorEastAsia" w:hint="eastAsia"/>
          <w:color w:val="000000" w:themeColor="text1"/>
          <w:rPrChange w:id="5950" w:author="JY0225" w:date="2017-08-24T12:07:00Z">
            <w:rPr>
              <w:rFonts w:hint="eastAsia"/>
              <w:color w:val="000000" w:themeColor="text1"/>
            </w:rPr>
          </w:rPrChange>
        </w:rPr>
        <w:t>备份</w:t>
      </w:r>
      <w:r w:rsidR="00607CBD" w:rsidRPr="00B207B1">
        <w:rPr>
          <w:rFonts w:hAnsiTheme="minorEastAsia" w:hint="eastAsia"/>
          <w:color w:val="000000" w:themeColor="text1"/>
          <w:rPrChange w:id="5951"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952"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953" w:author="JY0225" w:date="2017-08-24T12:07:00Z">
            <w:rPr>
              <w:rFonts w:hint="eastAsia"/>
              <w:color w:val="000000" w:themeColor="text1"/>
            </w:rPr>
          </w:rPrChange>
        </w:rPr>
        <w:t>主要针对存在本地或是服务器缓存的情况下，记录文件下载或上传过程中调用的接口和传输的效率。</w:t>
      </w:r>
      <w:r w:rsidR="00CC170E">
        <w:rPr>
          <w:rFonts w:hAnsiTheme="minorEastAsia" w:hint="eastAsia"/>
          <w:color w:val="000000" w:themeColor="text1"/>
        </w:rPr>
        <w:t>表6-4所示为本地缓存测试用例。</w:t>
      </w:r>
    </w:p>
    <w:p w14:paraId="17AA815C" w14:textId="77777777" w:rsidR="006B7096" w:rsidRPr="00B207B1" w:rsidRDefault="006B7096" w:rsidP="006B7096">
      <w:pPr>
        <w:spacing w:line="400" w:lineRule="exact"/>
        <w:jc w:val="center"/>
        <w:rPr>
          <w:rFonts w:hAnsiTheme="minorEastAsia"/>
          <w:color w:val="000000" w:themeColor="text1"/>
          <w:rPrChange w:id="5954" w:author="JY0225" w:date="2017-08-24T12:07:00Z">
            <w:rPr>
              <w:color w:val="000000" w:themeColor="text1"/>
            </w:rPr>
          </w:rPrChange>
        </w:rPr>
      </w:pPr>
      <w:r w:rsidRPr="00B207B1">
        <w:rPr>
          <w:rFonts w:hAnsiTheme="minorEastAsia"/>
          <w:color w:val="000000" w:themeColor="text1"/>
          <w:rPrChange w:id="5955" w:author="JY0225" w:date="2017-08-24T12:07:00Z">
            <w:rPr>
              <w:color w:val="000000" w:themeColor="text1"/>
            </w:rPr>
          </w:rPrChange>
        </w:rPr>
        <w:tab/>
      </w:r>
      <w:r w:rsidRPr="00B207B1">
        <w:rPr>
          <w:rFonts w:hAnsiTheme="minorEastAsia" w:hint="eastAsia"/>
          <w:color w:val="000000" w:themeColor="text1"/>
          <w:rPrChange w:id="5956" w:author="JY0225" w:date="2017-08-24T12:07:00Z">
            <w:rPr>
              <w:rFonts w:hint="eastAsia"/>
              <w:color w:val="000000" w:themeColor="text1"/>
            </w:rPr>
          </w:rPrChange>
        </w:rPr>
        <w:t>表</w:t>
      </w:r>
      <w:r w:rsidR="00033A4A" w:rsidRPr="00B207B1">
        <w:rPr>
          <w:rFonts w:hAnsiTheme="minorEastAsia"/>
          <w:color w:val="000000" w:themeColor="text1"/>
          <w:rPrChange w:id="5957" w:author="JY0225" w:date="2017-08-24T12:07:00Z">
            <w:rPr>
              <w:color w:val="000000" w:themeColor="text1"/>
            </w:rPr>
          </w:rPrChange>
        </w:rPr>
        <w:t>6-</w:t>
      </w:r>
      <w:r w:rsidR="00CA6AB8" w:rsidRPr="00B207B1">
        <w:rPr>
          <w:rFonts w:hAnsiTheme="minorEastAsia"/>
          <w:color w:val="000000" w:themeColor="text1"/>
          <w:rPrChange w:id="5958" w:author="JY0225" w:date="2017-08-24T12:07:00Z">
            <w:rPr>
              <w:color w:val="000000" w:themeColor="text1"/>
            </w:rPr>
          </w:rPrChange>
        </w:rPr>
        <w:t>4</w:t>
      </w:r>
      <w:r w:rsidRPr="00B207B1">
        <w:rPr>
          <w:rFonts w:hAnsiTheme="minorEastAsia"/>
          <w:color w:val="000000" w:themeColor="text1"/>
          <w:rPrChange w:id="5959" w:author="JY0225" w:date="2017-08-24T12:07:00Z">
            <w:rPr>
              <w:color w:val="000000" w:themeColor="text1"/>
            </w:rPr>
          </w:rPrChange>
        </w:rPr>
        <w:t xml:space="preserve"> </w:t>
      </w:r>
      <w:r w:rsidR="00CC0A96" w:rsidRPr="00B207B1">
        <w:rPr>
          <w:rFonts w:hAnsiTheme="minorEastAsia" w:hint="eastAsia"/>
          <w:color w:val="000000" w:themeColor="text1"/>
          <w:rPrChange w:id="5960"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77777777"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6DCC5AAF" w:rsidR="00445CAA" w:rsidRPr="00B207B1" w:rsidRDefault="00180699" w:rsidP="00670103">
      <w:pPr>
        <w:spacing w:line="400" w:lineRule="exact"/>
        <w:rPr>
          <w:rFonts w:hAnsiTheme="minorEastAsia"/>
          <w:color w:val="000000" w:themeColor="text1"/>
          <w:rPrChange w:id="5961"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2583291">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sidRPr="00B207B1">
        <w:rPr>
          <w:color w:val="000000" w:themeColor="text1"/>
        </w:rPr>
        <w:tab/>
      </w:r>
      <w:r w:rsidR="00CA11C1" w:rsidRPr="00B207B1">
        <w:rPr>
          <w:rFonts w:hAnsiTheme="minorEastAsia" w:hint="eastAsia"/>
          <w:color w:val="000000" w:themeColor="text1"/>
          <w:rPrChange w:id="5962"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963" w:author="JY0225" w:date="2017-08-24T12:08:00Z">
            <w:rPr>
              <w:rFonts w:hint="eastAsia"/>
              <w:color w:val="000000" w:themeColor="text1"/>
            </w:rPr>
          </w:rPrChange>
        </w:rPr>
        <w:t>该请求表示用户</w:t>
      </w:r>
      <w:r w:rsidR="004E40EE" w:rsidRPr="00B207B1">
        <w:rPr>
          <w:rFonts w:hAnsiTheme="minorEastAsia"/>
          <w:color w:val="000000" w:themeColor="text1"/>
          <w:rPrChange w:id="5964" w:author="JY0225" w:date="2017-08-24T12:08:00Z">
            <w:rPr>
              <w:color w:val="000000" w:themeColor="text1"/>
            </w:rPr>
          </w:rPrChange>
        </w:rPr>
        <w:t>kaeyika163com</w:t>
      </w:r>
      <w:r w:rsidR="00F463B7" w:rsidRPr="00B207B1">
        <w:rPr>
          <w:rFonts w:hAnsiTheme="minorEastAsia" w:hint="eastAsia"/>
          <w:color w:val="000000" w:themeColor="text1"/>
          <w:rPrChange w:id="5965" w:author="JY0225" w:date="2017-08-24T12:08:00Z">
            <w:rPr>
              <w:rFonts w:hint="eastAsia"/>
              <w:color w:val="000000" w:themeColor="text1"/>
            </w:rPr>
          </w:rPrChange>
        </w:rPr>
        <w:t>下载服务器端的</w:t>
      </w:r>
      <w:r w:rsidR="00F463B7" w:rsidRPr="00B207B1">
        <w:rPr>
          <w:rFonts w:hAnsiTheme="minorEastAsia"/>
          <w:color w:val="000000" w:themeColor="text1"/>
          <w:rPrChange w:id="5966" w:author="JY0225" w:date="2017-08-24T12:08:00Z">
            <w:rPr>
              <w:color w:val="000000" w:themeColor="text1"/>
            </w:rPr>
          </w:rPrChange>
        </w:rPr>
        <w:t>/end/test.docx</w:t>
      </w:r>
      <w:r w:rsidR="00750666" w:rsidRPr="00B207B1">
        <w:rPr>
          <w:rFonts w:hAnsiTheme="minorEastAsia" w:hint="eastAsia"/>
          <w:color w:val="000000" w:themeColor="text1"/>
          <w:rPrChange w:id="5967" w:author="JY0225" w:date="2017-08-24T12:08:00Z">
            <w:rPr>
              <w:rFonts w:hint="eastAsia"/>
              <w:color w:val="000000" w:themeColor="text1"/>
            </w:rPr>
          </w:rPrChange>
        </w:rPr>
        <w:t>文件至本地的</w:t>
      </w:r>
      <w:r w:rsidR="00750666" w:rsidRPr="00B207B1">
        <w:rPr>
          <w:rFonts w:hAnsiTheme="minorEastAsia"/>
          <w:color w:val="000000" w:themeColor="text1"/>
          <w:rPrChange w:id="5968" w:author="JY0225" w:date="2017-08-24T12:08:00Z">
            <w:rPr>
              <w:color w:val="000000" w:themeColor="text1"/>
            </w:rPr>
          </w:rPrChange>
        </w:rPr>
        <w:t>/home/herh/end.docx</w:t>
      </w:r>
      <w:r w:rsidR="00750666" w:rsidRPr="00B207B1">
        <w:rPr>
          <w:rFonts w:hAnsiTheme="minorEastAsia" w:hint="eastAsia"/>
          <w:color w:val="000000" w:themeColor="text1"/>
          <w:rPrChange w:id="5969" w:author="JY0225" w:date="2017-08-24T12:08:00Z">
            <w:rPr>
              <w:rFonts w:hint="eastAsia"/>
              <w:color w:val="000000" w:themeColor="text1"/>
            </w:rPr>
          </w:rPrChange>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970" w:author="JY0225" w:date="2017-08-24T12:08:00Z">
            <w:rPr>
              <w:rFonts w:hint="eastAsia"/>
              <w:color w:val="000000" w:themeColor="text1"/>
            </w:rPr>
          </w:rPrChange>
        </w:rPr>
        <w:t>图</w:t>
      </w:r>
      <w:r w:rsidR="00D07357">
        <w:rPr>
          <w:rFonts w:hAnsiTheme="minorEastAsia" w:hint="eastAsia"/>
          <w:color w:val="000000" w:themeColor="text1"/>
        </w:rPr>
        <w:t>6-3</w:t>
      </w:r>
      <w:r w:rsidR="00445CAA" w:rsidRPr="00B207B1">
        <w:rPr>
          <w:rFonts w:hAnsiTheme="minorEastAsia" w:hint="eastAsia"/>
          <w:color w:val="000000" w:themeColor="text1"/>
          <w:rPrChange w:id="5971" w:author="JY0225" w:date="2017-08-24T12:08:00Z">
            <w:rPr>
              <w:rFonts w:hint="eastAsia"/>
              <w:color w:val="000000" w:themeColor="text1"/>
            </w:rPr>
          </w:rPrChange>
        </w:rPr>
        <w:t>所示：</w:t>
      </w:r>
    </w:p>
    <w:p w14:paraId="074BF488" w14:textId="77777777" w:rsidR="00C93051" w:rsidRPr="00B207B1" w:rsidRDefault="00C93051">
      <w:pPr>
        <w:spacing w:line="400" w:lineRule="exact"/>
        <w:ind w:left="420"/>
        <w:jc w:val="center"/>
        <w:rPr>
          <w:rFonts w:hAnsiTheme="minorEastAsia"/>
          <w:color w:val="000000" w:themeColor="text1"/>
          <w:rPrChange w:id="5972" w:author="JY0225" w:date="2017-08-24T12:08:00Z">
            <w:rPr>
              <w:color w:val="000000" w:themeColor="text1"/>
            </w:rPr>
          </w:rPrChange>
        </w:rPr>
        <w:pPrChange w:id="5973" w:author="JY0225" w:date="2017-08-24T12:08:00Z">
          <w:pPr>
            <w:spacing w:line="360" w:lineRule="auto"/>
            <w:ind w:left="420"/>
            <w:jc w:val="center"/>
          </w:pPr>
        </w:pPrChange>
      </w:pPr>
      <w:r w:rsidRPr="00B207B1">
        <w:rPr>
          <w:rFonts w:hAnsiTheme="minorEastAsia" w:hint="eastAsia"/>
          <w:color w:val="000000" w:themeColor="text1"/>
          <w:rPrChange w:id="5974" w:author="JY0225" w:date="2017-08-24T12:08:00Z">
            <w:rPr>
              <w:rFonts w:hint="eastAsia"/>
              <w:color w:val="000000" w:themeColor="text1"/>
            </w:rPr>
          </w:rPrChange>
        </w:rPr>
        <w:t>图</w:t>
      </w:r>
      <w:r w:rsidR="003B4FC4" w:rsidRPr="00B207B1">
        <w:rPr>
          <w:rFonts w:hAnsiTheme="minorEastAsia"/>
          <w:color w:val="000000" w:themeColor="text1"/>
          <w:rPrChange w:id="5975" w:author="JY0225" w:date="2017-08-24T12:08:00Z">
            <w:rPr>
              <w:color w:val="000000" w:themeColor="text1"/>
            </w:rPr>
          </w:rPrChange>
        </w:rPr>
        <w:t>6</w:t>
      </w:r>
      <w:r w:rsidRPr="00B207B1">
        <w:rPr>
          <w:rFonts w:hAnsiTheme="minorEastAsia"/>
          <w:color w:val="000000" w:themeColor="text1"/>
          <w:rPrChange w:id="5976" w:author="JY0225" w:date="2017-08-24T12:08:00Z">
            <w:rPr>
              <w:color w:val="000000" w:themeColor="text1"/>
            </w:rPr>
          </w:rPrChange>
        </w:rPr>
        <w:t xml:space="preserve">-3 </w:t>
      </w:r>
      <w:r w:rsidR="00CD4827" w:rsidRPr="00B207B1">
        <w:rPr>
          <w:rFonts w:hAnsiTheme="minorEastAsia" w:hint="eastAsia"/>
          <w:color w:val="000000" w:themeColor="text1"/>
          <w:rPrChange w:id="5977" w:author="JY0225" w:date="2017-08-24T12:08:00Z">
            <w:rPr>
              <w:rFonts w:hint="eastAsia"/>
              <w:color w:val="000000" w:themeColor="text1"/>
            </w:rPr>
          </w:rPrChange>
        </w:rPr>
        <w:t>本地缓存测试</w:t>
      </w:r>
      <w:r w:rsidRPr="00B207B1">
        <w:rPr>
          <w:rFonts w:hAnsiTheme="minorEastAsia" w:hint="eastAsia"/>
          <w:color w:val="000000" w:themeColor="text1"/>
          <w:rPrChange w:id="5978" w:author="JY0225" w:date="2017-08-24T12:08:00Z">
            <w:rPr>
              <w:rFonts w:hint="eastAsia"/>
              <w:color w:val="000000" w:themeColor="text1"/>
            </w:rPr>
          </w:rPrChange>
        </w:rPr>
        <w:t>图</w:t>
      </w:r>
      <w:r w:rsidR="002B2FA0" w:rsidRPr="00B207B1">
        <w:rPr>
          <w:rFonts w:hAnsiTheme="minorEastAsia"/>
          <w:color w:val="000000" w:themeColor="text1"/>
          <w:rPrChange w:id="5979" w:author="JY0225" w:date="2017-08-24T12:08:00Z">
            <w:rPr>
              <w:color w:val="000000" w:themeColor="text1"/>
            </w:rPr>
          </w:rPrChange>
        </w:rPr>
        <w:tab/>
      </w:r>
    </w:p>
    <w:p w14:paraId="07F0C732" w14:textId="74051D28" w:rsidR="002B2FA0" w:rsidRPr="00B207B1" w:rsidDel="00C03968" w:rsidRDefault="00C85575" w:rsidP="00C85575">
      <w:pPr>
        <w:spacing w:line="400" w:lineRule="exact"/>
        <w:ind w:firstLine="420"/>
        <w:rPr>
          <w:del w:id="5980" w:author="JY0225" w:date="2017-08-24T10:56:00Z"/>
          <w:rFonts w:hAnsiTheme="minorEastAsia"/>
          <w:color w:val="000000" w:themeColor="text1"/>
          <w:rPrChange w:id="5981" w:author="JY0225" w:date="2017-08-24T12:08:00Z">
            <w:rPr>
              <w:del w:id="5982"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983"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984"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985"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986"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987"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988" w:author="JY0225" w:date="2017-08-24T12:08:00Z">
            <w:rPr>
              <w:rFonts w:hint="eastAsia"/>
              <w:color w:val="000000" w:themeColor="text1"/>
            </w:rPr>
          </w:rPrChange>
        </w:rPr>
        <w:t>下载所需的时间相较于正常下载任务来说，可以忽略不计，</w:t>
      </w:r>
      <w:r w:rsidR="00DB1F27" w:rsidRPr="00B207B1">
        <w:rPr>
          <w:rFonts w:hAnsiTheme="minorEastAsia" w:hint="eastAsia"/>
          <w:color w:val="000000" w:themeColor="text1"/>
          <w:rPrChange w:id="5989" w:author="JY0225" w:date="2017-08-24T12:08:00Z">
            <w:rPr>
              <w:rFonts w:hint="eastAsia"/>
              <w:color w:val="000000" w:themeColor="text1"/>
            </w:rPr>
          </w:rPrChange>
        </w:rPr>
        <w:t>这</w:t>
      </w:r>
      <w:r w:rsidR="00B51181" w:rsidRPr="00B207B1">
        <w:rPr>
          <w:rFonts w:hAnsiTheme="minorEastAsia" w:hint="eastAsia"/>
          <w:color w:val="000000" w:themeColor="text1"/>
          <w:rPrChange w:id="5990" w:author="JY0225" w:date="2017-08-24T12:08:00Z">
            <w:rPr>
              <w:rFonts w:hint="eastAsia"/>
              <w:color w:val="000000" w:themeColor="text1"/>
            </w:rPr>
          </w:rPrChange>
        </w:rPr>
        <w:t>大大</w:t>
      </w:r>
      <w:r w:rsidR="00DB1F27" w:rsidRPr="00B207B1">
        <w:rPr>
          <w:rFonts w:hAnsiTheme="minorEastAsia" w:hint="eastAsia"/>
          <w:color w:val="000000" w:themeColor="text1"/>
          <w:rPrChange w:id="5991" w:author="JY0225" w:date="2017-08-24T12:08:00Z">
            <w:rPr>
              <w:rFonts w:hint="eastAsia"/>
              <w:color w:val="000000" w:themeColor="text1"/>
            </w:rPr>
          </w:rPrChange>
        </w:rPr>
        <w:t>地</w:t>
      </w:r>
      <w:r w:rsidR="00B51181" w:rsidRPr="00B207B1">
        <w:rPr>
          <w:rFonts w:hAnsiTheme="minorEastAsia" w:hint="eastAsia"/>
          <w:color w:val="000000" w:themeColor="text1"/>
          <w:rPrChange w:id="5992" w:author="JY0225" w:date="2017-08-24T12:08:00Z">
            <w:rPr>
              <w:rFonts w:hint="eastAsia"/>
              <w:color w:val="000000" w:themeColor="text1"/>
            </w:rPr>
          </w:rPrChange>
        </w:rPr>
        <w:t>提升了文件下载的效率。</w:t>
      </w:r>
      <w:r w:rsidR="00FF3CEB">
        <w:rPr>
          <w:rFonts w:hAnsiTheme="minorEastAsia" w:hint="eastAsia"/>
          <w:color w:val="000000" w:themeColor="text1"/>
        </w:rPr>
        <w:t>表6-5所</w:t>
      </w:r>
      <w:r w:rsidR="00FF3CEB">
        <w:rPr>
          <w:rFonts w:hAnsiTheme="minorEastAsia" w:hint="eastAsia"/>
          <w:color w:val="000000" w:themeColor="text1"/>
        </w:rPr>
        <w:lastRenderedPageBreak/>
        <w:t>示为服务器去重测试用例。</w:t>
      </w:r>
    </w:p>
    <w:p w14:paraId="3B168F13" w14:textId="77777777" w:rsidR="00572938" w:rsidRPr="00B207B1" w:rsidDel="00C03968" w:rsidRDefault="00572938" w:rsidP="00C85575">
      <w:pPr>
        <w:spacing w:line="400" w:lineRule="exact"/>
        <w:ind w:firstLine="420"/>
        <w:rPr>
          <w:del w:id="5993" w:author="JY0225" w:date="2017-08-24T10:56:00Z"/>
          <w:rFonts w:hAnsiTheme="minorEastAsia"/>
          <w:color w:val="000000" w:themeColor="text1"/>
          <w:rPrChange w:id="5994" w:author="JY0225" w:date="2017-08-24T12:08:00Z">
            <w:rPr>
              <w:del w:id="5995" w:author="JY0225" w:date="2017-08-24T10:56:00Z"/>
              <w:color w:val="000000" w:themeColor="text1"/>
            </w:rPr>
          </w:rPrChange>
        </w:rPr>
      </w:pPr>
    </w:p>
    <w:p w14:paraId="4F6EA9AB" w14:textId="5AAC6563" w:rsidR="0031268B" w:rsidRPr="00B207B1" w:rsidRDefault="0031268B" w:rsidP="00F071BB">
      <w:pPr>
        <w:spacing w:line="400" w:lineRule="exact"/>
        <w:rPr>
          <w:rFonts w:hAnsiTheme="minorEastAsia"/>
          <w:color w:val="000000" w:themeColor="text1"/>
          <w:rPrChange w:id="5996" w:author="JY0225" w:date="2017-08-24T12:08:00Z">
            <w:rPr>
              <w:color w:val="000000" w:themeColor="text1"/>
            </w:rPr>
          </w:rPrChange>
        </w:rPr>
      </w:pPr>
    </w:p>
    <w:p w14:paraId="257EDCC3" w14:textId="77777777" w:rsidR="00587412" w:rsidRPr="00B207B1" w:rsidRDefault="00587412">
      <w:pPr>
        <w:spacing w:line="400" w:lineRule="exact"/>
        <w:jc w:val="center"/>
        <w:rPr>
          <w:rFonts w:hAnsiTheme="minorEastAsia"/>
          <w:color w:val="000000" w:themeColor="text1"/>
          <w:rPrChange w:id="5997" w:author="JY0225" w:date="2017-08-24T12:08:00Z">
            <w:rPr>
              <w:color w:val="000000" w:themeColor="text1"/>
            </w:rPr>
          </w:rPrChange>
        </w:rPr>
      </w:pPr>
      <w:r w:rsidRPr="00B207B1">
        <w:rPr>
          <w:rFonts w:hAnsiTheme="minorEastAsia"/>
          <w:color w:val="000000" w:themeColor="text1"/>
          <w:rPrChange w:id="5998" w:author="JY0225" w:date="2017-08-24T12:08:00Z">
            <w:rPr>
              <w:color w:val="000000" w:themeColor="text1"/>
            </w:rPr>
          </w:rPrChange>
        </w:rPr>
        <w:tab/>
      </w:r>
      <w:r w:rsidRPr="00B207B1">
        <w:rPr>
          <w:rFonts w:hAnsiTheme="minorEastAsia" w:hint="eastAsia"/>
          <w:color w:val="000000" w:themeColor="text1"/>
          <w:rPrChange w:id="5999" w:author="JY0225" w:date="2017-08-24T12:08:00Z">
            <w:rPr>
              <w:rFonts w:hint="eastAsia"/>
              <w:color w:val="000000" w:themeColor="text1"/>
            </w:rPr>
          </w:rPrChange>
        </w:rPr>
        <w:t>表</w:t>
      </w:r>
      <w:r w:rsidR="0079391B" w:rsidRPr="00B207B1">
        <w:rPr>
          <w:rFonts w:hAnsiTheme="minorEastAsia"/>
          <w:color w:val="000000" w:themeColor="text1"/>
          <w:rPrChange w:id="6000" w:author="JY0225" w:date="2017-08-24T12:08:00Z">
            <w:rPr>
              <w:color w:val="000000" w:themeColor="text1"/>
            </w:rPr>
          </w:rPrChange>
        </w:rPr>
        <w:t>6-5</w:t>
      </w:r>
      <w:r w:rsidRPr="00B207B1">
        <w:rPr>
          <w:rFonts w:hAnsiTheme="minorEastAsia"/>
          <w:color w:val="000000" w:themeColor="text1"/>
          <w:rPrChange w:id="6001" w:author="JY0225" w:date="2017-08-24T12:08:00Z">
            <w:rPr>
              <w:color w:val="000000" w:themeColor="text1"/>
            </w:rPr>
          </w:rPrChange>
        </w:rPr>
        <w:t xml:space="preserve"> </w:t>
      </w:r>
      <w:r w:rsidR="00F86DAC" w:rsidRPr="00B207B1">
        <w:rPr>
          <w:rFonts w:hAnsiTheme="minorEastAsia" w:hint="eastAsia"/>
          <w:color w:val="000000" w:themeColor="text1"/>
          <w:rPrChange w:id="6002" w:author="JY0225" w:date="2017-08-24T12:08:00Z">
            <w:rPr>
              <w:rFonts w:hint="eastAsia"/>
              <w:color w:val="000000" w:themeColor="text1"/>
            </w:rPr>
          </w:rPrChange>
        </w:rPr>
        <w:t>服务器</w:t>
      </w:r>
      <w:r w:rsidR="002C04A2" w:rsidRPr="00B207B1">
        <w:rPr>
          <w:rFonts w:hAnsiTheme="minorEastAsia" w:hint="eastAsia"/>
          <w:color w:val="000000" w:themeColor="text1"/>
          <w:rPrChange w:id="6003" w:author="JY0225" w:date="2017-08-24T12:08:00Z">
            <w:rPr>
              <w:rFonts w:hint="eastAsia"/>
              <w:color w:val="000000" w:themeColor="text1"/>
            </w:rPr>
          </w:rPrChange>
        </w:rPr>
        <w:t>去重</w:t>
      </w:r>
      <w:r w:rsidRPr="00B207B1">
        <w:rPr>
          <w:rFonts w:hAnsiTheme="minorEastAsia" w:hint="eastAsia"/>
          <w:color w:val="000000" w:themeColor="text1"/>
          <w:rPrChange w:id="6004"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77777777"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618F08A" w:rsidR="00587412" w:rsidRPr="00B207B1" w:rsidRDefault="000E355B" w:rsidP="00670103">
      <w:pPr>
        <w:spacing w:line="400" w:lineRule="exact"/>
        <w:rPr>
          <w:rFonts w:hAnsiTheme="minorEastAsia"/>
          <w:color w:val="000000" w:themeColor="text1"/>
          <w:rPrChange w:id="6005"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6006"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6007"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6008" w:author="JY0225" w:date="2017-08-24T12:08:00Z">
            <w:rPr>
              <w:rFonts w:hint="eastAsia"/>
              <w:color w:val="000000" w:themeColor="text1"/>
            </w:rPr>
          </w:rPrChange>
        </w:rPr>
        <w:t>。</w:t>
      </w:r>
      <w:r w:rsidR="000F6F94" w:rsidRPr="00B207B1">
        <w:rPr>
          <w:rFonts w:hAnsiTheme="minorEastAsia" w:hint="eastAsia"/>
          <w:color w:val="000000" w:themeColor="text1"/>
          <w:rPrChange w:id="6009" w:author="JY0225" w:date="2017-08-24T12:08:00Z">
            <w:rPr>
              <w:rFonts w:hint="eastAsia"/>
              <w:color w:val="000000" w:themeColor="text1"/>
            </w:rPr>
          </w:rPrChange>
        </w:rPr>
        <w:t>该请求表示用户</w:t>
      </w:r>
      <w:r w:rsidR="000F6F94" w:rsidRPr="00B207B1">
        <w:rPr>
          <w:rFonts w:hAnsiTheme="minorEastAsia"/>
          <w:color w:val="000000" w:themeColor="text1"/>
          <w:rPrChange w:id="6010" w:author="JY0225" w:date="2017-08-24T12:08:00Z">
            <w:rPr>
              <w:color w:val="000000" w:themeColor="text1"/>
            </w:rPr>
          </w:rPrChange>
        </w:rPr>
        <w:t>kaeyika163com</w:t>
      </w:r>
      <w:r w:rsidR="00AF4C2A" w:rsidRPr="00B207B1">
        <w:rPr>
          <w:rFonts w:hAnsiTheme="minorEastAsia" w:hint="eastAsia"/>
          <w:color w:val="000000" w:themeColor="text1"/>
          <w:rPrChange w:id="6011" w:author="JY0225" w:date="2017-08-24T12:08:00Z">
            <w:rPr>
              <w:rFonts w:hint="eastAsia"/>
              <w:color w:val="000000" w:themeColor="text1"/>
            </w:rPr>
          </w:rPrChange>
        </w:rPr>
        <w:t>上传本地文件</w:t>
      </w:r>
      <w:r w:rsidR="00612CA4" w:rsidRPr="00B207B1">
        <w:rPr>
          <w:rFonts w:hAnsiTheme="minorEastAsia"/>
          <w:color w:val="000000" w:themeColor="text1"/>
          <w:rPrChange w:id="6012" w:author="JY0225" w:date="2017-08-24T12:08:00Z">
            <w:rPr>
              <w:color w:val="000000" w:themeColor="text1"/>
            </w:rPr>
          </w:rPrChange>
        </w:rPr>
        <w:t>/home/herh/test.py</w:t>
      </w:r>
      <w:r w:rsidR="00AF4C2A" w:rsidRPr="00B207B1">
        <w:rPr>
          <w:rFonts w:hAnsiTheme="minorEastAsia" w:hint="eastAsia"/>
          <w:color w:val="000000" w:themeColor="text1"/>
          <w:rPrChange w:id="6013" w:author="JY0225" w:date="2017-08-24T12:08:00Z">
            <w:rPr>
              <w:rFonts w:hint="eastAsia"/>
              <w:color w:val="000000" w:themeColor="text1"/>
            </w:rPr>
          </w:rPrChange>
        </w:rPr>
        <w:t>至服务器端</w:t>
      </w:r>
      <w:r w:rsidR="004D45F5" w:rsidRPr="00B207B1">
        <w:rPr>
          <w:rFonts w:hAnsiTheme="minorEastAsia"/>
          <w:color w:val="000000" w:themeColor="text1"/>
          <w:rPrChange w:id="6014" w:author="JY0225" w:date="2017-08-24T12:08:00Z">
            <w:rPr>
              <w:color w:val="000000" w:themeColor="text1"/>
            </w:rPr>
          </w:rPrChange>
        </w:rPr>
        <w:t>/biye</w:t>
      </w:r>
      <w:r w:rsidR="00AF4C2A" w:rsidRPr="00B207B1">
        <w:rPr>
          <w:rFonts w:hAnsiTheme="minorEastAsia"/>
          <w:color w:val="000000" w:themeColor="text1"/>
          <w:rPrChange w:id="6015" w:author="JY0225" w:date="2017-08-24T12:08:00Z">
            <w:rPr>
              <w:color w:val="000000" w:themeColor="text1"/>
            </w:rPr>
          </w:rPrChange>
        </w:rPr>
        <w:t>/test</w:t>
      </w:r>
      <w:r w:rsidR="00C7186F" w:rsidRPr="00B207B1">
        <w:rPr>
          <w:rFonts w:hAnsiTheme="minorEastAsia"/>
          <w:color w:val="000000" w:themeColor="text1"/>
          <w:rPrChange w:id="6016" w:author="JY0225" w:date="2017-08-24T12:08:00Z">
            <w:rPr>
              <w:color w:val="000000" w:themeColor="text1"/>
            </w:rPr>
          </w:rPrChange>
        </w:rPr>
        <w:t>.py</w:t>
      </w:r>
      <w:r w:rsidR="007878F4">
        <w:rPr>
          <w:rFonts w:hAnsiTheme="minorEastAsia" w:hint="eastAsia"/>
          <w:color w:val="000000" w:themeColor="text1"/>
        </w:rPr>
        <w:t>。测试结果如</w:t>
      </w:r>
      <w:r w:rsidR="00BC7F9B" w:rsidRPr="00B207B1">
        <w:rPr>
          <w:rFonts w:hAnsiTheme="minorEastAsia" w:hint="eastAsia"/>
          <w:color w:val="000000" w:themeColor="text1"/>
          <w:rPrChange w:id="6017" w:author="JY0225" w:date="2017-08-24T12:08:00Z">
            <w:rPr>
              <w:rFonts w:hint="eastAsia"/>
              <w:color w:val="000000" w:themeColor="text1"/>
            </w:rPr>
          </w:rPrChange>
        </w:rPr>
        <w:t>图</w:t>
      </w:r>
      <w:r w:rsidR="007878F4">
        <w:rPr>
          <w:rFonts w:hAnsiTheme="minorEastAsia" w:hint="eastAsia"/>
          <w:color w:val="000000" w:themeColor="text1"/>
        </w:rPr>
        <w:t>6-4</w:t>
      </w:r>
      <w:r w:rsidR="00BC7F9B" w:rsidRPr="00B207B1">
        <w:rPr>
          <w:rFonts w:hAnsiTheme="minorEastAsia" w:hint="eastAsia"/>
          <w:color w:val="000000" w:themeColor="text1"/>
          <w:rPrChange w:id="6018" w:author="JY0225" w:date="2017-08-24T12:08:00Z">
            <w:rPr>
              <w:rFonts w:hint="eastAsia"/>
              <w:color w:val="000000" w:themeColor="text1"/>
            </w:rPr>
          </w:rPrChange>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199D196">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6019" w:author="JY0225" w:date="2017-08-24T12:08:00Z">
            <w:rPr>
              <w:color w:val="000000" w:themeColor="text1"/>
            </w:rPr>
          </w:rPrChange>
        </w:rPr>
        <w:pPrChange w:id="6020" w:author="JY0225" w:date="2017-08-24T12:08:00Z">
          <w:pPr>
            <w:spacing w:line="360" w:lineRule="auto"/>
            <w:ind w:left="420"/>
            <w:jc w:val="center"/>
          </w:pPr>
        </w:pPrChange>
      </w:pPr>
      <w:r w:rsidRPr="00B207B1">
        <w:rPr>
          <w:rFonts w:hAnsiTheme="minorEastAsia"/>
          <w:color w:val="000000" w:themeColor="text1"/>
          <w:rPrChange w:id="6021" w:author="JY0225" w:date="2017-08-24T12:08:00Z">
            <w:rPr>
              <w:color w:val="000000" w:themeColor="text1"/>
            </w:rPr>
          </w:rPrChange>
        </w:rPr>
        <w:tab/>
      </w:r>
      <w:r w:rsidR="000B2F4D" w:rsidRPr="00B207B1">
        <w:rPr>
          <w:rFonts w:hAnsiTheme="minorEastAsia" w:hint="eastAsia"/>
          <w:color w:val="000000" w:themeColor="text1"/>
          <w:rPrChange w:id="6022" w:author="JY0225" w:date="2017-08-24T12:08:00Z">
            <w:rPr>
              <w:rFonts w:hint="eastAsia"/>
              <w:color w:val="000000" w:themeColor="text1"/>
            </w:rPr>
          </w:rPrChange>
        </w:rPr>
        <w:t>图</w:t>
      </w:r>
      <w:r w:rsidR="0040777A" w:rsidRPr="00B207B1">
        <w:rPr>
          <w:rFonts w:hAnsiTheme="minorEastAsia"/>
          <w:color w:val="000000" w:themeColor="text1"/>
          <w:rPrChange w:id="6023" w:author="JY0225" w:date="2017-08-24T12:08:00Z">
            <w:rPr>
              <w:color w:val="000000" w:themeColor="text1"/>
            </w:rPr>
          </w:rPrChange>
        </w:rPr>
        <w:t>6-4</w:t>
      </w:r>
      <w:r w:rsidR="0040777A" w:rsidRPr="00B207B1">
        <w:rPr>
          <w:rFonts w:hAnsiTheme="minorEastAsia" w:hint="eastAsia"/>
          <w:color w:val="000000" w:themeColor="text1"/>
          <w:rPrChange w:id="6024"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6025" w:author="JY0225" w:date="2017-08-24T12:08:00Z">
            <w:rPr>
              <w:rFonts w:hint="eastAsia"/>
              <w:color w:val="000000" w:themeColor="text1"/>
            </w:rPr>
          </w:rPrChange>
        </w:rPr>
        <w:t>图</w:t>
      </w:r>
    </w:p>
    <w:p w14:paraId="1C95917B" w14:textId="1021B016" w:rsidR="00810E3C" w:rsidRPr="00B207B1" w:rsidRDefault="00B302B9">
      <w:pPr>
        <w:spacing w:line="400" w:lineRule="exact"/>
        <w:ind w:firstLine="420"/>
        <w:rPr>
          <w:rFonts w:hAnsiTheme="minorEastAsia"/>
          <w:color w:val="000000" w:themeColor="text1"/>
          <w:rPrChange w:id="6026" w:author="JY0225" w:date="2017-08-24T12:08:00Z">
            <w:rPr>
              <w:color w:val="000000" w:themeColor="text1"/>
            </w:rPr>
          </w:rPrChange>
        </w:rPr>
      </w:pPr>
      <w:r w:rsidRPr="00B207B1">
        <w:rPr>
          <w:rFonts w:hAnsiTheme="minorEastAsia" w:hint="eastAsia"/>
          <w:color w:val="000000" w:themeColor="text1"/>
          <w:rPrChange w:id="6027"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6028"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6029" w:author="JY0225" w:date="2017-08-24T12:08:00Z">
            <w:rPr>
              <w:rFonts w:hint="eastAsia"/>
              <w:color w:val="000000" w:themeColor="text1"/>
            </w:rPr>
          </w:rPrChange>
        </w:rPr>
        <w:t>可以看出，</w:t>
      </w:r>
      <w:r w:rsidR="003B5E1A" w:rsidRPr="00B207B1">
        <w:rPr>
          <w:rFonts w:hAnsiTheme="minorEastAsia" w:hint="eastAsia"/>
          <w:color w:val="000000" w:themeColor="text1"/>
          <w:rPrChange w:id="6030"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6031"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6032"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6033"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6034"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6035" w:author="JY0225" w:date="2017-08-24T12:08:00Z">
            <w:rPr>
              <w:rFonts w:hint="eastAsia"/>
              <w:color w:val="000000" w:themeColor="text1"/>
            </w:rPr>
          </w:rPrChange>
        </w:rPr>
        <w:t>存在该文件</w:t>
      </w:r>
      <w:r w:rsidR="00403F34">
        <w:rPr>
          <w:rFonts w:hAnsiTheme="minorEastAsia" w:hint="eastAsia"/>
          <w:color w:val="000000" w:themeColor="text1"/>
        </w:rPr>
        <w:t>，所以调用的是服务器端复制文件的接口。该接口的执行时间很短，从而</w:t>
      </w:r>
      <w:r w:rsidR="00582BC4" w:rsidRPr="00B207B1">
        <w:rPr>
          <w:rFonts w:hAnsiTheme="minorEastAsia" w:hint="eastAsia"/>
          <w:color w:val="000000" w:themeColor="text1"/>
          <w:rPrChange w:id="6036"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6037"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6038" w:name="_Toc491952476"/>
      <w:r w:rsidRPr="00B207B1">
        <w:t>6.3</w:t>
      </w:r>
      <w:r w:rsidR="00B857FC" w:rsidRPr="00B207B1">
        <w:t>.</w:t>
      </w:r>
      <w:ins w:id="6039" w:author="微软用户" w:date="2017-08-18T23:01:00Z">
        <w:r w:rsidR="009C4718" w:rsidRPr="00B207B1">
          <w:t>4</w:t>
        </w:r>
      </w:ins>
      <w:del w:id="6040"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6038"/>
    </w:p>
    <w:p w14:paraId="6357EF16" w14:textId="6DF371E9" w:rsidR="0013776C" w:rsidRPr="00B207B1" w:rsidRDefault="00CC78D1" w:rsidP="0013776C">
      <w:pPr>
        <w:spacing w:line="400" w:lineRule="exact"/>
        <w:ind w:firstLine="418"/>
        <w:rPr>
          <w:rFonts w:hAnsiTheme="minorEastAsia"/>
          <w:color w:val="000000" w:themeColor="text1"/>
          <w:rPrChange w:id="6041" w:author="JY0225" w:date="2017-08-24T12:08:00Z">
            <w:rPr>
              <w:color w:val="000000" w:themeColor="text1"/>
            </w:rPr>
          </w:rPrChange>
        </w:rPr>
      </w:pPr>
      <w:r w:rsidRPr="00B207B1">
        <w:tab/>
      </w:r>
      <w:r w:rsidR="0000407A" w:rsidRPr="00B207B1">
        <w:rPr>
          <w:rFonts w:hAnsiTheme="minorEastAsia" w:hint="eastAsia"/>
          <w:color w:val="000000" w:themeColor="text1"/>
          <w:rPrChange w:id="6042"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6043" w:author="JY0225" w:date="2017-08-24T12:08:00Z">
            <w:rPr>
              <w:rFonts w:hint="eastAsia"/>
              <w:color w:val="000000" w:themeColor="text1"/>
            </w:rPr>
          </w:rPrChange>
        </w:rPr>
        <w:t>中间件系统</w:t>
      </w:r>
      <w:r w:rsidR="004E3CF2" w:rsidRPr="00B207B1">
        <w:rPr>
          <w:rFonts w:hAnsiTheme="minorEastAsia" w:hint="eastAsia"/>
          <w:color w:val="000000" w:themeColor="text1"/>
          <w:rPrChange w:id="6044"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6045"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6046" w:author="JY0225" w:date="2017-08-24T12:08:00Z">
            <w:rPr>
              <w:rFonts w:hint="eastAsia"/>
              <w:color w:val="000000" w:themeColor="text1"/>
            </w:rPr>
          </w:rPrChange>
        </w:rPr>
        <w:t>本文</w:t>
      </w:r>
      <w:r w:rsidR="0000407A" w:rsidRPr="00B207B1">
        <w:rPr>
          <w:rFonts w:hAnsiTheme="minorEastAsia" w:hint="eastAsia"/>
          <w:color w:val="000000" w:themeColor="text1"/>
          <w:rPrChange w:id="6047" w:author="JY0225" w:date="2017-08-24T12:08:00Z">
            <w:rPr>
              <w:rFonts w:hint="eastAsia"/>
              <w:color w:val="000000" w:themeColor="text1"/>
            </w:rPr>
          </w:rPrChange>
        </w:rPr>
        <w:t>开发了一款基于</w:t>
      </w:r>
      <w:r w:rsidR="006707F9" w:rsidRPr="00B207B1">
        <w:rPr>
          <w:rFonts w:hAnsiTheme="minorEastAsia"/>
          <w:color w:val="000000" w:themeColor="text1"/>
          <w:rPrChange w:id="6048" w:author="JY0225" w:date="2017-08-24T12:08:00Z">
            <w:rPr>
              <w:color w:val="000000" w:themeColor="text1"/>
            </w:rPr>
          </w:rPrChange>
        </w:rPr>
        <w:t>Firefox</w:t>
      </w:r>
      <w:r w:rsidR="0000407A" w:rsidRPr="00B207B1">
        <w:rPr>
          <w:rFonts w:hAnsiTheme="minorEastAsia" w:hint="eastAsia"/>
          <w:color w:val="000000" w:themeColor="text1"/>
          <w:rPrChange w:id="6049" w:author="JY0225" w:date="2017-08-24T12:08:00Z">
            <w:rPr>
              <w:rFonts w:hint="eastAsia"/>
              <w:color w:val="000000" w:themeColor="text1"/>
            </w:rPr>
          </w:rPrChange>
        </w:rPr>
        <w:t>浏览器的</w:t>
      </w:r>
      <w:r w:rsidR="002E5718" w:rsidRPr="00B207B1">
        <w:rPr>
          <w:rFonts w:hAnsiTheme="minorEastAsia" w:hint="eastAsia"/>
          <w:color w:val="000000" w:themeColor="text1"/>
          <w:rPrChange w:id="6050" w:author="JY0225" w:date="2017-08-24T12:08:00Z">
            <w:rPr>
              <w:rFonts w:hint="eastAsia"/>
              <w:color w:val="000000" w:themeColor="text1"/>
            </w:rPr>
          </w:rPrChange>
        </w:rPr>
        <w:t>扩展工具</w:t>
      </w:r>
      <w:r w:rsidR="0000407A" w:rsidRPr="00B207B1">
        <w:rPr>
          <w:rFonts w:hAnsiTheme="minorEastAsia" w:hint="eastAsia"/>
          <w:color w:val="000000" w:themeColor="text1"/>
          <w:rPrChange w:id="6051" w:author="JY0225" w:date="2017-08-24T12:08:00Z">
            <w:rPr>
              <w:rFonts w:hint="eastAsia"/>
              <w:color w:val="000000" w:themeColor="text1"/>
            </w:rPr>
          </w:rPrChange>
        </w:rPr>
        <w:t>，</w:t>
      </w:r>
      <w:r w:rsidR="0000407A" w:rsidRPr="00B207B1">
        <w:rPr>
          <w:rFonts w:hAnsiTheme="minorEastAsia" w:hint="eastAsia"/>
          <w:color w:val="000000" w:themeColor="text1"/>
          <w:rPrChange w:id="6052" w:author="JY0225" w:date="2017-08-24T12:08:00Z">
            <w:rPr>
              <w:rFonts w:hint="eastAsia"/>
              <w:color w:val="000000" w:themeColor="text1"/>
            </w:rPr>
          </w:rPrChange>
        </w:rPr>
        <w:lastRenderedPageBreak/>
        <w:t>用户可以利用</w:t>
      </w:r>
      <w:r w:rsidR="002E5718" w:rsidRPr="00B207B1">
        <w:rPr>
          <w:rFonts w:hAnsiTheme="minorEastAsia" w:hint="eastAsia"/>
          <w:color w:val="000000" w:themeColor="text1"/>
          <w:rPrChange w:id="6053" w:author="JY0225" w:date="2017-08-24T12:08:00Z">
            <w:rPr>
              <w:rFonts w:hint="eastAsia"/>
              <w:color w:val="000000" w:themeColor="text1"/>
            </w:rPr>
          </w:rPrChange>
        </w:rPr>
        <w:t>扩展</w:t>
      </w:r>
      <w:r w:rsidR="0000407A" w:rsidRPr="00B207B1">
        <w:rPr>
          <w:rFonts w:hAnsiTheme="minorEastAsia" w:hint="eastAsia"/>
          <w:color w:val="000000" w:themeColor="text1"/>
          <w:rPrChange w:id="6054" w:author="JY0225" w:date="2017-08-24T12:08:00Z">
            <w:rPr>
              <w:rFonts w:hint="eastAsia"/>
              <w:color w:val="000000" w:themeColor="text1"/>
            </w:rPr>
          </w:rPrChange>
        </w:rPr>
        <w:t>使用云</w:t>
      </w:r>
      <w:r w:rsidR="00476838" w:rsidRPr="00B207B1">
        <w:rPr>
          <w:rFonts w:hAnsiTheme="minorEastAsia" w:hint="eastAsia"/>
          <w:color w:val="000000" w:themeColor="text1"/>
          <w:rPrChange w:id="6055" w:author="JY0225" w:date="2017-08-24T12:08:00Z">
            <w:rPr>
              <w:rFonts w:hint="eastAsia"/>
              <w:color w:val="000000" w:themeColor="text1"/>
            </w:rPr>
          </w:rPrChange>
        </w:rPr>
        <w:t>备份</w:t>
      </w:r>
      <w:r w:rsidR="0000407A" w:rsidRPr="00B207B1">
        <w:rPr>
          <w:rFonts w:hAnsiTheme="minorEastAsia" w:hint="eastAsia"/>
          <w:color w:val="000000" w:themeColor="text1"/>
          <w:rPrChange w:id="6056" w:author="JY0225" w:date="2017-08-24T12:08:00Z">
            <w:rPr>
              <w:rFonts w:hint="eastAsia"/>
              <w:color w:val="000000" w:themeColor="text1"/>
            </w:rPr>
          </w:rPrChange>
        </w:rPr>
        <w:t>服务，并提供了</w:t>
      </w:r>
      <w:r w:rsidR="0000407A" w:rsidRPr="00B207B1">
        <w:rPr>
          <w:rFonts w:hAnsiTheme="minorEastAsia"/>
          <w:color w:val="000000" w:themeColor="text1"/>
          <w:rPrChange w:id="6057" w:author="JY0225" w:date="2017-08-24T12:08:00Z">
            <w:rPr>
              <w:color w:val="000000" w:themeColor="text1"/>
            </w:rPr>
          </w:rPrChange>
        </w:rPr>
        <w:t>Java</w:t>
      </w:r>
      <w:r w:rsidR="0000407A" w:rsidRPr="00B207B1">
        <w:rPr>
          <w:rFonts w:hAnsiTheme="minorEastAsia" w:hint="eastAsia"/>
          <w:color w:val="000000" w:themeColor="text1"/>
          <w:rPrChange w:id="6058" w:author="JY0225" w:date="2017-08-24T12:08:00Z">
            <w:rPr>
              <w:rFonts w:hint="eastAsia"/>
              <w:color w:val="000000" w:themeColor="text1"/>
            </w:rPr>
          </w:rPrChange>
        </w:rPr>
        <w:t>平台的软件开发包（</w:t>
      </w:r>
      <w:r w:rsidR="0000407A" w:rsidRPr="00B207B1">
        <w:rPr>
          <w:rFonts w:hAnsiTheme="minorEastAsia"/>
          <w:color w:val="000000" w:themeColor="text1"/>
          <w:rPrChange w:id="6059" w:author="JY0225" w:date="2017-08-24T12:08:00Z">
            <w:rPr>
              <w:color w:val="000000" w:themeColor="text1"/>
            </w:rPr>
          </w:rPrChange>
        </w:rPr>
        <w:t>SDK</w:t>
      </w:r>
      <w:r w:rsidR="0000407A" w:rsidRPr="00B207B1">
        <w:rPr>
          <w:rFonts w:hAnsiTheme="minorEastAsia" w:hint="eastAsia"/>
          <w:color w:val="000000" w:themeColor="text1"/>
          <w:rPrChange w:id="6060" w:author="JY0225" w:date="2017-08-24T12:08:00Z">
            <w:rPr>
              <w:rFonts w:hint="eastAsia"/>
              <w:color w:val="000000" w:themeColor="text1"/>
            </w:rPr>
          </w:rPrChange>
        </w:rPr>
        <w:t>），</w:t>
      </w:r>
      <w:r w:rsidR="0000407A" w:rsidRPr="00B207B1">
        <w:rPr>
          <w:rFonts w:hAnsiTheme="minorEastAsia"/>
          <w:color w:val="000000" w:themeColor="text1"/>
          <w:rPrChange w:id="6061" w:author="JY0225" w:date="2017-08-24T12:08:00Z">
            <w:rPr>
              <w:color w:val="000000" w:themeColor="text1"/>
            </w:rPr>
          </w:rPrChange>
        </w:rPr>
        <w:t>Java</w:t>
      </w:r>
      <w:r w:rsidR="0000407A" w:rsidRPr="00B207B1">
        <w:rPr>
          <w:rFonts w:hAnsiTheme="minorEastAsia" w:hint="eastAsia"/>
          <w:color w:val="000000" w:themeColor="text1"/>
          <w:rPrChange w:id="6062"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6063" w:author="JY0225" w:date="2017-08-24T12:08:00Z">
            <w:rPr>
              <w:color w:val="000000" w:themeColor="text1"/>
            </w:rPr>
          </w:rPrChange>
        </w:rPr>
        <w:t>API</w:t>
      </w:r>
      <w:r w:rsidR="00C6295D" w:rsidRPr="00B207B1">
        <w:rPr>
          <w:rFonts w:hAnsiTheme="minorEastAsia" w:hint="eastAsia"/>
          <w:color w:val="000000" w:themeColor="text1"/>
          <w:rPrChange w:id="6064"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6065" w:author="JY0225" w:date="2017-08-24T12:08:00Z">
            <w:rPr>
              <w:rFonts w:hint="eastAsia"/>
              <w:color w:val="000000" w:themeColor="text1"/>
            </w:rPr>
          </w:rPrChange>
        </w:rPr>
        <w:t>云</w:t>
      </w:r>
      <w:r w:rsidR="00476838" w:rsidRPr="00B207B1">
        <w:rPr>
          <w:rFonts w:hAnsiTheme="minorEastAsia" w:hint="eastAsia"/>
          <w:color w:val="000000" w:themeColor="text1"/>
          <w:rPrChange w:id="6066" w:author="JY0225" w:date="2017-08-24T12:08:00Z">
            <w:rPr>
              <w:rFonts w:hint="eastAsia"/>
              <w:color w:val="000000" w:themeColor="text1"/>
            </w:rPr>
          </w:rPrChange>
        </w:rPr>
        <w:t>备份</w:t>
      </w:r>
      <w:r w:rsidR="0000407A" w:rsidRPr="00B207B1">
        <w:rPr>
          <w:rFonts w:hAnsiTheme="minorEastAsia" w:hint="eastAsia"/>
          <w:color w:val="000000" w:themeColor="text1"/>
          <w:rPrChange w:id="6067" w:author="JY0225" w:date="2017-08-24T12:08:00Z">
            <w:rPr>
              <w:rFonts w:hint="eastAsia"/>
              <w:color w:val="000000" w:themeColor="text1"/>
            </w:rPr>
          </w:rPrChange>
        </w:rPr>
        <w:t>服务。</w:t>
      </w:r>
      <w:r w:rsidR="005B076F" w:rsidRPr="00B207B1">
        <w:rPr>
          <w:rFonts w:hAnsiTheme="minorEastAsia" w:hint="eastAsia"/>
          <w:color w:val="000000" w:themeColor="text1"/>
          <w:rPrChange w:id="6068" w:author="JY0225" w:date="2017-08-24T12:08:00Z">
            <w:rPr>
              <w:rFonts w:hint="eastAsia"/>
              <w:color w:val="000000" w:themeColor="text1"/>
            </w:rPr>
          </w:rPrChange>
        </w:rPr>
        <w:t>测试中，本文</w:t>
      </w:r>
      <w:r w:rsidR="00B70482" w:rsidRPr="00B207B1">
        <w:rPr>
          <w:rFonts w:hAnsiTheme="minorEastAsia" w:hint="eastAsia"/>
          <w:color w:val="000000" w:themeColor="text1"/>
          <w:rPrChange w:id="6069" w:author="JY0225" w:date="2017-08-24T12:08:00Z">
            <w:rPr>
              <w:rFonts w:hint="eastAsia"/>
              <w:color w:val="000000" w:themeColor="text1"/>
            </w:rPr>
          </w:rPrChange>
        </w:rPr>
        <w:t>对通过</w:t>
      </w:r>
      <w:r w:rsidR="006707F9" w:rsidRPr="00B207B1">
        <w:rPr>
          <w:rFonts w:hAnsiTheme="minorEastAsia"/>
          <w:color w:val="000000" w:themeColor="text1"/>
          <w:rPrChange w:id="6070" w:author="JY0225" w:date="2017-08-24T12:08:00Z">
            <w:rPr>
              <w:color w:val="000000" w:themeColor="text1"/>
            </w:rPr>
          </w:rPrChange>
        </w:rPr>
        <w:t>Firefox</w:t>
      </w:r>
      <w:r w:rsidR="002E5718" w:rsidRPr="00B207B1">
        <w:rPr>
          <w:rFonts w:hAnsiTheme="minorEastAsia" w:hint="eastAsia"/>
          <w:color w:val="000000" w:themeColor="text1"/>
          <w:rPrChange w:id="6071" w:author="JY0225" w:date="2017-08-24T12:08:00Z">
            <w:rPr>
              <w:rFonts w:hint="eastAsia"/>
              <w:color w:val="000000" w:themeColor="text1"/>
            </w:rPr>
          </w:rPrChange>
        </w:rPr>
        <w:t>扩展</w:t>
      </w:r>
      <w:r w:rsidR="00B70482" w:rsidRPr="00B207B1">
        <w:rPr>
          <w:rFonts w:hAnsiTheme="minorEastAsia" w:hint="eastAsia"/>
          <w:color w:val="000000" w:themeColor="text1"/>
          <w:rPrChange w:id="6072" w:author="JY0225" w:date="2017-08-24T12:08:00Z">
            <w:rPr>
              <w:rFonts w:hint="eastAsia"/>
              <w:color w:val="000000" w:themeColor="text1"/>
            </w:rPr>
          </w:rPrChange>
        </w:rPr>
        <w:t>和</w:t>
      </w:r>
      <w:r w:rsidR="00B70482" w:rsidRPr="00B207B1">
        <w:rPr>
          <w:rFonts w:hAnsiTheme="minorEastAsia"/>
          <w:color w:val="000000" w:themeColor="text1"/>
          <w:rPrChange w:id="6073" w:author="JY0225" w:date="2017-08-24T12:08:00Z">
            <w:rPr>
              <w:color w:val="000000" w:themeColor="text1"/>
            </w:rPr>
          </w:rPrChange>
        </w:rPr>
        <w:t>Java</w:t>
      </w:r>
      <w:r w:rsidR="00B70482" w:rsidRPr="00B207B1">
        <w:rPr>
          <w:rFonts w:hAnsiTheme="minorEastAsia" w:hint="eastAsia"/>
          <w:color w:val="000000" w:themeColor="text1"/>
          <w:rPrChange w:id="6074"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所示为多应用适配测试用例。</w:t>
      </w:r>
    </w:p>
    <w:p w14:paraId="3F7BFFB0" w14:textId="77777777" w:rsidR="0013776C" w:rsidRPr="00B207B1" w:rsidRDefault="0013776C" w:rsidP="0013776C">
      <w:pPr>
        <w:spacing w:line="400" w:lineRule="exact"/>
        <w:jc w:val="center"/>
        <w:rPr>
          <w:rFonts w:hAnsiTheme="minorEastAsia"/>
          <w:color w:val="000000" w:themeColor="text1"/>
          <w:rPrChange w:id="6075" w:author="JY0225" w:date="2017-08-24T12:08:00Z">
            <w:rPr>
              <w:color w:val="000000" w:themeColor="text1"/>
            </w:rPr>
          </w:rPrChange>
        </w:rPr>
      </w:pPr>
      <w:r w:rsidRPr="00B207B1">
        <w:rPr>
          <w:rFonts w:hAnsiTheme="minorEastAsia"/>
          <w:color w:val="000000" w:themeColor="text1"/>
          <w:rPrChange w:id="6076" w:author="JY0225" w:date="2017-08-24T12:08:00Z">
            <w:rPr>
              <w:color w:val="000000" w:themeColor="text1"/>
            </w:rPr>
          </w:rPrChange>
        </w:rPr>
        <w:tab/>
      </w:r>
      <w:r w:rsidRPr="00B207B1">
        <w:rPr>
          <w:rFonts w:hAnsiTheme="minorEastAsia" w:hint="eastAsia"/>
          <w:color w:val="000000" w:themeColor="text1"/>
          <w:rPrChange w:id="6077" w:author="JY0225" w:date="2017-08-24T12:08:00Z">
            <w:rPr>
              <w:rFonts w:hint="eastAsia"/>
              <w:color w:val="000000" w:themeColor="text1"/>
            </w:rPr>
          </w:rPrChange>
        </w:rPr>
        <w:t>表</w:t>
      </w:r>
      <w:r w:rsidR="00B7557F" w:rsidRPr="00B207B1">
        <w:rPr>
          <w:rFonts w:hAnsiTheme="minorEastAsia"/>
          <w:color w:val="000000" w:themeColor="text1"/>
          <w:rPrChange w:id="6078" w:author="JY0225" w:date="2017-08-24T12:08:00Z">
            <w:rPr>
              <w:color w:val="000000" w:themeColor="text1"/>
            </w:rPr>
          </w:rPrChange>
        </w:rPr>
        <w:t>6-6</w:t>
      </w:r>
      <w:r w:rsidRPr="00B207B1">
        <w:rPr>
          <w:rFonts w:hAnsiTheme="minorEastAsia"/>
          <w:color w:val="000000" w:themeColor="text1"/>
          <w:rPrChange w:id="6079" w:author="JY0225" w:date="2017-08-24T12:08:00Z">
            <w:rPr>
              <w:color w:val="000000" w:themeColor="text1"/>
            </w:rPr>
          </w:rPrChange>
        </w:rPr>
        <w:t xml:space="preserve"> </w:t>
      </w:r>
      <w:r w:rsidR="006C39A3" w:rsidRPr="00B207B1">
        <w:rPr>
          <w:rFonts w:hAnsiTheme="minorEastAsia" w:hint="eastAsia"/>
          <w:color w:val="000000" w:themeColor="text1"/>
          <w:rPrChange w:id="6080" w:author="JY0225" w:date="2017-08-24T12:08:00Z">
            <w:rPr>
              <w:rFonts w:hint="eastAsia"/>
              <w:color w:val="000000" w:themeColor="text1"/>
            </w:rPr>
          </w:rPrChange>
        </w:rPr>
        <w:t>多应用适配</w:t>
      </w:r>
      <w:r w:rsidRPr="00B207B1">
        <w:rPr>
          <w:rFonts w:hAnsiTheme="minorEastAsia" w:hint="eastAsia"/>
          <w:color w:val="000000" w:themeColor="text1"/>
          <w:rPrChange w:id="6081"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77777777"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161E6966" w:rsidR="00D3749B" w:rsidRPr="00B207B1" w:rsidRDefault="00DD7C91" w:rsidP="0000407A">
      <w:pPr>
        <w:spacing w:line="400" w:lineRule="exact"/>
        <w:rPr>
          <w:rFonts w:hAnsiTheme="minorEastAsia"/>
          <w:color w:val="000000" w:themeColor="text1"/>
          <w:rPrChange w:id="6082"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083" w:author="JY0225" w:date="2017-08-24T12:09:00Z">
            <w:rPr>
              <w:rFonts w:hint="eastAsia"/>
              <w:color w:val="000000" w:themeColor="text1"/>
            </w:rPr>
          </w:rPrChange>
        </w:rPr>
        <w:t>本测试同时测试了</w:t>
      </w:r>
      <w:r w:rsidR="001A498E" w:rsidRPr="00B207B1">
        <w:rPr>
          <w:rFonts w:hAnsiTheme="minorEastAsia"/>
          <w:color w:val="000000" w:themeColor="text1"/>
          <w:rPrChange w:id="6084" w:author="JY0225" w:date="2017-08-24T12:09:00Z">
            <w:rPr>
              <w:color w:val="000000" w:themeColor="text1"/>
            </w:rPr>
          </w:rPrChange>
        </w:rPr>
        <w:t>Firefox</w:t>
      </w:r>
      <w:r w:rsidR="002E5718" w:rsidRPr="00B207B1">
        <w:rPr>
          <w:rFonts w:hAnsiTheme="minorEastAsia" w:hint="eastAsia"/>
          <w:color w:val="000000" w:themeColor="text1"/>
          <w:rPrChange w:id="6085" w:author="JY0225" w:date="2017-08-24T12:09:00Z">
            <w:rPr>
              <w:rFonts w:hint="eastAsia"/>
              <w:color w:val="000000" w:themeColor="text1"/>
            </w:rPr>
          </w:rPrChange>
        </w:rPr>
        <w:t>扩展</w:t>
      </w:r>
      <w:r w:rsidR="005A672A" w:rsidRPr="00B207B1">
        <w:rPr>
          <w:rFonts w:hAnsiTheme="minorEastAsia" w:hint="eastAsia"/>
          <w:color w:val="000000" w:themeColor="text1"/>
          <w:rPrChange w:id="6086" w:author="JY0225" w:date="2017-08-24T12:09:00Z">
            <w:rPr>
              <w:rFonts w:hint="eastAsia"/>
              <w:color w:val="000000" w:themeColor="text1"/>
            </w:rPr>
          </w:rPrChange>
        </w:rPr>
        <w:t>以及</w:t>
      </w:r>
      <w:r w:rsidR="005A672A" w:rsidRPr="00B207B1">
        <w:rPr>
          <w:rFonts w:hAnsiTheme="minorEastAsia"/>
          <w:color w:val="000000" w:themeColor="text1"/>
          <w:rPrChange w:id="6087" w:author="JY0225" w:date="2017-08-24T12:09:00Z">
            <w:rPr>
              <w:color w:val="000000" w:themeColor="text1"/>
            </w:rPr>
          </w:rPrChange>
        </w:rPr>
        <w:t>Java SDK</w:t>
      </w:r>
      <w:r w:rsidR="005A672A" w:rsidRPr="00B207B1">
        <w:rPr>
          <w:rFonts w:hAnsiTheme="minorEastAsia" w:hint="eastAsia"/>
          <w:color w:val="000000" w:themeColor="text1"/>
          <w:rPrChange w:id="6088" w:author="JY0225" w:date="2017-08-24T12:09:00Z">
            <w:rPr>
              <w:rFonts w:hint="eastAsia"/>
              <w:color w:val="000000" w:themeColor="text1"/>
            </w:rPr>
          </w:rPrChange>
        </w:rPr>
        <w:t>的登录功能。</w:t>
      </w:r>
      <w:r w:rsidR="00A72E6A" w:rsidRPr="00B207B1">
        <w:rPr>
          <w:rFonts w:hAnsiTheme="minorEastAsia"/>
          <w:color w:val="000000" w:themeColor="text1"/>
          <w:rPrChange w:id="6089" w:author="JY0225" w:date="2017-08-24T12:09:00Z">
            <w:rPr>
              <w:color w:val="000000" w:themeColor="text1"/>
            </w:rPr>
          </w:rPrChange>
        </w:rPr>
        <w:t>Firefox</w:t>
      </w:r>
      <w:r w:rsidR="00A72E6A" w:rsidRPr="00B207B1">
        <w:rPr>
          <w:rFonts w:hAnsiTheme="minorEastAsia" w:hint="eastAsia"/>
          <w:color w:val="000000" w:themeColor="text1"/>
          <w:rPrChange w:id="6090" w:author="JY0225" w:date="2017-08-24T12:09:00Z">
            <w:rPr>
              <w:rFonts w:hint="eastAsia"/>
              <w:color w:val="000000" w:themeColor="text1"/>
            </w:rPr>
          </w:rPrChange>
        </w:rPr>
        <w:t>通过</w:t>
      </w:r>
      <w:r w:rsidR="00A72E6A" w:rsidRPr="00B207B1">
        <w:rPr>
          <w:rFonts w:hAnsiTheme="minorEastAsia"/>
          <w:color w:val="000000" w:themeColor="text1"/>
          <w:rPrChange w:id="6091" w:author="JY0225" w:date="2017-08-24T12:09:00Z">
            <w:rPr>
              <w:color w:val="000000" w:themeColor="text1"/>
            </w:rPr>
          </w:rPrChange>
        </w:rPr>
        <w:t>WebSocket</w:t>
      </w:r>
      <w:r w:rsidR="00A72E6A" w:rsidRPr="00B207B1">
        <w:rPr>
          <w:rFonts w:hAnsiTheme="minorEastAsia" w:hint="eastAsia"/>
          <w:color w:val="000000" w:themeColor="text1"/>
          <w:rPrChange w:id="6092" w:author="JY0225" w:date="2017-08-24T12:09:00Z">
            <w:rPr>
              <w:rFonts w:hint="eastAsia"/>
              <w:color w:val="000000" w:themeColor="text1"/>
            </w:rPr>
          </w:rPrChange>
        </w:rPr>
        <w:t>向服务器发送请求，</w:t>
      </w:r>
      <w:r w:rsidR="00A72E6A" w:rsidRPr="00B207B1">
        <w:rPr>
          <w:rFonts w:hAnsiTheme="minorEastAsia"/>
          <w:color w:val="000000" w:themeColor="text1"/>
          <w:rPrChange w:id="6093" w:author="JY0225" w:date="2017-08-24T12:09:00Z">
            <w:rPr>
              <w:color w:val="000000" w:themeColor="text1"/>
            </w:rPr>
          </w:rPrChange>
        </w:rPr>
        <w:t>Firefox</w:t>
      </w:r>
      <w:r w:rsidR="002E5718" w:rsidRPr="00B207B1">
        <w:rPr>
          <w:rFonts w:hAnsiTheme="minorEastAsia" w:hint="eastAsia"/>
          <w:color w:val="000000" w:themeColor="text1"/>
          <w:rPrChange w:id="6094" w:author="JY0225" w:date="2017-08-24T12:09:00Z">
            <w:rPr>
              <w:rFonts w:hint="eastAsia"/>
              <w:color w:val="000000" w:themeColor="text1"/>
            </w:rPr>
          </w:rPrChange>
        </w:rPr>
        <w:t>扩展</w:t>
      </w:r>
      <w:r w:rsidR="00A72E6A" w:rsidRPr="00B207B1">
        <w:rPr>
          <w:rFonts w:hAnsiTheme="minorEastAsia" w:hint="eastAsia"/>
          <w:color w:val="000000" w:themeColor="text1"/>
          <w:rPrChange w:id="6095" w:author="JY0225" w:date="2017-08-24T12:09:00Z">
            <w:rPr>
              <w:rFonts w:hint="eastAsia"/>
              <w:color w:val="000000" w:themeColor="text1"/>
            </w:rPr>
          </w:rPrChange>
        </w:rPr>
        <w:t>的请求由“</w:t>
      </w:r>
      <w:r w:rsidR="00A72E6A" w:rsidRPr="00B207B1">
        <w:rPr>
          <w:rFonts w:hAnsiTheme="minorEastAsia"/>
          <w:color w:val="000000" w:themeColor="text1"/>
          <w:rPrChange w:id="6096" w:author="JY0225" w:date="2017-08-24T12:09:00Z">
            <w:rPr>
              <w:color w:val="000000" w:themeColor="text1"/>
            </w:rPr>
          </w:rPrChange>
        </w:rPr>
        <w:t>firefox_</w:t>
      </w:r>
      <w:r w:rsidR="00A72E6A" w:rsidRPr="00B207B1">
        <w:rPr>
          <w:rFonts w:hAnsiTheme="minorEastAsia" w:hint="eastAsia"/>
          <w:color w:val="000000" w:themeColor="text1"/>
          <w:rPrChange w:id="6097" w:author="JY0225" w:date="2017-08-24T12:09:00Z">
            <w:rPr>
              <w:rFonts w:hint="eastAsia"/>
              <w:color w:val="000000" w:themeColor="text1"/>
            </w:rPr>
          </w:rPrChange>
        </w:rPr>
        <w:t>”标识。</w:t>
      </w:r>
      <w:r w:rsidR="006C3495" w:rsidRPr="00B207B1">
        <w:rPr>
          <w:rFonts w:hAnsiTheme="minorEastAsia"/>
          <w:color w:val="000000" w:themeColor="text1"/>
          <w:rPrChange w:id="6098" w:author="JY0225" w:date="2017-08-24T12:09:00Z">
            <w:rPr>
              <w:color w:val="000000" w:themeColor="text1"/>
            </w:rPr>
          </w:rPrChange>
        </w:rPr>
        <w:t>Java SDK</w:t>
      </w:r>
      <w:r w:rsidR="006C3495" w:rsidRPr="00B207B1">
        <w:rPr>
          <w:rFonts w:hAnsiTheme="minorEastAsia" w:hint="eastAsia"/>
          <w:color w:val="000000" w:themeColor="text1"/>
          <w:rPrChange w:id="6099" w:author="JY0225" w:date="2017-08-24T12:09:00Z">
            <w:rPr>
              <w:rFonts w:hint="eastAsia"/>
              <w:color w:val="000000" w:themeColor="text1"/>
            </w:rPr>
          </w:rPrChange>
        </w:rPr>
        <w:t>通过</w:t>
      </w:r>
      <w:r w:rsidR="006C3495" w:rsidRPr="00B207B1">
        <w:rPr>
          <w:rFonts w:hAnsiTheme="minorEastAsia"/>
          <w:color w:val="000000" w:themeColor="text1"/>
          <w:rPrChange w:id="6100" w:author="JY0225" w:date="2017-08-24T12:09:00Z">
            <w:rPr>
              <w:color w:val="000000" w:themeColor="text1"/>
            </w:rPr>
          </w:rPrChange>
        </w:rPr>
        <w:t>Socket</w:t>
      </w:r>
      <w:r w:rsidR="006C3495" w:rsidRPr="00B207B1">
        <w:rPr>
          <w:rFonts w:hAnsiTheme="minorEastAsia" w:hint="eastAsia"/>
          <w:color w:val="000000" w:themeColor="text1"/>
          <w:rPrChange w:id="6101"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102" w:author="JY0225" w:date="2017-08-24T12:09:00Z">
            <w:rPr>
              <w:color w:val="000000" w:themeColor="text1"/>
            </w:rPr>
          </w:rPrChange>
        </w:rPr>
        <w:t>java_</w:t>
      </w:r>
      <w:r w:rsidR="006C3495" w:rsidRPr="00B207B1">
        <w:rPr>
          <w:rFonts w:hAnsiTheme="minorEastAsia" w:hint="eastAsia"/>
          <w:color w:val="000000" w:themeColor="text1"/>
          <w:rPrChange w:id="6103" w:author="JY0225" w:date="2017-08-24T12:09:00Z">
            <w:rPr>
              <w:rFonts w:hint="eastAsia"/>
              <w:color w:val="000000" w:themeColor="text1"/>
            </w:rPr>
          </w:rPrChange>
        </w:rPr>
        <w:t>”标识。</w:t>
      </w:r>
      <w:r w:rsidR="0043301D" w:rsidRPr="00B207B1">
        <w:rPr>
          <w:rFonts w:hAnsiTheme="minorEastAsia" w:hint="eastAsia"/>
          <w:color w:val="000000" w:themeColor="text1"/>
          <w:rPrChange w:id="6104"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6105" w:author="JY0225" w:date="2017-08-24T12:09:00Z">
            <w:rPr>
              <w:rFonts w:hint="eastAsia"/>
              <w:color w:val="000000" w:themeColor="text1"/>
            </w:rPr>
          </w:rPrChange>
        </w:rPr>
        <w:t>云</w:t>
      </w:r>
      <w:r w:rsidR="00476838" w:rsidRPr="00B207B1">
        <w:rPr>
          <w:rFonts w:hAnsiTheme="minorEastAsia" w:hint="eastAsia"/>
          <w:color w:val="000000" w:themeColor="text1"/>
          <w:rPrChange w:id="6106" w:author="JY0225" w:date="2017-08-24T12:09:00Z">
            <w:rPr>
              <w:rFonts w:hint="eastAsia"/>
              <w:color w:val="000000" w:themeColor="text1"/>
            </w:rPr>
          </w:rPrChange>
        </w:rPr>
        <w:t>备份</w:t>
      </w:r>
      <w:r w:rsidR="0043301D" w:rsidRPr="00B207B1">
        <w:rPr>
          <w:rFonts w:hAnsiTheme="minorEastAsia" w:hint="eastAsia"/>
          <w:color w:val="000000" w:themeColor="text1"/>
          <w:rPrChange w:id="6107" w:author="JY0225" w:date="2017-08-24T12:09:00Z">
            <w:rPr>
              <w:rFonts w:hint="eastAsia"/>
              <w:color w:val="000000" w:themeColor="text1"/>
            </w:rPr>
          </w:rPrChange>
        </w:rPr>
        <w:t>平台提供的接口。</w:t>
      </w:r>
      <w:r w:rsidR="00FC191A">
        <w:rPr>
          <w:rFonts w:hAnsiTheme="minorEastAsia" w:hint="eastAsia"/>
          <w:color w:val="000000" w:themeColor="text1"/>
        </w:rPr>
        <w:t>测试结果如</w:t>
      </w:r>
      <w:r w:rsidR="007768E9" w:rsidRPr="00B207B1">
        <w:rPr>
          <w:rFonts w:hAnsiTheme="minorEastAsia" w:hint="eastAsia"/>
          <w:color w:val="000000" w:themeColor="text1"/>
          <w:rPrChange w:id="6108"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7768E9" w:rsidRPr="00B207B1">
        <w:rPr>
          <w:rFonts w:hAnsiTheme="minorEastAsia" w:hint="eastAsia"/>
          <w:color w:val="000000" w:themeColor="text1"/>
          <w:rPrChange w:id="6109" w:author="JY0225" w:date="2017-08-24T12:09:00Z">
            <w:rPr>
              <w:rFonts w:hint="eastAsia"/>
              <w:color w:val="000000" w:themeColor="text1"/>
            </w:rPr>
          </w:rPrChange>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110" w:author="JY0225" w:date="2017-08-24T12:09:00Z">
            <w:rPr>
              <w:color w:val="000000" w:themeColor="text1"/>
            </w:rPr>
          </w:rPrChange>
        </w:rPr>
        <w:pPrChange w:id="6111" w:author="JY0225" w:date="2017-08-24T12:09:00Z">
          <w:pPr>
            <w:spacing w:line="360" w:lineRule="auto"/>
            <w:ind w:left="420"/>
            <w:jc w:val="center"/>
          </w:pPr>
        </w:pPrChange>
      </w:pPr>
      <w:r w:rsidRPr="00B207B1">
        <w:rPr>
          <w:rFonts w:hAnsiTheme="minorEastAsia" w:hint="eastAsia"/>
          <w:color w:val="000000" w:themeColor="text1"/>
          <w:rPrChange w:id="6112" w:author="JY0225" w:date="2017-08-24T12:09:00Z">
            <w:rPr>
              <w:rFonts w:hint="eastAsia"/>
              <w:color w:val="000000" w:themeColor="text1"/>
            </w:rPr>
          </w:rPrChange>
        </w:rPr>
        <w:t>图</w:t>
      </w:r>
      <w:r w:rsidR="00E86A68" w:rsidRPr="00B207B1">
        <w:rPr>
          <w:rFonts w:hAnsiTheme="minorEastAsia"/>
          <w:color w:val="000000" w:themeColor="text1"/>
          <w:rPrChange w:id="6113" w:author="JY0225" w:date="2017-08-24T12:09:00Z">
            <w:rPr>
              <w:color w:val="000000" w:themeColor="text1"/>
            </w:rPr>
          </w:rPrChange>
        </w:rPr>
        <w:t>6-6</w:t>
      </w:r>
      <w:r w:rsidRPr="00B207B1">
        <w:rPr>
          <w:rFonts w:hAnsiTheme="minorEastAsia"/>
          <w:color w:val="000000" w:themeColor="text1"/>
          <w:rPrChange w:id="6114" w:author="JY0225" w:date="2017-08-24T12:09:00Z">
            <w:rPr>
              <w:color w:val="000000" w:themeColor="text1"/>
            </w:rPr>
          </w:rPrChange>
        </w:rPr>
        <w:t xml:space="preserve"> </w:t>
      </w:r>
      <w:r w:rsidR="00C06286" w:rsidRPr="00B207B1">
        <w:rPr>
          <w:rFonts w:hAnsiTheme="minorEastAsia"/>
          <w:color w:val="000000" w:themeColor="text1"/>
          <w:rPrChange w:id="6115" w:author="JY0225" w:date="2017-08-24T12:09:00Z">
            <w:rPr>
              <w:color w:val="000000" w:themeColor="text1"/>
            </w:rPr>
          </w:rPrChange>
        </w:rPr>
        <w:t>Java SDK</w:t>
      </w:r>
      <w:r w:rsidR="00C06286" w:rsidRPr="00B207B1">
        <w:rPr>
          <w:rFonts w:hAnsiTheme="minorEastAsia" w:hint="eastAsia"/>
          <w:color w:val="000000" w:themeColor="text1"/>
          <w:rPrChange w:id="6116" w:author="JY0225" w:date="2017-08-24T12:09:00Z">
            <w:rPr>
              <w:rFonts w:hint="eastAsia"/>
              <w:color w:val="000000" w:themeColor="text1"/>
            </w:rPr>
          </w:rPrChange>
        </w:rPr>
        <w:t>测试</w:t>
      </w:r>
      <w:r w:rsidRPr="00B207B1">
        <w:rPr>
          <w:rFonts w:hAnsiTheme="minorEastAsia" w:hint="eastAsia"/>
          <w:color w:val="000000" w:themeColor="text1"/>
          <w:rPrChange w:id="6117" w:author="JY0225" w:date="2017-08-24T12:09:00Z">
            <w:rPr>
              <w:rFonts w:hint="eastAsia"/>
              <w:color w:val="000000" w:themeColor="text1"/>
            </w:rPr>
          </w:rPrChange>
        </w:rPr>
        <w:t>图</w:t>
      </w:r>
    </w:p>
    <w:p w14:paraId="28E806B8" w14:textId="64EFB51C" w:rsidR="00955D51" w:rsidRPr="00B207B1" w:rsidRDefault="00806FAC">
      <w:pPr>
        <w:spacing w:line="400" w:lineRule="exact"/>
        <w:ind w:firstLineChars="200" w:firstLine="480"/>
        <w:rPr>
          <w:rFonts w:hAnsiTheme="minorEastAsia"/>
          <w:color w:val="000000" w:themeColor="text1"/>
          <w:rPrChange w:id="6118" w:author="JY0225" w:date="2017-08-24T12:09:00Z">
            <w:rPr>
              <w:color w:val="000000" w:themeColor="text1"/>
            </w:rPr>
          </w:rPrChange>
        </w:rPr>
      </w:pPr>
      <w:r w:rsidRPr="00B207B1">
        <w:rPr>
          <w:rFonts w:hAnsiTheme="minorEastAsia" w:hint="eastAsia"/>
          <w:color w:val="000000" w:themeColor="text1"/>
          <w:rPrChange w:id="6119" w:author="JY0225" w:date="2017-08-24T12:09:00Z">
            <w:rPr>
              <w:rFonts w:hint="eastAsia"/>
              <w:color w:val="000000" w:themeColor="text1"/>
            </w:rPr>
          </w:rPrChange>
        </w:rPr>
        <w:lastRenderedPageBreak/>
        <w:t>图</w:t>
      </w:r>
      <w:r w:rsidR="00CA2CC8">
        <w:rPr>
          <w:rFonts w:hAnsiTheme="minorEastAsia"/>
          <w:color w:val="000000" w:themeColor="text1"/>
        </w:rPr>
        <w:t>6-5</w:t>
      </w:r>
      <w:r w:rsidRPr="00B207B1">
        <w:rPr>
          <w:rFonts w:hAnsiTheme="minorEastAsia" w:hint="eastAsia"/>
          <w:color w:val="000000" w:themeColor="text1"/>
          <w:rPrChange w:id="6120" w:author="JY0225" w:date="2017-08-24T12:09:00Z">
            <w:rPr>
              <w:rFonts w:hint="eastAsia"/>
              <w:color w:val="000000" w:themeColor="text1"/>
            </w:rPr>
          </w:rPrChange>
        </w:rPr>
        <w:t>所示的是</w:t>
      </w:r>
      <w:r w:rsidRPr="00B207B1">
        <w:rPr>
          <w:rFonts w:hAnsiTheme="minorEastAsia"/>
          <w:color w:val="000000" w:themeColor="text1"/>
          <w:rPrChange w:id="6121" w:author="JY0225" w:date="2017-08-24T12:09:00Z">
            <w:rPr>
              <w:color w:val="000000" w:themeColor="text1"/>
            </w:rPr>
          </w:rPrChange>
        </w:rPr>
        <w:t>Firefox</w:t>
      </w:r>
      <w:r w:rsidRPr="00B207B1">
        <w:rPr>
          <w:rFonts w:hAnsiTheme="minorEastAsia" w:hint="eastAsia"/>
          <w:color w:val="000000" w:themeColor="text1"/>
          <w:rPrChange w:id="6122" w:author="JY0225" w:date="2017-08-24T12:09:00Z">
            <w:rPr>
              <w:rFonts w:hint="eastAsia"/>
              <w:color w:val="000000" w:themeColor="text1"/>
            </w:rPr>
          </w:rPrChange>
        </w:rPr>
        <w:t>扩展</w:t>
      </w:r>
      <w:r w:rsidR="005D4FF0" w:rsidRPr="00B207B1">
        <w:rPr>
          <w:rFonts w:hAnsiTheme="minorEastAsia" w:hint="eastAsia"/>
          <w:color w:val="000000" w:themeColor="text1"/>
          <w:rPrChange w:id="6123" w:author="JY0225" w:date="2017-08-24T12:09:00Z">
            <w:rPr>
              <w:rFonts w:hint="eastAsia"/>
              <w:color w:val="000000" w:themeColor="text1"/>
            </w:rPr>
          </w:rPrChange>
        </w:rPr>
        <w:t>登陆功能，用户点击插件图标后，会弹出登陆界面，输入正确的账户信息后会会将服务器返回的登陆成功信息展示在插件界面上。</w:t>
      </w:r>
      <w:r w:rsidR="00A9424A" w:rsidRPr="00B207B1">
        <w:rPr>
          <w:rFonts w:hAnsiTheme="minorEastAsia" w:hint="eastAsia"/>
          <w:color w:val="000000" w:themeColor="text1"/>
          <w:rPrChange w:id="6124"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125" w:author="JY0225" w:date="2017-08-24T12:09:00Z">
            <w:rPr>
              <w:rFonts w:hint="eastAsia"/>
              <w:color w:val="000000" w:themeColor="text1"/>
            </w:rPr>
          </w:rPrChange>
        </w:rPr>
        <w:t>所示的是</w:t>
      </w:r>
      <w:r w:rsidR="00A9424A" w:rsidRPr="00B207B1">
        <w:rPr>
          <w:rFonts w:hAnsiTheme="minorEastAsia"/>
          <w:color w:val="000000" w:themeColor="text1"/>
          <w:rPrChange w:id="6126" w:author="JY0225" w:date="2017-08-24T12:09:00Z">
            <w:rPr>
              <w:color w:val="000000" w:themeColor="text1"/>
            </w:rPr>
          </w:rPrChange>
        </w:rPr>
        <w:t>Java SDK</w:t>
      </w:r>
      <w:r w:rsidR="00A9424A" w:rsidRPr="00B207B1">
        <w:rPr>
          <w:rFonts w:hAnsiTheme="minorEastAsia" w:hint="eastAsia"/>
          <w:color w:val="000000" w:themeColor="text1"/>
          <w:rPrChange w:id="6127"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128" w:author="JY0225" w:date="2017-08-24T12:09:00Z">
            <w:rPr>
              <w:color w:val="000000" w:themeColor="text1"/>
            </w:rPr>
          </w:rPrChange>
        </w:rPr>
        <w:t>Middleware.jar</w:t>
      </w:r>
      <w:r w:rsidR="00A9424A" w:rsidRPr="00B207B1">
        <w:rPr>
          <w:rFonts w:hAnsiTheme="minorEastAsia" w:hint="eastAsia"/>
          <w:color w:val="000000" w:themeColor="text1"/>
          <w:rPrChange w:id="6129"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130" w:author="JY0225" w:date="2017-08-24T12:09:00Z">
            <w:rPr>
              <w:rFonts w:hint="eastAsia"/>
              <w:color w:val="000000" w:themeColor="text1"/>
            </w:rPr>
          </w:rPrChange>
        </w:rPr>
        <w:t>备份</w:t>
      </w:r>
      <w:r w:rsidR="00A9424A" w:rsidRPr="00B207B1">
        <w:rPr>
          <w:rFonts w:hAnsiTheme="minorEastAsia" w:hint="eastAsia"/>
          <w:color w:val="000000" w:themeColor="text1"/>
          <w:rPrChange w:id="6131" w:author="JY0225" w:date="2017-08-24T12:09:00Z">
            <w:rPr>
              <w:rFonts w:hint="eastAsia"/>
              <w:color w:val="000000" w:themeColor="text1"/>
            </w:rPr>
          </w:rPrChange>
        </w:rPr>
        <w:t>空间接口，返回的是</w:t>
      </w:r>
      <w:r w:rsidR="00AA51D8" w:rsidRPr="00B207B1">
        <w:rPr>
          <w:rFonts w:hAnsiTheme="minorEastAsia"/>
          <w:color w:val="000000" w:themeColor="text1"/>
          <w:rPrChange w:id="6132" w:author="JY0225" w:date="2017-08-24T12:09:00Z">
            <w:rPr>
              <w:color w:val="000000" w:themeColor="text1"/>
            </w:rPr>
          </w:rPrChange>
        </w:rPr>
        <w:t>J</w:t>
      </w:r>
      <w:r w:rsidR="00A9424A" w:rsidRPr="00B207B1">
        <w:rPr>
          <w:rFonts w:hAnsiTheme="minorEastAsia"/>
          <w:color w:val="000000" w:themeColor="text1"/>
          <w:rPrChange w:id="6133" w:author="JY0225" w:date="2017-08-24T12:09:00Z">
            <w:rPr>
              <w:color w:val="000000" w:themeColor="text1"/>
            </w:rPr>
          </w:rPrChange>
        </w:rPr>
        <w:t>son</w:t>
      </w:r>
      <w:r w:rsidR="00A9424A" w:rsidRPr="00B207B1">
        <w:rPr>
          <w:rFonts w:hAnsiTheme="minorEastAsia" w:hint="eastAsia"/>
          <w:color w:val="000000" w:themeColor="text1"/>
          <w:rPrChange w:id="6134" w:author="JY0225" w:date="2017-08-24T12:09:00Z">
            <w:rPr>
              <w:rFonts w:hint="eastAsia"/>
              <w:color w:val="000000" w:themeColor="text1"/>
            </w:rPr>
          </w:rPrChange>
        </w:rPr>
        <w:t>格式的数据</w:t>
      </w:r>
      <w:del w:id="6135" w:author="微软用户" w:date="2017-08-24T21:29:00Z">
        <w:r w:rsidR="003376D8" w:rsidRPr="00B207B1" w:rsidDel="001A2F94">
          <w:rPr>
            <w:rFonts w:hAnsiTheme="minorEastAsia"/>
            <w:color w:val="000000" w:themeColor="text1"/>
            <w:vertAlign w:val="superscript"/>
            <w:rPrChange w:id="6136"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137"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138"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139"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140"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141"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142" w:author="JY0225" w:date="2017-08-24T12:09:00Z">
              <w:rPr>
                <w:color w:val="000000" w:themeColor="text1"/>
                <w:vertAlign w:val="superscript"/>
              </w:rPr>
            </w:rPrChange>
          </w:rPr>
          <w:fldChar w:fldCharType="end"/>
        </w:r>
      </w:del>
      <w:ins w:id="6143"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[36]</w:t>
      </w:r>
      <w:ins w:id="6144"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145" w:author="JY0225" w:date="2017-08-24T12:09:00Z">
            <w:rPr>
              <w:rFonts w:hint="eastAsia"/>
              <w:color w:val="000000" w:themeColor="text1"/>
            </w:rPr>
          </w:rPrChange>
        </w:rPr>
        <w:t>。</w:t>
      </w:r>
      <w:r w:rsidR="00282E50" w:rsidRPr="00B207B1">
        <w:rPr>
          <w:rFonts w:hAnsiTheme="minorEastAsia" w:hint="eastAsia"/>
          <w:color w:val="000000" w:themeColor="text1"/>
          <w:rPrChange w:id="6146" w:author="JY0225" w:date="2017-08-24T12:09:00Z">
            <w:rPr>
              <w:rFonts w:hint="eastAsia"/>
              <w:color w:val="000000" w:themeColor="text1"/>
            </w:rPr>
          </w:rPrChange>
        </w:rPr>
        <w:t>同时</w:t>
      </w:r>
      <w:r w:rsidR="000D29FA" w:rsidRPr="00B207B1">
        <w:rPr>
          <w:rFonts w:hAnsiTheme="minorEastAsia" w:hint="eastAsia"/>
          <w:color w:val="000000" w:themeColor="text1"/>
          <w:rPrChange w:id="6147" w:author="JY0225" w:date="2017-08-24T12:09:00Z">
            <w:rPr>
              <w:rFonts w:hint="eastAsia"/>
              <w:color w:val="000000" w:themeColor="text1"/>
            </w:rPr>
          </w:rPrChange>
        </w:rPr>
        <w:t>，</w:t>
      </w:r>
      <w:r w:rsidR="000D29FA" w:rsidRPr="00B207B1">
        <w:rPr>
          <w:rFonts w:hAnsiTheme="minorEastAsia"/>
          <w:color w:val="000000" w:themeColor="text1"/>
          <w:rPrChange w:id="6148" w:author="JY0225" w:date="2017-08-24T12:09:00Z">
            <w:rPr>
              <w:color w:val="000000" w:themeColor="text1"/>
            </w:rPr>
          </w:rPrChange>
        </w:rPr>
        <w:t>Firefox</w:t>
      </w:r>
      <w:r w:rsidR="002E5718" w:rsidRPr="00B207B1">
        <w:rPr>
          <w:rFonts w:hAnsiTheme="minorEastAsia" w:hint="eastAsia"/>
          <w:color w:val="000000" w:themeColor="text1"/>
          <w:rPrChange w:id="6149" w:author="JY0225" w:date="2017-08-24T12:09:00Z">
            <w:rPr>
              <w:rFonts w:hint="eastAsia"/>
              <w:color w:val="000000" w:themeColor="text1"/>
            </w:rPr>
          </w:rPrChange>
        </w:rPr>
        <w:t>扩展</w:t>
      </w:r>
      <w:r w:rsidR="000D29FA" w:rsidRPr="00B207B1">
        <w:rPr>
          <w:rFonts w:hAnsiTheme="minorEastAsia" w:hint="eastAsia"/>
          <w:color w:val="000000" w:themeColor="text1"/>
          <w:rPrChange w:id="6150" w:author="JY0225" w:date="2017-08-24T12:09:00Z">
            <w:rPr>
              <w:rFonts w:hint="eastAsia"/>
              <w:color w:val="000000" w:themeColor="text1"/>
            </w:rPr>
          </w:rPrChange>
        </w:rPr>
        <w:t>以及</w:t>
      </w:r>
      <w:r w:rsidR="000D29FA" w:rsidRPr="00B207B1">
        <w:rPr>
          <w:rFonts w:hAnsiTheme="minorEastAsia"/>
          <w:color w:val="000000" w:themeColor="text1"/>
          <w:rPrChange w:id="6151" w:author="JY0225" w:date="2017-08-24T12:09:00Z">
            <w:rPr>
              <w:color w:val="000000" w:themeColor="text1"/>
            </w:rPr>
          </w:rPrChange>
        </w:rPr>
        <w:t>Java SDK</w:t>
      </w:r>
      <w:r w:rsidR="000D29FA" w:rsidRPr="00B207B1">
        <w:rPr>
          <w:rFonts w:hAnsiTheme="minorEastAsia" w:hint="eastAsia"/>
          <w:color w:val="000000" w:themeColor="text1"/>
          <w:rPrChange w:id="6152" w:author="JY0225" w:date="2017-08-24T12:09:00Z">
            <w:rPr>
              <w:rFonts w:hint="eastAsia"/>
              <w:color w:val="000000" w:themeColor="text1"/>
            </w:rPr>
          </w:rPrChange>
        </w:rPr>
        <w:t>实现了与</w:t>
      </w:r>
      <w:r w:rsidR="00E4327E" w:rsidRPr="00B207B1">
        <w:rPr>
          <w:rFonts w:hAnsiTheme="minorEastAsia" w:hint="eastAsia"/>
          <w:color w:val="000000" w:themeColor="text1"/>
          <w:rPrChange w:id="6153" w:author="JY0225" w:date="2017-08-24T12:09:00Z">
            <w:rPr>
              <w:rFonts w:hint="eastAsia"/>
              <w:color w:val="000000" w:themeColor="text1"/>
            </w:rPr>
          </w:rPrChange>
        </w:rPr>
        <w:t>现有</w:t>
      </w:r>
      <w:r w:rsidR="000D29FA" w:rsidRPr="00B207B1">
        <w:rPr>
          <w:rFonts w:hAnsiTheme="minorEastAsia" w:hint="eastAsia"/>
          <w:color w:val="000000" w:themeColor="text1"/>
          <w:rPrChange w:id="6154" w:author="JY0225" w:date="2017-08-24T12:09:00Z">
            <w:rPr>
              <w:rFonts w:hint="eastAsia"/>
              <w:color w:val="000000" w:themeColor="text1"/>
            </w:rPr>
          </w:rPrChange>
        </w:rPr>
        <w:t>的</w:t>
      </w:r>
      <w:r w:rsidR="000D29FA" w:rsidRPr="00B207B1">
        <w:rPr>
          <w:rFonts w:hAnsiTheme="minorEastAsia"/>
          <w:color w:val="000000" w:themeColor="text1"/>
          <w:rPrChange w:id="6155" w:author="JY0225" w:date="2017-08-24T12:09:00Z">
            <w:rPr>
              <w:color w:val="000000" w:themeColor="text1"/>
            </w:rPr>
          </w:rPrChange>
        </w:rPr>
        <w:t>CLI</w:t>
      </w:r>
      <w:r w:rsidR="000D29FA" w:rsidRPr="00B207B1">
        <w:rPr>
          <w:rFonts w:hAnsiTheme="minorEastAsia" w:hint="eastAsia"/>
          <w:color w:val="000000" w:themeColor="text1"/>
          <w:rPrChange w:id="6156"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157" w:author="微软用户" w:date="2017-08-18T22:54:00Z">
          <w:pPr>
            <w:pStyle w:val="21"/>
          </w:pPr>
        </w:pPrChange>
      </w:pPr>
      <w:bookmarkStart w:id="6158" w:name="_Toc491952477"/>
      <w:r w:rsidRPr="00B207B1">
        <w:t>6.4</w:t>
      </w:r>
      <w:r w:rsidR="0055000A" w:rsidRPr="00B207B1">
        <w:t xml:space="preserve"> </w:t>
      </w:r>
      <w:r w:rsidR="0055000A" w:rsidRPr="00B207B1">
        <w:t>性能</w:t>
      </w:r>
      <w:r w:rsidR="007462AC" w:rsidRPr="00B207B1">
        <w:t>分析</w:t>
      </w:r>
      <w:bookmarkEnd w:id="6158"/>
    </w:p>
    <w:p w14:paraId="59C47EED" w14:textId="77777777" w:rsidR="00860818" w:rsidRPr="00B207B1" w:rsidRDefault="00860818" w:rsidP="006263CF">
      <w:pPr>
        <w:pStyle w:val="31"/>
      </w:pPr>
      <w:bookmarkStart w:id="6159" w:name="_Toc491952478"/>
      <w:r w:rsidRPr="00B207B1">
        <w:t>6.4.1</w:t>
      </w:r>
      <w:r w:rsidRPr="00B207B1">
        <w:t>安全性分析</w:t>
      </w:r>
      <w:bookmarkEnd w:id="6159"/>
    </w:p>
    <w:p w14:paraId="62462BA7" w14:textId="77777777" w:rsidR="00D326DB" w:rsidRPr="00B207B1" w:rsidRDefault="00D326DB">
      <w:pPr>
        <w:spacing w:line="400" w:lineRule="exact"/>
        <w:rPr>
          <w:rFonts w:hAnsiTheme="minorEastAsia"/>
          <w:color w:val="000000" w:themeColor="text1"/>
          <w:rPrChange w:id="6160" w:author="JY0225" w:date="2017-08-24T12:09:00Z">
            <w:rPr>
              <w:color w:val="000000" w:themeColor="text1"/>
            </w:rPr>
          </w:rPrChange>
        </w:rPr>
        <w:pPrChange w:id="6161" w:author="JY0225" w:date="2017-08-24T12:09:00Z">
          <w:pPr/>
        </w:pPrChange>
      </w:pPr>
      <w:r w:rsidRPr="00B207B1">
        <w:tab/>
      </w:r>
      <w:r w:rsidRPr="00B207B1">
        <w:rPr>
          <w:rFonts w:hAnsiTheme="minorEastAsia"/>
          <w:color w:val="000000" w:themeColor="text1"/>
          <w:rPrChange w:id="6162" w:author="JY0225" w:date="2017-08-24T12:09:00Z">
            <w:rPr>
              <w:color w:val="000000" w:themeColor="text1"/>
            </w:rPr>
          </w:rPrChange>
        </w:rPr>
        <w:t>1</w:t>
      </w:r>
      <w:r w:rsidRPr="00B207B1">
        <w:rPr>
          <w:rFonts w:hAnsiTheme="minorEastAsia" w:hint="eastAsia"/>
          <w:color w:val="000000" w:themeColor="text1"/>
          <w:rPrChange w:id="6163" w:author="JY0225" w:date="2017-08-24T12:09:00Z">
            <w:rPr>
              <w:rFonts w:hint="eastAsia"/>
              <w:color w:val="000000" w:themeColor="text1"/>
            </w:rPr>
          </w:rPrChange>
        </w:rPr>
        <w:t>）</w:t>
      </w:r>
      <w:r w:rsidR="00056D34" w:rsidRPr="00B207B1">
        <w:rPr>
          <w:rFonts w:hAnsiTheme="minorEastAsia" w:hint="eastAsia"/>
          <w:color w:val="000000" w:themeColor="text1"/>
          <w:rPrChange w:id="6164" w:author="JY0225" w:date="2017-08-24T12:09:00Z">
            <w:rPr>
              <w:rFonts w:hint="eastAsia"/>
              <w:color w:val="000000" w:themeColor="text1"/>
            </w:rPr>
          </w:rPrChange>
        </w:rPr>
        <w:t>会话信息</w:t>
      </w:r>
      <w:r w:rsidR="00262415" w:rsidRPr="00B207B1">
        <w:rPr>
          <w:rFonts w:hAnsiTheme="minorEastAsia" w:hint="eastAsia"/>
          <w:color w:val="000000" w:themeColor="text1"/>
          <w:rPrChange w:id="6165" w:author="JY0225" w:date="2017-08-24T12:09:00Z">
            <w:rPr>
              <w:rFonts w:hint="eastAsia"/>
              <w:color w:val="000000" w:themeColor="text1"/>
            </w:rPr>
          </w:rPrChange>
        </w:rPr>
        <w:t>安全性</w:t>
      </w:r>
    </w:p>
    <w:p w14:paraId="3905928A" w14:textId="77777777" w:rsidR="00751428" w:rsidRPr="00B207B1" w:rsidRDefault="00751428">
      <w:pPr>
        <w:spacing w:line="400" w:lineRule="exact"/>
        <w:rPr>
          <w:rFonts w:hAnsiTheme="minorEastAsia"/>
          <w:szCs w:val="20"/>
          <w:rPrChange w:id="6166" w:author="JY0225" w:date="2017-08-24T12:09:00Z">
            <w:rPr>
              <w:rFonts w:ascii="Times New Roman" w:hAnsi="Times New Roman"/>
              <w:spacing w:val="10"/>
              <w:szCs w:val="20"/>
            </w:rPr>
          </w:rPrChange>
        </w:rPr>
      </w:pPr>
      <w:r w:rsidRPr="00B207B1">
        <w:rPr>
          <w:rFonts w:hAnsiTheme="minorEastAsia"/>
          <w:rPrChange w:id="6167" w:author="JY0225" w:date="2017-08-24T12:09:00Z">
            <w:rPr/>
          </w:rPrChange>
        </w:rPr>
        <w:tab/>
      </w:r>
      <w:r w:rsidR="00224D4D" w:rsidRPr="00B207B1">
        <w:rPr>
          <w:rFonts w:hAnsiTheme="minorEastAsia" w:hint="eastAsia"/>
          <w:color w:val="000000" w:themeColor="text1"/>
          <w:rPrChange w:id="6168"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169" w:author="JY0225" w:date="2017-08-24T12:09:00Z">
            <w:rPr>
              <w:rFonts w:hint="eastAsia"/>
              <w:color w:val="000000" w:themeColor="text1"/>
            </w:rPr>
          </w:rPrChange>
        </w:rPr>
        <w:t>现有</w:t>
      </w:r>
      <w:r w:rsidRPr="00B207B1">
        <w:rPr>
          <w:rFonts w:hAnsiTheme="minorEastAsia" w:hint="eastAsia"/>
          <w:color w:val="000000" w:themeColor="text1"/>
          <w:rPrChange w:id="6170" w:author="JY0225" w:date="2017-08-24T12:09:00Z">
            <w:rPr>
              <w:rFonts w:hint="eastAsia"/>
              <w:color w:val="000000" w:themeColor="text1"/>
            </w:rPr>
          </w:rPrChange>
        </w:rPr>
        <w:t>的中间件系统在文件传输过程中，系统采用了</w:t>
      </w:r>
      <w:r w:rsidRPr="00B207B1">
        <w:rPr>
          <w:rFonts w:hAnsiTheme="minorEastAsia"/>
          <w:color w:val="000000" w:themeColor="text1"/>
          <w:rPrChange w:id="6171" w:author="JY0225" w:date="2017-08-24T12:09:00Z">
            <w:rPr>
              <w:color w:val="000000" w:themeColor="text1"/>
            </w:rPr>
          </w:rPrChange>
        </w:rPr>
        <w:t>128</w:t>
      </w:r>
      <w:r w:rsidRPr="00B207B1">
        <w:rPr>
          <w:rFonts w:hAnsiTheme="minorEastAsia" w:hint="eastAsia"/>
          <w:color w:val="000000" w:themeColor="text1"/>
          <w:rPrChange w:id="6172" w:author="JY0225" w:date="2017-08-24T12:09:00Z">
            <w:rPr>
              <w:rFonts w:hint="eastAsia"/>
              <w:color w:val="000000" w:themeColor="text1"/>
            </w:rPr>
          </w:rPrChange>
        </w:rPr>
        <w:t>位的</w:t>
      </w:r>
      <w:r w:rsidRPr="00B207B1">
        <w:rPr>
          <w:rFonts w:hAnsiTheme="minorEastAsia"/>
          <w:color w:val="000000" w:themeColor="text1"/>
          <w:rPrChange w:id="6173" w:author="JY0225" w:date="2017-08-24T12:09:00Z">
            <w:rPr>
              <w:color w:val="000000" w:themeColor="text1"/>
            </w:rPr>
          </w:rPrChange>
        </w:rPr>
        <w:t>SSL</w:t>
      </w:r>
      <w:r w:rsidRPr="00B207B1">
        <w:rPr>
          <w:rFonts w:hAnsiTheme="minorEastAsia" w:hint="eastAsia"/>
          <w:color w:val="000000" w:themeColor="text1"/>
          <w:rPrChange w:id="6174" w:author="JY0225" w:date="2017-08-24T12:09:00Z">
            <w:rPr>
              <w:rFonts w:hint="eastAsia"/>
              <w:color w:val="000000" w:themeColor="text1"/>
            </w:rPr>
          </w:rPrChange>
        </w:rPr>
        <w:t>加密技术，在文件的</w:t>
      </w:r>
      <w:r w:rsidR="00476838" w:rsidRPr="00B207B1">
        <w:rPr>
          <w:rFonts w:hAnsiTheme="minorEastAsia" w:hint="eastAsia"/>
          <w:color w:val="000000" w:themeColor="text1"/>
          <w:rPrChange w:id="6175" w:author="JY0225" w:date="2017-08-24T12:09:00Z">
            <w:rPr>
              <w:rFonts w:hint="eastAsia"/>
              <w:color w:val="000000" w:themeColor="text1"/>
            </w:rPr>
          </w:rPrChange>
        </w:rPr>
        <w:t>备份</w:t>
      </w:r>
      <w:r w:rsidRPr="00B207B1">
        <w:rPr>
          <w:rFonts w:hAnsiTheme="minorEastAsia" w:hint="eastAsia"/>
          <w:color w:val="000000" w:themeColor="text1"/>
          <w:rPrChange w:id="6176" w:author="JY0225" w:date="2017-08-24T12:09:00Z">
            <w:rPr>
              <w:rFonts w:hint="eastAsia"/>
              <w:color w:val="000000" w:themeColor="text1"/>
            </w:rPr>
          </w:rPrChange>
        </w:rPr>
        <w:t>形式上，让用户主动选择是否加密，使用的是</w:t>
      </w:r>
      <w:r w:rsidRPr="00B207B1">
        <w:rPr>
          <w:rFonts w:hAnsiTheme="minorEastAsia"/>
          <w:color w:val="000000" w:themeColor="text1"/>
          <w:rPrChange w:id="6177" w:author="JY0225" w:date="2017-08-24T12:09:00Z">
            <w:rPr>
              <w:color w:val="000000" w:themeColor="text1"/>
            </w:rPr>
          </w:rPrChange>
        </w:rPr>
        <w:t>AES</w:t>
      </w:r>
      <w:r w:rsidRPr="00B207B1">
        <w:rPr>
          <w:rFonts w:hAnsiTheme="minorEastAsia" w:hint="eastAsia"/>
          <w:color w:val="000000" w:themeColor="text1"/>
          <w:rPrChange w:id="6178" w:author="JY0225" w:date="2017-08-24T12:09:00Z">
            <w:rPr>
              <w:rFonts w:hint="eastAsia"/>
              <w:color w:val="000000" w:themeColor="text1"/>
            </w:rPr>
          </w:rPrChange>
        </w:rPr>
        <w:t>加密算法</w:t>
      </w:r>
      <w:r w:rsidR="00096556" w:rsidRPr="00B207B1">
        <w:rPr>
          <w:rFonts w:hAnsiTheme="minorEastAsia" w:hint="eastAsia"/>
          <w:color w:val="000000" w:themeColor="text1"/>
          <w:rPrChange w:id="6179" w:author="JY0225" w:date="2017-08-24T12:09:00Z">
            <w:rPr>
              <w:rFonts w:hint="eastAsia"/>
              <w:color w:val="000000" w:themeColor="text1"/>
            </w:rPr>
          </w:rPrChange>
        </w:rPr>
        <w:t>。</w:t>
      </w:r>
      <w:r w:rsidR="007C49F1" w:rsidRPr="00B207B1">
        <w:rPr>
          <w:rFonts w:hAnsiTheme="minorEastAsia" w:hint="eastAsia"/>
          <w:szCs w:val="20"/>
          <w:rPrChange w:id="6180"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181"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182"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183"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184"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185"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186"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187" w:author="JY0225" w:date="2017-08-24T12:09:00Z">
            <w:rPr>
              <w:rFonts w:ascii="Times New Roman" w:hAnsi="Times New Roman" w:hint="eastAsia"/>
              <w:spacing w:val="10"/>
              <w:szCs w:val="20"/>
            </w:rPr>
          </w:rPrChange>
        </w:rPr>
        <w:t>这很有可能造成用户隐私的泄露。</w:t>
      </w:r>
    </w:p>
    <w:p w14:paraId="25D38F0D" w14:textId="77777777" w:rsidR="002A2394" w:rsidRPr="00B207B1" w:rsidRDefault="00B51462" w:rsidP="00751AEB">
      <w:pPr>
        <w:spacing w:afterLines="30" w:after="93" w:line="400" w:lineRule="exact"/>
        <w:rPr>
          <w:rFonts w:hAnsiTheme="minorEastAsia"/>
          <w:szCs w:val="20"/>
          <w:rPrChange w:id="6188" w:author="JY0225" w:date="2017-08-24T12:09:00Z">
            <w:rPr>
              <w:rFonts w:ascii="Times New Roman" w:hAnsi="Times New Roman"/>
              <w:spacing w:val="10"/>
              <w:szCs w:val="20"/>
            </w:rPr>
          </w:rPrChange>
        </w:rPr>
      </w:pPr>
      <w:r w:rsidRPr="00B207B1">
        <w:rPr>
          <w:rFonts w:hAnsiTheme="minorEastAsia"/>
          <w:szCs w:val="20"/>
          <w:rPrChange w:id="6189" w:author="JY0225" w:date="2017-08-24T12:09:00Z">
            <w:rPr>
              <w:rFonts w:ascii="Times New Roman" w:hAnsi="Times New Roman"/>
              <w:spacing w:val="10"/>
              <w:szCs w:val="20"/>
            </w:rPr>
          </w:rPrChange>
        </w:rPr>
        <w:tab/>
      </w:r>
      <w:r w:rsidR="00D23F83" w:rsidRPr="00B207B1">
        <w:rPr>
          <w:rFonts w:hAnsiTheme="minorEastAsia" w:hint="eastAsia"/>
          <w:szCs w:val="20"/>
          <w:rPrChange w:id="6190" w:author="JY0225" w:date="2017-08-24T12:09:00Z">
            <w:rPr>
              <w:rFonts w:ascii="Times New Roman" w:hAnsi="Times New Roman" w:hint="eastAsia"/>
              <w:spacing w:val="10"/>
              <w:szCs w:val="20"/>
            </w:rPr>
          </w:rPrChange>
        </w:rPr>
        <w:t>优化后的中间件系统对系统的安全性进行了更为全面的考虑。</w:t>
      </w:r>
      <w:r w:rsidR="007D25D5" w:rsidRPr="00B207B1">
        <w:rPr>
          <w:rFonts w:hAnsiTheme="minorEastAsia" w:hint="eastAsia"/>
          <w:szCs w:val="20"/>
          <w:rPrChange w:id="6191" w:author="JY0225" w:date="2017-08-24T12:09:00Z">
            <w:rPr>
              <w:rFonts w:ascii="Times New Roman" w:hAnsi="Times New Roman" w:hint="eastAsia"/>
              <w:spacing w:val="10"/>
              <w:szCs w:val="20"/>
            </w:rPr>
          </w:rPrChange>
        </w:rPr>
        <w:t>为了保证</w:t>
      </w:r>
      <w:r w:rsidR="00476838" w:rsidRPr="00B207B1">
        <w:rPr>
          <w:rFonts w:hAnsiTheme="minorEastAsia" w:hint="eastAsia"/>
          <w:szCs w:val="20"/>
          <w:rPrChange w:id="6192" w:author="JY0225" w:date="2017-08-24T12:09:00Z">
            <w:rPr>
              <w:rFonts w:ascii="Times New Roman" w:hAnsi="Times New Roman" w:hint="eastAsia"/>
              <w:spacing w:val="10"/>
              <w:szCs w:val="20"/>
            </w:rPr>
          </w:rPrChange>
        </w:rPr>
        <w:t>备份</w:t>
      </w:r>
      <w:r w:rsidR="00FE34E9" w:rsidRPr="00B207B1">
        <w:rPr>
          <w:rFonts w:hAnsiTheme="minorEastAsia" w:hint="eastAsia"/>
          <w:szCs w:val="20"/>
          <w:rPrChange w:id="6193" w:author="JY0225" w:date="2017-08-24T12:09:00Z">
            <w:rPr>
              <w:rFonts w:ascii="Times New Roman" w:hAnsi="Times New Roman" w:hint="eastAsia"/>
              <w:spacing w:val="10"/>
              <w:szCs w:val="20"/>
            </w:rPr>
          </w:rPrChange>
        </w:rPr>
        <w:t>在数据库中用户会话信息不被窃取，</w:t>
      </w:r>
      <w:r w:rsidR="00E26DDC" w:rsidRPr="00B207B1">
        <w:rPr>
          <w:rFonts w:hAnsiTheme="minorEastAsia" w:hint="eastAsia"/>
          <w:szCs w:val="20"/>
          <w:rPrChange w:id="6194" w:author="JY0225" w:date="2017-08-24T12:09:00Z">
            <w:rPr>
              <w:rFonts w:ascii="Times New Roman" w:hAnsi="Times New Roman" w:hint="eastAsia"/>
              <w:spacing w:val="10"/>
              <w:szCs w:val="20"/>
            </w:rPr>
          </w:rPrChange>
        </w:rPr>
        <w:t>优化后的中间件系统</w:t>
      </w:r>
      <w:r w:rsidR="007D25D5" w:rsidRPr="00B207B1">
        <w:rPr>
          <w:rFonts w:hAnsiTheme="minorEastAsia" w:hint="eastAsia"/>
          <w:szCs w:val="20"/>
          <w:rPrChange w:id="6195"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196"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197"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198"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7777777"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构架插入数据的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77777777" w:rsidR="003032B5" w:rsidRPr="00B207B1" w:rsidRDefault="00D75C7E" w:rsidP="00D75C7E">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199" w:author="JY0225" w:date="2017-08-24T12:09:00Z">
            <w:rPr>
              <w:color w:val="000000" w:themeColor="text1"/>
            </w:rPr>
          </w:rPrChange>
        </w:rPr>
      </w:pPr>
      <w:r w:rsidRPr="00B207B1">
        <w:tab/>
      </w:r>
      <w:r w:rsidR="0026260A" w:rsidRPr="00B207B1">
        <w:rPr>
          <w:rFonts w:hAnsiTheme="minorEastAsia"/>
          <w:color w:val="000000" w:themeColor="text1"/>
          <w:rPrChange w:id="6200" w:author="JY0225" w:date="2017-08-24T12:09:00Z">
            <w:rPr>
              <w:color w:val="000000" w:themeColor="text1"/>
            </w:rPr>
          </w:rPrChange>
        </w:rPr>
        <w:t>2</w:t>
      </w:r>
      <w:r w:rsidR="0026260A" w:rsidRPr="00B207B1">
        <w:rPr>
          <w:rFonts w:hAnsiTheme="minorEastAsia" w:hint="eastAsia"/>
          <w:color w:val="000000" w:themeColor="text1"/>
          <w:rPrChange w:id="6201" w:author="JY0225" w:date="2017-08-24T12:09:00Z">
            <w:rPr>
              <w:rFonts w:hint="eastAsia"/>
              <w:color w:val="000000" w:themeColor="text1"/>
            </w:rPr>
          </w:rPrChange>
        </w:rPr>
        <w:t>）</w:t>
      </w:r>
      <w:r w:rsidR="007B66D3" w:rsidRPr="00B207B1">
        <w:rPr>
          <w:rFonts w:hAnsiTheme="minorEastAsia" w:hint="eastAsia"/>
          <w:color w:val="000000" w:themeColor="text1"/>
          <w:rPrChange w:id="6202" w:author="JY0225" w:date="2017-08-24T12:09:00Z">
            <w:rPr>
              <w:rFonts w:hint="eastAsia"/>
              <w:color w:val="000000" w:themeColor="text1"/>
            </w:rPr>
          </w:rPrChange>
        </w:rPr>
        <w:t>本地缓存安全性</w:t>
      </w:r>
    </w:p>
    <w:p w14:paraId="000F4CB9" w14:textId="3F57D5AC" w:rsidR="00BD467E" w:rsidRPr="00B207B1" w:rsidRDefault="00FB0A49" w:rsidP="00751AEB">
      <w:pPr>
        <w:spacing w:afterLines="30" w:after="93" w:line="400" w:lineRule="exact"/>
        <w:rPr>
          <w:rFonts w:hAnsiTheme="minorEastAsia"/>
          <w:color w:val="000000" w:themeColor="text1"/>
          <w:rPrChange w:id="6203" w:author="JY0225" w:date="2017-08-24T12:09:00Z">
            <w:rPr>
              <w:color w:val="000000" w:themeColor="text1"/>
            </w:rPr>
          </w:rPrChange>
        </w:rPr>
      </w:pPr>
      <w:r w:rsidRPr="00B207B1">
        <w:rPr>
          <w:rFonts w:hAnsiTheme="minorEastAsia"/>
          <w:color w:val="000000" w:themeColor="text1"/>
          <w:rPrChange w:id="6204" w:author="JY0225" w:date="2017-08-24T12:09:00Z">
            <w:rPr>
              <w:color w:val="000000" w:themeColor="text1"/>
            </w:rPr>
          </w:rPrChange>
        </w:rPr>
        <w:tab/>
      </w:r>
      <w:r w:rsidR="002B37E2" w:rsidRPr="00B207B1">
        <w:rPr>
          <w:rFonts w:hAnsiTheme="minorEastAsia" w:hint="eastAsia"/>
          <w:color w:val="000000" w:themeColor="text1"/>
          <w:rPrChange w:id="6205"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206"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207" w:author="JY0225" w:date="2017-08-24T12:09:00Z">
            <w:rPr>
              <w:rFonts w:hint="eastAsia"/>
              <w:color w:val="000000" w:themeColor="text1"/>
            </w:rPr>
          </w:rPrChange>
        </w:rPr>
        <w:t>，</w:t>
      </w:r>
      <w:r w:rsidR="003C0E01" w:rsidRPr="00B207B1">
        <w:rPr>
          <w:rFonts w:hAnsiTheme="minorEastAsia" w:hint="eastAsia"/>
          <w:color w:val="000000" w:themeColor="text1"/>
          <w:rPrChange w:id="6208" w:author="JY0225" w:date="2017-08-24T12:09:00Z">
            <w:rPr>
              <w:rFonts w:hint="eastAsia"/>
              <w:color w:val="000000" w:themeColor="text1"/>
            </w:rPr>
          </w:rPrChange>
        </w:rPr>
        <w:t>因此</w:t>
      </w:r>
      <w:r w:rsidR="00893BF5" w:rsidRPr="00B207B1">
        <w:rPr>
          <w:rFonts w:hAnsiTheme="minorEastAsia" w:hint="eastAsia"/>
          <w:color w:val="000000" w:themeColor="text1"/>
          <w:rPrChange w:id="6209" w:author="JY0225" w:date="2017-08-24T12:09:00Z">
            <w:rPr>
              <w:rFonts w:hint="eastAsia"/>
              <w:color w:val="000000" w:themeColor="text1"/>
            </w:rPr>
          </w:rPrChange>
        </w:rPr>
        <w:t>需要对不同的用户的缓存</w:t>
      </w:r>
      <w:r w:rsidR="00FC2055" w:rsidRPr="00B207B1">
        <w:rPr>
          <w:rFonts w:hAnsiTheme="minorEastAsia" w:hint="eastAsia"/>
          <w:color w:val="000000" w:themeColor="text1"/>
          <w:rPrChange w:id="6210" w:author="JY0225" w:date="2017-08-24T12:09:00Z">
            <w:rPr>
              <w:rFonts w:hint="eastAsia"/>
              <w:color w:val="000000" w:themeColor="text1"/>
            </w:rPr>
          </w:rPrChange>
        </w:rPr>
        <w:t>数据</w:t>
      </w:r>
      <w:r w:rsidR="00893BF5" w:rsidRPr="00B207B1">
        <w:rPr>
          <w:rFonts w:hAnsiTheme="minorEastAsia" w:hint="eastAsia"/>
          <w:color w:val="000000" w:themeColor="text1"/>
          <w:rPrChange w:id="6211" w:author="JY0225" w:date="2017-08-24T12:09:00Z">
            <w:rPr>
              <w:rFonts w:hint="eastAsia"/>
              <w:color w:val="000000" w:themeColor="text1"/>
            </w:rPr>
          </w:rPrChange>
        </w:rPr>
        <w:t>进行物理隔离，防止某一用户的缓存信息被其他用户窃取</w:t>
      </w:r>
      <w:del w:id="6212" w:author="微软用户" w:date="2017-08-24T21:29:00Z">
        <w:r w:rsidR="007C7265" w:rsidRPr="00B207B1" w:rsidDel="001F4DC7">
          <w:rPr>
            <w:rFonts w:hAnsiTheme="minorEastAsia"/>
            <w:vertAlign w:val="superscript"/>
            <w:rPrChange w:id="6213" w:author="JY0225" w:date="2017-08-24T12:09:00Z">
              <w:rPr>
                <w:vertAlign w:val="superscript"/>
              </w:rPr>
            </w:rPrChange>
          </w:rPr>
          <w:fldChar w:fldCharType="begin"/>
        </w:r>
        <w:r w:rsidR="007C7265" w:rsidRPr="00B207B1" w:rsidDel="001F4DC7">
          <w:rPr>
            <w:rFonts w:hAnsiTheme="minorEastAsia"/>
            <w:vertAlign w:val="superscript"/>
            <w:rPrChange w:id="6214"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215" w:author="JY0225" w:date="2017-08-24T12:09:00Z">
              <w:rPr>
                <w:rFonts w:hAnsiTheme="minorEastAsia"/>
                <w:vertAlign w:val="superscript"/>
              </w:rPr>
            </w:rPrChange>
          </w:rPr>
        </w:r>
        <w:r w:rsidR="007C7265" w:rsidRPr="00B207B1" w:rsidDel="001F4DC7">
          <w:rPr>
            <w:rFonts w:hAnsiTheme="minorEastAsia"/>
            <w:vertAlign w:val="superscript"/>
            <w:rPrChange w:id="6216" w:author="JY0225" w:date="2017-08-24T12:09:00Z">
              <w:rPr>
                <w:vertAlign w:val="superscript"/>
              </w:rPr>
            </w:rPrChange>
          </w:rPr>
          <w:fldChar w:fldCharType="separate"/>
        </w:r>
        <w:r w:rsidR="008E2759" w:rsidRPr="00B207B1" w:rsidDel="001F4DC7">
          <w:rPr>
            <w:rFonts w:hAnsiTheme="minorEastAsia"/>
            <w:vertAlign w:val="superscript"/>
            <w:rPrChange w:id="6217" w:author="JY0225" w:date="2017-08-24T12:09:00Z">
              <w:rPr>
                <w:vertAlign w:val="superscript"/>
              </w:rPr>
            </w:rPrChange>
          </w:rPr>
          <w:delText>[39]</w:delText>
        </w:r>
        <w:r w:rsidR="007C7265" w:rsidRPr="00B207B1" w:rsidDel="001F4DC7">
          <w:rPr>
            <w:rFonts w:hAnsiTheme="minorEastAsia"/>
            <w:vertAlign w:val="superscript"/>
            <w:rPrChange w:id="6218" w:author="JY0225" w:date="2017-08-24T12:09:00Z">
              <w:rPr>
                <w:vertAlign w:val="superscript"/>
              </w:rPr>
            </w:rPrChange>
          </w:rPr>
          <w:fldChar w:fldCharType="end"/>
        </w:r>
      </w:del>
      <w:ins w:id="6219"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925A9">
        <w:rPr>
          <w:rFonts w:hAnsiTheme="minorEastAsia"/>
          <w:vertAlign w:val="superscript"/>
        </w:rPr>
        <w:t>[37]</w:t>
      </w:r>
      <w:ins w:id="6220"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221" w:author="JY0225" w:date="2017-08-24T12:09:00Z">
            <w:rPr>
              <w:rFonts w:hint="eastAsia"/>
              <w:color w:val="000000" w:themeColor="text1"/>
            </w:rPr>
          </w:rPrChange>
        </w:rPr>
        <w:t>。</w:t>
      </w:r>
      <w:r w:rsidR="00260686" w:rsidRPr="00B207B1">
        <w:rPr>
          <w:rFonts w:hAnsiTheme="minorEastAsia" w:hint="eastAsia"/>
          <w:color w:val="000000" w:themeColor="text1"/>
          <w:rPrChange w:id="6222"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lastRenderedPageBreak/>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w:t>
            </w:r>
            <w:r w:rsidRPr="00B207B1">
              <w:rPr>
                <w:rFonts w:eastAsiaTheme="minorEastAsia" w:hint="eastAsia"/>
                <w:spacing w:val="0"/>
              </w:rPr>
              <w:t xml:space="preserve">   </w:t>
            </w:r>
            <w:r w:rsidRPr="00B207B1">
              <w:rPr>
                <w:rFonts w:eastAsiaTheme="minorEastAsia"/>
                <w:spacing w:val="0"/>
              </w:rPr>
              <w:t xml:space="preserve">   </w:t>
            </w:r>
            <w:r w:rsidRPr="00B207B1">
              <w:rPr>
                <w:rFonts w:eastAsiaTheme="minorEastAsia" w:hint="eastAsia"/>
                <w:spacing w:val="0"/>
              </w:rPr>
              <w:t>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223" w:author="JY0225" w:date="2017-08-24T12:09:00Z">
            <w:rPr>
              <w:color w:val="000000" w:themeColor="text1"/>
            </w:rPr>
          </w:rPrChange>
        </w:rPr>
      </w:pPr>
      <w:r w:rsidRPr="00B207B1">
        <w:rPr>
          <w:rFonts w:hAnsiTheme="minorEastAsia"/>
          <w:color w:val="000000" w:themeColor="text1"/>
          <w:rPrChange w:id="6224" w:author="JY0225" w:date="2017-08-24T12:09:00Z">
            <w:rPr>
              <w:color w:val="000000" w:themeColor="text1"/>
            </w:rPr>
          </w:rPrChange>
        </w:rPr>
        <w:lastRenderedPageBreak/>
        <w:t>3</w:t>
      </w:r>
      <w:r w:rsidR="00784E14" w:rsidRPr="00B207B1">
        <w:rPr>
          <w:rFonts w:hAnsiTheme="minorEastAsia" w:hint="eastAsia"/>
          <w:color w:val="000000" w:themeColor="text1"/>
          <w:rPrChange w:id="6225" w:author="JY0225" w:date="2017-08-24T12:09:00Z">
            <w:rPr>
              <w:rFonts w:hint="eastAsia"/>
              <w:color w:val="000000" w:themeColor="text1"/>
            </w:rPr>
          </w:rPrChange>
        </w:rPr>
        <w:t>）</w:t>
      </w:r>
      <w:r w:rsidR="00114A7F" w:rsidRPr="00B207B1">
        <w:rPr>
          <w:rFonts w:hAnsiTheme="minorEastAsia" w:hint="eastAsia"/>
          <w:color w:val="000000" w:themeColor="text1"/>
          <w:rPrChange w:id="6226" w:author="JY0225" w:date="2017-08-24T12:09:00Z">
            <w:rPr>
              <w:rFonts w:hint="eastAsia"/>
              <w:color w:val="000000" w:themeColor="text1"/>
            </w:rPr>
          </w:rPrChange>
        </w:rPr>
        <w:t>数据库</w:t>
      </w:r>
      <w:r w:rsidR="00784E14" w:rsidRPr="00B207B1">
        <w:rPr>
          <w:rFonts w:hAnsiTheme="minorEastAsia" w:hint="eastAsia"/>
          <w:color w:val="000000" w:themeColor="text1"/>
          <w:rPrChange w:id="6227"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228" w:author="JY0225" w:date="2017-08-24T12:09:00Z">
            <w:rPr>
              <w:color w:val="000000" w:themeColor="text1"/>
            </w:rPr>
          </w:rPrChange>
        </w:rPr>
      </w:pPr>
      <w:r w:rsidRPr="00B207B1">
        <w:rPr>
          <w:rFonts w:hAnsiTheme="minorEastAsia"/>
          <w:color w:val="000000" w:themeColor="text1"/>
          <w:rPrChange w:id="6229" w:author="JY0225" w:date="2017-08-24T12:09:00Z">
            <w:rPr>
              <w:color w:val="000000" w:themeColor="text1"/>
            </w:rPr>
          </w:rPrChange>
        </w:rPr>
        <w:tab/>
      </w:r>
      <w:r w:rsidR="00E4327E" w:rsidRPr="00B207B1">
        <w:rPr>
          <w:rFonts w:hAnsiTheme="minorEastAsia" w:hint="eastAsia"/>
          <w:color w:val="000000" w:themeColor="text1"/>
          <w:rPrChange w:id="6230" w:author="JY0225" w:date="2017-08-24T12:09:00Z">
            <w:rPr>
              <w:rFonts w:hint="eastAsia"/>
              <w:color w:val="000000" w:themeColor="text1"/>
            </w:rPr>
          </w:rPrChange>
        </w:rPr>
        <w:t>现有</w:t>
      </w:r>
      <w:r w:rsidRPr="00B207B1">
        <w:rPr>
          <w:rFonts w:hAnsiTheme="minorEastAsia" w:hint="eastAsia"/>
          <w:color w:val="000000" w:themeColor="text1"/>
          <w:rPrChange w:id="6231" w:author="JY0225" w:date="2017-08-24T12:09:00Z">
            <w:rPr>
              <w:rFonts w:hint="eastAsia"/>
              <w:color w:val="000000" w:themeColor="text1"/>
            </w:rPr>
          </w:rPrChange>
        </w:rPr>
        <w:t>的中间件系统在执行数据库操作时，采取的方式是建立临时的数据库连接，并编写相应的</w:t>
      </w:r>
      <w:r w:rsidRPr="00B207B1">
        <w:rPr>
          <w:rFonts w:hAnsiTheme="minorEastAsia"/>
          <w:color w:val="000000" w:themeColor="text1"/>
          <w:rPrChange w:id="6232" w:author="JY0225" w:date="2017-08-24T12:09:00Z">
            <w:rPr>
              <w:color w:val="000000" w:themeColor="text1"/>
            </w:rPr>
          </w:rPrChange>
        </w:rPr>
        <w:t>SQL</w:t>
      </w:r>
      <w:r w:rsidRPr="00B207B1">
        <w:rPr>
          <w:rFonts w:hAnsiTheme="minorEastAsia" w:hint="eastAsia"/>
          <w:color w:val="000000" w:themeColor="text1"/>
          <w:rPrChange w:id="6233"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668FAF89" w:rsidR="007335E7" w:rsidRPr="00B207B1" w:rsidRDefault="007D2F7F" w:rsidP="00E92AAE">
      <w:pPr>
        <w:spacing w:afterLines="30" w:after="93" w:line="400" w:lineRule="exact"/>
        <w:rPr>
          <w:rFonts w:hAnsiTheme="minorEastAsia"/>
          <w:color w:val="000000" w:themeColor="text1"/>
          <w:rPrChange w:id="6234"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235"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236" w:author="JY0225" w:date="2017-08-24T12:10:00Z">
            <w:rPr>
              <w:color w:val="000000" w:themeColor="text1"/>
            </w:rPr>
          </w:rPrChange>
        </w:rPr>
        <w:t>SQL</w:t>
      </w:r>
      <w:r w:rsidR="00952C5C" w:rsidRPr="00B207B1">
        <w:rPr>
          <w:rFonts w:hAnsiTheme="minorEastAsia" w:hint="eastAsia"/>
          <w:color w:val="000000" w:themeColor="text1"/>
          <w:rPrChange w:id="6237" w:author="JY0225" w:date="2017-08-24T12:10:00Z">
            <w:rPr>
              <w:rFonts w:hint="eastAsia"/>
              <w:color w:val="000000" w:themeColor="text1"/>
            </w:rPr>
          </w:rPrChange>
        </w:rPr>
        <w:t>注入攻击</w:t>
      </w:r>
      <w:r w:rsidR="000B18C5" w:rsidRPr="00B207B1">
        <w:rPr>
          <w:rFonts w:hAnsiTheme="minorEastAsia" w:hint="eastAsia"/>
          <w:color w:val="000000" w:themeColor="text1"/>
          <w:rPrChange w:id="6238" w:author="JY0225" w:date="2017-08-24T12:10:00Z">
            <w:rPr>
              <w:rFonts w:hint="eastAsia"/>
              <w:color w:val="000000" w:themeColor="text1"/>
            </w:rPr>
          </w:rPrChange>
        </w:rPr>
        <w:t>。</w:t>
      </w:r>
      <w:r w:rsidR="00F34C36" w:rsidRPr="00B207B1">
        <w:rPr>
          <w:rFonts w:hAnsiTheme="minorEastAsia"/>
          <w:color w:val="000000" w:themeColor="text1"/>
          <w:rPrChange w:id="6239" w:author="JY0225" w:date="2017-08-24T12:10:00Z">
            <w:rPr>
              <w:color w:val="000000" w:themeColor="text1"/>
            </w:rPr>
          </w:rPrChange>
        </w:rPr>
        <w:t>SQL</w:t>
      </w:r>
      <w:r w:rsidR="00F34C36" w:rsidRPr="00B207B1">
        <w:rPr>
          <w:rFonts w:hAnsiTheme="minorEastAsia" w:hint="eastAsia"/>
          <w:color w:val="000000" w:themeColor="text1"/>
          <w:rPrChange w:id="6240"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241"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242" w:author="JY0225" w:date="2017-08-24T12:10:00Z">
            <w:rPr>
              <w:color w:val="000000" w:themeColor="text1"/>
            </w:rPr>
          </w:rPrChange>
        </w:rPr>
        <w:t>SQL Injection</w:t>
      </w:r>
      <w:r w:rsidR="006A7039" w:rsidRPr="00B207B1">
        <w:rPr>
          <w:rFonts w:hAnsiTheme="minorEastAsia" w:hint="eastAsia"/>
          <w:color w:val="000000" w:themeColor="text1"/>
          <w:rPrChange w:id="6243" w:author="JY0225" w:date="2017-08-24T12:10:00Z">
            <w:rPr>
              <w:rFonts w:hint="eastAsia"/>
              <w:color w:val="000000" w:themeColor="text1"/>
            </w:rPr>
          </w:rPrChange>
        </w:rPr>
        <w:t>，即</w:t>
      </w:r>
      <w:r w:rsidR="006A7039" w:rsidRPr="00B207B1">
        <w:rPr>
          <w:rFonts w:hAnsiTheme="minorEastAsia"/>
          <w:color w:val="000000" w:themeColor="text1"/>
          <w:rPrChange w:id="6244" w:author="JY0225" w:date="2017-08-24T12:10:00Z">
            <w:rPr>
              <w:color w:val="000000" w:themeColor="text1"/>
            </w:rPr>
          </w:rPrChange>
        </w:rPr>
        <w:t>SQL</w:t>
      </w:r>
      <w:r w:rsidR="006A7039" w:rsidRPr="00B207B1">
        <w:rPr>
          <w:rFonts w:hAnsiTheme="minorEastAsia" w:hint="eastAsia"/>
          <w:color w:val="000000" w:themeColor="text1"/>
          <w:rPrChange w:id="6245" w:author="JY0225" w:date="2017-08-24T12:10:00Z">
            <w:rPr>
              <w:rFonts w:hint="eastAsia"/>
              <w:color w:val="000000" w:themeColor="text1"/>
            </w:rPr>
          </w:rPrChange>
        </w:rPr>
        <w:t>注入</w:t>
      </w:r>
      <w:del w:id="6246" w:author="微软用户" w:date="2017-08-24T21:30:00Z">
        <w:r w:rsidR="007C7265" w:rsidRPr="00B207B1" w:rsidDel="00F31754">
          <w:rPr>
            <w:rFonts w:hAnsiTheme="minorEastAsia"/>
            <w:vertAlign w:val="superscript"/>
            <w:rPrChange w:id="6247" w:author="JY0225" w:date="2017-08-24T12:10:00Z">
              <w:rPr>
                <w:vertAlign w:val="superscript"/>
              </w:rPr>
            </w:rPrChange>
          </w:rPr>
          <w:fldChar w:fldCharType="begin"/>
        </w:r>
        <w:r w:rsidR="007C7265" w:rsidRPr="00B207B1" w:rsidDel="00F31754">
          <w:rPr>
            <w:rFonts w:hAnsiTheme="minorEastAsia"/>
            <w:vertAlign w:val="superscript"/>
            <w:rPrChange w:id="6248"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249" w:author="JY0225" w:date="2017-08-24T12:10:00Z">
              <w:rPr>
                <w:rFonts w:hAnsiTheme="minorEastAsia"/>
                <w:vertAlign w:val="superscript"/>
              </w:rPr>
            </w:rPrChange>
          </w:rPr>
        </w:r>
        <w:r w:rsidR="007C7265" w:rsidRPr="00B207B1" w:rsidDel="00F31754">
          <w:rPr>
            <w:rFonts w:hAnsiTheme="minorEastAsia"/>
            <w:vertAlign w:val="superscript"/>
            <w:rPrChange w:id="6250" w:author="JY0225" w:date="2017-08-24T12:10:00Z">
              <w:rPr>
                <w:vertAlign w:val="superscript"/>
              </w:rPr>
            </w:rPrChange>
          </w:rPr>
          <w:fldChar w:fldCharType="separate"/>
        </w:r>
        <w:r w:rsidR="008E2759" w:rsidRPr="00B207B1" w:rsidDel="00F31754">
          <w:rPr>
            <w:rFonts w:hAnsiTheme="minorEastAsia"/>
            <w:vertAlign w:val="superscript"/>
            <w:rPrChange w:id="6251" w:author="JY0225" w:date="2017-08-24T12:10:00Z">
              <w:rPr>
                <w:vertAlign w:val="superscript"/>
              </w:rPr>
            </w:rPrChange>
          </w:rPr>
          <w:delText>[40]</w:delText>
        </w:r>
        <w:r w:rsidR="007C7265" w:rsidRPr="00B207B1" w:rsidDel="00F31754">
          <w:rPr>
            <w:rFonts w:hAnsiTheme="minorEastAsia"/>
            <w:vertAlign w:val="superscript"/>
            <w:rPrChange w:id="6252" w:author="JY0225" w:date="2017-08-24T12:10:00Z">
              <w:rPr>
                <w:vertAlign w:val="superscript"/>
              </w:rPr>
            </w:rPrChange>
          </w:rPr>
          <w:fldChar w:fldCharType="end"/>
        </w:r>
      </w:del>
      <w:ins w:id="6253"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_Ref491375976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925A9">
        <w:rPr>
          <w:rFonts w:hAnsiTheme="minorEastAsia" w:hint="eastAsia"/>
          <w:b/>
          <w:bCs/>
          <w:vertAlign w:val="superscript"/>
        </w:rPr>
        <w:t>错误!未找到引用源。</w:t>
      </w:r>
      <w:ins w:id="6254" w:author="微软用户" w:date="2017-08-24T22:10:00Z">
        <w:r w:rsidR="004C52E1" w:rsidRPr="00B207B1">
          <w:rPr>
            <w:rFonts w:hAnsiTheme="minorEastAsia"/>
            <w:vertAlign w:val="superscript"/>
          </w:rPr>
          <w:fldChar w:fldCharType="end"/>
        </w:r>
      </w:ins>
      <w:r w:rsidR="006A7039" w:rsidRPr="00B207B1">
        <w:rPr>
          <w:rFonts w:hAnsiTheme="minorEastAsia" w:hint="eastAsia"/>
          <w:color w:val="000000" w:themeColor="text1"/>
          <w:rPrChange w:id="6255" w:author="JY0225" w:date="2017-08-24T12:10:00Z">
            <w:rPr>
              <w:rFonts w:hint="eastAsia"/>
              <w:color w:val="000000" w:themeColor="text1"/>
            </w:rPr>
          </w:rPrChange>
        </w:rPr>
        <w:t>。</w:t>
      </w:r>
      <w:r w:rsidR="00293FB6" w:rsidRPr="00B207B1">
        <w:rPr>
          <w:rFonts w:hAnsiTheme="minorEastAsia" w:hint="eastAsia"/>
          <w:color w:val="000000" w:themeColor="text1"/>
          <w:rPrChange w:id="6256"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257" w:author="JY0225" w:date="2017-08-24T12:10:00Z">
            <w:rPr>
              <w:rFonts w:hint="eastAsia"/>
              <w:color w:val="000000" w:themeColor="text1"/>
            </w:rPr>
          </w:rPrChange>
        </w:rPr>
        <w:t>。</w:t>
      </w:r>
      <w:r w:rsidR="00F01704" w:rsidRPr="00B207B1">
        <w:rPr>
          <w:rFonts w:hAnsiTheme="minorEastAsia" w:hint="eastAsia"/>
          <w:color w:val="000000" w:themeColor="text1"/>
          <w:rPrChange w:id="6258"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259" w:author="JY0225" w:date="2017-08-24T12:10:00Z">
            <w:rPr>
              <w:color w:val="000000" w:themeColor="text1"/>
            </w:rPr>
          </w:rPrChange>
        </w:rPr>
        <w:t>SQL</w:t>
      </w:r>
      <w:r w:rsidR="00F01704" w:rsidRPr="00B207B1">
        <w:rPr>
          <w:rFonts w:hAnsiTheme="minorEastAsia" w:hint="eastAsia"/>
          <w:color w:val="000000" w:themeColor="text1"/>
          <w:rPrChange w:id="6260" w:author="JY0225" w:date="2017-08-24T12:10:00Z">
            <w:rPr>
              <w:rFonts w:hint="eastAsia"/>
              <w:color w:val="000000" w:themeColor="text1"/>
            </w:rPr>
          </w:rPrChange>
        </w:rPr>
        <w:t>注入攻击</w:t>
      </w:r>
      <w:del w:id="6261" w:author="微软用户" w:date="2017-08-24T21:30:00Z">
        <w:r w:rsidR="007C7265" w:rsidRPr="00B207B1" w:rsidDel="00A1673A">
          <w:rPr>
            <w:rFonts w:hAnsiTheme="minorEastAsia"/>
            <w:color w:val="000000" w:themeColor="text1"/>
            <w:vertAlign w:val="superscript"/>
            <w:rPrChange w:id="6262"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263"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264"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265" w:author="JY0225" w:date="2017-08-24T12:10:00Z">
              <w:rPr>
                <w:color w:val="000000" w:themeColor="text1"/>
                <w:vertAlign w:val="superscript"/>
              </w:rPr>
            </w:rPrChange>
          </w:rPr>
          <w:fldChar w:fldCharType="separate"/>
        </w:r>
      </w:del>
      <w:ins w:id="6266" w:author="JY0225" w:date="2017-08-23T16:27:00Z">
        <w:del w:id="6267" w:author="微软用户" w:date="2017-08-24T21:30:00Z">
          <w:r w:rsidR="008E2759" w:rsidRPr="00B207B1" w:rsidDel="00A1673A">
            <w:rPr>
              <w:rFonts w:hAnsiTheme="minorEastAsia"/>
              <w:color w:val="000000" w:themeColor="text1"/>
              <w:vertAlign w:val="superscript"/>
              <w:rPrChange w:id="6268" w:author="JY0225" w:date="2017-08-24T12:10:00Z">
                <w:rPr>
                  <w:color w:val="000000" w:themeColor="text1"/>
                  <w:vertAlign w:val="superscript"/>
                </w:rPr>
              </w:rPrChange>
            </w:rPr>
            <w:delText>[1]</w:delText>
          </w:r>
        </w:del>
      </w:ins>
      <w:del w:id="6269" w:author="微软用户" w:date="2017-08-24T21:30:00Z">
        <w:r w:rsidR="00F518C7" w:rsidRPr="00B207B1" w:rsidDel="00A1673A">
          <w:rPr>
            <w:rFonts w:hAnsiTheme="minorEastAsia"/>
            <w:color w:val="000000" w:themeColor="text1"/>
            <w:vertAlign w:val="superscript"/>
            <w:rPrChange w:id="6270"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271"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272"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273" w:name="_Toc491952479"/>
      <w:r w:rsidRPr="00B207B1">
        <w:t>6.4</w:t>
      </w:r>
      <w:r w:rsidR="004A0C1E" w:rsidRPr="00B207B1">
        <w:t>.2</w:t>
      </w:r>
      <w:r w:rsidR="00FB279D" w:rsidRPr="00B207B1">
        <w:t>稳定</w:t>
      </w:r>
      <w:r w:rsidRPr="00B207B1">
        <w:t>性分析</w:t>
      </w:r>
      <w:bookmarkEnd w:id="6273"/>
    </w:p>
    <w:p w14:paraId="075417C5" w14:textId="77777777" w:rsidR="00375191" w:rsidRPr="00B207B1" w:rsidRDefault="00375191" w:rsidP="00C040AC">
      <w:pPr>
        <w:spacing w:line="400" w:lineRule="exact"/>
        <w:rPr>
          <w:rFonts w:hAnsiTheme="minorEastAsia"/>
          <w:color w:val="000000" w:themeColor="text1"/>
          <w:rPrChange w:id="6274"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275" w:author="JY0225" w:date="2017-08-24T12:10:00Z">
            <w:rPr>
              <w:color w:val="000000" w:themeColor="text1"/>
            </w:rPr>
          </w:rPrChange>
        </w:rPr>
        <w:t>1</w:t>
      </w:r>
      <w:r w:rsidRPr="00B207B1">
        <w:rPr>
          <w:rFonts w:hAnsiTheme="minorEastAsia" w:hint="eastAsia"/>
          <w:color w:val="000000" w:themeColor="text1"/>
          <w:rPrChange w:id="6276" w:author="JY0225" w:date="2017-08-24T12:10:00Z">
            <w:rPr>
              <w:rFonts w:hint="eastAsia"/>
              <w:color w:val="000000" w:themeColor="text1"/>
            </w:rPr>
          </w:rPrChange>
        </w:rPr>
        <w:t>）系统稳定性</w:t>
      </w:r>
    </w:p>
    <w:p w14:paraId="402090E5" w14:textId="77777777" w:rsidR="00C040AC" w:rsidRPr="00B207B1" w:rsidRDefault="00C040AC" w:rsidP="00C040AC">
      <w:pPr>
        <w:spacing w:line="400" w:lineRule="exact"/>
        <w:rPr>
          <w:rFonts w:hAnsiTheme="minorEastAsia"/>
          <w:color w:val="000000" w:themeColor="text1"/>
          <w:rPrChange w:id="6277" w:author="JY0225" w:date="2017-08-24T12:10:00Z">
            <w:rPr>
              <w:color w:val="000000" w:themeColor="text1"/>
            </w:rPr>
          </w:rPrChange>
        </w:rPr>
      </w:pPr>
      <w:r w:rsidRPr="00B207B1">
        <w:rPr>
          <w:rFonts w:hAnsiTheme="minorEastAsia"/>
          <w:color w:val="000000" w:themeColor="text1"/>
          <w:rPrChange w:id="6278" w:author="JY0225" w:date="2017-08-24T12:10:00Z">
            <w:rPr>
              <w:color w:val="000000" w:themeColor="text1"/>
            </w:rPr>
          </w:rPrChange>
        </w:rPr>
        <w:tab/>
      </w:r>
      <w:r w:rsidR="0095674E" w:rsidRPr="00B207B1">
        <w:rPr>
          <w:rFonts w:hAnsiTheme="minorEastAsia" w:hint="eastAsia"/>
          <w:rPrChange w:id="6279"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280" w:author="JY0225" w:date="2017-08-24T12:10:00Z">
            <w:rPr>
              <w:rFonts w:ascii="Times New Roman" w:hAnsi="Times New Roman" w:hint="eastAsia"/>
            </w:rPr>
          </w:rPrChange>
        </w:rPr>
        <w:t>同时</w:t>
      </w:r>
      <w:r w:rsidR="0095674E" w:rsidRPr="00B207B1">
        <w:rPr>
          <w:rFonts w:hAnsiTheme="minorEastAsia" w:hint="eastAsia"/>
          <w:rPrChange w:id="6281"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282" w:author="JY0225" w:date="2017-08-24T12:10:00Z">
            <w:rPr>
              <w:rFonts w:ascii="Times New Roman" w:hAnsi="Times New Roman" w:hint="eastAsia"/>
            </w:rPr>
          </w:rPrChange>
        </w:rPr>
        <w:t>因此用户的请求</w:t>
      </w:r>
      <w:r w:rsidR="000C6282" w:rsidRPr="00B207B1">
        <w:rPr>
          <w:rFonts w:hAnsiTheme="minorEastAsia" w:hint="eastAsia"/>
          <w:rPrChange w:id="6283" w:author="JY0225" w:date="2017-08-24T12:10:00Z">
            <w:rPr>
              <w:rFonts w:ascii="Times New Roman" w:hAnsi="Times New Roman" w:hint="eastAsia"/>
            </w:rPr>
          </w:rPrChange>
        </w:rPr>
        <w:t>不会立马被执行，</w:t>
      </w:r>
      <w:r w:rsidR="00763271" w:rsidRPr="00B207B1">
        <w:rPr>
          <w:rFonts w:hAnsiTheme="minorEastAsia" w:hint="eastAsia"/>
          <w:rPrChange w:id="6284" w:author="JY0225" w:date="2017-08-24T12:10:00Z">
            <w:rPr>
              <w:rFonts w:ascii="Times New Roman" w:hAnsi="Times New Roman" w:hint="eastAsia"/>
            </w:rPr>
          </w:rPrChange>
        </w:rPr>
        <w:t>而</w:t>
      </w:r>
      <w:r w:rsidR="009D5030" w:rsidRPr="00B207B1">
        <w:rPr>
          <w:rFonts w:hAnsiTheme="minorEastAsia" w:hint="eastAsia"/>
          <w:rPrChange w:id="6285" w:author="JY0225" w:date="2017-08-24T12:10:00Z">
            <w:rPr>
              <w:rFonts w:ascii="Times New Roman" w:hAnsi="Times New Roman" w:hint="eastAsia"/>
            </w:rPr>
          </w:rPrChange>
        </w:rPr>
        <w:t>是以缓存的形式保存的</w:t>
      </w:r>
      <w:r w:rsidR="00763271" w:rsidRPr="00B207B1">
        <w:rPr>
          <w:rFonts w:hAnsiTheme="minorEastAsia" w:hint="eastAsia"/>
          <w:rPrChange w:id="6286" w:author="JY0225" w:date="2017-08-24T12:10:00Z">
            <w:rPr>
              <w:rFonts w:ascii="Times New Roman" w:hAnsi="Times New Roman" w:hint="eastAsia"/>
            </w:rPr>
          </w:rPrChange>
        </w:rPr>
        <w:t>。</w:t>
      </w:r>
      <w:r w:rsidR="006358BB" w:rsidRPr="00B207B1">
        <w:rPr>
          <w:rFonts w:hAnsiTheme="minorEastAsia" w:hint="eastAsia"/>
          <w:rPrChange w:id="6287" w:author="JY0225" w:date="2017-08-24T12:10:00Z">
            <w:rPr>
              <w:rFonts w:ascii="Times New Roman" w:hAnsi="Times New Roman" w:hint="eastAsia"/>
            </w:rPr>
          </w:rPrChange>
        </w:rPr>
        <w:t>当</w:t>
      </w:r>
      <w:r w:rsidR="00C77062" w:rsidRPr="00B207B1">
        <w:rPr>
          <w:rFonts w:hAnsiTheme="minorEastAsia" w:hint="eastAsia"/>
          <w:rPrChange w:id="6288" w:author="JY0225" w:date="2017-08-24T12:10:00Z">
            <w:rPr>
              <w:rFonts w:ascii="Times New Roman" w:hAnsi="Times New Roman" w:hint="eastAsia"/>
            </w:rPr>
          </w:rPrChange>
        </w:rPr>
        <w:t>用户注销</w:t>
      </w:r>
      <w:r w:rsidR="00AA2C63" w:rsidRPr="00B207B1">
        <w:rPr>
          <w:rFonts w:hAnsiTheme="minorEastAsia" w:hint="eastAsia"/>
          <w:rPrChange w:id="6289" w:author="JY0225" w:date="2017-08-24T12:10:00Z">
            <w:rPr>
              <w:rFonts w:ascii="Times New Roman" w:hAnsi="Times New Roman" w:hint="eastAsia"/>
            </w:rPr>
          </w:rPrChange>
        </w:rPr>
        <w:t>或是中间件系统遇到故障之后，</w:t>
      </w:r>
      <w:r w:rsidR="005B487E" w:rsidRPr="00B207B1">
        <w:rPr>
          <w:rFonts w:hAnsiTheme="minorEastAsia" w:hint="eastAsia"/>
          <w:rPrChange w:id="6290" w:author="JY0225" w:date="2017-08-24T12:10:00Z">
            <w:rPr>
              <w:rFonts w:ascii="Times New Roman" w:hAnsi="Times New Roman" w:hint="eastAsia"/>
            </w:rPr>
          </w:rPrChange>
        </w:rPr>
        <w:t>优化后的中间件系统会在</w:t>
      </w:r>
      <w:r w:rsidR="00C77062" w:rsidRPr="00B207B1">
        <w:rPr>
          <w:rFonts w:hAnsiTheme="minorEastAsia" w:hint="eastAsia"/>
          <w:rPrChange w:id="6291" w:author="JY0225" w:date="2017-08-24T12:10:00Z">
            <w:rPr>
              <w:rFonts w:ascii="Times New Roman" w:hAnsi="Times New Roman" w:hint="eastAsia"/>
            </w:rPr>
          </w:rPrChange>
        </w:rPr>
        <w:t>中间件系统</w:t>
      </w:r>
      <w:r w:rsidR="00B300C7" w:rsidRPr="00B207B1">
        <w:rPr>
          <w:rFonts w:hAnsiTheme="minorEastAsia" w:hint="eastAsia"/>
          <w:rPrChange w:id="6292" w:author="JY0225" w:date="2017-08-24T12:10:00Z">
            <w:rPr>
              <w:rFonts w:ascii="Times New Roman" w:hAnsi="Times New Roman" w:hint="eastAsia"/>
            </w:rPr>
          </w:rPrChange>
        </w:rPr>
        <w:t>重启后，</w:t>
      </w:r>
      <w:r w:rsidR="00CD7FD3" w:rsidRPr="00B207B1">
        <w:rPr>
          <w:rFonts w:hAnsiTheme="minorEastAsia" w:hint="eastAsia"/>
          <w:rPrChange w:id="6293" w:author="JY0225" w:date="2017-08-24T12:10:00Z">
            <w:rPr>
              <w:rFonts w:ascii="Times New Roman" w:hAnsi="Times New Roman" w:hint="eastAsia"/>
            </w:rPr>
          </w:rPrChange>
        </w:rPr>
        <w:t>自动执行未完成的任务。保证</w:t>
      </w:r>
      <w:r w:rsidR="00A6599F" w:rsidRPr="00B207B1">
        <w:rPr>
          <w:rFonts w:hAnsiTheme="minorEastAsia" w:hint="eastAsia"/>
          <w:rPrChange w:id="6294" w:author="JY0225" w:date="2017-08-24T12:10:00Z">
            <w:rPr>
              <w:rFonts w:ascii="Times New Roman" w:hAnsi="Times New Roman" w:hint="eastAsia"/>
            </w:rPr>
          </w:rPrChange>
        </w:rPr>
        <w:t>用户提供的请求不会丢失。</w:t>
      </w:r>
      <w:r w:rsidR="009B6053" w:rsidRPr="00B207B1">
        <w:rPr>
          <w:rFonts w:hAnsiTheme="minorEastAsia" w:hint="eastAsia"/>
          <w:rPrChange w:id="6295" w:author="JY0225" w:date="2017-08-24T12:10:00Z">
            <w:rPr>
              <w:rFonts w:ascii="Times New Roman" w:hAnsi="Times New Roman" w:hint="eastAsia"/>
            </w:rPr>
          </w:rPrChange>
        </w:rPr>
        <w:t>此外，</w:t>
      </w:r>
      <w:r w:rsidR="00FB7BB0" w:rsidRPr="00B207B1">
        <w:rPr>
          <w:rFonts w:hAnsiTheme="minorEastAsia" w:hint="eastAsia"/>
          <w:rPrChange w:id="6296" w:author="JY0225" w:date="2017-08-24T12:10:00Z">
            <w:rPr>
              <w:rFonts w:ascii="Times New Roman" w:hAnsi="Times New Roman" w:hint="eastAsia"/>
            </w:rPr>
          </w:rPrChange>
        </w:rPr>
        <w:t>通过大量的压力测试、边界值测试</w:t>
      </w:r>
      <w:r w:rsidR="00DF26F8" w:rsidRPr="00B207B1">
        <w:rPr>
          <w:rFonts w:hAnsiTheme="minorEastAsia" w:hint="eastAsia"/>
          <w:rPrChange w:id="6297" w:author="JY0225" w:date="2017-08-24T12:10:00Z">
            <w:rPr>
              <w:rFonts w:ascii="Times New Roman" w:hAnsi="Times New Roman" w:hint="eastAsia"/>
            </w:rPr>
          </w:rPrChange>
        </w:rPr>
        <w:t>增强了中间件</w:t>
      </w:r>
      <w:r w:rsidR="00F44D28" w:rsidRPr="00B207B1">
        <w:rPr>
          <w:rFonts w:hAnsiTheme="minorEastAsia" w:hint="eastAsia"/>
          <w:rPrChange w:id="6298" w:author="JY0225" w:date="2017-08-24T12:10:00Z">
            <w:rPr>
              <w:rFonts w:ascii="Times New Roman" w:hAnsi="Times New Roman" w:hint="eastAsia"/>
            </w:rPr>
          </w:rPrChange>
        </w:rPr>
        <w:t>系统的鲁棒性</w:t>
      </w:r>
      <w:r w:rsidR="000C11AD" w:rsidRPr="00B207B1">
        <w:rPr>
          <w:rFonts w:hAnsiTheme="minorEastAsia" w:hint="eastAsia"/>
          <w:rPrChange w:id="6299" w:author="JY0225" w:date="2017-08-24T12:10:00Z">
            <w:rPr>
              <w:rFonts w:ascii="Times New Roman" w:hAnsi="Times New Roman" w:hint="eastAsia"/>
            </w:rPr>
          </w:rPrChange>
        </w:rPr>
        <w:t>。</w:t>
      </w:r>
      <w:r w:rsidR="00E92391" w:rsidRPr="00B207B1">
        <w:rPr>
          <w:rFonts w:hAnsiTheme="minorEastAsia" w:hint="eastAsia"/>
          <w:rPrChange w:id="6300" w:author="JY0225" w:date="2017-08-24T12:10:00Z">
            <w:rPr>
              <w:rFonts w:ascii="Times New Roman" w:hAnsi="Times New Roman" w:hint="eastAsia"/>
            </w:rPr>
          </w:rPrChange>
        </w:rPr>
        <w:t>当用户执行错误的操作时，</w:t>
      </w:r>
      <w:r w:rsidR="00E92391" w:rsidRPr="00B207B1">
        <w:rPr>
          <w:rFonts w:hAnsiTheme="minorEastAsia" w:hint="eastAsia"/>
          <w:rPrChange w:id="6301" w:author="JY0225" w:date="2017-08-24T12:10:00Z">
            <w:rPr>
              <w:rFonts w:ascii="Times New Roman" w:hAnsi="Times New Roman" w:hint="eastAsia"/>
            </w:rPr>
          </w:rPrChange>
        </w:rPr>
        <w:lastRenderedPageBreak/>
        <w:t>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302" w:author="JY0225" w:date="2017-08-24T12:10:00Z">
            <w:rPr>
              <w:color w:val="000000" w:themeColor="text1"/>
            </w:rPr>
          </w:rPrChange>
        </w:rPr>
      </w:pPr>
      <w:r w:rsidRPr="00B207B1">
        <w:rPr>
          <w:rFonts w:hAnsiTheme="minorEastAsia"/>
          <w:color w:val="000000" w:themeColor="text1"/>
          <w:rPrChange w:id="6303" w:author="JY0225" w:date="2017-08-24T12:10:00Z">
            <w:rPr>
              <w:color w:val="000000" w:themeColor="text1"/>
            </w:rPr>
          </w:rPrChange>
        </w:rPr>
        <w:tab/>
        <w:t>2</w:t>
      </w:r>
      <w:r w:rsidRPr="00B207B1">
        <w:rPr>
          <w:rFonts w:hAnsiTheme="minorEastAsia" w:hint="eastAsia"/>
          <w:color w:val="000000" w:themeColor="text1"/>
          <w:rPrChange w:id="6304" w:author="JY0225" w:date="2017-08-24T12:10:00Z">
            <w:rPr>
              <w:rFonts w:hint="eastAsia"/>
              <w:color w:val="000000" w:themeColor="text1"/>
            </w:rPr>
          </w:rPrChange>
        </w:rPr>
        <w:t>）</w:t>
      </w:r>
      <w:r w:rsidR="002A015A" w:rsidRPr="00B207B1">
        <w:rPr>
          <w:rFonts w:hAnsiTheme="minorEastAsia" w:hint="eastAsia"/>
          <w:color w:val="000000" w:themeColor="text1"/>
          <w:rPrChange w:id="6305" w:author="JY0225" w:date="2017-08-24T12:10:00Z">
            <w:rPr>
              <w:rFonts w:hint="eastAsia"/>
              <w:color w:val="000000" w:themeColor="text1"/>
            </w:rPr>
          </w:rPrChange>
        </w:rPr>
        <w:t>传输</w:t>
      </w:r>
      <w:r w:rsidRPr="00B207B1">
        <w:rPr>
          <w:rFonts w:hAnsiTheme="minorEastAsia" w:hint="eastAsia"/>
          <w:color w:val="000000" w:themeColor="text1"/>
          <w:rPrChange w:id="6306" w:author="JY0225" w:date="2017-08-24T12:10:00Z">
            <w:rPr>
              <w:rFonts w:hint="eastAsia"/>
              <w:color w:val="000000" w:themeColor="text1"/>
            </w:rPr>
          </w:rPrChange>
        </w:rPr>
        <w:t>稳定性</w:t>
      </w:r>
    </w:p>
    <w:p w14:paraId="505C891A" w14:textId="7E6AB268" w:rsidR="00BE4096" w:rsidRPr="00B207B1" w:rsidRDefault="00A728D1" w:rsidP="00C040AC">
      <w:pPr>
        <w:spacing w:line="400" w:lineRule="exact"/>
        <w:rPr>
          <w:rFonts w:hAnsiTheme="minorEastAsia"/>
          <w:color w:val="000000" w:themeColor="text1"/>
          <w:rPrChange w:id="6307" w:author="JY0225" w:date="2017-08-24T12:10:00Z">
            <w:rPr>
              <w:color w:val="000000" w:themeColor="text1"/>
            </w:rPr>
          </w:rPrChange>
        </w:rPr>
      </w:pPr>
      <w:r w:rsidRPr="00B207B1">
        <w:rPr>
          <w:rFonts w:hAnsiTheme="minorEastAsia"/>
          <w:color w:val="000000" w:themeColor="text1"/>
          <w:rPrChange w:id="6308" w:author="JY0225" w:date="2017-08-24T12:10:00Z">
            <w:rPr>
              <w:color w:val="000000" w:themeColor="text1"/>
            </w:rPr>
          </w:rPrChange>
        </w:rPr>
        <w:tab/>
      </w:r>
      <w:r w:rsidR="00225C00" w:rsidRPr="00B207B1">
        <w:rPr>
          <w:rFonts w:hAnsiTheme="minorEastAsia" w:hint="eastAsia"/>
          <w:color w:val="000000" w:themeColor="text1"/>
          <w:rPrChange w:id="6309"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310"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311"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312" w:author="JY0225" w:date="2017-08-24T12:10:00Z">
            <w:rPr>
              <w:rFonts w:hint="eastAsia"/>
              <w:color w:val="000000" w:themeColor="text1"/>
            </w:rPr>
          </w:rPrChange>
        </w:rPr>
        <w:t>优化后的中间件系统充分地考虑到了网络的不稳定因素，当出现网络故障时，</w:t>
      </w:r>
      <w:r w:rsidR="00821421" w:rsidRPr="00B207B1">
        <w:rPr>
          <w:rFonts w:hAnsiTheme="minorEastAsia" w:hint="eastAsia"/>
          <w:color w:val="000000" w:themeColor="text1"/>
          <w:rPrChange w:id="6313" w:author="JY0225" w:date="2017-08-24T12:10:00Z">
            <w:rPr>
              <w:rFonts w:hint="eastAsia"/>
              <w:color w:val="000000" w:themeColor="text1"/>
            </w:rPr>
          </w:rPrChange>
        </w:rPr>
        <w:t>会记录断点信息，下次上传文件的时候，会根据断点信息进行续传，这大大地提升了数据传输的稳定性。</w:t>
      </w:r>
    </w:p>
    <w:p w14:paraId="09048F4D" w14:textId="77777777" w:rsidR="00110C35" w:rsidRPr="00B207B1" w:rsidRDefault="005F4657">
      <w:pPr>
        <w:pStyle w:val="21"/>
        <w:spacing w:line="240" w:lineRule="auto"/>
        <w:pPrChange w:id="6314" w:author="微软用户" w:date="2017-08-18T22:55:00Z">
          <w:pPr>
            <w:pStyle w:val="21"/>
          </w:pPr>
        </w:pPrChange>
      </w:pPr>
      <w:bookmarkStart w:id="6315" w:name="_Toc491952480"/>
      <w:r w:rsidRPr="00B207B1">
        <w:t>6.5</w:t>
      </w:r>
      <w:r w:rsidR="00110C35" w:rsidRPr="00B207B1">
        <w:t xml:space="preserve"> </w:t>
      </w:r>
      <w:ins w:id="6316" w:author="JY0225" w:date="2017-08-14T12:54:00Z">
        <w:del w:id="6317" w:author="微软用户" w:date="2017-08-27T14:10:00Z">
          <w:r w:rsidR="003F4529" w:rsidRPr="00B207B1" w:rsidDel="00EF300D">
            <w:rPr>
              <w:rFonts w:hint="eastAsia"/>
            </w:rPr>
            <w:delText>功能和性能</w:delText>
          </w:r>
        </w:del>
      </w:ins>
      <w:r w:rsidR="00AA17F8" w:rsidRPr="00B207B1">
        <w:t>对比</w:t>
      </w:r>
      <w:ins w:id="6318" w:author="微软用户" w:date="2017-08-27T14:10:00Z">
        <w:r w:rsidR="00EF300D" w:rsidRPr="00B207B1">
          <w:t>分析</w:t>
        </w:r>
      </w:ins>
      <w:bookmarkEnd w:id="6315"/>
      <w:ins w:id="6319" w:author="JY0225" w:date="2017-08-14T12:54:00Z">
        <w:del w:id="6320" w:author="微软用户" w:date="2017-08-27T14:10:00Z">
          <w:r w:rsidR="003F4529" w:rsidRPr="00B207B1" w:rsidDel="00EF300D">
            <w:rPr>
              <w:rFonts w:hint="eastAsia"/>
            </w:rPr>
            <w:delText>测试</w:delText>
          </w:r>
        </w:del>
      </w:ins>
      <w:del w:id="6321" w:author="JY0225" w:date="2017-08-14T12:54:00Z">
        <w:r w:rsidR="00C276C1" w:rsidRPr="00B207B1" w:rsidDel="003F4529">
          <w:delText>分析</w:delText>
        </w:r>
      </w:del>
    </w:p>
    <w:p w14:paraId="0EFA432F" w14:textId="77777777"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DD53FB" w:rsidRPr="00B207B1">
        <w:rPr>
          <w:rFonts w:hint="eastAsia"/>
          <w:color w:val="000000" w:themeColor="text1"/>
        </w:rPr>
        <w:t>本文将从纵向和横向两个方面，将优化后的中间件系统与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322" w:name="_Toc491952481"/>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322"/>
    </w:p>
    <w:p w14:paraId="6399E6D5" w14:textId="77777777" w:rsidR="00756CCF" w:rsidRPr="00B207B1" w:rsidRDefault="002D7EBD" w:rsidP="00147E9E">
      <w:pPr>
        <w:spacing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B207B1" w:rsidRDefault="00571132" w:rsidP="00756CCF">
            <w:pPr>
              <w:spacing w:line="400" w:lineRule="exact"/>
              <w:jc w:val="center"/>
              <w:rPr>
                <w:szCs w:val="21"/>
              </w:rPr>
            </w:pPr>
          </w:p>
        </w:tc>
        <w:tc>
          <w:tcPr>
            <w:tcW w:w="1418" w:type="dxa"/>
          </w:tcPr>
          <w:p w14:paraId="0D0673D6" w14:textId="3DF8C6F8" w:rsidR="00571132" w:rsidRPr="00B207B1" w:rsidRDefault="00571132" w:rsidP="00756CCF">
            <w:pPr>
              <w:spacing w:line="400" w:lineRule="exact"/>
              <w:jc w:val="center"/>
              <w:rPr>
                <w:szCs w:val="21"/>
              </w:rPr>
            </w:pPr>
            <w:r w:rsidRPr="00B207B1">
              <w:rPr>
                <w:rFonts w:hint="eastAsia"/>
                <w:szCs w:val="21"/>
              </w:rPr>
              <w:t>传输加密</w:t>
            </w:r>
          </w:p>
        </w:tc>
        <w:tc>
          <w:tcPr>
            <w:tcW w:w="1624" w:type="dxa"/>
          </w:tcPr>
          <w:p w14:paraId="4B969A14" w14:textId="3DB20D9B" w:rsidR="00571132" w:rsidRPr="00B207B1" w:rsidRDefault="00802745" w:rsidP="00756CCF">
            <w:pPr>
              <w:spacing w:line="400" w:lineRule="exact"/>
              <w:jc w:val="center"/>
              <w:rPr>
                <w:szCs w:val="21"/>
              </w:rPr>
            </w:pPr>
            <w:r>
              <w:rPr>
                <w:rFonts w:hint="eastAsia"/>
                <w:szCs w:val="21"/>
              </w:rPr>
              <w:t>存储</w:t>
            </w:r>
            <w:r w:rsidR="00571132" w:rsidRPr="00B207B1">
              <w:rPr>
                <w:rFonts w:hint="eastAsia"/>
                <w:szCs w:val="21"/>
              </w:rPr>
              <w:t>加密</w:t>
            </w:r>
          </w:p>
        </w:tc>
        <w:tc>
          <w:tcPr>
            <w:tcW w:w="1530" w:type="dxa"/>
          </w:tcPr>
          <w:p w14:paraId="6BA1DA17" w14:textId="5DB5C6BE" w:rsidR="00571132" w:rsidRPr="00B207B1" w:rsidRDefault="00802745" w:rsidP="00756CCF">
            <w:pPr>
              <w:spacing w:line="400" w:lineRule="exact"/>
              <w:jc w:val="center"/>
              <w:rPr>
                <w:szCs w:val="21"/>
              </w:rPr>
            </w:pPr>
            <w:r>
              <w:rPr>
                <w:rFonts w:hint="eastAsia"/>
                <w:szCs w:val="21"/>
              </w:rPr>
              <w:t>缓存</w:t>
            </w:r>
            <w:r w:rsidR="00571132" w:rsidRPr="00B207B1">
              <w:rPr>
                <w:rFonts w:hint="eastAsia"/>
                <w:szCs w:val="21"/>
              </w:rPr>
              <w:t>加密</w:t>
            </w:r>
          </w:p>
        </w:tc>
        <w:tc>
          <w:tcPr>
            <w:tcW w:w="1467" w:type="dxa"/>
          </w:tcPr>
          <w:p w14:paraId="3B38829E" w14:textId="77777777" w:rsidR="00571132" w:rsidRPr="00B207B1" w:rsidRDefault="00571132" w:rsidP="00756CCF">
            <w:pPr>
              <w:spacing w:line="400" w:lineRule="exact"/>
              <w:jc w:val="center"/>
              <w:rPr>
                <w:szCs w:val="21"/>
              </w:rPr>
            </w:pPr>
            <w:r w:rsidRPr="00B207B1">
              <w:rPr>
                <w:rFonts w:hint="eastAsia"/>
                <w:szCs w:val="21"/>
              </w:rPr>
              <w:t>防注入攻击</w:t>
            </w:r>
          </w:p>
        </w:tc>
      </w:tr>
      <w:tr w:rsidR="00571132" w:rsidRPr="00B207B1" w14:paraId="76CE7E87" w14:textId="77777777" w:rsidTr="00802745">
        <w:tc>
          <w:tcPr>
            <w:tcW w:w="2263" w:type="dxa"/>
          </w:tcPr>
          <w:p w14:paraId="15E8B36D" w14:textId="77777777" w:rsidR="00571132" w:rsidRPr="00B207B1" w:rsidRDefault="00571132" w:rsidP="00756CCF">
            <w:pPr>
              <w:spacing w:line="400" w:lineRule="exact"/>
              <w:jc w:val="left"/>
              <w:rPr>
                <w:szCs w:val="21"/>
              </w:rPr>
            </w:pPr>
            <w:r w:rsidRPr="00B207B1">
              <w:rPr>
                <w:rFonts w:hint="eastAsia"/>
                <w:szCs w:val="21"/>
              </w:rPr>
              <w:t>原中间件系统</w:t>
            </w:r>
          </w:p>
        </w:tc>
        <w:tc>
          <w:tcPr>
            <w:tcW w:w="1418" w:type="dxa"/>
          </w:tcPr>
          <w:p w14:paraId="1B381253"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123CDB2"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659713CF" w14:textId="77777777" w:rsidR="00571132" w:rsidRPr="00B207B1" w:rsidRDefault="00571132" w:rsidP="00756CCF">
            <w:pPr>
              <w:spacing w:line="400" w:lineRule="exact"/>
              <w:jc w:val="center"/>
              <w:rPr>
                <w:szCs w:val="21"/>
              </w:rPr>
            </w:pPr>
          </w:p>
        </w:tc>
        <w:tc>
          <w:tcPr>
            <w:tcW w:w="1467" w:type="dxa"/>
          </w:tcPr>
          <w:p w14:paraId="6FDFC67C" w14:textId="77777777" w:rsidR="00571132" w:rsidRPr="00B207B1" w:rsidRDefault="00571132" w:rsidP="00756CCF">
            <w:pPr>
              <w:spacing w:line="400" w:lineRule="exact"/>
              <w:jc w:val="center"/>
              <w:rPr>
                <w:szCs w:val="21"/>
              </w:rPr>
            </w:pPr>
          </w:p>
        </w:tc>
      </w:tr>
      <w:tr w:rsidR="00571132" w:rsidRPr="00B207B1" w14:paraId="00B3B757" w14:textId="77777777" w:rsidTr="00802745">
        <w:tc>
          <w:tcPr>
            <w:tcW w:w="2263" w:type="dxa"/>
          </w:tcPr>
          <w:p w14:paraId="6AD8E811" w14:textId="77777777" w:rsidR="00571132" w:rsidRPr="00B207B1" w:rsidRDefault="00571132" w:rsidP="00756CCF">
            <w:pPr>
              <w:spacing w:line="400" w:lineRule="exact"/>
              <w:jc w:val="left"/>
              <w:rPr>
                <w:szCs w:val="21"/>
              </w:rPr>
            </w:pPr>
            <w:r w:rsidRPr="00B207B1">
              <w:rPr>
                <w:rFonts w:hint="eastAsia"/>
                <w:szCs w:val="21"/>
              </w:rPr>
              <w:t>优化后中间件系统</w:t>
            </w:r>
          </w:p>
        </w:tc>
        <w:tc>
          <w:tcPr>
            <w:tcW w:w="1418" w:type="dxa"/>
          </w:tcPr>
          <w:p w14:paraId="1E4BCB17"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CBAEF05"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0A707F77" w14:textId="77777777" w:rsidR="00571132" w:rsidRPr="00B207B1" w:rsidRDefault="00571132" w:rsidP="00756CCF">
            <w:pPr>
              <w:spacing w:line="400" w:lineRule="exact"/>
              <w:jc w:val="center"/>
              <w:rPr>
                <w:color w:val="000000" w:themeColor="text1"/>
                <w:szCs w:val="21"/>
              </w:rPr>
            </w:pPr>
            <w:r w:rsidRPr="00B207B1">
              <w:rPr>
                <w:rFonts w:hint="eastAsia"/>
                <w:color w:val="000000" w:themeColor="text1"/>
                <w:szCs w:val="21"/>
              </w:rPr>
              <w:t>√</w:t>
            </w:r>
          </w:p>
        </w:tc>
        <w:tc>
          <w:tcPr>
            <w:tcW w:w="1467" w:type="dxa"/>
          </w:tcPr>
          <w:p w14:paraId="18D6BA3F"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r>
    </w:tbl>
    <w:p w14:paraId="098D3DC8" w14:textId="77777777" w:rsidR="00E86A68" w:rsidRPr="00B207B1" w:rsidRDefault="00F51036" w:rsidP="00F51036">
      <w:pPr>
        <w:spacing w:line="400" w:lineRule="exact"/>
        <w:ind w:firstLine="420"/>
        <w:rPr>
          <w:rFonts w:hAnsiTheme="minorEastAsia"/>
          <w:color w:val="000000" w:themeColor="text1"/>
          <w:rPrChange w:id="6323" w:author="JY0225" w:date="2017-08-24T12:10:00Z">
            <w:rPr>
              <w:color w:val="000000" w:themeColor="text1"/>
            </w:rPr>
          </w:rPrChange>
        </w:rPr>
      </w:pPr>
      <w:r w:rsidRPr="00B207B1">
        <w:rPr>
          <w:rFonts w:hAnsiTheme="minorEastAsia" w:hint="eastAsia"/>
          <w:color w:val="000000" w:themeColor="text1"/>
          <w:rPrChange w:id="6324" w:author="JY0225" w:date="2017-08-24T12:10:00Z">
            <w:rPr>
              <w:rFonts w:hint="eastAsia"/>
              <w:color w:val="000000" w:themeColor="text1"/>
            </w:rPr>
          </w:rPrChange>
        </w:rPr>
        <w:t>表</w:t>
      </w:r>
      <w:r w:rsidRPr="00B207B1">
        <w:rPr>
          <w:rFonts w:hAnsiTheme="minorEastAsia"/>
          <w:color w:val="000000" w:themeColor="text1"/>
          <w:rPrChange w:id="6325" w:author="JY0225" w:date="2017-08-24T12:10:00Z">
            <w:rPr>
              <w:color w:val="000000" w:themeColor="text1"/>
            </w:rPr>
          </w:rPrChange>
        </w:rPr>
        <w:t>6-7</w:t>
      </w:r>
      <w:r w:rsidRPr="00B207B1">
        <w:rPr>
          <w:rFonts w:hAnsiTheme="minorEastAsia" w:hint="eastAsia"/>
          <w:color w:val="000000" w:themeColor="text1"/>
          <w:rPrChange w:id="6326" w:author="JY0225" w:date="2017-08-24T12:10:00Z">
            <w:rPr>
              <w:rFonts w:hint="eastAsia"/>
              <w:color w:val="000000" w:themeColor="text1"/>
            </w:rPr>
          </w:rPrChange>
        </w:rPr>
        <w:t>展示了</w:t>
      </w:r>
      <w:r w:rsidR="00147E9E" w:rsidRPr="00B207B1">
        <w:rPr>
          <w:rFonts w:hAnsiTheme="minorEastAsia" w:hint="eastAsia"/>
          <w:color w:val="000000" w:themeColor="text1"/>
          <w:rPrChange w:id="6327" w:author="JY0225" w:date="2017-08-24T12:10:00Z">
            <w:rPr>
              <w:rFonts w:hint="eastAsia"/>
              <w:color w:val="000000" w:themeColor="text1"/>
            </w:rPr>
          </w:rPrChange>
        </w:rPr>
        <w:t>原</w:t>
      </w:r>
      <w:r w:rsidRPr="00B207B1">
        <w:rPr>
          <w:rFonts w:hAnsiTheme="minorEastAsia" w:hint="eastAsia"/>
          <w:color w:val="000000" w:themeColor="text1"/>
          <w:rPrChange w:id="6328"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329" w:author="JY0225" w:date="2017-08-24T12:10:00Z">
            <w:rPr>
              <w:rFonts w:hint="eastAsia"/>
              <w:color w:val="000000" w:themeColor="text1"/>
            </w:rPr>
          </w:rPrChange>
        </w:rPr>
        <w:t>在安全性上</w:t>
      </w:r>
      <w:r w:rsidRPr="00B207B1">
        <w:rPr>
          <w:rFonts w:hAnsiTheme="minorEastAsia" w:hint="eastAsia"/>
          <w:color w:val="000000" w:themeColor="text1"/>
          <w:rPrChange w:id="6330"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331" w:author="JY0225" w:date="2017-08-24T12:10:00Z">
            <w:rPr>
              <w:rFonts w:hint="eastAsia"/>
              <w:color w:val="000000" w:themeColor="text1"/>
            </w:rPr>
          </w:rPrChange>
        </w:rPr>
        <w:t>原</w:t>
      </w:r>
      <w:r w:rsidRPr="00B207B1">
        <w:rPr>
          <w:rFonts w:hAnsiTheme="minorEastAsia" w:hint="eastAsia"/>
          <w:color w:val="000000" w:themeColor="text1"/>
          <w:rPrChange w:id="6332" w:author="JY0225" w:date="2017-08-24T12:10:00Z">
            <w:rPr>
              <w:rFonts w:hint="eastAsia"/>
              <w:color w:val="000000" w:themeColor="text1"/>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0A87C57A" w14:textId="77777777" w:rsidR="006E3188" w:rsidRPr="00B207B1" w:rsidRDefault="006E3188">
      <w:pPr>
        <w:jc w:val="center"/>
        <w:rPr>
          <w:color w:val="000000" w:themeColor="text1"/>
        </w:rPr>
        <w:pPrChange w:id="6333"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334" w:author="JY0225" w:date="2017-08-24T12:10:00Z">
            <w:rPr>
              <w:color w:val="000000" w:themeColor="text1"/>
            </w:rPr>
          </w:rPrChange>
        </w:rPr>
        <w:pPrChange w:id="6335" w:author="微软用户" w:date="2017-08-19T21:46:00Z">
          <w:pPr>
            <w:jc w:val="center"/>
          </w:pPr>
        </w:pPrChange>
      </w:pPr>
      <w:r w:rsidRPr="00B207B1">
        <w:rPr>
          <w:rFonts w:hAnsiTheme="minorEastAsia" w:hint="eastAsia"/>
          <w:color w:val="000000" w:themeColor="text1"/>
          <w:rPrChange w:id="6336" w:author="JY0225" w:date="2017-08-24T12:10:00Z">
            <w:rPr>
              <w:rFonts w:hint="eastAsia"/>
              <w:color w:val="000000" w:themeColor="text1"/>
            </w:rPr>
          </w:rPrChange>
        </w:rPr>
        <w:t>图</w:t>
      </w:r>
      <w:r w:rsidRPr="00B207B1">
        <w:rPr>
          <w:rFonts w:hAnsiTheme="minorEastAsia"/>
          <w:color w:val="000000" w:themeColor="text1"/>
          <w:rPrChange w:id="6337" w:author="JY0225" w:date="2017-08-24T12:10:00Z">
            <w:rPr>
              <w:color w:val="000000" w:themeColor="text1"/>
            </w:rPr>
          </w:rPrChange>
        </w:rPr>
        <w:t xml:space="preserve">6-7 </w:t>
      </w:r>
      <w:r w:rsidRPr="00B207B1">
        <w:rPr>
          <w:rFonts w:hAnsiTheme="minorEastAsia" w:hint="eastAsia"/>
          <w:color w:val="000000" w:themeColor="text1"/>
          <w:rPrChange w:id="6338" w:author="JY0225" w:date="2017-08-24T12:10:00Z">
            <w:rPr>
              <w:rFonts w:hint="eastAsia"/>
              <w:color w:val="000000" w:themeColor="text1"/>
            </w:rPr>
          </w:rPrChange>
        </w:rPr>
        <w:t>“秒传”功能传输速率图</w:t>
      </w:r>
    </w:p>
    <w:p w14:paraId="162C4077" w14:textId="21826CC4" w:rsidR="009A0FC8" w:rsidRPr="00B207B1" w:rsidRDefault="00747305" w:rsidP="0069323C">
      <w:pPr>
        <w:spacing w:line="400" w:lineRule="exact"/>
        <w:rPr>
          <w:rFonts w:hAnsiTheme="minorEastAsia"/>
          <w:color w:val="000000" w:themeColor="text1"/>
          <w:rPrChange w:id="6339" w:author="JY0225" w:date="2017-08-24T12:10:00Z">
            <w:rPr>
              <w:color w:val="000000" w:themeColor="text1"/>
            </w:rPr>
          </w:rPrChange>
        </w:rPr>
      </w:pPr>
      <w:r w:rsidRPr="00B207B1">
        <w:rPr>
          <w:rFonts w:hAnsiTheme="minorEastAsia"/>
          <w:color w:val="000000" w:themeColor="text1"/>
          <w:rPrChange w:id="6340" w:author="JY0225" w:date="2017-08-24T12:10:00Z">
            <w:rPr>
              <w:color w:val="000000" w:themeColor="text1"/>
            </w:rPr>
          </w:rPrChange>
        </w:rPr>
        <w:tab/>
      </w:r>
      <w:r w:rsidRPr="00B207B1">
        <w:rPr>
          <w:rFonts w:hAnsiTheme="minorEastAsia" w:hint="eastAsia"/>
          <w:color w:val="000000" w:themeColor="text1"/>
          <w:rPrChange w:id="6341" w:author="JY0225" w:date="2017-08-24T12:10:00Z">
            <w:rPr>
              <w:rFonts w:hint="eastAsia"/>
              <w:color w:val="000000" w:themeColor="text1"/>
            </w:rPr>
          </w:rPrChange>
        </w:rPr>
        <w:t>在系统的稳定性上</w:t>
      </w:r>
      <w:r w:rsidR="00AC7A54" w:rsidRPr="00B207B1">
        <w:rPr>
          <w:rFonts w:hAnsiTheme="minorEastAsia" w:hint="eastAsia"/>
          <w:color w:val="000000" w:themeColor="text1"/>
          <w:rPrChange w:id="6342" w:author="JY0225" w:date="2017-08-24T12:10:00Z">
            <w:rPr>
              <w:rFonts w:hint="eastAsia"/>
              <w:color w:val="000000" w:themeColor="text1"/>
            </w:rPr>
          </w:rPrChange>
        </w:rPr>
        <w:t>，</w:t>
      </w:r>
      <w:r w:rsidR="00E4327E" w:rsidRPr="00B207B1">
        <w:rPr>
          <w:rFonts w:hAnsiTheme="minorEastAsia" w:hint="eastAsia"/>
          <w:color w:val="000000" w:themeColor="text1"/>
          <w:rPrChange w:id="6343" w:author="JY0225" w:date="2017-08-24T12:10:00Z">
            <w:rPr>
              <w:rFonts w:hint="eastAsia"/>
              <w:color w:val="000000" w:themeColor="text1"/>
            </w:rPr>
          </w:rPrChange>
        </w:rPr>
        <w:t>现有</w:t>
      </w:r>
      <w:r w:rsidR="00AC7A54" w:rsidRPr="00B207B1">
        <w:rPr>
          <w:rFonts w:hAnsiTheme="minorEastAsia" w:hint="eastAsia"/>
          <w:color w:val="000000" w:themeColor="text1"/>
          <w:rPrChange w:id="6344"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345"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346"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347"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348"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349" w:author="JY0225" w:date="2017-08-24T12:10:00Z">
            <w:rPr>
              <w:rFonts w:hint="eastAsia"/>
              <w:color w:val="000000" w:themeColor="text1"/>
            </w:rPr>
          </w:rPrChange>
        </w:rPr>
        <w:t>，</w:t>
      </w:r>
      <w:r w:rsidR="00040CDD" w:rsidRPr="00B207B1">
        <w:rPr>
          <w:rFonts w:hAnsiTheme="minorEastAsia" w:hint="eastAsia"/>
          <w:color w:val="000000" w:themeColor="text1"/>
          <w:rPrChange w:id="6350" w:author="JY0225" w:date="2017-08-24T12:10:00Z">
            <w:rPr>
              <w:rFonts w:hint="eastAsia"/>
              <w:color w:val="000000" w:themeColor="text1"/>
            </w:rPr>
          </w:rPrChange>
        </w:rPr>
        <w:t>图</w:t>
      </w:r>
      <w:r w:rsidR="00040CDD" w:rsidRPr="00B207B1">
        <w:rPr>
          <w:rFonts w:hAnsiTheme="minorEastAsia"/>
          <w:color w:val="000000" w:themeColor="text1"/>
          <w:rPrChange w:id="6351" w:author="JY0225" w:date="2017-08-24T12:10:00Z">
            <w:rPr>
              <w:color w:val="000000" w:themeColor="text1"/>
            </w:rPr>
          </w:rPrChange>
        </w:rPr>
        <w:t>6-7</w:t>
      </w:r>
      <w:r w:rsidR="00B454B9" w:rsidRPr="00B207B1">
        <w:rPr>
          <w:rFonts w:hAnsiTheme="minorEastAsia" w:hint="eastAsia"/>
          <w:color w:val="000000" w:themeColor="text1"/>
          <w:rPrChange w:id="6352"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353" w:author="JY0225" w:date="2017-08-24T12:10:00Z">
            <w:rPr>
              <w:rFonts w:hint="eastAsia"/>
              <w:color w:val="000000" w:themeColor="text1"/>
            </w:rPr>
          </w:rPrChange>
        </w:rPr>
        <w:t>，此外</w:t>
      </w:r>
      <w:r w:rsidR="00395786" w:rsidRPr="00B207B1">
        <w:rPr>
          <w:rFonts w:hAnsiTheme="minorEastAsia" w:hint="eastAsia"/>
          <w:color w:val="000000" w:themeColor="text1"/>
          <w:rPrChange w:id="6354" w:author="JY0225" w:date="2017-08-24T12:10:00Z">
            <w:rPr>
              <w:rFonts w:hint="eastAsia"/>
              <w:color w:val="000000" w:themeColor="text1"/>
            </w:rPr>
          </w:rPrChange>
        </w:rPr>
        <w:t>中间件系</w:t>
      </w:r>
      <w:r w:rsidR="00395786" w:rsidRPr="00B207B1">
        <w:rPr>
          <w:rFonts w:hAnsiTheme="minorEastAsia" w:hint="eastAsia"/>
          <w:color w:val="000000" w:themeColor="text1"/>
          <w:rPrChange w:id="6355" w:author="JY0225" w:date="2017-08-24T12:10:00Z">
            <w:rPr>
              <w:rFonts w:hint="eastAsia"/>
              <w:color w:val="000000" w:themeColor="text1"/>
            </w:rPr>
          </w:rPrChange>
        </w:rPr>
        <w:lastRenderedPageBreak/>
        <w:t>统出现异常后用户请求不会丢失、提供更多的异常处理机制。</w:t>
      </w:r>
    </w:p>
    <w:p w14:paraId="3AB1C124" w14:textId="77777777" w:rsidR="003644D1" w:rsidRPr="00B207B1" w:rsidRDefault="00E72D4E" w:rsidP="00E72D4E">
      <w:pPr>
        <w:spacing w:line="400" w:lineRule="exact"/>
        <w:jc w:val="center"/>
        <w:rPr>
          <w:rFonts w:hAnsiTheme="minorEastAsia"/>
          <w:rPrChange w:id="6356" w:author="JY0225" w:date="2017-08-24T12:10:00Z">
            <w:rPr/>
          </w:rPrChange>
        </w:rPr>
      </w:pPr>
      <w:r w:rsidRPr="00B207B1">
        <w:rPr>
          <w:rFonts w:hAnsiTheme="minorEastAsia" w:hint="eastAsia"/>
          <w:color w:val="000000" w:themeColor="text1"/>
          <w:rPrChange w:id="6357" w:author="JY0225" w:date="2017-08-24T12:10:00Z">
            <w:rPr>
              <w:rFonts w:hint="eastAsia"/>
              <w:color w:val="000000" w:themeColor="text1"/>
            </w:rPr>
          </w:rPrChange>
        </w:rPr>
        <w:t>表</w:t>
      </w:r>
      <w:r w:rsidRPr="00B207B1">
        <w:rPr>
          <w:rFonts w:hAnsiTheme="minorEastAsia"/>
          <w:color w:val="000000" w:themeColor="text1"/>
          <w:rPrChange w:id="6358" w:author="JY0225" w:date="2017-08-24T12:10:00Z">
            <w:rPr>
              <w:color w:val="000000" w:themeColor="text1"/>
            </w:rPr>
          </w:rPrChange>
        </w:rPr>
        <w:t xml:space="preserve">6-7 </w:t>
      </w:r>
      <w:r w:rsidRPr="00B207B1">
        <w:rPr>
          <w:rFonts w:hAnsiTheme="minorEastAsia" w:hint="eastAsia"/>
          <w:color w:val="000000" w:themeColor="text1"/>
          <w:rPrChange w:id="6359"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B207B1" w:rsidRDefault="00147E9E" w:rsidP="00147E9E">
            <w:pPr>
              <w:spacing w:line="400" w:lineRule="exact"/>
              <w:jc w:val="left"/>
              <w:rPr>
                <w:szCs w:val="21"/>
              </w:rPr>
            </w:pPr>
            <w:r w:rsidRPr="00B207B1">
              <w:rPr>
                <w:rFonts w:hint="eastAsia"/>
                <w:szCs w:val="21"/>
              </w:rPr>
              <w:t>功能模块</w:t>
            </w:r>
          </w:p>
        </w:tc>
      </w:tr>
      <w:tr w:rsidR="00147E9E" w:rsidRPr="00B207B1" w14:paraId="3B652C15" w14:textId="77777777" w:rsidTr="00802A55">
        <w:tc>
          <w:tcPr>
            <w:tcW w:w="2263" w:type="dxa"/>
          </w:tcPr>
          <w:p w14:paraId="5EE50546" w14:textId="77777777" w:rsidR="00147E9E" w:rsidRPr="00B207B1" w:rsidRDefault="00147E9E" w:rsidP="00856A51">
            <w:pPr>
              <w:spacing w:line="400" w:lineRule="exact"/>
              <w:jc w:val="left"/>
              <w:rPr>
                <w:szCs w:val="21"/>
              </w:rPr>
            </w:pPr>
            <w:r w:rsidRPr="00B207B1">
              <w:rPr>
                <w:rFonts w:hint="eastAsia"/>
                <w:szCs w:val="21"/>
              </w:rPr>
              <w:t>原中间件系统</w:t>
            </w:r>
          </w:p>
        </w:tc>
        <w:tc>
          <w:tcPr>
            <w:tcW w:w="5954" w:type="dxa"/>
          </w:tcPr>
          <w:p w14:paraId="13082AF8"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w:t>
            </w:r>
          </w:p>
        </w:tc>
      </w:tr>
      <w:tr w:rsidR="00147E9E" w:rsidRPr="00B207B1" w14:paraId="03EF3B51" w14:textId="77777777" w:rsidTr="00802A55">
        <w:tc>
          <w:tcPr>
            <w:tcW w:w="2263" w:type="dxa"/>
          </w:tcPr>
          <w:p w14:paraId="3359001D" w14:textId="77777777" w:rsidR="00147E9E" w:rsidRPr="00B207B1" w:rsidRDefault="00147E9E" w:rsidP="00856A51">
            <w:pPr>
              <w:spacing w:line="400" w:lineRule="exact"/>
              <w:jc w:val="left"/>
              <w:rPr>
                <w:szCs w:val="21"/>
              </w:rPr>
            </w:pPr>
            <w:r w:rsidRPr="00B207B1">
              <w:rPr>
                <w:rFonts w:hint="eastAsia"/>
                <w:szCs w:val="21"/>
              </w:rPr>
              <w:t>优化后中间件系统</w:t>
            </w:r>
          </w:p>
        </w:tc>
        <w:tc>
          <w:tcPr>
            <w:tcW w:w="5954" w:type="dxa"/>
          </w:tcPr>
          <w:p w14:paraId="7866343F"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、数据加密模块、数据压缩模块、持久会话管理模块、大文件上传模块、本地缓存模块、多应用适配模块</w:t>
            </w:r>
          </w:p>
        </w:tc>
      </w:tr>
    </w:tbl>
    <w:p w14:paraId="0BC35198" w14:textId="066B4FED" w:rsidR="005C3EE1" w:rsidRPr="00B207B1" w:rsidRDefault="005C3EE1" w:rsidP="004B2CDD">
      <w:pPr>
        <w:spacing w:line="400" w:lineRule="exact"/>
        <w:ind w:firstLine="420"/>
      </w:pPr>
      <w:r w:rsidRPr="00B207B1">
        <w:rPr>
          <w:color w:val="000000" w:themeColor="text1"/>
        </w:rPr>
        <w:t>功能上</w:t>
      </w:r>
      <w:r w:rsidRPr="00B207B1">
        <w:rPr>
          <w:rFonts w:hint="eastAsia"/>
          <w:color w:val="000000" w:themeColor="text1"/>
        </w:rPr>
        <w:t>，</w:t>
      </w:r>
      <w:r w:rsidRPr="00B207B1">
        <w:rPr>
          <w:color w:val="000000" w:themeColor="text1"/>
        </w:rPr>
        <w:t>现有的中间件系统主要提供基础的数据传输功能</w:t>
      </w:r>
      <w:r w:rsidRPr="00B207B1">
        <w:rPr>
          <w:rFonts w:hint="eastAsia"/>
          <w:color w:val="000000" w:themeColor="text1"/>
        </w:rPr>
        <w:t>，</w:t>
      </w:r>
      <w:r w:rsidRPr="00B207B1">
        <w:rPr>
          <w:color w:val="000000" w:themeColor="text1"/>
        </w:rPr>
        <w:t>一共分为三个模块</w:t>
      </w:r>
      <w:r w:rsidRPr="00B207B1">
        <w:rPr>
          <w:rFonts w:hint="eastAsia"/>
          <w:color w:val="000000" w:themeColor="text1"/>
        </w:rPr>
        <w:t>，</w:t>
      </w:r>
      <w:r w:rsidRPr="00B207B1">
        <w:rPr>
          <w:color w:val="000000" w:themeColor="text1"/>
        </w:rPr>
        <w:t>分别为数据传输模块</w:t>
      </w:r>
      <w:r w:rsidRPr="00B207B1">
        <w:rPr>
          <w:rFonts w:hint="eastAsia"/>
          <w:color w:val="000000" w:themeColor="text1"/>
        </w:rPr>
        <w:t>、数据加密模块、数据压缩模块。优化后的中间件系统通过对云备份</w:t>
      </w:r>
      <w:r w:rsidR="00D27AF4">
        <w:rPr>
          <w:rFonts w:hint="eastAsia"/>
          <w:color w:val="000000" w:themeColor="text1"/>
        </w:rPr>
        <w:t>服务</w:t>
      </w:r>
      <w:r w:rsidRPr="00B207B1">
        <w:rPr>
          <w:rFonts w:hint="eastAsia"/>
          <w:color w:val="000000" w:themeColor="text1"/>
        </w:rPr>
        <w:t>关键技术的调研，新增了持久会话管理、大文件上传、本地缓存以及多应用适配四个模块，使得当前的中间件系统更加符合云备份服务的发展趋势。</w:t>
      </w:r>
    </w:p>
    <w:p w14:paraId="5F1DEC6A" w14:textId="77777777" w:rsidR="00A21524" w:rsidRPr="00B207B1" w:rsidRDefault="00FB12EA" w:rsidP="006263CF">
      <w:pPr>
        <w:pStyle w:val="31"/>
      </w:pPr>
      <w:bookmarkStart w:id="6360" w:name="_Toc491952482"/>
      <w:r w:rsidRPr="00B207B1">
        <w:t>6.5</w:t>
      </w:r>
      <w:r w:rsidR="00A21524" w:rsidRPr="00B207B1">
        <w:t>.</w:t>
      </w:r>
      <w:ins w:id="6361" w:author="微软用户" w:date="2017-08-18T23:01:00Z">
        <w:r w:rsidR="0054071C" w:rsidRPr="00B207B1">
          <w:t>2</w:t>
        </w:r>
      </w:ins>
      <w:del w:id="6362"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360"/>
    </w:p>
    <w:p w14:paraId="1A038131" w14:textId="23103620" w:rsidR="00C5591B" w:rsidRPr="00B207B1" w:rsidRDefault="00BC2F64" w:rsidP="00BC2F64">
      <w:pPr>
        <w:spacing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363" w:author="JY0225" w:date="2017-08-24T12:11:00Z">
            <w:rPr>
              <w:color w:val="000000" w:themeColor="text1"/>
            </w:rPr>
          </w:rPrChange>
        </w:rPr>
      </w:pPr>
      <w:r w:rsidRPr="00B207B1">
        <w:rPr>
          <w:rFonts w:hAnsiTheme="minorEastAsia" w:hint="eastAsia"/>
          <w:color w:val="000000" w:themeColor="text1"/>
          <w:rPrChange w:id="6364" w:author="JY0225" w:date="2017-08-24T12:11:00Z">
            <w:rPr>
              <w:rFonts w:hint="eastAsia"/>
              <w:color w:val="000000" w:themeColor="text1"/>
            </w:rPr>
          </w:rPrChange>
        </w:rPr>
        <w:t>图</w:t>
      </w:r>
      <w:r w:rsidRPr="00B207B1">
        <w:rPr>
          <w:rFonts w:hAnsiTheme="minorEastAsia"/>
          <w:color w:val="000000" w:themeColor="text1"/>
          <w:rPrChange w:id="6365" w:author="JY0225" w:date="2017-08-24T12:11:00Z">
            <w:rPr>
              <w:color w:val="000000" w:themeColor="text1"/>
            </w:rPr>
          </w:rPrChange>
        </w:rPr>
        <w:t xml:space="preserve">6-8 </w:t>
      </w:r>
      <w:r w:rsidRPr="00B207B1">
        <w:rPr>
          <w:rFonts w:hAnsiTheme="minorEastAsia" w:hint="eastAsia"/>
          <w:color w:val="000000" w:themeColor="text1"/>
          <w:rPrChange w:id="6366"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367" w:author="JY0225" w:date="2017-08-24T12:11:00Z">
            <w:rPr>
              <w:rFonts w:hint="eastAsia"/>
              <w:color w:val="000000" w:themeColor="text1"/>
            </w:rPr>
          </w:rPrChange>
        </w:rPr>
        <w:t>系统与同类产品文件传输效率对比图</w:t>
      </w:r>
    </w:p>
    <w:p w14:paraId="70CC1543" w14:textId="37AB66B8" w:rsidR="00F01E57" w:rsidRPr="00B207B1" w:rsidRDefault="00F01E57" w:rsidP="008E7EEE">
      <w:pPr>
        <w:spacing w:line="400" w:lineRule="exact"/>
        <w:ind w:firstLine="420"/>
        <w:rPr>
          <w:rFonts w:hAnsiTheme="minorEastAsia"/>
          <w:color w:val="000000" w:themeColor="text1"/>
          <w:rPrChange w:id="6368" w:author="JY0225" w:date="2017-08-24T12:11:00Z">
            <w:rPr>
              <w:color w:val="000000" w:themeColor="text1"/>
            </w:rPr>
          </w:rPrChange>
        </w:rPr>
      </w:pPr>
      <w:r w:rsidRPr="00B207B1">
        <w:rPr>
          <w:rFonts w:hAnsiTheme="minorEastAsia" w:hint="eastAsia"/>
          <w:color w:val="000000" w:themeColor="text1"/>
          <w:rPrChange w:id="6369" w:author="JY0225" w:date="2017-08-24T12:11:00Z">
            <w:rPr>
              <w:rFonts w:hint="eastAsia"/>
              <w:color w:val="000000" w:themeColor="text1"/>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B207B1">
        <w:rPr>
          <w:rFonts w:hAnsiTheme="minorEastAsia"/>
          <w:color w:val="000000" w:themeColor="text1"/>
          <w:rPrChange w:id="6370" w:author="JY0225" w:date="2017-08-24T12:11:00Z">
            <w:rPr>
              <w:color w:val="000000" w:themeColor="text1"/>
            </w:rPr>
          </w:rPrChange>
        </w:rPr>
        <w:t>2M</w:t>
      </w:r>
      <w:r w:rsidRPr="00B207B1">
        <w:rPr>
          <w:rFonts w:hAnsiTheme="minorEastAsia" w:hint="eastAsia"/>
          <w:color w:val="000000" w:themeColor="text1"/>
          <w:rPrChange w:id="6371" w:author="JY0225" w:date="2017-08-24T12:11:00Z">
            <w:rPr>
              <w:rFonts w:hint="eastAsia"/>
              <w:color w:val="000000" w:themeColor="text1"/>
            </w:rPr>
          </w:rPrChange>
        </w:rPr>
        <w:t>、</w:t>
      </w:r>
      <w:r w:rsidRPr="00B207B1">
        <w:rPr>
          <w:rFonts w:hAnsiTheme="minorEastAsia"/>
          <w:color w:val="000000" w:themeColor="text1"/>
          <w:rPrChange w:id="6372" w:author="JY0225" w:date="2017-08-24T12:11:00Z">
            <w:rPr>
              <w:color w:val="000000" w:themeColor="text1"/>
            </w:rPr>
          </w:rPrChange>
        </w:rPr>
        <w:t>4M</w:t>
      </w:r>
      <w:r w:rsidRPr="00B207B1">
        <w:rPr>
          <w:rFonts w:hAnsiTheme="minorEastAsia" w:hint="eastAsia"/>
          <w:color w:val="000000" w:themeColor="text1"/>
          <w:rPrChange w:id="6373" w:author="JY0225" w:date="2017-08-24T12:11:00Z">
            <w:rPr>
              <w:rFonts w:hint="eastAsia"/>
              <w:color w:val="000000" w:themeColor="text1"/>
            </w:rPr>
          </w:rPrChange>
        </w:rPr>
        <w:t>、</w:t>
      </w:r>
      <w:r w:rsidRPr="00B207B1">
        <w:rPr>
          <w:rFonts w:hAnsiTheme="minorEastAsia"/>
          <w:color w:val="000000" w:themeColor="text1"/>
          <w:rPrChange w:id="6374" w:author="JY0225" w:date="2017-08-24T12:11:00Z">
            <w:rPr>
              <w:color w:val="000000" w:themeColor="text1"/>
            </w:rPr>
          </w:rPrChange>
        </w:rPr>
        <w:t>8M</w:t>
      </w:r>
      <w:r w:rsidRPr="00B207B1">
        <w:rPr>
          <w:rFonts w:hAnsiTheme="minorEastAsia" w:hint="eastAsia"/>
          <w:color w:val="000000" w:themeColor="text1"/>
          <w:rPrChange w:id="6375" w:author="JY0225" w:date="2017-08-24T12:11:00Z">
            <w:rPr>
              <w:rFonts w:hint="eastAsia"/>
              <w:color w:val="000000" w:themeColor="text1"/>
            </w:rPr>
          </w:rPrChange>
        </w:rPr>
        <w:t>、</w:t>
      </w:r>
      <w:r w:rsidRPr="00B207B1">
        <w:rPr>
          <w:rFonts w:hAnsiTheme="minorEastAsia"/>
          <w:color w:val="000000" w:themeColor="text1"/>
          <w:rPrChange w:id="6376" w:author="JY0225" w:date="2017-08-24T12:11:00Z">
            <w:rPr>
              <w:color w:val="000000" w:themeColor="text1"/>
            </w:rPr>
          </w:rPrChange>
        </w:rPr>
        <w:t>50M</w:t>
      </w:r>
      <w:r w:rsidRPr="00B207B1">
        <w:rPr>
          <w:rFonts w:hAnsiTheme="minorEastAsia" w:hint="eastAsia"/>
          <w:color w:val="000000" w:themeColor="text1"/>
          <w:rPrChange w:id="6377" w:author="JY0225" w:date="2017-08-24T12:11:00Z">
            <w:rPr>
              <w:rFonts w:hint="eastAsia"/>
              <w:color w:val="000000" w:themeColor="text1"/>
            </w:rPr>
          </w:rPrChange>
        </w:rPr>
        <w:t>四个大小的文件对云备份服务平台、百度网盘、</w:t>
      </w:r>
      <w:r w:rsidRPr="00B207B1">
        <w:rPr>
          <w:rFonts w:hAnsiTheme="minorEastAsia"/>
          <w:color w:val="000000" w:themeColor="text1"/>
          <w:rPrChange w:id="6378" w:author="JY0225" w:date="2017-08-24T12:11:00Z">
            <w:rPr>
              <w:color w:val="000000" w:themeColor="text1"/>
            </w:rPr>
          </w:rPrChange>
        </w:rPr>
        <w:t>360</w:t>
      </w:r>
      <w:r w:rsidRPr="00B207B1">
        <w:rPr>
          <w:rFonts w:hAnsiTheme="minorEastAsia" w:hint="eastAsia"/>
          <w:color w:val="000000" w:themeColor="text1"/>
          <w:rPrChange w:id="6379" w:author="JY0225" w:date="2017-08-24T12:11:00Z">
            <w:rPr>
              <w:rFonts w:hint="eastAsia"/>
              <w:color w:val="000000" w:themeColor="text1"/>
            </w:rPr>
          </w:rPrChange>
        </w:rPr>
        <w:t>云盘的传输效率进行了测试，由于只能通过网络代理的方式访问</w:t>
      </w:r>
      <w:r w:rsidRPr="00B207B1">
        <w:rPr>
          <w:rFonts w:hAnsiTheme="minorEastAsia"/>
          <w:color w:val="000000" w:themeColor="text1"/>
          <w:rPrChange w:id="6380" w:author="JY0225" w:date="2017-08-24T12:11:00Z">
            <w:rPr>
              <w:color w:val="000000" w:themeColor="text1"/>
            </w:rPr>
          </w:rPrChange>
        </w:rPr>
        <w:t>Dropbox</w:t>
      </w:r>
      <w:r w:rsidRPr="00B207B1">
        <w:rPr>
          <w:rFonts w:hAnsiTheme="minorEastAsia" w:hint="eastAsia"/>
          <w:color w:val="000000" w:themeColor="text1"/>
          <w:rPrChange w:id="6381" w:author="JY0225" w:date="2017-08-24T12:11:00Z">
            <w:rPr>
              <w:rFonts w:hint="eastAsia"/>
              <w:color w:val="000000" w:themeColor="text1"/>
            </w:rPr>
          </w:rPrChange>
        </w:rPr>
        <w:t>和</w:t>
      </w:r>
      <w:r w:rsidRPr="00B207B1">
        <w:rPr>
          <w:rFonts w:hAnsiTheme="minorEastAsia"/>
          <w:color w:val="000000" w:themeColor="text1"/>
          <w:rPrChange w:id="6382" w:author="JY0225" w:date="2017-08-24T12:11:00Z">
            <w:rPr>
              <w:color w:val="000000" w:themeColor="text1"/>
            </w:rPr>
          </w:rPrChange>
        </w:rPr>
        <w:t>Google Drive</w:t>
      </w:r>
      <w:r w:rsidRPr="00B207B1">
        <w:rPr>
          <w:rFonts w:hAnsiTheme="minorEastAsia" w:hint="eastAsia"/>
          <w:color w:val="000000" w:themeColor="text1"/>
          <w:rPrChange w:id="6383" w:author="JY0225" w:date="2017-08-24T12:11:00Z">
            <w:rPr>
              <w:rFonts w:hint="eastAsia"/>
              <w:color w:val="000000" w:themeColor="text1"/>
            </w:rPr>
          </w:rPrChange>
        </w:rPr>
        <w:t>，而代理的网络状</w:t>
      </w:r>
      <w:r w:rsidRPr="00B207B1">
        <w:rPr>
          <w:rFonts w:hAnsiTheme="minorEastAsia" w:hint="eastAsia"/>
          <w:color w:val="000000" w:themeColor="text1"/>
          <w:rPrChange w:id="6384" w:author="JY0225" w:date="2017-08-24T12:11:00Z">
            <w:rPr>
              <w:rFonts w:hint="eastAsia"/>
              <w:color w:val="000000" w:themeColor="text1"/>
            </w:rPr>
          </w:rPrChange>
        </w:rPr>
        <w:lastRenderedPageBreak/>
        <w:t>况较差，测试出的数据不具备参考性，因此没有展示其测试结果。图</w:t>
      </w:r>
      <w:r w:rsidRPr="00B207B1">
        <w:rPr>
          <w:rFonts w:hAnsiTheme="minorEastAsia"/>
          <w:color w:val="000000" w:themeColor="text1"/>
          <w:rPrChange w:id="6385" w:author="JY0225" w:date="2017-08-24T12:11:00Z">
            <w:rPr>
              <w:color w:val="000000" w:themeColor="text1"/>
            </w:rPr>
          </w:rPrChange>
        </w:rPr>
        <w:t>6-8</w:t>
      </w:r>
      <w:r w:rsidRPr="00B207B1">
        <w:rPr>
          <w:rFonts w:hAnsiTheme="minorEastAsia" w:hint="eastAsia"/>
          <w:color w:val="000000" w:themeColor="text1"/>
          <w:rPrChange w:id="6386"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Pr="00B207B1">
        <w:rPr>
          <w:rFonts w:hAnsiTheme="minorEastAsia" w:hint="eastAsia"/>
          <w:color w:val="000000" w:themeColor="text1"/>
          <w:rPrChange w:id="6387" w:author="JY0225" w:date="2017-08-24T12:11:00Z">
            <w:rPr>
              <w:rFonts w:hint="eastAsia"/>
              <w:color w:val="000000" w:themeColor="text1"/>
            </w:rPr>
          </w:rPrChange>
        </w:rPr>
        <w:t>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388" w:author="JY0225" w:date="2017-08-24T12:11:00Z">
            <w:rPr>
              <w:color w:val="000000" w:themeColor="text1"/>
            </w:rPr>
          </w:rPrChange>
        </w:rPr>
      </w:pPr>
      <w:r w:rsidRPr="00B207B1">
        <w:rPr>
          <w:rFonts w:hAnsiTheme="minorEastAsia" w:hint="eastAsia"/>
          <w:color w:val="000000" w:themeColor="text1"/>
          <w:rPrChange w:id="6389"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390" w:author="JY0225" w:date="2017-08-24T12:11:00Z">
            <w:rPr>
              <w:color w:val="000000" w:themeColor="text1"/>
            </w:rPr>
          </w:rPrChange>
        </w:rPr>
        <w:t>128</w:t>
      </w:r>
      <w:r w:rsidRPr="00B207B1">
        <w:rPr>
          <w:rFonts w:hAnsiTheme="minorEastAsia" w:hint="eastAsia"/>
          <w:color w:val="000000" w:themeColor="text1"/>
          <w:rPrChange w:id="6391" w:author="JY0225" w:date="2017-08-24T12:11:00Z">
            <w:rPr>
              <w:rFonts w:hint="eastAsia"/>
              <w:color w:val="000000" w:themeColor="text1"/>
            </w:rPr>
          </w:rPrChange>
        </w:rPr>
        <w:t>位的</w:t>
      </w:r>
      <w:r w:rsidRPr="00B207B1">
        <w:rPr>
          <w:rFonts w:hAnsiTheme="minorEastAsia"/>
          <w:color w:val="000000" w:themeColor="text1"/>
          <w:rPrChange w:id="6392" w:author="JY0225" w:date="2017-08-24T12:11:00Z">
            <w:rPr>
              <w:color w:val="000000" w:themeColor="text1"/>
            </w:rPr>
          </w:rPrChange>
        </w:rPr>
        <w:t>AES</w:t>
      </w:r>
      <w:r w:rsidR="00F106A3" w:rsidRPr="00B207B1">
        <w:rPr>
          <w:rFonts w:hAnsiTheme="minorEastAsia" w:hint="eastAsia"/>
          <w:color w:val="000000" w:themeColor="text1"/>
          <w:rPrChange w:id="6393" w:author="JY0225" w:date="2017-08-24T12:11:00Z">
            <w:rPr>
              <w:rFonts w:hint="eastAsia"/>
              <w:color w:val="000000" w:themeColor="text1"/>
            </w:rPr>
          </w:rPrChange>
        </w:rPr>
        <w:t>加密算法，</w:t>
      </w:r>
      <w:r w:rsidR="006609DD" w:rsidRPr="00B207B1">
        <w:rPr>
          <w:rFonts w:hAnsiTheme="minorEastAsia" w:hint="eastAsia"/>
          <w:color w:val="000000" w:themeColor="text1"/>
          <w:rPrChange w:id="6394" w:author="JY0225" w:date="2017-08-24T12:11:00Z">
            <w:rPr>
              <w:rFonts w:hint="eastAsia"/>
              <w:color w:val="000000" w:themeColor="text1"/>
            </w:rPr>
          </w:rPrChange>
        </w:rPr>
        <w:t>相较于</w:t>
      </w:r>
      <w:r w:rsidR="006609DD" w:rsidRPr="00B207B1">
        <w:rPr>
          <w:rFonts w:hAnsiTheme="minorEastAsia"/>
          <w:color w:val="000000" w:themeColor="text1"/>
          <w:rPrChange w:id="6395" w:author="JY0225" w:date="2017-08-24T12:11:00Z">
            <w:rPr>
              <w:color w:val="000000" w:themeColor="text1"/>
            </w:rPr>
          </w:rPrChange>
        </w:rPr>
        <w:t>258</w:t>
      </w:r>
      <w:r w:rsidR="006609DD" w:rsidRPr="00B207B1">
        <w:rPr>
          <w:rFonts w:hAnsiTheme="minorEastAsia" w:hint="eastAsia"/>
          <w:color w:val="000000" w:themeColor="text1"/>
          <w:rPrChange w:id="6396" w:author="JY0225" w:date="2017-08-24T12:11:00Z">
            <w:rPr>
              <w:rFonts w:hint="eastAsia"/>
              <w:color w:val="000000" w:themeColor="text1"/>
            </w:rPr>
          </w:rPrChange>
        </w:rPr>
        <w:t>位的</w:t>
      </w:r>
      <w:r w:rsidR="006609DD" w:rsidRPr="00B207B1">
        <w:rPr>
          <w:rFonts w:hAnsiTheme="minorEastAsia"/>
          <w:color w:val="000000" w:themeColor="text1"/>
          <w:rPrChange w:id="6397" w:author="JY0225" w:date="2017-08-24T12:11:00Z">
            <w:rPr>
              <w:color w:val="000000" w:themeColor="text1"/>
            </w:rPr>
          </w:rPrChange>
        </w:rPr>
        <w:t>AES</w:t>
      </w:r>
      <w:r w:rsidR="006609DD" w:rsidRPr="00B207B1">
        <w:rPr>
          <w:rFonts w:hAnsiTheme="minorEastAsia" w:hint="eastAsia"/>
          <w:color w:val="000000" w:themeColor="text1"/>
          <w:rPrChange w:id="6398" w:author="JY0225" w:date="2017-08-24T12:11:00Z">
            <w:rPr>
              <w:rFonts w:hint="eastAsia"/>
              <w:color w:val="000000" w:themeColor="text1"/>
            </w:rPr>
          </w:rPrChange>
        </w:rPr>
        <w:t>加密算法，</w:t>
      </w:r>
      <w:r w:rsidR="006609DD" w:rsidRPr="00B207B1">
        <w:rPr>
          <w:rFonts w:hAnsiTheme="minorEastAsia"/>
          <w:color w:val="000000" w:themeColor="text1"/>
          <w:rPrChange w:id="6399" w:author="JY0225" w:date="2017-08-24T12:11:00Z">
            <w:rPr>
              <w:color w:val="000000" w:themeColor="text1"/>
            </w:rPr>
          </w:rPrChange>
        </w:rPr>
        <w:t>128</w:t>
      </w:r>
      <w:r w:rsidR="006609DD" w:rsidRPr="00B207B1">
        <w:rPr>
          <w:rFonts w:hAnsiTheme="minorEastAsia" w:hint="eastAsia"/>
          <w:color w:val="000000" w:themeColor="text1"/>
          <w:rPrChange w:id="6400"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401" w:author="JY0225" w:date="2017-08-24T12:11:00Z">
            <w:rPr>
              <w:color w:val="000000" w:themeColor="text1"/>
            </w:rPr>
          </w:rPrChange>
        </w:rPr>
        <w:t>40%</w:t>
      </w:r>
      <w:r w:rsidR="006609DD" w:rsidRPr="00B207B1">
        <w:rPr>
          <w:rFonts w:hAnsiTheme="minorEastAsia" w:hint="eastAsia"/>
          <w:color w:val="000000" w:themeColor="text1"/>
          <w:rPrChange w:id="6402"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403"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404" w:author="JY0225" w:date="2017-08-24T12:11:00Z">
            <w:rPr/>
          </w:rPrChange>
        </w:rPr>
      </w:pPr>
      <w:r w:rsidRPr="00B207B1">
        <w:rPr>
          <w:rFonts w:hAnsiTheme="minorEastAsia" w:hint="eastAsia"/>
          <w:color w:val="000000" w:themeColor="text1"/>
          <w:rPrChange w:id="6405" w:author="JY0225" w:date="2017-08-24T12:11:00Z">
            <w:rPr>
              <w:rFonts w:hint="eastAsia"/>
              <w:color w:val="000000" w:themeColor="text1"/>
            </w:rPr>
          </w:rPrChange>
        </w:rPr>
        <w:t>表</w:t>
      </w:r>
      <w:r w:rsidRPr="00B207B1">
        <w:rPr>
          <w:rFonts w:hAnsiTheme="minorEastAsia"/>
          <w:color w:val="000000" w:themeColor="text1"/>
          <w:rPrChange w:id="6406" w:author="JY0225" w:date="2017-08-24T12:11:00Z">
            <w:rPr>
              <w:color w:val="000000" w:themeColor="text1"/>
            </w:rPr>
          </w:rPrChange>
        </w:rPr>
        <w:t xml:space="preserve">6-8 </w:t>
      </w:r>
      <w:r w:rsidRPr="00B207B1">
        <w:rPr>
          <w:rFonts w:hAnsiTheme="minorEastAsia" w:hint="eastAsia"/>
          <w:color w:val="000000" w:themeColor="text1"/>
          <w:rPrChange w:id="6407"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40"/>
        <w:gridCol w:w="1683"/>
        <w:gridCol w:w="1263"/>
        <w:gridCol w:w="1126"/>
        <w:gridCol w:w="1056"/>
        <w:gridCol w:w="1634"/>
      </w:tblGrid>
      <w:tr w:rsidR="00CC37CF" w:rsidRPr="00B207B1" w14:paraId="64EB0C63" w14:textId="77777777" w:rsidTr="00E92AAE">
        <w:tc>
          <w:tcPr>
            <w:tcW w:w="1555" w:type="dxa"/>
          </w:tcPr>
          <w:p w14:paraId="35C28B09" w14:textId="77777777" w:rsidR="00CC37CF" w:rsidRPr="00B207B1" w:rsidRDefault="00CC37CF" w:rsidP="00856A51">
            <w:pPr>
              <w:spacing w:line="400" w:lineRule="exact"/>
              <w:rPr>
                <w:color w:val="000000" w:themeColor="text1"/>
                <w:szCs w:val="21"/>
              </w:rPr>
            </w:pPr>
          </w:p>
        </w:tc>
        <w:tc>
          <w:tcPr>
            <w:tcW w:w="1701" w:type="dxa"/>
          </w:tcPr>
          <w:p w14:paraId="035CA287"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云备份服务器</w:t>
            </w:r>
          </w:p>
        </w:tc>
        <w:tc>
          <w:tcPr>
            <w:tcW w:w="1275" w:type="dxa"/>
          </w:tcPr>
          <w:p w14:paraId="13D3C8B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百度网盘</w:t>
            </w:r>
          </w:p>
        </w:tc>
        <w:tc>
          <w:tcPr>
            <w:tcW w:w="1134" w:type="dxa"/>
          </w:tcPr>
          <w:p w14:paraId="3EC9079A"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360云盘</w:t>
            </w:r>
          </w:p>
        </w:tc>
        <w:tc>
          <w:tcPr>
            <w:tcW w:w="993" w:type="dxa"/>
          </w:tcPr>
          <w:p w14:paraId="41356BF9"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D</w:t>
            </w:r>
            <w:r w:rsidRPr="00B207B1">
              <w:rPr>
                <w:color w:val="000000" w:themeColor="text1"/>
                <w:szCs w:val="21"/>
              </w:rPr>
              <w:t>ropbox</w:t>
            </w:r>
          </w:p>
        </w:tc>
        <w:tc>
          <w:tcPr>
            <w:tcW w:w="1644" w:type="dxa"/>
          </w:tcPr>
          <w:p w14:paraId="397BFEC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Google Drive</w:t>
            </w:r>
          </w:p>
        </w:tc>
      </w:tr>
      <w:tr w:rsidR="00CC37CF" w:rsidRPr="00B207B1" w14:paraId="59831186" w14:textId="77777777" w:rsidTr="00E92AAE">
        <w:tc>
          <w:tcPr>
            <w:tcW w:w="1555" w:type="dxa"/>
          </w:tcPr>
          <w:p w14:paraId="28470CD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服务器去重</w:t>
            </w:r>
          </w:p>
        </w:tc>
        <w:tc>
          <w:tcPr>
            <w:tcW w:w="1701" w:type="dxa"/>
          </w:tcPr>
          <w:p w14:paraId="48C4EDB2"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45DFB216"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134" w:type="dxa"/>
          </w:tcPr>
          <w:p w14:paraId="31BFC97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993" w:type="dxa"/>
          </w:tcPr>
          <w:p w14:paraId="25A09B0C"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644" w:type="dxa"/>
          </w:tcPr>
          <w:p w14:paraId="1D68D368" w14:textId="77777777" w:rsidR="00CC37CF" w:rsidRPr="00B207B1" w:rsidRDefault="00CC37CF" w:rsidP="00856A51">
            <w:pPr>
              <w:spacing w:line="400" w:lineRule="exact"/>
              <w:jc w:val="center"/>
              <w:rPr>
                <w:color w:val="000000" w:themeColor="text1"/>
                <w:szCs w:val="21"/>
              </w:rPr>
            </w:pPr>
          </w:p>
        </w:tc>
      </w:tr>
      <w:tr w:rsidR="00CC37CF" w:rsidRPr="00B207B1" w14:paraId="7C022AAD" w14:textId="77777777" w:rsidTr="00E92AAE">
        <w:tc>
          <w:tcPr>
            <w:tcW w:w="1555" w:type="dxa"/>
          </w:tcPr>
          <w:p w14:paraId="14442C3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本地缓存</w:t>
            </w:r>
          </w:p>
        </w:tc>
        <w:tc>
          <w:tcPr>
            <w:tcW w:w="1701" w:type="dxa"/>
          </w:tcPr>
          <w:p w14:paraId="1661922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383096EB" w14:textId="77777777" w:rsidR="00CC37CF" w:rsidRPr="00B207B1" w:rsidRDefault="00CC37CF" w:rsidP="00856A51">
            <w:pPr>
              <w:spacing w:line="400" w:lineRule="exact"/>
              <w:jc w:val="center"/>
              <w:rPr>
                <w:color w:val="000000" w:themeColor="text1"/>
                <w:szCs w:val="21"/>
              </w:rPr>
            </w:pPr>
          </w:p>
        </w:tc>
        <w:tc>
          <w:tcPr>
            <w:tcW w:w="1134" w:type="dxa"/>
          </w:tcPr>
          <w:p w14:paraId="3B1A8A6A" w14:textId="77777777" w:rsidR="00CC37CF" w:rsidRPr="00B207B1" w:rsidRDefault="00CC37CF" w:rsidP="00856A51">
            <w:pPr>
              <w:spacing w:line="400" w:lineRule="exact"/>
              <w:jc w:val="center"/>
              <w:rPr>
                <w:color w:val="000000" w:themeColor="text1"/>
                <w:szCs w:val="21"/>
              </w:rPr>
            </w:pPr>
          </w:p>
        </w:tc>
        <w:tc>
          <w:tcPr>
            <w:tcW w:w="993" w:type="dxa"/>
          </w:tcPr>
          <w:p w14:paraId="043CE492" w14:textId="77777777" w:rsidR="00CC37CF" w:rsidRPr="00B207B1" w:rsidRDefault="00CC37CF" w:rsidP="00856A51">
            <w:pPr>
              <w:spacing w:line="400" w:lineRule="exact"/>
              <w:jc w:val="center"/>
              <w:rPr>
                <w:color w:val="000000" w:themeColor="text1"/>
                <w:szCs w:val="21"/>
              </w:rPr>
            </w:pPr>
          </w:p>
        </w:tc>
        <w:tc>
          <w:tcPr>
            <w:tcW w:w="1644" w:type="dxa"/>
          </w:tcPr>
          <w:p w14:paraId="2F196345" w14:textId="77777777" w:rsidR="00CC37CF" w:rsidRPr="00B207B1" w:rsidRDefault="00CC37CF" w:rsidP="00856A51">
            <w:pPr>
              <w:spacing w:line="400" w:lineRule="exact"/>
              <w:jc w:val="center"/>
              <w:rPr>
                <w:color w:val="000000" w:themeColor="text1"/>
                <w:szCs w:val="21"/>
              </w:rPr>
            </w:pPr>
          </w:p>
        </w:tc>
      </w:tr>
    </w:tbl>
    <w:p w14:paraId="7A2C1C2A" w14:textId="77777777" w:rsidR="00A15916" w:rsidRPr="00B207B1" w:rsidRDefault="00D8350A" w:rsidP="008B03C9">
      <w:pPr>
        <w:spacing w:line="400" w:lineRule="exact"/>
        <w:ind w:firstLine="420"/>
        <w:rPr>
          <w:rFonts w:hAnsiTheme="minorEastAsia"/>
          <w:color w:val="000000" w:themeColor="text1"/>
          <w:rPrChange w:id="6408" w:author="JY0225" w:date="2017-08-24T12:11:00Z">
            <w:rPr>
              <w:color w:val="000000" w:themeColor="text1"/>
            </w:rPr>
          </w:rPrChange>
        </w:rPr>
      </w:pPr>
      <w:r w:rsidRPr="00B207B1">
        <w:rPr>
          <w:rFonts w:hAnsiTheme="minorEastAsia" w:hint="eastAsia"/>
          <w:color w:val="000000" w:themeColor="text1"/>
          <w:rPrChange w:id="6409" w:author="JY0225" w:date="2017-08-24T12:11:00Z">
            <w:rPr>
              <w:rFonts w:hint="eastAsia"/>
              <w:color w:val="000000" w:themeColor="text1"/>
            </w:rPr>
          </w:rPrChange>
        </w:rPr>
        <w:t>在数据去重方面，如表</w:t>
      </w:r>
      <w:r w:rsidRPr="00B207B1">
        <w:rPr>
          <w:rFonts w:hAnsiTheme="minorEastAsia"/>
          <w:color w:val="000000" w:themeColor="text1"/>
          <w:rPrChange w:id="6410" w:author="JY0225" w:date="2017-08-24T12:11:00Z">
            <w:rPr>
              <w:color w:val="000000" w:themeColor="text1"/>
            </w:rPr>
          </w:rPrChange>
        </w:rPr>
        <w:t>6-8</w:t>
      </w:r>
      <w:r w:rsidRPr="00B207B1">
        <w:rPr>
          <w:rFonts w:hAnsiTheme="minorEastAsia" w:hint="eastAsia"/>
          <w:color w:val="000000" w:themeColor="text1"/>
          <w:rPrChange w:id="6411" w:author="JY0225" w:date="2017-08-24T12:11:00Z">
            <w:rPr>
              <w:rFonts w:hint="eastAsia"/>
              <w:color w:val="000000" w:themeColor="text1"/>
            </w:rPr>
          </w:rPrChange>
        </w:rPr>
        <w:t>所示，百度网盘和</w:t>
      </w:r>
      <w:r w:rsidRPr="00B207B1">
        <w:rPr>
          <w:rFonts w:hAnsiTheme="minorEastAsia"/>
          <w:color w:val="000000" w:themeColor="text1"/>
          <w:rPrChange w:id="6412" w:author="JY0225" w:date="2017-08-24T12:11:00Z">
            <w:rPr>
              <w:color w:val="000000" w:themeColor="text1"/>
            </w:rPr>
          </w:rPrChange>
        </w:rPr>
        <w:t>360</w:t>
      </w:r>
      <w:r w:rsidRPr="00B207B1">
        <w:rPr>
          <w:rFonts w:hAnsiTheme="minorEastAsia" w:hint="eastAsia"/>
          <w:color w:val="000000" w:themeColor="text1"/>
          <w:rPrChange w:id="6413" w:author="JY0225" w:date="2017-08-24T12:11:00Z">
            <w:rPr>
              <w:rFonts w:hint="eastAsia"/>
              <w:color w:val="000000" w:themeColor="text1"/>
            </w:rPr>
          </w:rPrChange>
        </w:rPr>
        <w:t>云盘都采取了全局去重的方式，</w:t>
      </w:r>
      <w:r w:rsidRPr="00B207B1">
        <w:rPr>
          <w:rFonts w:hAnsiTheme="minorEastAsia"/>
          <w:color w:val="000000" w:themeColor="text1"/>
          <w:rPrChange w:id="6414" w:author="JY0225" w:date="2017-08-24T12:11:00Z">
            <w:rPr>
              <w:color w:val="000000" w:themeColor="text1"/>
            </w:rPr>
          </w:rPrChange>
        </w:rPr>
        <w:t>Dropbox</w:t>
      </w:r>
      <w:r w:rsidRPr="00B207B1">
        <w:rPr>
          <w:rFonts w:hAnsiTheme="minorEastAsia" w:hint="eastAsia"/>
          <w:color w:val="000000" w:themeColor="text1"/>
          <w:rPrChange w:id="6415" w:author="JY0225" w:date="2017-08-24T12:11:00Z">
            <w:rPr>
              <w:rFonts w:hint="eastAsia"/>
              <w:color w:val="000000" w:themeColor="text1"/>
            </w:rPr>
          </w:rPrChange>
        </w:rPr>
        <w:t>使用了单一用户去重，而</w:t>
      </w:r>
      <w:r w:rsidRPr="00B207B1">
        <w:rPr>
          <w:rFonts w:hAnsiTheme="minorEastAsia"/>
          <w:color w:val="000000" w:themeColor="text1"/>
          <w:rPrChange w:id="6416" w:author="JY0225" w:date="2017-08-24T12:11:00Z">
            <w:rPr>
              <w:color w:val="000000" w:themeColor="text1"/>
            </w:rPr>
          </w:rPrChange>
        </w:rPr>
        <w:t>Google Drive</w:t>
      </w:r>
      <w:r w:rsidRPr="00B207B1">
        <w:rPr>
          <w:rFonts w:hAnsiTheme="minorEastAsia" w:hint="eastAsia"/>
          <w:color w:val="000000" w:themeColor="text1"/>
          <w:rPrChange w:id="6417" w:author="JY0225" w:date="2017-08-24T12:11:00Z">
            <w:rPr>
              <w:rFonts w:hint="eastAsia"/>
              <w:color w:val="000000" w:themeColor="text1"/>
            </w:rPr>
          </w:rPrChange>
        </w:rPr>
        <w:t>未进行系统去重处理。优化后的中间件借鉴了</w:t>
      </w:r>
      <w:r w:rsidRPr="00B207B1">
        <w:rPr>
          <w:rFonts w:hAnsiTheme="minorEastAsia"/>
          <w:color w:val="000000" w:themeColor="text1"/>
          <w:rPrChange w:id="6418" w:author="JY0225" w:date="2017-08-24T12:11:00Z">
            <w:rPr>
              <w:color w:val="000000" w:themeColor="text1"/>
            </w:rPr>
          </w:rPrChange>
        </w:rPr>
        <w:t>Dropbox</w:t>
      </w:r>
      <w:r w:rsidRPr="00B207B1">
        <w:rPr>
          <w:rFonts w:hAnsiTheme="minorEastAsia" w:hint="eastAsia"/>
          <w:color w:val="000000" w:themeColor="text1"/>
          <w:rPrChange w:id="6419"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B207B1">
        <w:rPr>
          <w:rFonts w:hAnsiTheme="minorEastAsia"/>
          <w:color w:val="000000" w:themeColor="text1"/>
          <w:rPrChange w:id="6420" w:author="JY0225" w:date="2017-08-24T12:11:00Z">
            <w:rPr>
              <w:color w:val="000000" w:themeColor="text1"/>
            </w:rPr>
          </w:rPrChange>
        </w:rPr>
        <w:t>360</w:t>
      </w:r>
      <w:r w:rsidRPr="00B207B1">
        <w:rPr>
          <w:rFonts w:hAnsiTheme="minorEastAsia" w:hint="eastAsia"/>
          <w:color w:val="000000" w:themeColor="text1"/>
          <w:rPrChange w:id="6421" w:author="JY0225" w:date="2017-08-24T12:11:00Z">
            <w:rPr>
              <w:rFonts w:hint="eastAsia"/>
              <w:color w:val="000000" w:themeColor="text1"/>
            </w:rPr>
          </w:rPrChange>
        </w:rPr>
        <w:t>云盘已经</w:t>
      </w:r>
      <w:r w:rsidRPr="00B207B1">
        <w:rPr>
          <w:rFonts w:hAnsiTheme="minorEastAsia"/>
          <w:color w:val="000000" w:themeColor="text1"/>
          <w:rPrChange w:id="6422" w:author="JY0225" w:date="2017-08-24T12:11:00Z">
            <w:rPr>
              <w:color w:val="000000" w:themeColor="text1"/>
            </w:rPr>
          </w:rPrChange>
        </w:rPr>
        <w:t>Dropbox</w:t>
      </w:r>
      <w:r w:rsidRPr="00B207B1">
        <w:rPr>
          <w:rFonts w:hAnsiTheme="minorEastAsia" w:hint="eastAsia"/>
          <w:color w:val="000000" w:themeColor="text1"/>
          <w:rPrChange w:id="6423" w:author="JY0225" w:date="2017-08-24T12:11:00Z">
            <w:rPr>
              <w:rFonts w:hint="eastAsia"/>
              <w:color w:val="000000" w:themeColor="text1"/>
            </w:rPr>
          </w:rPrChange>
        </w:rPr>
        <w:t>和</w:t>
      </w:r>
      <w:r w:rsidRPr="00B207B1">
        <w:rPr>
          <w:rFonts w:hAnsiTheme="minorEastAsia"/>
          <w:color w:val="000000" w:themeColor="text1"/>
          <w:rPrChange w:id="6424" w:author="JY0225" w:date="2017-08-24T12:11:00Z">
            <w:rPr>
              <w:color w:val="000000" w:themeColor="text1"/>
            </w:rPr>
          </w:rPrChange>
        </w:rPr>
        <w:t>Google Drive</w:t>
      </w:r>
      <w:r w:rsidRPr="00B207B1">
        <w:rPr>
          <w:rFonts w:hAnsiTheme="minorEastAsia" w:hint="eastAsia"/>
          <w:color w:val="000000" w:themeColor="text1"/>
          <w:rPrChange w:id="6425"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4395B56C" w:rsidR="00785449" w:rsidRPr="00B207B1" w:rsidRDefault="005116A7" w:rsidP="005116A7">
      <w:pPr>
        <w:spacing w:line="400" w:lineRule="exact"/>
        <w:ind w:firstLine="420"/>
        <w:rPr>
          <w:rFonts w:hAnsiTheme="minorEastAsia"/>
          <w:color w:val="000000" w:themeColor="text1"/>
          <w:rPrChange w:id="6426" w:author="JY0225" w:date="2017-08-24T12:11:00Z">
            <w:rPr>
              <w:color w:val="000000" w:themeColor="text1"/>
            </w:rPr>
          </w:rPrChange>
        </w:rPr>
      </w:pPr>
      <w:r w:rsidRPr="00B207B1">
        <w:rPr>
          <w:rFonts w:hAnsiTheme="minorEastAsia" w:hint="eastAsia"/>
          <w:color w:val="000000" w:themeColor="text1"/>
          <w:rPrChange w:id="6427"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428" w:author="JY0225" w:date="2017-08-24T12:11:00Z">
            <w:rPr>
              <w:rFonts w:hint="eastAsia"/>
              <w:color w:val="000000" w:themeColor="text1"/>
            </w:rPr>
          </w:rPrChange>
        </w:rPr>
        <w:t>根据断点信息</w:t>
      </w:r>
      <w:r w:rsidRPr="00B207B1">
        <w:rPr>
          <w:rFonts w:hAnsiTheme="minorEastAsia" w:hint="eastAsia"/>
          <w:color w:val="000000" w:themeColor="text1"/>
          <w:rPrChange w:id="6429" w:author="JY0225" w:date="2017-08-24T12:11:00Z">
            <w:rPr>
              <w:rFonts w:hint="eastAsia"/>
              <w:color w:val="000000" w:themeColor="text1"/>
            </w:rPr>
          </w:rPrChange>
        </w:rPr>
        <w:t>续传，</w:t>
      </w:r>
      <w:r w:rsidR="00BF762B" w:rsidRPr="00B207B1">
        <w:rPr>
          <w:rFonts w:hAnsiTheme="minorEastAsia" w:hint="eastAsia"/>
          <w:color w:val="000000" w:themeColor="text1"/>
          <w:rPrChange w:id="6430" w:author="JY0225" w:date="2017-08-24T12:11:00Z">
            <w:rPr>
              <w:rFonts w:hint="eastAsia"/>
              <w:color w:val="000000" w:themeColor="text1"/>
            </w:rPr>
          </w:rPrChange>
        </w:rPr>
        <w:t>以上</w:t>
      </w:r>
      <w:r w:rsidRPr="00B207B1">
        <w:rPr>
          <w:rFonts w:hAnsiTheme="minorEastAsia" w:hint="eastAsia"/>
          <w:color w:val="000000" w:themeColor="text1"/>
          <w:rPrChange w:id="6431"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432"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433" w:author="JY0225" w:date="2017-08-24T12:11:00Z">
            <w:rPr/>
          </w:rPrChange>
        </w:rPr>
      </w:pPr>
      <w:r w:rsidRPr="00B207B1">
        <w:rPr>
          <w:rFonts w:hAnsiTheme="minorEastAsia" w:hint="eastAsia"/>
          <w:color w:val="000000" w:themeColor="text1"/>
          <w:rPrChange w:id="6434" w:author="JY0225" w:date="2017-08-24T12:11:00Z">
            <w:rPr>
              <w:rFonts w:hint="eastAsia"/>
              <w:color w:val="000000" w:themeColor="text1"/>
            </w:rPr>
          </w:rPrChange>
        </w:rPr>
        <w:t>表</w:t>
      </w:r>
      <w:r w:rsidR="00852E47" w:rsidRPr="00B207B1">
        <w:rPr>
          <w:rFonts w:hAnsiTheme="minorEastAsia"/>
          <w:color w:val="000000" w:themeColor="text1"/>
          <w:rPrChange w:id="6435" w:author="JY0225" w:date="2017-08-24T12:11:00Z">
            <w:rPr>
              <w:color w:val="000000" w:themeColor="text1"/>
            </w:rPr>
          </w:rPrChange>
        </w:rPr>
        <w:t>6-9</w:t>
      </w:r>
      <w:r w:rsidRPr="00B207B1">
        <w:rPr>
          <w:rFonts w:hAnsiTheme="minorEastAsia"/>
          <w:color w:val="000000" w:themeColor="text1"/>
          <w:rPrChange w:id="6436" w:author="JY0225" w:date="2017-08-24T12:11:00Z">
            <w:rPr>
              <w:color w:val="000000" w:themeColor="text1"/>
            </w:rPr>
          </w:rPrChange>
        </w:rPr>
        <w:t xml:space="preserve"> </w:t>
      </w:r>
      <w:r w:rsidRPr="00B207B1">
        <w:rPr>
          <w:rFonts w:hAnsiTheme="minorEastAsia" w:hint="eastAsia"/>
          <w:color w:val="000000" w:themeColor="text1"/>
          <w:rPrChange w:id="6437" w:author="JY0225" w:date="2017-08-24T12:11:00Z">
            <w:rPr>
              <w:rFonts w:hint="eastAsia"/>
              <w:color w:val="000000" w:themeColor="text1"/>
            </w:rPr>
          </w:rPrChange>
        </w:rPr>
        <w:t>同类产品</w:t>
      </w:r>
      <w:r w:rsidR="00834EEE" w:rsidRPr="00B207B1">
        <w:rPr>
          <w:rFonts w:hAnsiTheme="minorEastAsia" w:hint="eastAsia"/>
          <w:color w:val="000000" w:themeColor="text1"/>
          <w:rPrChange w:id="6438" w:author="JY0225" w:date="2017-08-24T12:11:00Z">
            <w:rPr>
              <w:rFonts w:hint="eastAsia"/>
              <w:color w:val="000000" w:themeColor="text1"/>
            </w:rPr>
          </w:rPrChange>
        </w:rPr>
        <w:t>支持客户端类型</w:t>
      </w:r>
      <w:r w:rsidRPr="00B207B1">
        <w:rPr>
          <w:rFonts w:hAnsiTheme="minorEastAsia" w:hint="eastAsia"/>
          <w:color w:val="000000" w:themeColor="text1"/>
          <w:rPrChange w:id="6439"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rsidRPr="00B207B1" w14:paraId="6A9C7238" w14:textId="77777777" w:rsidTr="00FD46CC">
        <w:trPr>
          <w:jc w:val="center"/>
        </w:trPr>
        <w:tc>
          <w:tcPr>
            <w:tcW w:w="1525" w:type="dxa"/>
          </w:tcPr>
          <w:p w14:paraId="50ADA584" w14:textId="77777777" w:rsidR="000E0EC6" w:rsidRPr="00B207B1" w:rsidRDefault="000E0EC6" w:rsidP="00856A51">
            <w:pPr>
              <w:spacing w:line="400" w:lineRule="exact"/>
              <w:rPr>
                <w:color w:val="000000" w:themeColor="text1"/>
                <w:szCs w:val="21"/>
              </w:rPr>
            </w:pPr>
          </w:p>
        </w:tc>
        <w:tc>
          <w:tcPr>
            <w:tcW w:w="1080" w:type="dxa"/>
          </w:tcPr>
          <w:p w14:paraId="30B3AC6B"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Windows</w:t>
            </w:r>
          </w:p>
        </w:tc>
        <w:tc>
          <w:tcPr>
            <w:tcW w:w="792" w:type="dxa"/>
          </w:tcPr>
          <w:p w14:paraId="77EA5B2F"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iOS</w:t>
            </w:r>
          </w:p>
        </w:tc>
        <w:tc>
          <w:tcPr>
            <w:tcW w:w="709" w:type="dxa"/>
          </w:tcPr>
          <w:p w14:paraId="74B923DD"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Linux</w:t>
            </w:r>
          </w:p>
        </w:tc>
        <w:tc>
          <w:tcPr>
            <w:tcW w:w="992" w:type="dxa"/>
          </w:tcPr>
          <w:p w14:paraId="7DA1D6FC"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Android</w:t>
            </w:r>
          </w:p>
        </w:tc>
        <w:tc>
          <w:tcPr>
            <w:tcW w:w="709" w:type="dxa"/>
          </w:tcPr>
          <w:p w14:paraId="44C16B92"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Web</w:t>
            </w:r>
          </w:p>
        </w:tc>
        <w:tc>
          <w:tcPr>
            <w:tcW w:w="992" w:type="dxa"/>
          </w:tcPr>
          <w:p w14:paraId="4B489AC7"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Java SDK</w:t>
            </w:r>
          </w:p>
        </w:tc>
        <w:tc>
          <w:tcPr>
            <w:tcW w:w="1163" w:type="dxa"/>
          </w:tcPr>
          <w:p w14:paraId="3B669CDC"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Extension</w:t>
            </w:r>
          </w:p>
        </w:tc>
      </w:tr>
      <w:tr w:rsidR="000E681F" w:rsidRPr="00B207B1" w14:paraId="403F3AEB" w14:textId="77777777" w:rsidTr="00FD46CC">
        <w:trPr>
          <w:jc w:val="center"/>
        </w:trPr>
        <w:tc>
          <w:tcPr>
            <w:tcW w:w="1525" w:type="dxa"/>
          </w:tcPr>
          <w:p w14:paraId="0ED6C76E"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云备份服务器</w:t>
            </w:r>
          </w:p>
        </w:tc>
        <w:tc>
          <w:tcPr>
            <w:tcW w:w="1080" w:type="dxa"/>
          </w:tcPr>
          <w:p w14:paraId="60AD8ED1" w14:textId="77777777" w:rsidR="000E0EC6" w:rsidRPr="00B207B1" w:rsidRDefault="000E0EC6" w:rsidP="00856A51">
            <w:pPr>
              <w:spacing w:line="400" w:lineRule="exact"/>
              <w:jc w:val="center"/>
              <w:rPr>
                <w:color w:val="000000" w:themeColor="text1"/>
                <w:szCs w:val="21"/>
              </w:rPr>
            </w:pPr>
          </w:p>
        </w:tc>
        <w:tc>
          <w:tcPr>
            <w:tcW w:w="792" w:type="dxa"/>
          </w:tcPr>
          <w:p w14:paraId="7D4CC92E" w14:textId="77777777" w:rsidR="000E0EC6" w:rsidRPr="00B207B1" w:rsidRDefault="000E0EC6" w:rsidP="00856A51">
            <w:pPr>
              <w:spacing w:line="400" w:lineRule="exact"/>
              <w:jc w:val="center"/>
              <w:rPr>
                <w:color w:val="000000" w:themeColor="text1"/>
                <w:szCs w:val="21"/>
              </w:rPr>
            </w:pPr>
          </w:p>
        </w:tc>
        <w:tc>
          <w:tcPr>
            <w:tcW w:w="709" w:type="dxa"/>
          </w:tcPr>
          <w:p w14:paraId="05CEE113" w14:textId="77777777" w:rsidR="000E0EC6" w:rsidRPr="00B207B1" w:rsidRDefault="00851844"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6C9D5703" w14:textId="77777777" w:rsidR="000E0EC6" w:rsidRPr="00B207B1" w:rsidRDefault="000E0EC6" w:rsidP="00856A51">
            <w:pPr>
              <w:spacing w:line="400" w:lineRule="exact"/>
              <w:jc w:val="center"/>
              <w:rPr>
                <w:color w:val="000000" w:themeColor="text1"/>
                <w:szCs w:val="21"/>
              </w:rPr>
            </w:pPr>
          </w:p>
        </w:tc>
        <w:tc>
          <w:tcPr>
            <w:tcW w:w="709" w:type="dxa"/>
          </w:tcPr>
          <w:p w14:paraId="6B20085F" w14:textId="77777777" w:rsidR="000E0EC6" w:rsidRPr="00B207B1" w:rsidRDefault="000E0EC6" w:rsidP="00856A51">
            <w:pPr>
              <w:spacing w:line="400" w:lineRule="exact"/>
              <w:jc w:val="center"/>
              <w:rPr>
                <w:color w:val="000000" w:themeColor="text1"/>
                <w:szCs w:val="21"/>
              </w:rPr>
            </w:pPr>
          </w:p>
        </w:tc>
        <w:tc>
          <w:tcPr>
            <w:tcW w:w="992" w:type="dxa"/>
          </w:tcPr>
          <w:p w14:paraId="46EE0F22"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35C7777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r>
      <w:tr w:rsidR="000E681F" w:rsidRPr="00B207B1" w14:paraId="1C646AB8" w14:textId="77777777" w:rsidTr="00FD46CC">
        <w:trPr>
          <w:jc w:val="center"/>
        </w:trPr>
        <w:tc>
          <w:tcPr>
            <w:tcW w:w="1525" w:type="dxa"/>
          </w:tcPr>
          <w:p w14:paraId="54C41AAB"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百度网盘</w:t>
            </w:r>
          </w:p>
        </w:tc>
        <w:tc>
          <w:tcPr>
            <w:tcW w:w="1080" w:type="dxa"/>
          </w:tcPr>
          <w:p w14:paraId="023FEF09" w14:textId="77777777" w:rsidR="000E0EC6" w:rsidRPr="00B207B1" w:rsidRDefault="000E0EC6"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9C1E8BC"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F0A648B"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CBFF6B8"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B68E2F6"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11D7C35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D6DE7DA" w14:textId="77777777" w:rsidR="000E0EC6" w:rsidRPr="00B207B1" w:rsidRDefault="000E0EC6" w:rsidP="00856A51">
            <w:pPr>
              <w:spacing w:line="400" w:lineRule="exact"/>
              <w:jc w:val="center"/>
              <w:rPr>
                <w:color w:val="000000" w:themeColor="text1"/>
                <w:szCs w:val="21"/>
              </w:rPr>
            </w:pPr>
          </w:p>
        </w:tc>
      </w:tr>
      <w:tr w:rsidR="000E681F" w:rsidRPr="00B207B1" w14:paraId="5C41EE39" w14:textId="77777777" w:rsidTr="00FD46CC">
        <w:trPr>
          <w:jc w:val="center"/>
        </w:trPr>
        <w:tc>
          <w:tcPr>
            <w:tcW w:w="1525" w:type="dxa"/>
          </w:tcPr>
          <w:p w14:paraId="535EC41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360云盘</w:t>
            </w:r>
          </w:p>
        </w:tc>
        <w:tc>
          <w:tcPr>
            <w:tcW w:w="1080" w:type="dxa"/>
          </w:tcPr>
          <w:p w14:paraId="7596CAB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34EB3561"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E6BA9E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3629A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8DB680D"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4337FC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56BAEDCE" w14:textId="77777777" w:rsidR="000E681F" w:rsidRPr="00B207B1" w:rsidRDefault="000E681F" w:rsidP="00856A51">
            <w:pPr>
              <w:spacing w:line="400" w:lineRule="exact"/>
              <w:jc w:val="center"/>
              <w:rPr>
                <w:color w:val="000000" w:themeColor="text1"/>
                <w:szCs w:val="21"/>
              </w:rPr>
            </w:pPr>
          </w:p>
        </w:tc>
      </w:tr>
      <w:tr w:rsidR="000E681F" w:rsidRPr="00B207B1" w14:paraId="760EBF47" w14:textId="77777777" w:rsidTr="00FD46CC">
        <w:trPr>
          <w:jc w:val="center"/>
        </w:trPr>
        <w:tc>
          <w:tcPr>
            <w:tcW w:w="1525" w:type="dxa"/>
          </w:tcPr>
          <w:p w14:paraId="685CDA3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Dropbox</w:t>
            </w:r>
          </w:p>
        </w:tc>
        <w:tc>
          <w:tcPr>
            <w:tcW w:w="1080" w:type="dxa"/>
          </w:tcPr>
          <w:p w14:paraId="4D2D7F0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56FD93B"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0EED9F8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D0DB185"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1600C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7CDF1F4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6C09B33" w14:textId="77777777" w:rsidR="000E681F" w:rsidRPr="00B207B1" w:rsidRDefault="000E681F" w:rsidP="00856A51">
            <w:pPr>
              <w:spacing w:line="400" w:lineRule="exact"/>
              <w:jc w:val="center"/>
              <w:rPr>
                <w:color w:val="000000" w:themeColor="text1"/>
                <w:szCs w:val="21"/>
              </w:rPr>
            </w:pPr>
          </w:p>
        </w:tc>
      </w:tr>
      <w:tr w:rsidR="000E681F" w:rsidRPr="00B207B1" w14:paraId="2C2B5349" w14:textId="77777777" w:rsidTr="00FD46CC">
        <w:trPr>
          <w:jc w:val="center"/>
        </w:trPr>
        <w:tc>
          <w:tcPr>
            <w:tcW w:w="1525" w:type="dxa"/>
          </w:tcPr>
          <w:p w14:paraId="2ECCF923"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Google Drive</w:t>
            </w:r>
          </w:p>
        </w:tc>
        <w:tc>
          <w:tcPr>
            <w:tcW w:w="1080" w:type="dxa"/>
          </w:tcPr>
          <w:p w14:paraId="087E6E6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755D880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03974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7449B19"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7DFEE7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3716FA4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078C4B24" w14:textId="77777777" w:rsidR="000E681F" w:rsidRPr="00B207B1" w:rsidRDefault="000E681F" w:rsidP="00856A51">
            <w:pPr>
              <w:spacing w:line="400" w:lineRule="exact"/>
              <w:jc w:val="center"/>
              <w:rPr>
                <w:color w:val="000000" w:themeColor="text1"/>
                <w:szCs w:val="21"/>
              </w:rPr>
            </w:pPr>
          </w:p>
        </w:tc>
      </w:tr>
    </w:tbl>
    <w:p w14:paraId="1526DBA2" w14:textId="77777777" w:rsidR="00AE638A" w:rsidRPr="00B207B1" w:rsidDel="00EB7C9A" w:rsidRDefault="00937BE2" w:rsidP="00A17D76">
      <w:pPr>
        <w:spacing w:line="400" w:lineRule="exact"/>
        <w:ind w:firstLine="420"/>
        <w:rPr>
          <w:del w:id="6440" w:author="JY0225" w:date="2017-08-24T10:55:00Z"/>
          <w:rFonts w:hAnsiTheme="minorEastAsia"/>
          <w:color w:val="000000" w:themeColor="text1"/>
          <w:rPrChange w:id="6441" w:author="JY0225" w:date="2017-08-24T12:11:00Z">
            <w:rPr>
              <w:del w:id="6442" w:author="JY0225" w:date="2017-08-24T10:55:00Z"/>
              <w:color w:val="000000" w:themeColor="text1"/>
            </w:rPr>
          </w:rPrChange>
        </w:rPr>
      </w:pPr>
      <w:r w:rsidRPr="00B207B1">
        <w:rPr>
          <w:rFonts w:hAnsiTheme="minorEastAsia" w:hint="eastAsia"/>
          <w:color w:val="000000" w:themeColor="text1"/>
          <w:rPrChange w:id="6443"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444" w:author="JY0225" w:date="2017-08-24T12:11:00Z">
            <w:rPr>
              <w:rFonts w:hint="eastAsia"/>
              <w:color w:val="000000" w:themeColor="text1"/>
            </w:rPr>
          </w:rPrChange>
        </w:rPr>
        <w:t>如表</w:t>
      </w:r>
      <w:r w:rsidR="00D602AD" w:rsidRPr="00B207B1">
        <w:rPr>
          <w:rFonts w:hAnsiTheme="minorEastAsia"/>
          <w:color w:val="000000" w:themeColor="text1"/>
          <w:rPrChange w:id="6445" w:author="JY0225" w:date="2017-08-24T12:11:00Z">
            <w:rPr>
              <w:color w:val="000000" w:themeColor="text1"/>
            </w:rPr>
          </w:rPrChange>
        </w:rPr>
        <w:t>6-9</w:t>
      </w:r>
      <w:r w:rsidR="00D602AD" w:rsidRPr="00B207B1">
        <w:rPr>
          <w:rFonts w:hAnsiTheme="minorEastAsia" w:hint="eastAsia"/>
          <w:color w:val="000000" w:themeColor="text1"/>
          <w:rPrChange w:id="6446" w:author="JY0225" w:date="2017-08-24T12:11:00Z">
            <w:rPr>
              <w:rFonts w:hint="eastAsia"/>
              <w:color w:val="000000" w:themeColor="text1"/>
            </w:rPr>
          </w:rPrChange>
        </w:rPr>
        <w:t>所示</w:t>
      </w:r>
      <w:r w:rsidRPr="00B207B1">
        <w:rPr>
          <w:rFonts w:hAnsiTheme="minorEastAsia" w:hint="eastAsia"/>
          <w:color w:val="000000" w:themeColor="text1"/>
          <w:rPrChange w:id="6447"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448" w:author="JY0225" w:date="2017-08-24T12:11:00Z">
            <w:rPr>
              <w:rFonts w:hint="eastAsia"/>
              <w:color w:val="000000" w:themeColor="text1"/>
            </w:rPr>
          </w:rPrChange>
        </w:rPr>
        <w:t>操作系统和平台</w:t>
      </w:r>
      <w:r w:rsidRPr="00B207B1">
        <w:rPr>
          <w:rFonts w:hAnsiTheme="minorEastAsia" w:hint="eastAsia"/>
          <w:color w:val="000000" w:themeColor="text1"/>
          <w:rPrChange w:id="6449" w:author="JY0225" w:date="2017-08-24T12:11:00Z">
            <w:rPr>
              <w:rFonts w:hint="eastAsia"/>
              <w:color w:val="000000" w:themeColor="text1"/>
            </w:rPr>
          </w:rPrChange>
        </w:rPr>
        <w:t>，如</w:t>
      </w:r>
      <w:r w:rsidRPr="00B207B1">
        <w:rPr>
          <w:rFonts w:hAnsiTheme="minorEastAsia"/>
          <w:color w:val="000000" w:themeColor="text1"/>
          <w:rPrChange w:id="6450" w:author="JY0225" w:date="2017-08-24T12:11:00Z">
            <w:rPr>
              <w:color w:val="000000" w:themeColor="text1"/>
            </w:rPr>
          </w:rPrChange>
        </w:rPr>
        <w:t>Windows</w:t>
      </w:r>
      <w:r w:rsidRPr="00B207B1">
        <w:rPr>
          <w:rFonts w:hAnsiTheme="minorEastAsia" w:hint="eastAsia"/>
          <w:color w:val="000000" w:themeColor="text1"/>
          <w:rPrChange w:id="6451" w:author="JY0225" w:date="2017-08-24T12:11:00Z">
            <w:rPr>
              <w:rFonts w:hint="eastAsia"/>
              <w:color w:val="000000" w:themeColor="text1"/>
            </w:rPr>
          </w:rPrChange>
        </w:rPr>
        <w:t>、</w:t>
      </w:r>
      <w:r w:rsidRPr="00B207B1">
        <w:rPr>
          <w:rFonts w:hAnsiTheme="minorEastAsia"/>
          <w:color w:val="000000" w:themeColor="text1"/>
          <w:rPrChange w:id="6452" w:author="JY0225" w:date="2017-08-24T12:11:00Z">
            <w:rPr>
              <w:color w:val="000000" w:themeColor="text1"/>
            </w:rPr>
          </w:rPrChange>
        </w:rPr>
        <w:t>iOS</w:t>
      </w:r>
      <w:r w:rsidRPr="00B207B1">
        <w:rPr>
          <w:rFonts w:hAnsiTheme="minorEastAsia" w:hint="eastAsia"/>
          <w:color w:val="000000" w:themeColor="text1"/>
          <w:rPrChange w:id="6453" w:author="JY0225" w:date="2017-08-24T12:11:00Z">
            <w:rPr>
              <w:rFonts w:hint="eastAsia"/>
              <w:color w:val="000000" w:themeColor="text1"/>
            </w:rPr>
          </w:rPrChange>
        </w:rPr>
        <w:t>、</w:t>
      </w:r>
      <w:r w:rsidRPr="00B207B1">
        <w:rPr>
          <w:rFonts w:hAnsiTheme="minorEastAsia"/>
          <w:color w:val="000000" w:themeColor="text1"/>
          <w:rPrChange w:id="6454" w:author="JY0225" w:date="2017-08-24T12:11:00Z">
            <w:rPr>
              <w:color w:val="000000" w:themeColor="text1"/>
            </w:rPr>
          </w:rPrChange>
        </w:rPr>
        <w:t>Linux</w:t>
      </w:r>
      <w:r w:rsidRPr="00B207B1">
        <w:rPr>
          <w:rFonts w:hAnsiTheme="minorEastAsia" w:hint="eastAsia"/>
          <w:color w:val="000000" w:themeColor="text1"/>
          <w:rPrChange w:id="6455" w:author="JY0225" w:date="2017-08-24T12:11:00Z">
            <w:rPr>
              <w:rFonts w:hint="eastAsia"/>
              <w:color w:val="000000" w:themeColor="text1"/>
            </w:rPr>
          </w:rPrChange>
        </w:rPr>
        <w:t>、</w:t>
      </w:r>
      <w:r w:rsidRPr="00B207B1">
        <w:rPr>
          <w:rFonts w:hAnsiTheme="minorEastAsia"/>
          <w:color w:val="000000" w:themeColor="text1"/>
          <w:rPrChange w:id="6456" w:author="JY0225" w:date="2017-08-24T12:11:00Z">
            <w:rPr>
              <w:color w:val="000000" w:themeColor="text1"/>
            </w:rPr>
          </w:rPrChange>
        </w:rPr>
        <w:t>Android</w:t>
      </w:r>
      <w:r w:rsidRPr="00B207B1">
        <w:rPr>
          <w:rFonts w:hAnsiTheme="minorEastAsia" w:hint="eastAsia"/>
          <w:color w:val="000000" w:themeColor="text1"/>
          <w:rPrChange w:id="6457" w:author="JY0225" w:date="2017-08-24T12:11:00Z">
            <w:rPr>
              <w:rFonts w:hint="eastAsia"/>
              <w:color w:val="000000" w:themeColor="text1"/>
            </w:rPr>
          </w:rPrChange>
        </w:rPr>
        <w:t>、</w:t>
      </w:r>
      <w:r w:rsidRPr="00B207B1">
        <w:rPr>
          <w:rFonts w:hAnsiTheme="minorEastAsia"/>
          <w:color w:val="000000" w:themeColor="text1"/>
          <w:rPrChange w:id="6458" w:author="JY0225" w:date="2017-08-24T12:11:00Z">
            <w:rPr>
              <w:color w:val="000000" w:themeColor="text1"/>
            </w:rPr>
          </w:rPrChange>
        </w:rPr>
        <w:t>Web</w:t>
      </w:r>
      <w:r w:rsidRPr="00B207B1">
        <w:rPr>
          <w:rFonts w:hAnsiTheme="minorEastAsia" w:hint="eastAsia"/>
          <w:color w:val="000000" w:themeColor="text1"/>
          <w:rPrChange w:id="6459" w:author="JY0225" w:date="2017-08-24T12:11:00Z">
            <w:rPr>
              <w:rFonts w:hint="eastAsia"/>
              <w:color w:val="000000" w:themeColor="text1"/>
            </w:rPr>
          </w:rPrChange>
        </w:rPr>
        <w:t>等。为适应当前平台多元化的</w:t>
      </w:r>
      <w:r w:rsidRPr="00B207B1">
        <w:rPr>
          <w:rFonts w:hAnsiTheme="minorEastAsia" w:hint="eastAsia"/>
          <w:color w:val="000000" w:themeColor="text1"/>
          <w:rPrChange w:id="6460" w:author="JY0225" w:date="2017-08-24T12:11:00Z">
            <w:rPr>
              <w:rFonts w:hint="eastAsia"/>
              <w:color w:val="000000" w:themeColor="text1"/>
            </w:rPr>
          </w:rPrChange>
        </w:rPr>
        <w:lastRenderedPageBreak/>
        <w:t>格局，本文开发了两款云备份客户端，分别是</w:t>
      </w:r>
      <w:r w:rsidRPr="00B207B1">
        <w:rPr>
          <w:rFonts w:hAnsiTheme="minorEastAsia"/>
          <w:color w:val="000000" w:themeColor="text1"/>
          <w:rPrChange w:id="6461" w:author="JY0225" w:date="2017-08-24T12:11:00Z">
            <w:rPr>
              <w:color w:val="000000" w:themeColor="text1"/>
            </w:rPr>
          </w:rPrChange>
        </w:rPr>
        <w:t>Java SDK</w:t>
      </w:r>
      <w:r w:rsidRPr="00B207B1">
        <w:rPr>
          <w:rFonts w:hAnsiTheme="minorEastAsia" w:hint="eastAsia"/>
          <w:color w:val="000000" w:themeColor="text1"/>
          <w:rPrChange w:id="6462" w:author="JY0225" w:date="2017-08-24T12:11:00Z">
            <w:rPr>
              <w:rFonts w:hint="eastAsia"/>
              <w:color w:val="000000" w:themeColor="text1"/>
            </w:rPr>
          </w:rPrChange>
        </w:rPr>
        <w:t>和</w:t>
      </w:r>
      <w:r w:rsidRPr="00B207B1">
        <w:rPr>
          <w:rFonts w:hAnsiTheme="minorEastAsia"/>
          <w:color w:val="000000" w:themeColor="text1"/>
          <w:rPrChange w:id="6463" w:author="JY0225" w:date="2017-08-24T12:11:00Z">
            <w:rPr>
              <w:color w:val="000000" w:themeColor="text1"/>
            </w:rPr>
          </w:rPrChange>
        </w:rPr>
        <w:t>Firefox</w:t>
      </w:r>
      <w:r w:rsidRPr="00B207B1">
        <w:rPr>
          <w:rFonts w:hAnsiTheme="minorEastAsia" w:hint="eastAsia"/>
          <w:color w:val="000000" w:themeColor="text1"/>
          <w:rPrChange w:id="6464" w:author="JY0225" w:date="2017-08-24T12:11:00Z">
            <w:rPr>
              <w:rFonts w:hint="eastAsia"/>
              <w:color w:val="000000" w:themeColor="text1"/>
            </w:rPr>
          </w:rPrChange>
        </w:rPr>
        <w:t>扩展工具</w:t>
      </w:r>
      <w:r w:rsidR="006266BD" w:rsidRPr="00B207B1">
        <w:rPr>
          <w:rFonts w:hAnsiTheme="minorEastAsia" w:hint="eastAsia"/>
          <w:color w:val="000000" w:themeColor="text1"/>
          <w:rPrChange w:id="6465" w:author="JY0225" w:date="2017-08-24T12:11:00Z">
            <w:rPr>
              <w:rFonts w:hint="eastAsia"/>
              <w:color w:val="000000" w:themeColor="text1"/>
            </w:rPr>
          </w:rPrChange>
        </w:rPr>
        <w:t>。</w:t>
      </w:r>
      <w:r w:rsidRPr="00B207B1">
        <w:rPr>
          <w:rFonts w:hAnsiTheme="minorEastAsia"/>
          <w:color w:val="000000" w:themeColor="text1"/>
          <w:rPrChange w:id="6466" w:author="JY0225" w:date="2017-08-24T12:11:00Z">
            <w:rPr>
              <w:color w:val="000000" w:themeColor="text1"/>
            </w:rPr>
          </w:rPrChange>
        </w:rPr>
        <w:t>Java SDK</w:t>
      </w:r>
      <w:r w:rsidRPr="00B207B1">
        <w:rPr>
          <w:rFonts w:hAnsiTheme="minorEastAsia" w:hint="eastAsia"/>
          <w:color w:val="000000" w:themeColor="text1"/>
          <w:rPrChange w:id="6467" w:author="JY0225" w:date="2017-08-24T12:11:00Z">
            <w:rPr>
              <w:rFonts w:hint="eastAsia"/>
              <w:color w:val="000000" w:themeColor="text1"/>
            </w:rPr>
          </w:rPrChange>
        </w:rPr>
        <w:t>可用于与</w:t>
      </w:r>
      <w:r w:rsidRPr="00B207B1">
        <w:rPr>
          <w:rFonts w:hAnsiTheme="minorEastAsia"/>
          <w:color w:val="000000" w:themeColor="text1"/>
          <w:rPrChange w:id="6468" w:author="JY0225" w:date="2017-08-24T12:11:00Z">
            <w:rPr>
              <w:color w:val="000000" w:themeColor="text1"/>
            </w:rPr>
          </w:rPrChange>
        </w:rPr>
        <w:t>Java</w:t>
      </w:r>
      <w:r w:rsidRPr="00B207B1">
        <w:rPr>
          <w:rFonts w:hAnsiTheme="minorEastAsia" w:hint="eastAsia"/>
          <w:color w:val="000000" w:themeColor="text1"/>
          <w:rPrChange w:id="6469" w:author="JY0225" w:date="2017-08-24T12:11:00Z">
            <w:rPr>
              <w:rFonts w:hint="eastAsia"/>
              <w:color w:val="000000" w:themeColor="text1"/>
            </w:rPr>
          </w:rPrChange>
        </w:rPr>
        <w:t>相关的应用，如</w:t>
      </w:r>
      <w:r w:rsidRPr="00B207B1">
        <w:rPr>
          <w:rFonts w:hAnsiTheme="minorEastAsia"/>
          <w:color w:val="000000" w:themeColor="text1"/>
          <w:rPrChange w:id="6470" w:author="JY0225" w:date="2017-08-24T12:11:00Z">
            <w:rPr>
              <w:color w:val="000000" w:themeColor="text1"/>
            </w:rPr>
          </w:rPrChange>
        </w:rPr>
        <w:t>Web</w:t>
      </w:r>
      <w:r w:rsidRPr="00B207B1">
        <w:rPr>
          <w:rFonts w:hAnsiTheme="minorEastAsia" w:hint="eastAsia"/>
          <w:color w:val="000000" w:themeColor="text1"/>
          <w:rPrChange w:id="6471" w:author="JY0225" w:date="2017-08-24T12:11:00Z">
            <w:rPr>
              <w:rFonts w:hint="eastAsia"/>
              <w:color w:val="000000" w:themeColor="text1"/>
            </w:rPr>
          </w:rPrChange>
        </w:rPr>
        <w:t>开发和</w:t>
      </w:r>
      <w:r w:rsidRPr="00B207B1">
        <w:rPr>
          <w:rFonts w:hAnsiTheme="minorEastAsia"/>
          <w:color w:val="000000" w:themeColor="text1"/>
          <w:rPrChange w:id="6472" w:author="JY0225" w:date="2017-08-24T12:11:00Z">
            <w:rPr>
              <w:color w:val="000000" w:themeColor="text1"/>
            </w:rPr>
          </w:rPrChange>
        </w:rPr>
        <w:t>Android</w:t>
      </w:r>
      <w:r w:rsidRPr="00B207B1">
        <w:rPr>
          <w:rFonts w:hAnsiTheme="minorEastAsia" w:hint="eastAsia"/>
          <w:color w:val="000000" w:themeColor="text1"/>
          <w:rPrChange w:id="6473" w:author="JY0225" w:date="2017-08-24T12:11:00Z">
            <w:rPr>
              <w:rFonts w:hint="eastAsia"/>
              <w:color w:val="000000" w:themeColor="text1"/>
            </w:rPr>
          </w:rPrChange>
        </w:rPr>
        <w:t>开发。</w:t>
      </w:r>
      <w:r w:rsidRPr="00B207B1">
        <w:rPr>
          <w:rFonts w:hAnsiTheme="minorEastAsia"/>
          <w:color w:val="000000" w:themeColor="text1"/>
          <w:rPrChange w:id="6474" w:author="JY0225" w:date="2017-08-24T12:11:00Z">
            <w:rPr>
              <w:color w:val="000000" w:themeColor="text1"/>
            </w:rPr>
          </w:rPrChange>
        </w:rPr>
        <w:t>Firefox</w:t>
      </w:r>
      <w:r w:rsidR="00C3143A" w:rsidRPr="00B207B1">
        <w:rPr>
          <w:rFonts w:hAnsiTheme="minorEastAsia" w:hint="eastAsia"/>
          <w:color w:val="000000" w:themeColor="text1"/>
          <w:rPrChange w:id="6475" w:author="JY0225" w:date="2017-08-24T12:11:00Z">
            <w:rPr>
              <w:rFonts w:hint="eastAsia"/>
              <w:color w:val="000000" w:themeColor="text1"/>
            </w:rPr>
          </w:rPrChange>
        </w:rPr>
        <w:t>扩展工具相较于</w:t>
      </w:r>
      <w:r w:rsidRPr="00B207B1">
        <w:rPr>
          <w:rFonts w:hAnsiTheme="minorEastAsia" w:hint="eastAsia"/>
          <w:color w:val="000000" w:themeColor="text1"/>
          <w:rPrChange w:id="6476"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477" w:author="JY0225" w:date="2017-08-24T10:55:00Z"/>
          <w:rFonts w:hAnsiTheme="minorEastAsia"/>
          <w:color w:val="000000" w:themeColor="text1"/>
          <w:rPrChange w:id="6478" w:author="JY0225" w:date="2017-08-24T12:11:00Z">
            <w:rPr>
              <w:del w:id="6479"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480" w:author="JY0225" w:date="2017-08-24T10:55:00Z">
          <w:pPr>
            <w:spacing w:line="400" w:lineRule="exact"/>
            <w:jc w:val="center"/>
          </w:pPr>
        </w:pPrChange>
      </w:pPr>
      <w:r w:rsidRPr="00B207B1">
        <w:rPr>
          <w:rFonts w:hAnsiTheme="minorEastAsia"/>
          <w:color w:val="000000" w:themeColor="text1"/>
          <w:rPrChange w:id="6481"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482" w:name="_Toc491952483"/>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482"/>
    </w:p>
    <w:p w14:paraId="078765CD" w14:textId="77777777" w:rsidR="008276E8" w:rsidRPr="00B207B1" w:rsidRDefault="009B2B17">
      <w:pPr>
        <w:pStyle w:val="21"/>
        <w:spacing w:line="240" w:lineRule="auto"/>
        <w:pPrChange w:id="6483" w:author="微软用户" w:date="2017-08-18T22:56:00Z">
          <w:pPr>
            <w:pStyle w:val="21"/>
          </w:pPr>
        </w:pPrChange>
      </w:pPr>
      <w:bookmarkStart w:id="6484" w:name="_Toc491952484"/>
      <w:r w:rsidRPr="00B207B1">
        <w:t>7</w:t>
      </w:r>
      <w:r w:rsidR="0032102F" w:rsidRPr="00B207B1">
        <w:t xml:space="preserve">.1 </w:t>
      </w:r>
      <w:r w:rsidR="0032102F" w:rsidRPr="00B207B1">
        <w:t>总结</w:t>
      </w:r>
      <w:bookmarkEnd w:id="6484"/>
    </w:p>
    <w:p w14:paraId="70592C4E" w14:textId="77777777" w:rsidR="00D4036B" w:rsidRPr="00B207B1" w:rsidDel="0049416F" w:rsidRDefault="00D4036B">
      <w:pPr>
        <w:spacing w:line="400" w:lineRule="exact"/>
        <w:rPr>
          <w:del w:id="6485" w:author="微软用户" w:date="2017-08-24T16:05:00Z"/>
          <w:color w:val="000000" w:themeColor="text1"/>
        </w:rPr>
      </w:pPr>
      <w:r w:rsidRPr="00B207B1">
        <w:rPr>
          <w:color w:val="FF0000"/>
          <w:rPrChange w:id="6486" w:author="JY0225" w:date="2017-08-14T12:55:00Z">
            <w:rPr>
              <w:color w:val="000000" w:themeColor="text1"/>
            </w:rPr>
          </w:rPrChange>
        </w:rPr>
        <w:tab/>
      </w:r>
      <w:ins w:id="6487"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488" w:author="微软用户" w:date="2017-08-24T16:16:00Z">
        <w:r w:rsidR="007B4C70" w:rsidRPr="00B207B1">
          <w:rPr>
            <w:rFonts w:hint="eastAsia"/>
            <w:color w:val="000000" w:themeColor="text1"/>
          </w:rPr>
          <w:t>越来越受人们的青睐</w:t>
        </w:r>
      </w:ins>
      <w:ins w:id="6489" w:author="微软用户" w:date="2017-08-24T16:15:00Z">
        <w:r w:rsidR="0075589C" w:rsidRPr="00B207B1">
          <w:rPr>
            <w:rFonts w:hint="eastAsia"/>
            <w:color w:val="000000" w:themeColor="text1"/>
          </w:rPr>
          <w:t>，</w:t>
        </w:r>
      </w:ins>
      <w:ins w:id="6490"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491" w:author="微软用户" w:date="2017-08-24T16:14:00Z">
        <w:r w:rsidR="0075589C" w:rsidRPr="00B207B1">
          <w:rPr>
            <w:rFonts w:hint="eastAsia"/>
            <w:color w:val="000000" w:themeColor="text1"/>
          </w:rPr>
          <w:t>安全性、稳定</w:t>
        </w:r>
      </w:ins>
      <w:ins w:id="6492" w:author="微软用户" w:date="2017-08-24T16:15:00Z">
        <w:r w:rsidR="0075589C" w:rsidRPr="00B207B1">
          <w:rPr>
            <w:rFonts w:hint="eastAsia"/>
            <w:color w:val="000000" w:themeColor="text1"/>
          </w:rPr>
          <w:t>性、可扩展性等问题</w:t>
        </w:r>
      </w:ins>
      <w:ins w:id="6493" w:author="微软用户" w:date="2017-08-24T16:23:00Z">
        <w:r w:rsidR="001249DF" w:rsidRPr="00B207B1">
          <w:rPr>
            <w:rFonts w:hint="eastAsia"/>
            <w:color w:val="000000" w:themeColor="text1"/>
          </w:rPr>
          <w:t>日益突显</w:t>
        </w:r>
      </w:ins>
      <w:ins w:id="6494" w:author="微软用户" w:date="2017-08-24T15:57:00Z">
        <w:r w:rsidR="00000F84" w:rsidRPr="00B207B1">
          <w:rPr>
            <w:rFonts w:hint="eastAsia"/>
            <w:color w:val="000000" w:themeColor="text1"/>
          </w:rPr>
          <w:t>，</w:t>
        </w:r>
      </w:ins>
      <w:ins w:id="6495" w:author="微软用户" w:date="2017-08-24T16:21:00Z">
        <w:r w:rsidR="00086E01" w:rsidRPr="00B207B1">
          <w:rPr>
            <w:rFonts w:hint="eastAsia"/>
            <w:color w:val="000000" w:themeColor="text1"/>
          </w:rPr>
          <w:t>对云备份服务的关键技术</w:t>
        </w:r>
      </w:ins>
      <w:ins w:id="6496"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497"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498" w:author="微软用户" w:date="2017-08-24T15:58:00Z">
        <w:r w:rsidR="00000F84" w:rsidRPr="00B207B1">
          <w:rPr>
            <w:rFonts w:hint="eastAsia"/>
            <w:color w:val="000000" w:themeColor="text1"/>
          </w:rPr>
          <w:t>。</w:t>
        </w:r>
      </w:ins>
      <w:ins w:id="6499" w:author="微软用户" w:date="2017-08-24T15:59:00Z">
        <w:r w:rsidR="00132BC5" w:rsidRPr="00B207B1">
          <w:rPr>
            <w:color w:val="000000" w:themeColor="text1"/>
          </w:rPr>
          <w:t>本文针对一款自主研发的云备份中间件</w:t>
        </w:r>
      </w:ins>
      <w:ins w:id="6500"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501" w:author="微软用户" w:date="2017-08-24T16:00:00Z">
        <w:r w:rsidR="00132BC5" w:rsidRPr="00B207B1">
          <w:rPr>
            <w:color w:val="000000" w:themeColor="text1"/>
          </w:rPr>
          <w:t>关键技术进行了优化</w:t>
        </w:r>
      </w:ins>
      <w:ins w:id="6502" w:author="微软用户" w:date="2017-08-24T16:04:00Z">
        <w:r w:rsidR="00E46377" w:rsidRPr="00B207B1">
          <w:rPr>
            <w:rFonts w:hint="eastAsia"/>
            <w:color w:val="000000" w:themeColor="text1"/>
          </w:rPr>
          <w:t>。</w:t>
        </w:r>
      </w:ins>
      <w:ins w:id="6503" w:author="微软用户" w:date="2017-08-24T16:25:00Z">
        <w:r w:rsidR="007E6781" w:rsidRPr="00B207B1">
          <w:rPr>
            <w:rFonts w:hint="eastAsia"/>
            <w:color w:val="000000" w:themeColor="text1"/>
          </w:rPr>
          <w:t>通过</w:t>
        </w:r>
      </w:ins>
      <w:ins w:id="6504" w:author="微软用户" w:date="2017-08-24T16:00:00Z">
        <w:r w:rsidR="00806AC8" w:rsidRPr="00B207B1">
          <w:rPr>
            <w:rFonts w:hint="eastAsia"/>
            <w:color w:val="000000" w:themeColor="text1"/>
          </w:rPr>
          <w:t>对原有中间件系统</w:t>
        </w:r>
      </w:ins>
      <w:ins w:id="6505" w:author="微软用户" w:date="2017-08-24T16:37:00Z">
        <w:r w:rsidR="005E30C7" w:rsidRPr="00B207B1">
          <w:rPr>
            <w:rFonts w:hint="eastAsia"/>
            <w:color w:val="000000" w:themeColor="text1"/>
          </w:rPr>
          <w:t>全面</w:t>
        </w:r>
      </w:ins>
      <w:ins w:id="6506" w:author="微软用户" w:date="2017-08-24T16:00:00Z">
        <w:r w:rsidR="00806AC8" w:rsidRPr="00B207B1">
          <w:rPr>
            <w:rFonts w:hint="eastAsia"/>
            <w:color w:val="000000" w:themeColor="text1"/>
          </w:rPr>
          <w:t>的分析，</w:t>
        </w:r>
      </w:ins>
      <w:ins w:id="6507" w:author="微软用户" w:date="2017-08-24T16:27:00Z">
        <w:r w:rsidR="009F4EA9" w:rsidRPr="00B207B1">
          <w:rPr>
            <w:rFonts w:hint="eastAsia"/>
            <w:color w:val="000000" w:themeColor="text1"/>
          </w:rPr>
          <w:t>结合</w:t>
        </w:r>
      </w:ins>
      <w:ins w:id="6508" w:author="微软用户" w:date="2017-08-24T16:01:00Z">
        <w:r w:rsidR="00806AC8" w:rsidRPr="00B207B1">
          <w:rPr>
            <w:rFonts w:hint="eastAsia"/>
            <w:color w:val="000000" w:themeColor="text1"/>
          </w:rPr>
          <w:t>对国内外成熟的云备份</w:t>
        </w:r>
      </w:ins>
      <w:ins w:id="6509" w:author="微软用户" w:date="2017-08-24T16:02:00Z">
        <w:r w:rsidR="00E60628" w:rsidRPr="00B207B1">
          <w:rPr>
            <w:rFonts w:hint="eastAsia"/>
            <w:color w:val="000000" w:themeColor="text1"/>
          </w:rPr>
          <w:t>服务产品</w:t>
        </w:r>
      </w:ins>
      <w:del w:id="6510" w:author="微软用户" w:date="2017-08-24T15:41:00Z">
        <w:r w:rsidR="00352C52" w:rsidRPr="00B207B1" w:rsidDel="0060791E">
          <w:rPr>
            <w:rFonts w:hAnsiTheme="minorEastAsia" w:hint="eastAsia"/>
            <w:color w:val="000000" w:themeColor="text1"/>
            <w:rPrChange w:id="6511"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512"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513"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514"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515"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516"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517"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518"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519"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520"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521"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522"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523"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524"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525"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526"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527"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528" w:author="微软用户" w:date="2017-08-24T15:42:00Z">
              <w:rPr>
                <w:rFonts w:hint="eastAsia"/>
                <w:color w:val="000000" w:themeColor="text1"/>
              </w:rPr>
            </w:rPrChange>
          </w:rPr>
          <w:delText>最后，搭建了系统测试环境，分析了中间件系统优化后的性能。</w:delText>
        </w:r>
      </w:del>
      <w:ins w:id="6529" w:author="微软用户" w:date="2017-08-24T16:19:00Z">
        <w:r w:rsidR="00E74CCE" w:rsidRPr="00B207B1">
          <w:rPr>
            <w:rFonts w:hint="eastAsia"/>
            <w:color w:val="000000" w:themeColor="text1"/>
          </w:rPr>
          <w:t>充分的调研</w:t>
        </w:r>
      </w:ins>
      <w:ins w:id="6530" w:author="微软用户" w:date="2017-08-24T16:05:00Z">
        <w:r w:rsidR="009C292A" w:rsidRPr="00B207B1">
          <w:rPr>
            <w:rFonts w:hint="eastAsia"/>
            <w:color w:val="000000" w:themeColor="text1"/>
          </w:rPr>
          <w:t>，</w:t>
        </w:r>
      </w:ins>
      <w:ins w:id="6531" w:author="微软用户" w:date="2017-08-24T16:19:00Z">
        <w:r w:rsidR="00E74CCE" w:rsidRPr="00B207B1">
          <w:rPr>
            <w:rFonts w:hint="eastAsia"/>
            <w:color w:val="000000" w:themeColor="text1"/>
          </w:rPr>
          <w:t>设计并实现了</w:t>
        </w:r>
      </w:ins>
      <w:ins w:id="6532" w:author="微软用户" w:date="2017-08-24T16:37:00Z">
        <w:r w:rsidR="00497598" w:rsidRPr="00B207B1">
          <w:rPr>
            <w:rFonts w:hint="eastAsia"/>
            <w:color w:val="000000" w:themeColor="text1"/>
          </w:rPr>
          <w:t>对</w:t>
        </w:r>
      </w:ins>
      <w:ins w:id="6533" w:author="微软用户" w:date="2017-08-24T16:20:00Z">
        <w:r w:rsidR="00E74CCE" w:rsidRPr="00B207B1">
          <w:rPr>
            <w:rFonts w:hint="eastAsia"/>
            <w:color w:val="000000" w:themeColor="text1"/>
          </w:rPr>
          <w:t>中间件系统关键技术的优化，解决了以下四个问题</w:t>
        </w:r>
      </w:ins>
      <w:ins w:id="6534"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535" w:author="微软用户" w:date="2017-08-24T15:37:00Z"/>
          <w:rFonts w:hAnsiTheme="minorEastAsia"/>
          <w:color w:val="000000" w:themeColor="text1"/>
          <w:rPrChange w:id="6536" w:author="微软用户" w:date="2017-08-24T15:39:00Z">
            <w:rPr>
              <w:ins w:id="6537" w:author="微软用户" w:date="2017-08-24T15:37:00Z"/>
              <w:rFonts w:hAnsiTheme="minorEastAsia"/>
              <w:color w:val="FF0000"/>
            </w:rPr>
          </w:rPrChange>
        </w:rPr>
      </w:pPr>
      <w:del w:id="6538" w:author="微软用户" w:date="2017-08-24T16:05:00Z">
        <w:r w:rsidRPr="00B207B1" w:rsidDel="0049416F">
          <w:rPr>
            <w:rFonts w:hAnsiTheme="minorEastAsia"/>
            <w:color w:val="000000" w:themeColor="text1"/>
            <w:rPrChange w:id="6539" w:author="微软用户" w:date="2017-08-24T15:39:00Z">
              <w:rPr>
                <w:color w:val="000000" w:themeColor="text1"/>
              </w:rPr>
            </w:rPrChange>
          </w:rPr>
          <w:tab/>
        </w:r>
        <w:r w:rsidR="002C2D27" w:rsidRPr="00B207B1" w:rsidDel="0049416F">
          <w:rPr>
            <w:rFonts w:hAnsiTheme="minorEastAsia" w:hint="eastAsia"/>
            <w:color w:val="000000" w:themeColor="text1"/>
            <w:rPrChange w:id="6540"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541"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542"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543"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544" w:author="微软用户" w:date="2017-08-24T15:39:00Z">
              <w:rPr>
                <w:rFonts w:hint="eastAsia"/>
                <w:color w:val="000000" w:themeColor="text1"/>
              </w:rPr>
            </w:rPrChange>
          </w:rPr>
          <w:delText>关键技术</w:delText>
        </w:r>
      </w:del>
      <w:del w:id="6545" w:author="微软用户" w:date="2017-08-24T15:39:00Z">
        <w:r w:rsidR="002C2D27" w:rsidRPr="00B207B1" w:rsidDel="00187518">
          <w:rPr>
            <w:rFonts w:hAnsiTheme="minorEastAsia" w:hint="eastAsia"/>
            <w:color w:val="000000" w:themeColor="text1"/>
            <w:rPrChange w:id="6546" w:author="微软用户" w:date="2017-08-24T15:39:00Z">
              <w:rPr>
                <w:rFonts w:hint="eastAsia"/>
                <w:color w:val="000000" w:themeColor="text1"/>
              </w:rPr>
            </w:rPrChange>
          </w:rPr>
          <w:delText>的</w:delText>
        </w:r>
      </w:del>
      <w:del w:id="6547" w:author="微软用户" w:date="2017-08-24T16:05:00Z">
        <w:r w:rsidR="002C2D27" w:rsidRPr="00B207B1" w:rsidDel="0049416F">
          <w:rPr>
            <w:rFonts w:hAnsiTheme="minorEastAsia" w:hint="eastAsia"/>
            <w:color w:val="000000" w:themeColor="text1"/>
            <w:rPrChange w:id="6548"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549"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550"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551"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552" w:author="微软用户" w:date="2017-08-24T15:37:00Z"/>
          <w:rFonts w:hAnsiTheme="minorEastAsia"/>
          <w:color w:val="000000" w:themeColor="text1"/>
          <w:rPrChange w:id="6553" w:author="微软用户" w:date="2017-08-24T15:38:00Z">
            <w:rPr>
              <w:ins w:id="6554" w:author="微软用户" w:date="2017-08-24T15:37:00Z"/>
              <w:rFonts w:hAnsiTheme="minorEastAsia"/>
              <w:color w:val="FF0000"/>
            </w:rPr>
          </w:rPrChange>
        </w:rPr>
        <w:pPrChange w:id="6555" w:author="微软用户" w:date="2017-08-24T15:38:00Z">
          <w:pPr>
            <w:spacing w:line="400" w:lineRule="exact"/>
          </w:pPr>
        </w:pPrChange>
      </w:pPr>
      <w:r w:rsidRPr="00B207B1">
        <w:rPr>
          <w:rFonts w:hAnsiTheme="minorEastAsia" w:hint="eastAsia"/>
          <w:color w:val="000000" w:themeColor="text1"/>
          <w:rPrChange w:id="6556" w:author="微软用户" w:date="2017-08-24T15:38:00Z">
            <w:rPr>
              <w:rFonts w:hint="eastAsia"/>
              <w:color w:val="000000" w:themeColor="text1"/>
            </w:rPr>
          </w:rPrChange>
        </w:rPr>
        <w:t>持久会话管理</w:t>
      </w:r>
      <w:ins w:id="6557"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558" w:author="微软用户" w:date="2017-08-24T15:38:00Z">
            <w:rPr>
              <w:rFonts w:hint="eastAsia"/>
              <w:color w:val="000000" w:themeColor="text1"/>
            </w:rPr>
          </w:rPrChange>
        </w:rPr>
        <w:t>解决</w:t>
      </w:r>
      <w:r w:rsidR="00133C92" w:rsidRPr="00B207B1">
        <w:rPr>
          <w:rFonts w:hAnsiTheme="minorEastAsia" w:hint="eastAsia"/>
          <w:color w:val="000000" w:themeColor="text1"/>
          <w:rPrChange w:id="6559" w:author="微软用户" w:date="2017-08-24T15:38:00Z">
            <w:rPr>
              <w:rFonts w:hint="eastAsia"/>
              <w:color w:val="000000" w:themeColor="text1"/>
            </w:rPr>
          </w:rPrChange>
        </w:rPr>
        <w:t>了</w:t>
      </w:r>
      <w:r w:rsidR="00010307" w:rsidRPr="00B207B1">
        <w:rPr>
          <w:rFonts w:hAnsiTheme="minorEastAsia" w:hint="eastAsia"/>
          <w:color w:val="000000" w:themeColor="text1"/>
          <w:rPrChange w:id="6560" w:author="微软用户" w:date="2017-08-24T15:38:00Z">
            <w:rPr>
              <w:rFonts w:hint="eastAsia"/>
              <w:color w:val="000000" w:themeColor="text1"/>
            </w:rPr>
          </w:rPrChange>
        </w:rPr>
        <w:t>缓存</w:t>
      </w:r>
      <w:r w:rsidR="00E95BCD" w:rsidRPr="00B207B1">
        <w:rPr>
          <w:rFonts w:hAnsiTheme="minorEastAsia" w:hint="eastAsia"/>
          <w:color w:val="000000" w:themeColor="text1"/>
          <w:rPrChange w:id="6561" w:author="微软用户" w:date="2017-08-24T15:38:00Z">
            <w:rPr>
              <w:rFonts w:hint="eastAsia"/>
              <w:color w:val="000000" w:themeColor="text1"/>
            </w:rPr>
          </w:rPrChange>
        </w:rPr>
        <w:t>在中间件的用户</w:t>
      </w:r>
      <w:del w:id="6562" w:author="微软用户" w:date="2017-08-24T16:28:00Z">
        <w:r w:rsidR="00E95BCD" w:rsidRPr="00B207B1" w:rsidDel="00D15952">
          <w:rPr>
            <w:rFonts w:hAnsiTheme="minorEastAsia" w:hint="eastAsia"/>
            <w:color w:val="000000" w:themeColor="text1"/>
            <w:rPrChange w:id="6563"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564" w:author="微软用户" w:date="2017-08-24T15:38:00Z">
            <w:rPr>
              <w:rFonts w:hint="eastAsia"/>
              <w:color w:val="000000" w:themeColor="text1"/>
            </w:rPr>
          </w:rPrChange>
        </w:rPr>
        <w:t>信息</w:t>
      </w:r>
      <w:ins w:id="6565" w:author="微软用户" w:date="2017-08-24T16:28:00Z">
        <w:r w:rsidR="009901D5" w:rsidRPr="00B207B1">
          <w:rPr>
            <w:rFonts w:hAnsiTheme="minorEastAsia" w:hint="eastAsia"/>
            <w:color w:val="000000" w:themeColor="text1"/>
          </w:rPr>
          <w:t>如登陆信息、会话信息</w:t>
        </w:r>
      </w:ins>
      <w:ins w:id="6566"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567" w:author="微软用户" w:date="2017-08-24T15:38:00Z">
            <w:rPr>
              <w:rFonts w:hint="eastAsia"/>
              <w:color w:val="000000" w:themeColor="text1"/>
            </w:rPr>
          </w:rPrChange>
        </w:rPr>
        <w:t>，</w:t>
      </w:r>
      <w:del w:id="6568" w:author="微软用户" w:date="2017-08-24T16:10:00Z">
        <w:r w:rsidR="00E95BCD" w:rsidRPr="00B207B1" w:rsidDel="00550937">
          <w:rPr>
            <w:rFonts w:hAnsiTheme="minorEastAsia" w:hint="eastAsia"/>
            <w:color w:val="000000" w:themeColor="text1"/>
            <w:rPrChange w:id="6569" w:author="微软用户" w:date="2017-08-24T15:38:00Z">
              <w:rPr>
                <w:rFonts w:hint="eastAsia"/>
                <w:color w:val="000000" w:themeColor="text1"/>
              </w:rPr>
            </w:rPrChange>
          </w:rPr>
          <w:delText>包括用户登录状态信息和用户个人信息，</w:delText>
        </w:r>
      </w:del>
      <w:del w:id="6570" w:author="微软用户" w:date="2017-08-24T16:07:00Z">
        <w:r w:rsidR="00E95BCD" w:rsidRPr="00B207B1" w:rsidDel="000A1ECF">
          <w:rPr>
            <w:rFonts w:hAnsiTheme="minorEastAsia" w:hint="eastAsia"/>
            <w:color w:val="000000" w:themeColor="text1"/>
            <w:rPrChange w:id="6571" w:author="微软用户" w:date="2017-08-24T15:38:00Z">
              <w:rPr>
                <w:rFonts w:hint="eastAsia"/>
                <w:color w:val="000000" w:themeColor="text1"/>
              </w:rPr>
            </w:rPrChange>
          </w:rPr>
          <w:delText>本</w:delText>
        </w:r>
      </w:del>
      <w:del w:id="6572" w:author="微软用户" w:date="2017-08-24T16:10:00Z">
        <w:r w:rsidR="00E95BCD" w:rsidRPr="00B207B1" w:rsidDel="00550937">
          <w:rPr>
            <w:rFonts w:hAnsiTheme="minorEastAsia" w:hint="eastAsia"/>
            <w:color w:val="000000" w:themeColor="text1"/>
            <w:rPrChange w:id="6573"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574"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575"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576"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577"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578"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579"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580" w:author="微软用户" w:date="2017-08-24T15:38:00Z">
            <w:rPr>
              <w:rFonts w:hint="eastAsia"/>
              <w:color w:val="000000" w:themeColor="text1"/>
            </w:rPr>
          </w:rPrChange>
        </w:rPr>
        <w:t>同时</w:t>
      </w:r>
      <w:del w:id="6581" w:author="微软用户" w:date="2017-08-24T16:10:00Z">
        <w:r w:rsidR="00AB605D" w:rsidRPr="00B207B1" w:rsidDel="00B168E2">
          <w:rPr>
            <w:rFonts w:hAnsiTheme="minorEastAsia" w:hint="eastAsia"/>
            <w:color w:val="000000" w:themeColor="text1"/>
            <w:rPrChange w:id="6582" w:author="微软用户" w:date="2017-08-24T15:38:00Z">
              <w:rPr>
                <w:rFonts w:hint="eastAsia"/>
                <w:color w:val="000000" w:themeColor="text1"/>
              </w:rPr>
            </w:rPrChange>
          </w:rPr>
          <w:delText>提供给用户</w:delText>
        </w:r>
      </w:del>
      <w:ins w:id="6583" w:author="微软用户" w:date="2017-08-24T16:28:00Z">
        <w:r w:rsidR="005731D2" w:rsidRPr="00B207B1">
          <w:rPr>
            <w:rFonts w:hAnsiTheme="minorEastAsia" w:hint="eastAsia"/>
            <w:color w:val="000000" w:themeColor="text1"/>
          </w:rPr>
          <w:t>新增</w:t>
        </w:r>
      </w:ins>
      <w:ins w:id="6584"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585"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586" w:author="微软用户" w:date="2017-08-24T15:38:00Z">
            <w:rPr>
              <w:rFonts w:hint="eastAsia"/>
              <w:color w:val="000000" w:themeColor="text1"/>
            </w:rPr>
          </w:rPrChange>
        </w:rPr>
        <w:t>会话的</w:t>
      </w:r>
      <w:ins w:id="6587" w:author="微软用户" w:date="2017-08-24T16:10:00Z">
        <w:r w:rsidR="0020460B" w:rsidRPr="00B207B1">
          <w:rPr>
            <w:rFonts w:hAnsiTheme="minorEastAsia"/>
            <w:color w:val="000000" w:themeColor="text1"/>
          </w:rPr>
          <w:t>功能</w:t>
        </w:r>
      </w:ins>
      <w:del w:id="6588" w:author="微软用户" w:date="2017-08-24T16:10:00Z">
        <w:r w:rsidR="00E95BCD" w:rsidRPr="00B207B1" w:rsidDel="0020460B">
          <w:rPr>
            <w:rFonts w:hAnsiTheme="minorEastAsia" w:hint="eastAsia"/>
            <w:color w:val="000000" w:themeColor="text1"/>
            <w:rPrChange w:id="6589"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590"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591" w:author="微软用户" w:date="2017-08-24T16:11:00Z"/>
          <w:rFonts w:hAnsiTheme="minorEastAsia"/>
          <w:color w:val="000000" w:themeColor="text1"/>
        </w:rPr>
        <w:pPrChange w:id="6592" w:author="微软用户" w:date="2017-08-24T15:38:00Z">
          <w:pPr>
            <w:spacing w:line="400" w:lineRule="exact"/>
          </w:pPr>
        </w:pPrChange>
      </w:pPr>
      <w:r w:rsidRPr="00B207B1">
        <w:rPr>
          <w:rFonts w:hAnsiTheme="minorEastAsia" w:hint="eastAsia"/>
          <w:color w:val="000000" w:themeColor="text1"/>
          <w:rPrChange w:id="6593" w:author="微软用户" w:date="2017-08-24T15:38:00Z">
            <w:rPr>
              <w:rFonts w:hint="eastAsia"/>
              <w:color w:val="000000" w:themeColor="text1"/>
            </w:rPr>
          </w:rPrChange>
        </w:rPr>
        <w:t>大文件上传</w:t>
      </w:r>
      <w:del w:id="6594" w:author="微软用户" w:date="2017-08-24T16:11:00Z">
        <w:r w:rsidR="0043711D" w:rsidRPr="00B207B1" w:rsidDel="00F5007C">
          <w:rPr>
            <w:rFonts w:hAnsiTheme="minorEastAsia" w:hint="eastAsia"/>
            <w:color w:val="000000" w:themeColor="text1"/>
            <w:rPrChange w:id="6595" w:author="微软用户" w:date="2017-08-24T15:38:00Z">
              <w:rPr>
                <w:rFonts w:hint="eastAsia"/>
                <w:color w:val="000000" w:themeColor="text1"/>
              </w:rPr>
            </w:rPrChange>
          </w:rPr>
          <w:delText>关键</w:delText>
        </w:r>
      </w:del>
      <w:ins w:id="6596" w:author="微软用户" w:date="2017-08-24T16:38:00Z">
        <w:r w:rsidR="000321AF" w:rsidRPr="00B207B1">
          <w:rPr>
            <w:rFonts w:hAnsiTheme="minorEastAsia"/>
            <w:color w:val="000000" w:themeColor="text1"/>
          </w:rPr>
          <w:t>利用</w:t>
        </w:r>
      </w:ins>
      <w:ins w:id="6597" w:author="微软用户" w:date="2017-08-24T16:39:00Z">
        <w:r w:rsidR="00D65E24" w:rsidRPr="00B207B1">
          <w:rPr>
            <w:rFonts w:hAnsiTheme="minorEastAsia"/>
            <w:color w:val="000000" w:themeColor="text1"/>
          </w:rPr>
          <w:t>断点</w:t>
        </w:r>
      </w:ins>
      <w:ins w:id="6598" w:author="微软用户" w:date="2017-08-24T16:38:00Z">
        <w:r w:rsidR="000321AF" w:rsidRPr="00B207B1">
          <w:rPr>
            <w:rFonts w:hAnsiTheme="minorEastAsia"/>
            <w:color w:val="000000" w:themeColor="text1"/>
          </w:rPr>
          <w:t>续传技术</w:t>
        </w:r>
      </w:ins>
      <w:del w:id="6599" w:author="微软用户" w:date="2017-08-24T16:37:00Z">
        <w:r w:rsidR="0043711D" w:rsidRPr="00B207B1" w:rsidDel="000321AF">
          <w:rPr>
            <w:rFonts w:hAnsiTheme="minorEastAsia" w:hint="eastAsia"/>
            <w:color w:val="000000" w:themeColor="text1"/>
            <w:rPrChange w:id="6600" w:author="微软用户" w:date="2017-08-24T15:38:00Z">
              <w:rPr>
                <w:rFonts w:hint="eastAsia"/>
                <w:color w:val="000000" w:themeColor="text1"/>
              </w:rPr>
            </w:rPrChange>
          </w:rPr>
          <w:delText>技术</w:delText>
        </w:r>
      </w:del>
      <w:del w:id="6601" w:author="微软用户" w:date="2017-08-24T16:11:00Z">
        <w:r w:rsidR="0043711D" w:rsidRPr="00B207B1" w:rsidDel="004E1C76">
          <w:rPr>
            <w:rFonts w:hAnsiTheme="minorEastAsia" w:hint="eastAsia"/>
            <w:color w:val="000000" w:themeColor="text1"/>
            <w:rPrChange w:id="6602" w:author="微软用户" w:date="2017-08-24T15:38:00Z">
              <w:rPr>
                <w:rFonts w:hint="eastAsia"/>
                <w:color w:val="000000" w:themeColor="text1"/>
              </w:rPr>
            </w:rPrChange>
          </w:rPr>
          <w:delText>的优化</w:delText>
        </w:r>
      </w:del>
      <w:ins w:id="6603" w:author="微软用户" w:date="2017-08-24T16:29:00Z">
        <w:r w:rsidR="00F80634" w:rsidRPr="00B207B1">
          <w:rPr>
            <w:rFonts w:hAnsiTheme="minorEastAsia"/>
            <w:color w:val="000000" w:themeColor="text1"/>
          </w:rPr>
          <w:t>缓解</w:t>
        </w:r>
      </w:ins>
      <w:del w:id="6604" w:author="微软用户" w:date="2017-08-24T16:29:00Z">
        <w:r w:rsidRPr="00B207B1" w:rsidDel="00F80634">
          <w:rPr>
            <w:rFonts w:hAnsiTheme="minorEastAsia" w:hint="eastAsia"/>
            <w:color w:val="000000" w:themeColor="text1"/>
            <w:rPrChange w:id="6605" w:author="微软用户" w:date="2017-08-24T15:38:00Z">
              <w:rPr>
                <w:rFonts w:hint="eastAsia"/>
                <w:color w:val="000000" w:themeColor="text1"/>
              </w:rPr>
            </w:rPrChange>
          </w:rPr>
          <w:delText>解决</w:delText>
        </w:r>
      </w:del>
      <w:r w:rsidRPr="00B207B1">
        <w:rPr>
          <w:rFonts w:hAnsiTheme="minorEastAsia" w:hint="eastAsia"/>
          <w:color w:val="000000" w:themeColor="text1"/>
          <w:rPrChange w:id="6606" w:author="微软用户" w:date="2017-08-24T15:38:00Z">
            <w:rPr>
              <w:rFonts w:hint="eastAsia"/>
              <w:color w:val="000000" w:themeColor="text1"/>
            </w:rPr>
          </w:rPrChange>
        </w:rPr>
        <w:t>了</w:t>
      </w:r>
      <w:ins w:id="6607"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608" w:author="微软用户" w:date="2017-08-24T15:38:00Z">
            <w:rPr>
              <w:rFonts w:hint="eastAsia"/>
              <w:color w:val="000000" w:themeColor="text1"/>
            </w:rPr>
          </w:rPrChange>
        </w:rPr>
        <w:t>因网络故障而导致的</w:t>
      </w:r>
      <w:ins w:id="6609" w:author="微软用户" w:date="2017-08-24T16:30:00Z">
        <w:r w:rsidR="00EA4546" w:rsidRPr="00B207B1">
          <w:rPr>
            <w:rFonts w:hAnsiTheme="minorEastAsia"/>
            <w:color w:val="000000" w:themeColor="text1"/>
          </w:rPr>
          <w:t>数据</w:t>
        </w:r>
      </w:ins>
      <w:del w:id="6610" w:author="微软用户" w:date="2017-08-24T16:30:00Z">
        <w:r w:rsidRPr="00B207B1" w:rsidDel="00EA4546">
          <w:rPr>
            <w:rFonts w:hAnsiTheme="minorEastAsia" w:hint="eastAsia"/>
            <w:color w:val="000000" w:themeColor="text1"/>
            <w:rPrChange w:id="6611"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612" w:author="微软用户" w:date="2017-08-24T15:38:00Z">
            <w:rPr>
              <w:rFonts w:hint="eastAsia"/>
              <w:color w:val="000000" w:themeColor="text1"/>
            </w:rPr>
          </w:rPrChange>
        </w:rPr>
        <w:t>重传问题，</w:t>
      </w:r>
      <w:del w:id="6613" w:author="微软用户" w:date="2017-08-24T16:11:00Z">
        <w:r w:rsidRPr="00B207B1" w:rsidDel="00466D39">
          <w:rPr>
            <w:rFonts w:hAnsiTheme="minorEastAsia" w:hint="eastAsia"/>
            <w:color w:val="000000" w:themeColor="text1"/>
            <w:rPrChange w:id="6614"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615"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616"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617" w:author="微软用户" w:date="2017-08-24T15:38:00Z">
            <w:rPr>
              <w:rFonts w:hint="eastAsia"/>
              <w:color w:val="000000" w:themeColor="text1"/>
            </w:rPr>
          </w:rPrChange>
        </w:rPr>
        <w:t>不佳</w:t>
      </w:r>
      <w:r w:rsidR="00657750" w:rsidRPr="00B207B1">
        <w:rPr>
          <w:rFonts w:hAnsiTheme="minorEastAsia" w:hint="eastAsia"/>
          <w:color w:val="000000" w:themeColor="text1"/>
          <w:rPrChange w:id="6618" w:author="微软用户" w:date="2017-08-24T15:38:00Z">
            <w:rPr>
              <w:rFonts w:hint="eastAsia"/>
              <w:color w:val="000000" w:themeColor="text1"/>
            </w:rPr>
          </w:rPrChange>
        </w:rPr>
        <w:t>的情况下</w:t>
      </w:r>
      <w:ins w:id="6619"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620"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621" w:author="微软用户" w:date="2017-08-24T15:38:00Z">
            <w:rPr>
              <w:rFonts w:hint="eastAsia"/>
              <w:color w:val="000000" w:themeColor="text1"/>
            </w:rPr>
          </w:rPrChange>
        </w:rPr>
        <w:t>稳定性</w:t>
      </w:r>
      <w:ins w:id="6622" w:author="微软用户" w:date="2017-08-24T15:37:00Z">
        <w:r w:rsidR="003638A4" w:rsidRPr="00B207B1">
          <w:rPr>
            <w:rFonts w:hAnsiTheme="minorEastAsia" w:hint="eastAsia"/>
            <w:color w:val="000000" w:themeColor="text1"/>
            <w:rPrChange w:id="6623"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624" w:author="微软用户" w:date="2017-08-24T15:38:00Z"/>
          <w:rFonts w:hAnsiTheme="minorEastAsia"/>
          <w:color w:val="000000" w:themeColor="text1"/>
          <w:rPrChange w:id="6625" w:author="微软用户" w:date="2017-08-24T15:38:00Z">
            <w:rPr>
              <w:ins w:id="6626" w:author="微软用户" w:date="2017-08-24T15:38:00Z"/>
              <w:rFonts w:hAnsiTheme="minorEastAsia"/>
              <w:color w:val="FF0000"/>
            </w:rPr>
          </w:rPrChange>
        </w:rPr>
        <w:pPrChange w:id="6627" w:author="微软用户" w:date="2017-08-24T15:38:00Z">
          <w:pPr>
            <w:spacing w:line="400" w:lineRule="exact"/>
          </w:pPr>
        </w:pPrChange>
      </w:pPr>
      <w:ins w:id="6628" w:author="微软用户" w:date="2017-08-24T16:11:00Z">
        <w:r w:rsidRPr="00B207B1">
          <w:rPr>
            <w:rFonts w:hAnsiTheme="minorEastAsia"/>
            <w:color w:val="000000" w:themeColor="text1"/>
          </w:rPr>
          <w:t>本地缓存</w:t>
        </w:r>
      </w:ins>
      <w:ins w:id="6629"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630" w:author="微软用户" w:date="2017-08-24T16:30:00Z">
        <w:r w:rsidR="005F1F1F" w:rsidRPr="00B207B1">
          <w:rPr>
            <w:rFonts w:hAnsiTheme="minorEastAsia"/>
            <w:color w:val="000000" w:themeColor="text1"/>
          </w:rPr>
          <w:t>解决对</w:t>
        </w:r>
      </w:ins>
      <w:ins w:id="6631"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632" w:author="微软用户" w:date="2017-08-24T16:34:00Z">
        <w:r w:rsidR="00041301" w:rsidRPr="00B207B1">
          <w:rPr>
            <w:rFonts w:hAnsiTheme="minorEastAsia" w:hint="eastAsia"/>
            <w:color w:val="000000" w:themeColor="text1"/>
          </w:rPr>
          <w:t>导致</w:t>
        </w:r>
      </w:ins>
      <w:ins w:id="6633"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634"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635" w:author="微软用户" w:date="2017-08-24T15:39:00Z"/>
          <w:rFonts w:hAnsiTheme="minorEastAsia"/>
          <w:color w:val="000000" w:themeColor="text1"/>
        </w:rPr>
        <w:pPrChange w:id="6636" w:author="微软用户" w:date="2017-08-24T15:38:00Z">
          <w:pPr>
            <w:spacing w:line="400" w:lineRule="exact"/>
          </w:pPr>
        </w:pPrChange>
      </w:pPr>
      <w:del w:id="6637" w:author="微软用户" w:date="2017-08-24T15:37:00Z">
        <w:r w:rsidRPr="00B207B1" w:rsidDel="003638A4">
          <w:rPr>
            <w:rFonts w:hAnsiTheme="minorEastAsia" w:hint="eastAsia"/>
            <w:color w:val="000000" w:themeColor="text1"/>
            <w:rPrChange w:id="6638" w:author="微软用户" w:date="2017-08-24T15:38:00Z">
              <w:rPr>
                <w:rFonts w:hint="eastAsia"/>
                <w:color w:val="000000" w:themeColor="text1"/>
              </w:rPr>
            </w:rPrChange>
          </w:rPr>
          <w:delText>；</w:delText>
        </w:r>
      </w:del>
      <w:del w:id="6639" w:author="微软用户" w:date="2017-08-24T16:34:00Z">
        <w:r w:rsidR="00776401" w:rsidRPr="00B207B1" w:rsidDel="00711605">
          <w:rPr>
            <w:rFonts w:hAnsiTheme="minorEastAsia" w:hint="eastAsia"/>
            <w:color w:val="000000" w:themeColor="text1"/>
            <w:rPrChange w:id="6640"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641"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642"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643"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644"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645"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646"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647"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648"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649" w:author="微软用户" w:date="2017-08-24T15:38:00Z">
              <w:rPr>
                <w:rFonts w:hint="eastAsia"/>
                <w:color w:val="000000" w:themeColor="text1"/>
              </w:rPr>
            </w:rPrChange>
          </w:rPr>
          <w:delText>数据“秒传”功能</w:delText>
        </w:r>
      </w:del>
      <w:del w:id="6650" w:author="微软用户" w:date="2017-08-24T16:08:00Z">
        <w:r w:rsidR="003A7750" w:rsidRPr="00B207B1" w:rsidDel="00F54A23">
          <w:rPr>
            <w:rFonts w:hAnsiTheme="minorEastAsia" w:hint="eastAsia"/>
            <w:color w:val="000000" w:themeColor="text1"/>
            <w:rPrChange w:id="6651"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652" w:author="微软用户" w:date="2017-08-24T15:38:00Z">
              <w:rPr>
                <w:rFonts w:hint="eastAsia"/>
                <w:color w:val="000000" w:themeColor="text1"/>
              </w:rPr>
            </w:rPrChange>
          </w:rPr>
          <w:delText>重复上传同一文件时，可以调用服务器端提供的复制文件接口，而无需上传该文件</w:delText>
        </w:r>
      </w:del>
      <w:del w:id="6653" w:author="微软用户" w:date="2017-08-24T15:38:00Z">
        <w:r w:rsidR="00A17E23" w:rsidRPr="00B207B1" w:rsidDel="003638A4">
          <w:rPr>
            <w:rFonts w:hAnsiTheme="minorEastAsia" w:hint="eastAsia"/>
            <w:color w:val="000000" w:themeColor="text1"/>
            <w:rPrChange w:id="6654"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655" w:author="微软用户" w:date="2017-08-24T15:38:00Z">
            <w:rPr>
              <w:rFonts w:hint="eastAsia"/>
              <w:color w:val="000000" w:themeColor="text1"/>
            </w:rPr>
          </w:rPrChange>
        </w:rPr>
        <w:t>多应用适配</w:t>
      </w:r>
      <w:ins w:id="6656" w:author="微软用户" w:date="2017-08-24T16:38:00Z">
        <w:r w:rsidR="001334AA" w:rsidRPr="00B207B1">
          <w:rPr>
            <w:rFonts w:hAnsiTheme="minorEastAsia" w:hint="eastAsia"/>
            <w:color w:val="000000" w:themeColor="text1"/>
          </w:rPr>
          <w:t>通过开发两款</w:t>
        </w:r>
      </w:ins>
      <w:ins w:id="6657" w:author="微软用户" w:date="2017-08-24T16:39:00Z">
        <w:r w:rsidR="001334AA" w:rsidRPr="00B207B1">
          <w:rPr>
            <w:rFonts w:hAnsiTheme="minorEastAsia" w:hint="eastAsia"/>
            <w:color w:val="000000" w:themeColor="text1"/>
          </w:rPr>
          <w:t>客户端，并对来自不同客户端请求的适配，</w:t>
        </w:r>
      </w:ins>
      <w:del w:id="6658" w:author="微软用户" w:date="2017-08-24T16:34:00Z">
        <w:r w:rsidR="007A3B57" w:rsidRPr="00B207B1" w:rsidDel="00B6771A">
          <w:rPr>
            <w:rFonts w:hAnsiTheme="minorEastAsia" w:hint="eastAsia"/>
            <w:color w:val="000000" w:themeColor="text1"/>
            <w:rPrChange w:id="6659"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660"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661" w:author="微软用户" w:date="2017-08-24T15:38:00Z">
            <w:rPr>
              <w:rFonts w:hint="eastAsia"/>
              <w:color w:val="000000" w:themeColor="text1"/>
            </w:rPr>
          </w:rPrChange>
        </w:rPr>
        <w:t>现有</w:t>
      </w:r>
      <w:r w:rsidR="007A3B57" w:rsidRPr="00B207B1">
        <w:rPr>
          <w:rFonts w:hAnsiTheme="minorEastAsia" w:hint="eastAsia"/>
          <w:color w:val="000000" w:themeColor="text1"/>
          <w:rPrChange w:id="6662" w:author="微软用户" w:date="2017-08-24T15:38:00Z">
            <w:rPr>
              <w:rFonts w:hint="eastAsia"/>
              <w:color w:val="000000" w:themeColor="text1"/>
            </w:rPr>
          </w:rPrChange>
        </w:rPr>
        <w:t>中间件系统缺乏可扩展性的问题</w:t>
      </w:r>
      <w:ins w:id="6663" w:author="微软用户" w:date="2017-08-24T16:39:00Z">
        <w:r w:rsidR="001334AA" w:rsidRPr="00B207B1">
          <w:rPr>
            <w:rFonts w:hAnsiTheme="minorEastAsia" w:hint="eastAsia"/>
            <w:color w:val="000000" w:themeColor="text1"/>
          </w:rPr>
          <w:t>。</w:t>
        </w:r>
      </w:ins>
      <w:del w:id="6664" w:author="微软用户" w:date="2017-08-24T16:39:00Z">
        <w:r w:rsidR="007A3B57" w:rsidRPr="00B207B1" w:rsidDel="001334AA">
          <w:rPr>
            <w:rFonts w:hAnsiTheme="minorEastAsia" w:hint="eastAsia"/>
            <w:color w:val="000000" w:themeColor="text1"/>
            <w:rPrChange w:id="6665" w:author="微软用户" w:date="2017-08-24T15:38:00Z">
              <w:rPr>
                <w:rFonts w:hint="eastAsia"/>
                <w:color w:val="000000" w:themeColor="text1"/>
              </w:rPr>
            </w:rPrChange>
          </w:rPr>
          <w:delText>，本系统</w:delText>
        </w:r>
      </w:del>
      <w:del w:id="6666" w:author="微软用户" w:date="2017-08-24T16:35:00Z">
        <w:r w:rsidR="007A3B57" w:rsidRPr="00B207B1" w:rsidDel="00AF3F1B">
          <w:rPr>
            <w:rFonts w:hAnsiTheme="minorEastAsia" w:hint="eastAsia"/>
            <w:color w:val="000000" w:themeColor="text1"/>
            <w:rPrChange w:id="6667" w:author="微软用户" w:date="2017-08-24T15:38:00Z">
              <w:rPr>
                <w:rFonts w:hint="eastAsia"/>
                <w:color w:val="000000" w:themeColor="text1"/>
              </w:rPr>
            </w:rPrChange>
          </w:rPr>
          <w:delText>同时</w:delText>
        </w:r>
      </w:del>
      <w:del w:id="6668" w:author="微软用户" w:date="2017-08-24T16:39:00Z">
        <w:r w:rsidR="007A3B57" w:rsidRPr="00B207B1" w:rsidDel="001334AA">
          <w:rPr>
            <w:rFonts w:hAnsiTheme="minorEastAsia" w:hint="eastAsia"/>
            <w:color w:val="000000" w:themeColor="text1"/>
            <w:rPrChange w:id="6669"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670"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671"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672"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673"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674"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675"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676" w:author="微软用户" w:date="2017-08-24T15:38:00Z">
              <w:rPr>
                <w:rFonts w:hint="eastAsia"/>
                <w:color w:val="000000" w:themeColor="text1"/>
              </w:rPr>
            </w:rPrChange>
          </w:rPr>
          <w:delText>。</w:delText>
        </w:r>
      </w:del>
      <w:ins w:id="6677" w:author="微软用户" w:date="2017-08-24T16:35:00Z">
        <w:r w:rsidR="00175F67" w:rsidRPr="00B207B1">
          <w:rPr>
            <w:rFonts w:hAnsiTheme="minorEastAsia" w:hint="eastAsia"/>
            <w:color w:val="000000" w:themeColor="text1"/>
          </w:rPr>
          <w:t>Java</w:t>
        </w:r>
      </w:ins>
      <w:ins w:id="6678" w:author="微软用户" w:date="2017-08-24T16:36:00Z">
        <w:r w:rsidR="00C9133B" w:rsidRPr="00B207B1">
          <w:rPr>
            <w:rFonts w:hAnsiTheme="minorEastAsia"/>
            <w:color w:val="000000" w:themeColor="text1"/>
          </w:rPr>
          <w:t xml:space="preserve"> </w:t>
        </w:r>
      </w:ins>
      <w:ins w:id="6679" w:author="微软用户" w:date="2017-08-24T16:35:00Z">
        <w:r w:rsidR="00175F67" w:rsidRPr="00B207B1">
          <w:rPr>
            <w:rFonts w:hAnsiTheme="minorEastAsia" w:hint="eastAsia"/>
            <w:color w:val="000000" w:themeColor="text1"/>
          </w:rPr>
          <w:t>SDK可用于Java相关的应用开发，如Web、Android等。</w:t>
        </w:r>
      </w:ins>
      <w:ins w:id="6680" w:author="微软用户" w:date="2017-08-24T16:09:00Z">
        <w:r w:rsidR="00CD74AC" w:rsidRPr="00B207B1">
          <w:rPr>
            <w:rFonts w:hAnsiTheme="minorEastAsia" w:hint="eastAsia"/>
            <w:color w:val="000000" w:themeColor="text1"/>
          </w:rPr>
          <w:t>Firefox扩展应用</w:t>
        </w:r>
      </w:ins>
      <w:ins w:id="6681" w:author="微软用户" w:date="2017-08-24T16:36:00Z">
        <w:r w:rsidR="00C9133B" w:rsidRPr="00B207B1">
          <w:rPr>
            <w:rFonts w:hAnsiTheme="minorEastAsia" w:hint="eastAsia"/>
            <w:color w:val="000000" w:themeColor="text1"/>
          </w:rPr>
          <w:t>是</w:t>
        </w:r>
      </w:ins>
      <w:ins w:id="6682"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6954D690" w:rsidR="003744D7" w:rsidRPr="00D05ABD" w:rsidRDefault="003744D7">
      <w:pPr>
        <w:tabs>
          <w:tab w:val="left" w:pos="495"/>
        </w:tabs>
        <w:spacing w:line="400" w:lineRule="exact"/>
        <w:rPr>
          <w:rFonts w:hAnsiTheme="minorEastAsia"/>
          <w:color w:val="000000" w:themeColor="text1"/>
          <w:rPrChange w:id="6683" w:author="微软用户" w:date="2017-08-24T15:39:00Z">
            <w:rPr>
              <w:color w:val="000000" w:themeColor="text1"/>
            </w:rPr>
          </w:rPrChange>
        </w:rPr>
        <w:pPrChange w:id="6684" w:author="微软用户" w:date="2017-08-24T15:39:00Z">
          <w:pPr>
            <w:spacing w:line="400" w:lineRule="exact"/>
          </w:pPr>
        </w:pPrChange>
      </w:pPr>
      <w:ins w:id="6685" w:author="微软用户" w:date="2017-08-24T15:39:00Z">
        <w:r w:rsidRPr="00D05ABD">
          <w:rPr>
            <w:rFonts w:hAnsiTheme="minorEastAsia"/>
            <w:color w:val="000000" w:themeColor="text1"/>
          </w:rPr>
          <w:tab/>
        </w:r>
      </w:ins>
      <w:r w:rsidR="00306C8F" w:rsidRPr="00D05ABD">
        <w:rPr>
          <w:rFonts w:hAnsiTheme="minorEastAsia"/>
          <w:color w:val="000000" w:themeColor="text1"/>
        </w:rPr>
        <w:t>测试验证</w:t>
      </w:r>
      <w:r w:rsidR="00306C8F" w:rsidRPr="00D05ABD">
        <w:rPr>
          <w:rFonts w:hAnsiTheme="minorEastAsia" w:hint="eastAsia"/>
          <w:color w:val="000000" w:themeColor="text1"/>
        </w:rPr>
        <w:t>表明</w:t>
      </w:r>
      <w:r w:rsidR="00306C8F" w:rsidRPr="00D05ABD">
        <w:rPr>
          <w:rFonts w:hAnsiTheme="minorEastAsia"/>
          <w:color w:val="000000" w:themeColor="text1"/>
        </w:rPr>
        <w:t>，</w:t>
      </w:r>
      <w:ins w:id="6686" w:author="微软用户" w:date="2017-08-24T15:39:00Z">
        <w:r w:rsidRPr="00D05ABD">
          <w:rPr>
            <w:rFonts w:hAnsiTheme="minorEastAsia" w:hint="eastAsia"/>
            <w:color w:val="000000" w:themeColor="text1"/>
            <w:rPrChange w:id="6687"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688" w:author="微软用户" w:date="2017-08-24T16:43:00Z">
        <w:r w:rsidR="00964714" w:rsidRPr="00D05ABD">
          <w:rPr>
            <w:rFonts w:hAnsiTheme="minorEastAsia" w:hint="eastAsia"/>
            <w:color w:val="000000" w:themeColor="text1"/>
          </w:rPr>
          <w:t>用户的数据在传输过程中</w:t>
        </w:r>
      </w:ins>
      <w:ins w:id="6689"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690" w:author="微软用户" w:date="2017-08-24T15:39:00Z">
        <w:r w:rsidRPr="00D05ABD">
          <w:rPr>
            <w:rFonts w:hAnsiTheme="minorEastAsia" w:hint="eastAsia"/>
            <w:color w:val="000000" w:themeColor="text1"/>
            <w:rPrChange w:id="6691" w:author="微软用户" w:date="2017-08-24T15:39:00Z">
              <w:rPr>
                <w:rFonts w:hint="eastAsia"/>
              </w:rPr>
            </w:rPrChange>
          </w:rPr>
          <w:t>通过对源码的</w:t>
        </w:r>
      </w:ins>
      <w:ins w:id="6692" w:author="微软用户" w:date="2017-08-24T16:45:00Z">
        <w:r w:rsidR="0029581D" w:rsidRPr="00D05ABD">
          <w:rPr>
            <w:rFonts w:hAnsiTheme="minorEastAsia" w:hint="eastAsia"/>
            <w:color w:val="000000" w:themeColor="text1"/>
          </w:rPr>
          <w:t>优化和</w:t>
        </w:r>
      </w:ins>
      <w:ins w:id="6693"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694"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695" w:author="微软用户" w:date="2017-08-24T16:47:00Z">
        <w:r w:rsidR="00E30B01" w:rsidRPr="00D05ABD">
          <w:rPr>
            <w:rFonts w:hAnsiTheme="minorEastAsia" w:hint="eastAsia"/>
            <w:color w:val="000000" w:themeColor="text1"/>
          </w:rPr>
          <w:t>使中间件系统具备一定的可扩展性</w:t>
        </w:r>
      </w:ins>
      <w:ins w:id="6696" w:author="微软用户" w:date="2017-08-24T16:48:00Z">
        <w:r w:rsidR="00812579" w:rsidRPr="00D05ABD">
          <w:rPr>
            <w:rFonts w:hAnsiTheme="minorEastAsia" w:hint="eastAsia"/>
            <w:color w:val="000000" w:themeColor="text1"/>
          </w:rPr>
          <w:t>，支持更多的客户端</w:t>
        </w:r>
      </w:ins>
      <w:ins w:id="6697" w:author="微软用户" w:date="2017-08-24T16:49:00Z">
        <w:r w:rsidR="00812579" w:rsidRPr="00D05ABD">
          <w:rPr>
            <w:rFonts w:hAnsiTheme="minorEastAsia" w:hint="eastAsia"/>
            <w:color w:val="000000" w:themeColor="text1"/>
          </w:rPr>
          <w:t>类型</w:t>
        </w:r>
      </w:ins>
      <w:ins w:id="6698" w:author="微软用户" w:date="2017-08-24T15:39:00Z">
        <w:r w:rsidRPr="00D05ABD">
          <w:rPr>
            <w:rFonts w:hAnsiTheme="minorEastAsia" w:hint="eastAsia"/>
            <w:color w:val="000000" w:themeColor="text1"/>
            <w:rPrChange w:id="6699" w:author="微软用户" w:date="2017-08-24T15:39:00Z">
              <w:rPr>
                <w:rFonts w:hint="eastAsia"/>
              </w:rPr>
            </w:rPrChange>
          </w:rPr>
          <w:t>。</w:t>
        </w:r>
      </w:ins>
    </w:p>
    <w:p w14:paraId="603AE6E3" w14:textId="77777777" w:rsidR="009D35A2" w:rsidRPr="00B207B1" w:rsidRDefault="00D14E61">
      <w:pPr>
        <w:pStyle w:val="21"/>
        <w:spacing w:line="240" w:lineRule="auto"/>
        <w:pPrChange w:id="6700" w:author="微软用户" w:date="2017-08-18T22:56:00Z">
          <w:pPr>
            <w:pStyle w:val="21"/>
          </w:pPr>
        </w:pPrChange>
      </w:pPr>
      <w:bookmarkStart w:id="6701" w:name="_Toc491952485"/>
      <w:r w:rsidRPr="00B207B1">
        <w:t>7</w:t>
      </w:r>
      <w:r w:rsidR="0032102F" w:rsidRPr="00B207B1">
        <w:t xml:space="preserve">.2 </w:t>
      </w:r>
      <w:r w:rsidR="0032102F" w:rsidRPr="00B207B1">
        <w:t>展望</w:t>
      </w:r>
      <w:bookmarkEnd w:id="6701"/>
    </w:p>
    <w:p w14:paraId="4EB874B2" w14:textId="5ACFB4F8" w:rsidR="00F73411" w:rsidRPr="00B207B1" w:rsidRDefault="009D35A2" w:rsidP="00164981">
      <w:pPr>
        <w:tabs>
          <w:tab w:val="left" w:pos="495"/>
        </w:tabs>
        <w:spacing w:line="400" w:lineRule="exact"/>
        <w:rPr>
          <w:rFonts w:hAnsiTheme="minorEastAsia"/>
          <w:color w:val="000000" w:themeColor="text1"/>
          <w:rPrChange w:id="6702" w:author="JY0225" w:date="2017-08-24T12:11:00Z">
            <w:rPr>
              <w:color w:val="000000" w:themeColor="text1"/>
            </w:rPr>
          </w:rPrChange>
        </w:rPr>
      </w:pPr>
      <w:r w:rsidRPr="00B207B1">
        <w:tab/>
      </w:r>
      <w:r w:rsidRPr="00B207B1">
        <w:rPr>
          <w:rFonts w:hAnsiTheme="minorEastAsia" w:hint="eastAsia"/>
          <w:color w:val="000000" w:themeColor="text1"/>
          <w:rPrChange w:id="6703" w:author="JY0225" w:date="2017-08-24T12:11:00Z">
            <w:rPr>
              <w:rFonts w:hint="eastAsia"/>
              <w:color w:val="000000" w:themeColor="text1"/>
            </w:rPr>
          </w:rPrChange>
        </w:rPr>
        <w:t>本文针对</w:t>
      </w:r>
      <w:ins w:id="6704"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705" w:author="JY0225" w:date="2017-08-24T12:11:00Z">
            <w:rPr>
              <w:rFonts w:hint="eastAsia"/>
              <w:color w:val="000000" w:themeColor="text1"/>
            </w:rPr>
          </w:rPrChange>
        </w:rPr>
        <w:t>云</w:t>
      </w:r>
      <w:r w:rsidR="00476838" w:rsidRPr="00B207B1">
        <w:rPr>
          <w:rFonts w:hAnsiTheme="minorEastAsia" w:hint="eastAsia"/>
          <w:color w:val="000000" w:themeColor="text1"/>
          <w:rPrChange w:id="6706" w:author="JY0225" w:date="2017-08-24T12:11:00Z">
            <w:rPr>
              <w:rFonts w:hint="eastAsia"/>
              <w:color w:val="000000" w:themeColor="text1"/>
            </w:rPr>
          </w:rPrChange>
        </w:rPr>
        <w:t>备份</w:t>
      </w:r>
      <w:r w:rsidRPr="00B207B1">
        <w:rPr>
          <w:rFonts w:hAnsiTheme="minorEastAsia" w:hint="eastAsia"/>
          <w:color w:val="000000" w:themeColor="text1"/>
          <w:rPrChange w:id="6707" w:author="JY0225" w:date="2017-08-24T12:11:00Z">
            <w:rPr>
              <w:rFonts w:hint="eastAsia"/>
              <w:color w:val="000000" w:themeColor="text1"/>
            </w:rPr>
          </w:rPrChange>
        </w:rPr>
        <w:t>中间件</w:t>
      </w:r>
      <w:ins w:id="6708"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709" w:author="JY0225" w:date="2017-08-24T12:11:00Z">
            <w:rPr>
              <w:rFonts w:hint="eastAsia"/>
              <w:color w:val="000000" w:themeColor="text1"/>
            </w:rPr>
          </w:rPrChange>
        </w:rPr>
        <w:t>关键技术</w:t>
      </w:r>
      <w:del w:id="6710" w:author="微软用户" w:date="2017-08-24T16:49:00Z">
        <w:r w:rsidRPr="00B207B1" w:rsidDel="00500E93">
          <w:rPr>
            <w:rFonts w:hAnsiTheme="minorEastAsia" w:hint="eastAsia"/>
            <w:color w:val="000000" w:themeColor="text1"/>
            <w:rPrChange w:id="6711" w:author="JY0225" w:date="2017-08-24T12:11:00Z">
              <w:rPr>
                <w:rFonts w:hint="eastAsia"/>
                <w:color w:val="000000" w:themeColor="text1"/>
              </w:rPr>
            </w:rPrChange>
          </w:rPr>
          <w:delText>做</w:delText>
        </w:r>
      </w:del>
      <w:del w:id="6712" w:author="微软用户" w:date="2017-08-24T16:50:00Z">
        <w:r w:rsidRPr="00B207B1" w:rsidDel="009A65FB">
          <w:rPr>
            <w:rFonts w:hAnsiTheme="minorEastAsia" w:hint="eastAsia"/>
            <w:color w:val="000000" w:themeColor="text1"/>
            <w:rPrChange w:id="6713" w:author="JY0225" w:date="2017-08-24T12:11:00Z">
              <w:rPr>
                <w:rFonts w:hint="eastAsia"/>
                <w:color w:val="000000" w:themeColor="text1"/>
              </w:rPr>
            </w:rPrChange>
          </w:rPr>
          <w:delText>出</w:delText>
        </w:r>
      </w:del>
      <w:r w:rsidRPr="00B207B1">
        <w:rPr>
          <w:rFonts w:hAnsiTheme="minorEastAsia" w:hint="eastAsia"/>
          <w:color w:val="000000" w:themeColor="text1"/>
          <w:rPrChange w:id="6714" w:author="JY0225" w:date="2017-08-24T12:11:00Z">
            <w:rPr>
              <w:rFonts w:hint="eastAsia"/>
              <w:color w:val="000000" w:themeColor="text1"/>
            </w:rPr>
          </w:rPrChange>
        </w:rPr>
        <w:t>的优化，</w:t>
      </w:r>
      <w:ins w:id="6715" w:author="微软用户" w:date="2017-08-24T16:50:00Z">
        <w:r w:rsidR="00834A28" w:rsidRPr="00B207B1">
          <w:rPr>
            <w:rFonts w:hAnsiTheme="minorEastAsia"/>
            <w:color w:val="000000" w:themeColor="text1"/>
          </w:rPr>
          <w:t>总体</w:t>
        </w:r>
      </w:ins>
      <w:del w:id="6716" w:author="微软用户" w:date="2017-08-24T16:50:00Z">
        <w:r w:rsidR="00333A0C" w:rsidRPr="00B207B1" w:rsidDel="00834A28">
          <w:rPr>
            <w:rFonts w:hAnsiTheme="minorEastAsia" w:hint="eastAsia"/>
            <w:color w:val="000000" w:themeColor="text1"/>
            <w:rPrChange w:id="6717" w:author="JY0225" w:date="2017-08-24T12:11:00Z">
              <w:rPr>
                <w:rFonts w:hint="eastAsia"/>
                <w:color w:val="000000" w:themeColor="text1"/>
              </w:rPr>
            </w:rPrChange>
          </w:rPr>
          <w:delText>大体</w:delText>
        </w:r>
      </w:del>
      <w:r w:rsidRPr="00B207B1">
        <w:rPr>
          <w:rFonts w:hAnsiTheme="minorEastAsia" w:hint="eastAsia"/>
          <w:color w:val="000000" w:themeColor="text1"/>
          <w:rPrChange w:id="6718"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719" w:author="JY0225" w:date="2017-08-24T12:11:00Z">
            <w:rPr>
              <w:rFonts w:hint="eastAsia"/>
              <w:color w:val="000000" w:themeColor="text1"/>
            </w:rPr>
          </w:rPrChange>
        </w:rPr>
        <w:t>备份</w:t>
      </w:r>
      <w:r w:rsidRPr="00B207B1">
        <w:rPr>
          <w:rFonts w:hAnsiTheme="minorEastAsia" w:hint="eastAsia"/>
          <w:color w:val="000000" w:themeColor="text1"/>
          <w:rPrChange w:id="6720"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721"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722"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723" w:author="JY0225" w:date="2017-08-24T12:11:00Z">
            <w:rPr>
              <w:rFonts w:hint="eastAsia"/>
              <w:color w:val="000000" w:themeColor="text1"/>
            </w:rPr>
          </w:rPrChange>
        </w:rPr>
        <w:t>基本</w:t>
      </w:r>
      <w:r w:rsidRPr="00B207B1">
        <w:rPr>
          <w:rFonts w:hAnsiTheme="minorEastAsia" w:hint="eastAsia"/>
          <w:color w:val="000000" w:themeColor="text1"/>
          <w:rPrChange w:id="6724"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725" w:author="JY0225" w:date="2017-08-24T12:11:00Z">
            <w:rPr>
              <w:rFonts w:hint="eastAsia"/>
              <w:color w:val="000000" w:themeColor="text1"/>
            </w:rPr>
          </w:rPrChange>
        </w:rPr>
        <w:t>然而，</w:t>
      </w:r>
      <w:r w:rsidR="0025670F" w:rsidRPr="00B207B1">
        <w:rPr>
          <w:rFonts w:hAnsiTheme="minorEastAsia" w:hint="eastAsia"/>
          <w:color w:val="000000" w:themeColor="text1"/>
          <w:rPrChange w:id="6726" w:author="JY0225" w:date="2017-08-24T12:11:00Z">
            <w:rPr>
              <w:rFonts w:hint="eastAsia"/>
              <w:color w:val="000000" w:themeColor="text1"/>
            </w:rPr>
          </w:rPrChange>
        </w:rPr>
        <w:t>仍存在一些挑战，需要在后续的工作中</w:t>
      </w:r>
      <w:del w:id="6727" w:author="微软用户" w:date="2017-08-24T16:50:00Z">
        <w:r w:rsidR="0025670F" w:rsidRPr="00B207B1" w:rsidDel="00155487">
          <w:rPr>
            <w:rFonts w:hAnsiTheme="minorEastAsia" w:hint="eastAsia"/>
            <w:color w:val="000000" w:themeColor="text1"/>
            <w:rPrChange w:id="6728"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729"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730" w:author="JY0225" w:date="2017-08-24T12:11:00Z">
            <w:rPr>
              <w:color w:val="000000" w:themeColor="text1"/>
            </w:rPr>
          </w:rPrChange>
        </w:rPr>
      </w:pPr>
      <w:r w:rsidRPr="00B207B1">
        <w:rPr>
          <w:rFonts w:hAnsiTheme="minorEastAsia" w:hint="eastAsia"/>
          <w:color w:val="000000" w:themeColor="text1"/>
          <w:rPrChange w:id="6731" w:author="JY0225" w:date="2017-08-24T12:11:00Z">
            <w:rPr>
              <w:rFonts w:hint="eastAsia"/>
              <w:color w:val="000000" w:themeColor="text1"/>
            </w:rPr>
          </w:rPrChange>
        </w:rPr>
        <w:t>该款云</w:t>
      </w:r>
      <w:r w:rsidR="00476838" w:rsidRPr="00B207B1">
        <w:rPr>
          <w:rFonts w:hAnsiTheme="minorEastAsia" w:hint="eastAsia"/>
          <w:color w:val="000000" w:themeColor="text1"/>
          <w:rPrChange w:id="6732" w:author="JY0225" w:date="2017-08-24T12:11:00Z">
            <w:rPr>
              <w:rFonts w:hint="eastAsia"/>
              <w:color w:val="000000" w:themeColor="text1"/>
            </w:rPr>
          </w:rPrChange>
        </w:rPr>
        <w:t>备份</w:t>
      </w:r>
      <w:r w:rsidRPr="00B207B1">
        <w:rPr>
          <w:rFonts w:hAnsiTheme="minorEastAsia" w:hint="eastAsia"/>
          <w:color w:val="000000" w:themeColor="text1"/>
          <w:rPrChange w:id="6733"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734" w:author="JY0225" w:date="2017-08-24T12:11:00Z">
            <w:rPr>
              <w:rFonts w:hint="eastAsia"/>
              <w:color w:val="000000" w:themeColor="text1"/>
            </w:rPr>
          </w:rPrChange>
        </w:rPr>
        <w:t>没有投入商用，只</w:t>
      </w:r>
      <w:del w:id="6735" w:author="微软用户" w:date="2017-08-24T16:50:00Z">
        <w:r w:rsidRPr="00B207B1" w:rsidDel="001A7DD9">
          <w:rPr>
            <w:rFonts w:hAnsiTheme="minorEastAsia" w:hint="eastAsia"/>
            <w:color w:val="000000" w:themeColor="text1"/>
            <w:rPrChange w:id="6736" w:author="JY0225" w:date="2017-08-24T12:11:00Z">
              <w:rPr>
                <w:rFonts w:hint="eastAsia"/>
                <w:color w:val="000000" w:themeColor="text1"/>
              </w:rPr>
            </w:rPrChange>
          </w:rPr>
          <w:delText>是</w:delText>
        </w:r>
      </w:del>
      <w:r w:rsidRPr="00B207B1">
        <w:rPr>
          <w:rFonts w:hAnsiTheme="minorEastAsia" w:hint="eastAsia"/>
          <w:color w:val="000000" w:themeColor="text1"/>
          <w:rPrChange w:id="6737"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738" w:author="JY0225" w:date="2017-08-24T12:11:00Z">
            <w:rPr>
              <w:rFonts w:hint="eastAsia"/>
              <w:color w:val="000000" w:themeColor="text1"/>
            </w:rPr>
          </w:rPrChange>
        </w:rPr>
        <w:t>使用</w:t>
      </w:r>
      <w:r w:rsidR="00710446" w:rsidRPr="00B207B1">
        <w:rPr>
          <w:rFonts w:hAnsiTheme="minorEastAsia" w:hint="eastAsia"/>
          <w:color w:val="000000" w:themeColor="text1"/>
          <w:rPrChange w:id="6739" w:author="JY0225" w:date="2017-08-24T12:11:00Z">
            <w:rPr>
              <w:rFonts w:hint="eastAsia"/>
              <w:color w:val="000000" w:themeColor="text1"/>
            </w:rPr>
          </w:rPrChange>
        </w:rPr>
        <w:t>。</w:t>
      </w:r>
      <w:r w:rsidR="00380540" w:rsidRPr="00B207B1">
        <w:rPr>
          <w:rFonts w:hAnsiTheme="minorEastAsia" w:hint="eastAsia"/>
          <w:color w:val="000000" w:themeColor="text1"/>
          <w:rPrChange w:id="6740"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741"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742" w:author="JY0225" w:date="2017-08-24T12:11:00Z">
            <w:rPr>
              <w:rFonts w:hint="eastAsia"/>
              <w:color w:val="000000" w:themeColor="text1"/>
            </w:rPr>
          </w:rPrChange>
        </w:rPr>
        <w:t>因此</w:t>
      </w:r>
      <w:r w:rsidR="001B1800" w:rsidRPr="00B207B1">
        <w:rPr>
          <w:rFonts w:hAnsiTheme="minorEastAsia" w:hint="eastAsia"/>
          <w:color w:val="000000" w:themeColor="text1"/>
          <w:rPrChange w:id="6743"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744" w:author="JY0225" w:date="2017-08-24T12:11:00Z">
            <w:rPr>
              <w:rFonts w:hint="eastAsia"/>
              <w:color w:val="000000" w:themeColor="text1"/>
            </w:rPr>
          </w:rPrChange>
        </w:rPr>
        <w:t>中间件系统进行持续优化，</w:t>
      </w:r>
      <w:ins w:id="6745" w:author="微软用户" w:date="2017-08-24T16:50:00Z">
        <w:r w:rsidR="004A58E6" w:rsidRPr="00B207B1">
          <w:rPr>
            <w:rFonts w:hAnsiTheme="minorEastAsia"/>
            <w:color w:val="000000" w:themeColor="text1"/>
          </w:rPr>
          <w:t>提高</w:t>
        </w:r>
      </w:ins>
      <w:del w:id="6746" w:author="微软用户" w:date="2017-08-24T16:50:00Z">
        <w:r w:rsidR="00B500ED" w:rsidRPr="00B207B1" w:rsidDel="004A58E6">
          <w:rPr>
            <w:rFonts w:hAnsiTheme="minorEastAsia" w:hint="eastAsia"/>
            <w:color w:val="000000" w:themeColor="text1"/>
            <w:rPrChange w:id="6747"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748"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749" w:author="JY0225" w:date="2017-08-24T12:11:00Z">
            <w:rPr>
              <w:color w:val="000000" w:themeColor="text1"/>
            </w:rPr>
          </w:rPrChange>
        </w:rPr>
      </w:pPr>
      <w:r w:rsidRPr="00B207B1">
        <w:rPr>
          <w:rFonts w:hAnsiTheme="minorEastAsia" w:hint="eastAsia"/>
          <w:color w:val="000000" w:themeColor="text1"/>
          <w:rPrChange w:id="6750"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751" w:author="JY0225" w:date="2017-08-24T12:11:00Z">
            <w:rPr>
              <w:rFonts w:hint="eastAsia"/>
              <w:color w:val="000000" w:themeColor="text1"/>
            </w:rPr>
          </w:rPrChange>
        </w:rPr>
        <w:t>并提供了</w:t>
      </w:r>
      <w:r w:rsidR="007F03D0" w:rsidRPr="00B207B1">
        <w:rPr>
          <w:rFonts w:hAnsiTheme="minorEastAsia"/>
          <w:color w:val="000000" w:themeColor="text1"/>
          <w:rPrChange w:id="6752" w:author="JY0225" w:date="2017-08-24T12:11:00Z">
            <w:rPr>
              <w:color w:val="000000" w:themeColor="text1"/>
            </w:rPr>
          </w:rPrChange>
        </w:rPr>
        <w:t>CLI</w:t>
      </w:r>
      <w:r w:rsidR="007F03D0" w:rsidRPr="00B207B1">
        <w:rPr>
          <w:rFonts w:hAnsiTheme="minorEastAsia" w:hint="eastAsia"/>
          <w:color w:val="000000" w:themeColor="text1"/>
          <w:rPrChange w:id="6753" w:author="JY0225" w:date="2017-08-24T12:11:00Z">
            <w:rPr>
              <w:rFonts w:hint="eastAsia"/>
              <w:color w:val="000000" w:themeColor="text1"/>
            </w:rPr>
          </w:rPrChange>
        </w:rPr>
        <w:t>、</w:t>
      </w:r>
      <w:r w:rsidR="007F03D0" w:rsidRPr="00B207B1">
        <w:rPr>
          <w:rFonts w:hAnsiTheme="minorEastAsia"/>
          <w:color w:val="000000" w:themeColor="text1"/>
          <w:rPrChange w:id="6754" w:author="JY0225" w:date="2017-08-24T12:11:00Z">
            <w:rPr>
              <w:color w:val="000000" w:themeColor="text1"/>
            </w:rPr>
          </w:rPrChange>
        </w:rPr>
        <w:t>Java SDK</w:t>
      </w:r>
      <w:r w:rsidR="007F03D0" w:rsidRPr="00B207B1">
        <w:rPr>
          <w:rFonts w:hAnsiTheme="minorEastAsia" w:hint="eastAsia"/>
          <w:color w:val="000000" w:themeColor="text1"/>
          <w:rPrChange w:id="6755" w:author="JY0225" w:date="2017-08-24T12:11:00Z">
            <w:rPr>
              <w:rFonts w:hint="eastAsia"/>
              <w:color w:val="000000" w:themeColor="text1"/>
            </w:rPr>
          </w:rPrChange>
        </w:rPr>
        <w:t>和</w:t>
      </w:r>
      <w:r w:rsidR="007F03D0" w:rsidRPr="00B207B1">
        <w:rPr>
          <w:rFonts w:hAnsiTheme="minorEastAsia"/>
          <w:color w:val="000000" w:themeColor="text1"/>
          <w:rPrChange w:id="6756" w:author="JY0225" w:date="2017-08-24T12:11:00Z">
            <w:rPr>
              <w:color w:val="000000" w:themeColor="text1"/>
            </w:rPr>
          </w:rPrChange>
        </w:rPr>
        <w:t>Firefox</w:t>
      </w:r>
      <w:r w:rsidR="007F03D0" w:rsidRPr="00B207B1">
        <w:rPr>
          <w:rFonts w:hAnsiTheme="minorEastAsia" w:hint="eastAsia"/>
          <w:color w:val="000000" w:themeColor="text1"/>
          <w:rPrChange w:id="6757" w:author="JY0225" w:date="2017-08-24T12:11:00Z">
            <w:rPr>
              <w:rFonts w:hint="eastAsia"/>
              <w:color w:val="000000" w:themeColor="text1"/>
            </w:rPr>
          </w:rPrChange>
        </w:rPr>
        <w:t>扩展三</w:t>
      </w:r>
      <w:ins w:id="6758" w:author="微软用户" w:date="2017-08-24T16:51:00Z">
        <w:r w:rsidR="00731BF8" w:rsidRPr="00B207B1">
          <w:rPr>
            <w:rFonts w:hAnsiTheme="minorEastAsia"/>
            <w:color w:val="000000" w:themeColor="text1"/>
          </w:rPr>
          <w:t>种</w:t>
        </w:r>
      </w:ins>
      <w:del w:id="6759" w:author="微软用户" w:date="2017-08-24T16:51:00Z">
        <w:r w:rsidR="007F03D0" w:rsidRPr="00B207B1" w:rsidDel="00731BF8">
          <w:rPr>
            <w:rFonts w:hAnsiTheme="minorEastAsia" w:hint="eastAsia"/>
            <w:color w:val="000000" w:themeColor="text1"/>
            <w:rPrChange w:id="6760"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761" w:author="JY0225" w:date="2017-08-24T12:11:00Z">
            <w:rPr>
              <w:rFonts w:hint="eastAsia"/>
              <w:color w:val="000000" w:themeColor="text1"/>
            </w:rPr>
          </w:rPrChange>
        </w:rPr>
        <w:t>客户端，分别支持在</w:t>
      </w:r>
      <w:r w:rsidR="007F03D0" w:rsidRPr="00B207B1">
        <w:rPr>
          <w:rFonts w:hAnsiTheme="minorEastAsia"/>
          <w:color w:val="000000" w:themeColor="text1"/>
          <w:rPrChange w:id="6762" w:author="JY0225" w:date="2017-08-24T12:11:00Z">
            <w:rPr>
              <w:color w:val="000000" w:themeColor="text1"/>
            </w:rPr>
          </w:rPrChange>
        </w:rPr>
        <w:t>Linux</w:t>
      </w:r>
      <w:r w:rsidR="007F03D0" w:rsidRPr="00B207B1">
        <w:rPr>
          <w:rFonts w:hAnsiTheme="minorEastAsia" w:hint="eastAsia"/>
          <w:color w:val="000000" w:themeColor="text1"/>
          <w:rPrChange w:id="6763" w:author="JY0225" w:date="2017-08-24T12:11:00Z">
            <w:rPr>
              <w:rFonts w:hint="eastAsia"/>
              <w:color w:val="000000" w:themeColor="text1"/>
            </w:rPr>
          </w:rPrChange>
        </w:rPr>
        <w:t>平台下、移动端和</w:t>
      </w:r>
      <w:r w:rsidR="007F03D0" w:rsidRPr="00B207B1">
        <w:rPr>
          <w:rFonts w:hAnsiTheme="minorEastAsia"/>
          <w:color w:val="000000" w:themeColor="text1"/>
          <w:rPrChange w:id="6764" w:author="JY0225" w:date="2017-08-24T12:11:00Z">
            <w:rPr>
              <w:color w:val="000000" w:themeColor="text1"/>
            </w:rPr>
          </w:rPrChange>
        </w:rPr>
        <w:t>Web</w:t>
      </w:r>
      <w:r w:rsidR="007F03D0" w:rsidRPr="00B207B1">
        <w:rPr>
          <w:rFonts w:hAnsiTheme="minorEastAsia" w:hint="eastAsia"/>
          <w:color w:val="000000" w:themeColor="text1"/>
          <w:rPrChange w:id="6765"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766"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767" w:author="JY0225" w:date="2017-08-24T12:11:00Z">
            <w:rPr>
              <w:color w:val="000000" w:themeColor="text1"/>
            </w:rPr>
          </w:rPrChange>
        </w:rPr>
        <w:t>Android</w:t>
      </w:r>
      <w:r w:rsidR="009737B2" w:rsidRPr="00B207B1">
        <w:rPr>
          <w:rFonts w:hAnsiTheme="minorEastAsia" w:hint="eastAsia"/>
          <w:color w:val="000000" w:themeColor="text1"/>
          <w:rPrChange w:id="6768" w:author="JY0225" w:date="2017-08-24T12:11:00Z">
            <w:rPr>
              <w:rFonts w:hint="eastAsia"/>
              <w:color w:val="000000" w:themeColor="text1"/>
            </w:rPr>
          </w:rPrChange>
        </w:rPr>
        <w:t>和</w:t>
      </w:r>
      <w:r w:rsidR="00B33DB4" w:rsidRPr="00B207B1">
        <w:rPr>
          <w:rFonts w:hAnsiTheme="minorEastAsia"/>
          <w:color w:val="000000" w:themeColor="text1"/>
          <w:rPrChange w:id="6769" w:author="JY0225" w:date="2017-08-24T12:11:00Z">
            <w:rPr>
              <w:color w:val="000000" w:themeColor="text1"/>
            </w:rPr>
          </w:rPrChange>
        </w:rPr>
        <w:t>i</w:t>
      </w:r>
      <w:r w:rsidR="009737B2" w:rsidRPr="00B207B1">
        <w:rPr>
          <w:rFonts w:hAnsiTheme="minorEastAsia"/>
          <w:color w:val="000000" w:themeColor="text1"/>
          <w:rPrChange w:id="6770" w:author="JY0225" w:date="2017-08-24T12:11:00Z">
            <w:rPr>
              <w:color w:val="000000" w:themeColor="text1"/>
            </w:rPr>
          </w:rPrChange>
        </w:rPr>
        <w:t>OS</w:t>
      </w:r>
      <w:r w:rsidR="009737B2" w:rsidRPr="00B207B1">
        <w:rPr>
          <w:rFonts w:hAnsiTheme="minorEastAsia" w:hint="eastAsia"/>
          <w:color w:val="000000" w:themeColor="text1"/>
          <w:rPrChange w:id="6771" w:author="JY0225" w:date="2017-08-24T12:11:00Z">
            <w:rPr>
              <w:rFonts w:hint="eastAsia"/>
              <w:color w:val="000000" w:themeColor="text1"/>
            </w:rPr>
          </w:rPrChange>
        </w:rPr>
        <w:t>两大当今主流的客户端</w:t>
      </w:r>
      <w:ins w:id="6772"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773" w:author="JY0225" w:date="2017-08-24T12:11:00Z">
            <w:rPr>
              <w:rFonts w:hint="eastAsia"/>
              <w:color w:val="000000" w:themeColor="text1"/>
            </w:rPr>
          </w:rPrChange>
        </w:rPr>
        <w:t>，以支持更多的用户使用。</w:t>
      </w:r>
      <w:del w:id="6774" w:author="微软用户" w:date="2017-08-24T16:51:00Z">
        <w:r w:rsidR="00E75006" w:rsidRPr="00B207B1" w:rsidDel="00331E18">
          <w:rPr>
            <w:rFonts w:hAnsiTheme="minorEastAsia" w:hint="eastAsia"/>
            <w:color w:val="000000" w:themeColor="text1"/>
            <w:rPrChange w:id="6775"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776"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777"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778"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779"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780" w:author="JY0225" w:date="2017-08-24T12:11:00Z">
            <w:rPr>
              <w:rFonts w:hint="eastAsia"/>
              <w:color w:val="000000" w:themeColor="text1"/>
            </w:rPr>
          </w:rPrChange>
        </w:rPr>
        <w:t>备份</w:t>
      </w:r>
      <w:r w:rsidRPr="00B207B1">
        <w:rPr>
          <w:rFonts w:hAnsiTheme="minorEastAsia" w:hint="eastAsia"/>
          <w:color w:val="000000" w:themeColor="text1"/>
          <w:rPrChange w:id="6781" w:author="JY0225" w:date="2017-08-24T12:11:00Z">
            <w:rPr>
              <w:rFonts w:hint="eastAsia"/>
              <w:color w:val="000000" w:themeColor="text1"/>
            </w:rPr>
          </w:rPrChange>
        </w:rPr>
        <w:t>服务中</w:t>
      </w:r>
      <w:ins w:id="6782" w:author="微软用户" w:date="2017-08-24T16:51:00Z">
        <w:r w:rsidR="00331E18" w:rsidRPr="00B207B1">
          <w:rPr>
            <w:rFonts w:hAnsiTheme="minorEastAsia"/>
            <w:color w:val="000000" w:themeColor="text1"/>
          </w:rPr>
          <w:t>部分</w:t>
        </w:r>
      </w:ins>
      <w:del w:id="6783" w:author="微软用户" w:date="2017-08-24T16:51:00Z">
        <w:r w:rsidRPr="00B207B1" w:rsidDel="00331E18">
          <w:rPr>
            <w:rFonts w:hAnsiTheme="minorEastAsia" w:hint="eastAsia"/>
            <w:color w:val="000000" w:themeColor="text1"/>
            <w:rPrChange w:id="6784" w:author="JY0225" w:date="2017-08-24T12:11:00Z">
              <w:rPr>
                <w:rFonts w:hint="eastAsia"/>
                <w:color w:val="000000" w:themeColor="text1"/>
              </w:rPr>
            </w:rPrChange>
          </w:rPr>
          <w:delText>最为</w:delText>
        </w:r>
      </w:del>
      <w:r w:rsidRPr="00B207B1">
        <w:rPr>
          <w:rFonts w:hAnsiTheme="minorEastAsia" w:hint="eastAsia"/>
          <w:color w:val="000000" w:themeColor="text1"/>
          <w:rPrChange w:id="6785" w:author="JY0225" w:date="2017-08-24T12:11:00Z">
            <w:rPr>
              <w:rFonts w:hint="eastAsia"/>
              <w:color w:val="000000" w:themeColor="text1"/>
            </w:rPr>
          </w:rPrChange>
        </w:rPr>
        <w:t>关键</w:t>
      </w:r>
      <w:del w:id="6786" w:author="微软用户" w:date="2017-08-24T16:51:00Z">
        <w:r w:rsidRPr="00B207B1" w:rsidDel="00307BF6">
          <w:rPr>
            <w:rFonts w:hAnsiTheme="minorEastAsia" w:hint="eastAsia"/>
            <w:color w:val="000000" w:themeColor="text1"/>
            <w:rPrChange w:id="6787" w:author="JY0225" w:date="2017-08-24T12:11:00Z">
              <w:rPr>
                <w:rFonts w:hint="eastAsia"/>
                <w:color w:val="000000" w:themeColor="text1"/>
              </w:rPr>
            </w:rPrChange>
          </w:rPr>
          <w:delText>的</w:delText>
        </w:r>
      </w:del>
      <w:r w:rsidRPr="00B207B1">
        <w:rPr>
          <w:rFonts w:hAnsiTheme="minorEastAsia" w:hint="eastAsia"/>
          <w:color w:val="000000" w:themeColor="text1"/>
          <w:rPrChange w:id="6788"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789" w:author="JY0225" w:date="2017-08-24T12:11:00Z">
            <w:rPr>
              <w:rFonts w:hint="eastAsia"/>
              <w:color w:val="000000" w:themeColor="text1"/>
            </w:rPr>
          </w:rPrChange>
        </w:rPr>
        <w:t>备份</w:t>
      </w:r>
      <w:r w:rsidRPr="00B207B1">
        <w:rPr>
          <w:rFonts w:hAnsiTheme="minorEastAsia" w:hint="eastAsia"/>
          <w:color w:val="000000" w:themeColor="text1"/>
          <w:rPrChange w:id="6790" w:author="JY0225" w:date="2017-08-24T12:11:00Z">
            <w:rPr>
              <w:rFonts w:hint="eastAsia"/>
              <w:color w:val="000000" w:themeColor="text1"/>
            </w:rPr>
          </w:rPrChange>
        </w:rPr>
        <w:t>技术</w:t>
      </w:r>
      <w:del w:id="6791" w:author="微软用户" w:date="2017-08-24T16:52:00Z">
        <w:r w:rsidRPr="00B207B1" w:rsidDel="000820CB">
          <w:rPr>
            <w:rFonts w:hAnsiTheme="minorEastAsia" w:hint="eastAsia"/>
            <w:color w:val="000000" w:themeColor="text1"/>
            <w:rPrChange w:id="6792" w:author="JY0225" w:date="2017-08-24T12:11:00Z">
              <w:rPr>
                <w:rFonts w:hint="eastAsia"/>
                <w:color w:val="000000" w:themeColor="text1"/>
              </w:rPr>
            </w:rPrChange>
          </w:rPr>
          <w:delText>的</w:delText>
        </w:r>
      </w:del>
      <w:r w:rsidRPr="00B207B1">
        <w:rPr>
          <w:rFonts w:hAnsiTheme="minorEastAsia" w:hint="eastAsia"/>
          <w:color w:val="000000" w:themeColor="text1"/>
          <w:rPrChange w:id="6793" w:author="JY0225" w:date="2017-08-24T12:11:00Z">
            <w:rPr>
              <w:rFonts w:hint="eastAsia"/>
              <w:color w:val="000000" w:themeColor="text1"/>
            </w:rPr>
          </w:rPrChange>
        </w:rPr>
        <w:t>不断</w:t>
      </w:r>
      <w:ins w:id="6794"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795"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796" w:author="JY0225" w:date="2017-08-24T12:11:00Z">
            <w:rPr>
              <w:rFonts w:hint="eastAsia"/>
              <w:color w:val="000000" w:themeColor="text1"/>
            </w:rPr>
          </w:rPrChange>
        </w:rPr>
        <w:t>云</w:t>
      </w:r>
      <w:r w:rsidR="00476838" w:rsidRPr="00B207B1">
        <w:rPr>
          <w:rFonts w:hAnsiTheme="minorEastAsia" w:hint="eastAsia"/>
          <w:color w:val="000000" w:themeColor="text1"/>
          <w:rPrChange w:id="6797" w:author="JY0225" w:date="2017-08-24T12:11:00Z">
            <w:rPr>
              <w:rFonts w:hint="eastAsia"/>
              <w:color w:val="000000" w:themeColor="text1"/>
            </w:rPr>
          </w:rPrChange>
        </w:rPr>
        <w:t>备份</w:t>
      </w:r>
      <w:r w:rsidR="007003E4" w:rsidRPr="00B207B1">
        <w:rPr>
          <w:rFonts w:hAnsiTheme="minorEastAsia" w:hint="eastAsia"/>
          <w:color w:val="000000" w:themeColor="text1"/>
          <w:rPrChange w:id="6798"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799"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800" w:author="JY0225" w:date="2017-08-24T12:11:00Z">
            <w:rPr>
              <w:rFonts w:hint="eastAsia"/>
              <w:color w:val="000000" w:themeColor="text1"/>
            </w:rPr>
          </w:rPrChange>
        </w:rPr>
        <w:t>，这要求云</w:t>
      </w:r>
      <w:r w:rsidR="00476838" w:rsidRPr="00B207B1">
        <w:rPr>
          <w:rFonts w:hAnsiTheme="minorEastAsia" w:hint="eastAsia"/>
          <w:color w:val="000000" w:themeColor="text1"/>
          <w:rPrChange w:id="6801" w:author="JY0225" w:date="2017-08-24T12:11:00Z">
            <w:rPr>
              <w:rFonts w:hint="eastAsia"/>
              <w:color w:val="000000" w:themeColor="text1"/>
            </w:rPr>
          </w:rPrChange>
        </w:rPr>
        <w:t>备份</w:t>
      </w:r>
      <w:r w:rsidR="00243057" w:rsidRPr="00B207B1">
        <w:rPr>
          <w:rFonts w:hAnsiTheme="minorEastAsia" w:hint="eastAsia"/>
          <w:color w:val="000000" w:themeColor="text1"/>
          <w:rPrChange w:id="6802"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803"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804"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805"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806"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807" w:author="JY0225" w:date="2017-08-24T12:11:00Z">
            <w:rPr>
              <w:rFonts w:hint="eastAsia"/>
              <w:color w:val="000000" w:themeColor="text1"/>
            </w:rPr>
          </w:rPrChange>
        </w:rPr>
        <w:t>系统能最大程度地满足用户的需求。</w:t>
      </w:r>
      <w:r w:rsidR="003E2D2D" w:rsidRPr="00B207B1">
        <w:rPr>
          <w:rFonts w:hAnsiTheme="minorEastAsia"/>
          <w:rPrChange w:id="6808"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809" w:name="_Toc420959894"/>
      <w:bookmarkStart w:id="6810" w:name="_Toc421026958"/>
      <w:bookmarkStart w:id="6811" w:name="_Toc421230625"/>
      <w:bookmarkStart w:id="6812" w:name="_Toc491952486"/>
      <w:r w:rsidRPr="00B207B1">
        <w:rPr>
          <w:rFonts w:ascii="Times New Roman" w:hAnsi="Times New Roman"/>
        </w:rPr>
        <w:lastRenderedPageBreak/>
        <w:t>参考文献</w:t>
      </w:r>
      <w:bookmarkStart w:id="6813" w:name="_Toc420959893"/>
      <w:bookmarkStart w:id="6814" w:name="_Toc421026957"/>
      <w:bookmarkStart w:id="6815" w:name="_Toc421230624"/>
      <w:bookmarkEnd w:id="6809"/>
      <w:bookmarkEnd w:id="6810"/>
      <w:bookmarkEnd w:id="6811"/>
      <w:bookmarkEnd w:id="6812"/>
    </w:p>
    <w:p w14:paraId="4562C6BD" w14:textId="77777777" w:rsidR="005C17C6" w:rsidRPr="00B207B1" w:rsidRDefault="005C17C6" w:rsidP="00706C4C">
      <w:pPr>
        <w:pStyle w:val="a7"/>
        <w:numPr>
          <w:ilvl w:val="0"/>
          <w:numId w:val="1"/>
        </w:numPr>
        <w:spacing w:line="400" w:lineRule="exact"/>
        <w:jc w:val="both"/>
        <w:rPr>
          <w:spacing w:val="0"/>
          <w:sz w:val="21"/>
          <w:szCs w:val="21"/>
        </w:rPr>
      </w:pPr>
      <w:bookmarkStart w:id="6816" w:name="_Ref489689998"/>
      <w:bookmarkStart w:id="6817" w:name="_Ref489705969"/>
      <w:bookmarkStart w:id="6818"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819"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820" w:author="JY0225" w:date="2017-08-23T16:31:00Z">
        <w:r w:rsidRPr="00B207B1" w:rsidDel="008E2759">
          <w:rPr>
            <w:spacing w:val="0"/>
            <w:sz w:val="21"/>
            <w:szCs w:val="21"/>
          </w:rPr>
          <w:delText>.3.21</w:delText>
        </w:r>
      </w:del>
      <w:bookmarkEnd w:id="6816"/>
      <w:r w:rsidRPr="00B207B1">
        <w:rPr>
          <w:spacing w:val="0"/>
          <w:sz w:val="21"/>
          <w:szCs w:val="21"/>
        </w:rPr>
        <w:t>.</w:t>
      </w:r>
      <w:bookmarkEnd w:id="6817"/>
    </w:p>
    <w:p w14:paraId="796F0D4F" w14:textId="77777777" w:rsidR="00505F6F" w:rsidRPr="00B207B1" w:rsidRDefault="00505F6F" w:rsidP="00706C4C">
      <w:pPr>
        <w:pStyle w:val="a7"/>
        <w:numPr>
          <w:ilvl w:val="0"/>
          <w:numId w:val="1"/>
        </w:numPr>
        <w:spacing w:line="400" w:lineRule="exact"/>
        <w:jc w:val="both"/>
        <w:rPr>
          <w:spacing w:val="0"/>
          <w:sz w:val="21"/>
          <w:szCs w:val="21"/>
        </w:rPr>
      </w:pPr>
      <w:bookmarkStart w:id="6821" w:name="_Ref489705884"/>
      <w:bookmarkEnd w:id="6818"/>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,2016,39(06):21-24</w:t>
      </w:r>
      <w:del w:id="6822" w:author="JY0225" w:date="2017-08-23T16:06:00Z">
        <w:r w:rsidRPr="00B207B1" w:rsidDel="00685811">
          <w:rPr>
            <w:rFonts w:hint="eastAsia"/>
            <w:spacing w:val="0"/>
            <w:sz w:val="21"/>
            <w:szCs w:val="21"/>
          </w:rPr>
          <w:delText xml:space="preserve">+29. </w:delText>
        </w:r>
      </w:del>
      <w:ins w:id="6823" w:author="JY0225" w:date="2017-08-23T16:06:00Z">
        <w:r w:rsidR="00685811" w:rsidRPr="00B207B1">
          <w:rPr>
            <w:spacing w:val="0"/>
            <w:sz w:val="21"/>
            <w:szCs w:val="21"/>
          </w:rPr>
          <w:t>.</w:t>
        </w:r>
      </w:ins>
      <w:del w:id="6824"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821"/>
    </w:p>
    <w:p w14:paraId="345E88EF" w14:textId="77777777" w:rsidR="00793B98" w:rsidRPr="00B207B1" w:rsidRDefault="005A3D87" w:rsidP="00706C4C">
      <w:pPr>
        <w:pStyle w:val="a7"/>
        <w:numPr>
          <w:ilvl w:val="0"/>
          <w:numId w:val="1"/>
        </w:numPr>
        <w:spacing w:line="400" w:lineRule="exact"/>
        <w:jc w:val="both"/>
        <w:rPr>
          <w:spacing w:val="0"/>
          <w:sz w:val="21"/>
          <w:szCs w:val="21"/>
        </w:rPr>
      </w:pPr>
      <w:bookmarkStart w:id="6825" w:name="_Ref489820088"/>
      <w:r w:rsidRPr="00B207B1">
        <w:rPr>
          <w:spacing w:val="0"/>
          <w:sz w:val="21"/>
          <w:szCs w:val="21"/>
        </w:rPr>
        <w:t>Zhong Lin He,</w:t>
      </w:r>
      <w:ins w:id="6826" w:author="JY0225" w:date="2017-08-23T16:07:00Z">
        <w:r w:rsidR="003D193E" w:rsidRPr="00B207B1">
          <w:rPr>
            <w:spacing w:val="0"/>
            <w:sz w:val="21"/>
            <w:szCs w:val="21"/>
          </w:rPr>
          <w:t xml:space="preserve"> </w:t>
        </w:r>
      </w:ins>
      <w:r w:rsidRPr="00B207B1">
        <w:rPr>
          <w:spacing w:val="0"/>
          <w:sz w:val="21"/>
          <w:szCs w:val="21"/>
        </w:rPr>
        <w:t>Yu Hua He,</w:t>
      </w:r>
      <w:ins w:id="6827"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828" w:author="JY0225" w:date="2017-08-14T13:00:00Z">
        <w:r w:rsidR="00B46969" w:rsidRPr="00B207B1">
          <w:rPr>
            <w:spacing w:val="0"/>
            <w:sz w:val="21"/>
            <w:szCs w:val="21"/>
          </w:rPr>
          <w:t xml:space="preserve"> </w:t>
        </w:r>
      </w:ins>
      <w:r w:rsidRPr="00B207B1">
        <w:rPr>
          <w:spacing w:val="0"/>
          <w:sz w:val="21"/>
          <w:szCs w:val="21"/>
        </w:rPr>
        <w:t>2010,</w:t>
      </w:r>
      <w:ins w:id="6829" w:author="JY0225" w:date="2017-08-14T13:00:00Z">
        <w:r w:rsidR="00B46969" w:rsidRPr="00B207B1">
          <w:rPr>
            <w:spacing w:val="0"/>
            <w:sz w:val="21"/>
            <w:szCs w:val="21"/>
          </w:rPr>
          <w:t xml:space="preserve"> </w:t>
        </w:r>
      </w:ins>
      <w:r w:rsidRPr="00B207B1">
        <w:rPr>
          <w:spacing w:val="0"/>
          <w:sz w:val="21"/>
          <w:szCs w:val="21"/>
        </w:rPr>
        <w:t>979(29)</w:t>
      </w:r>
      <w:del w:id="6830" w:author="JY0225" w:date="2017-08-23T16:07:00Z">
        <w:r w:rsidRPr="00B207B1" w:rsidDel="00DE0114">
          <w:rPr>
            <w:spacing w:val="0"/>
            <w:sz w:val="21"/>
            <w:szCs w:val="21"/>
          </w:rPr>
          <w:delText>:</w:delText>
        </w:r>
      </w:del>
      <w:r w:rsidRPr="00B207B1">
        <w:rPr>
          <w:spacing w:val="0"/>
          <w:sz w:val="21"/>
          <w:szCs w:val="21"/>
        </w:rPr>
        <w:t>.</w:t>
      </w:r>
      <w:bookmarkEnd w:id="6825"/>
    </w:p>
    <w:p w14:paraId="29B80EC5" w14:textId="77777777" w:rsidR="00F60053" w:rsidRPr="00B207B1" w:rsidRDefault="00F60053" w:rsidP="00706C4C">
      <w:pPr>
        <w:pStyle w:val="a7"/>
        <w:numPr>
          <w:ilvl w:val="0"/>
          <w:numId w:val="1"/>
        </w:numPr>
        <w:spacing w:line="400" w:lineRule="exact"/>
        <w:jc w:val="both"/>
        <w:rPr>
          <w:spacing w:val="0"/>
          <w:sz w:val="21"/>
          <w:szCs w:val="21"/>
        </w:rPr>
      </w:pPr>
      <w:bookmarkStart w:id="6831" w:name="_Ref489791737"/>
      <w:r w:rsidRPr="00B207B1">
        <w:rPr>
          <w:spacing w:val="0"/>
          <w:sz w:val="21"/>
          <w:szCs w:val="21"/>
        </w:rPr>
        <w:t>Amirhossein Farahzadi,</w:t>
      </w:r>
      <w:ins w:id="6832" w:author="JY0225" w:date="2017-08-23T16:08:00Z">
        <w:r w:rsidR="00100804" w:rsidRPr="00B207B1">
          <w:rPr>
            <w:spacing w:val="0"/>
            <w:sz w:val="21"/>
            <w:szCs w:val="21"/>
          </w:rPr>
          <w:t xml:space="preserve"> </w:t>
        </w:r>
      </w:ins>
      <w:r w:rsidRPr="00B207B1">
        <w:rPr>
          <w:spacing w:val="0"/>
          <w:sz w:val="21"/>
          <w:szCs w:val="21"/>
        </w:rPr>
        <w:t>Pooyan Shams,</w:t>
      </w:r>
      <w:ins w:id="6833" w:author="JY0225" w:date="2017-08-23T16:08:00Z">
        <w:r w:rsidR="00100804" w:rsidRPr="00B207B1">
          <w:rPr>
            <w:spacing w:val="0"/>
            <w:sz w:val="21"/>
            <w:szCs w:val="21"/>
          </w:rPr>
          <w:t xml:space="preserve"> </w:t>
        </w:r>
      </w:ins>
      <w:r w:rsidRPr="00B207B1">
        <w:rPr>
          <w:spacing w:val="0"/>
          <w:sz w:val="21"/>
          <w:szCs w:val="21"/>
        </w:rPr>
        <w:t>Javad Rezazadeh,</w:t>
      </w:r>
      <w:ins w:id="6834" w:author="JY0225" w:date="2017-08-23T16:08:00Z">
        <w:r w:rsidR="00100804" w:rsidRPr="00B207B1">
          <w:rPr>
            <w:spacing w:val="0"/>
            <w:sz w:val="21"/>
            <w:szCs w:val="21"/>
          </w:rPr>
          <w:t xml:space="preserve"> </w:t>
        </w:r>
      </w:ins>
      <w:r w:rsidRPr="00B207B1">
        <w:rPr>
          <w:spacing w:val="0"/>
          <w:sz w:val="21"/>
          <w:szCs w:val="21"/>
        </w:rPr>
        <w:t>Reza Farahbakhsh. Middleware technologies for cloud of things-a survey[J]. Digital Communications and Networks,</w:t>
      </w:r>
      <w:ins w:id="6835" w:author="JY0225" w:date="2017-08-23T16:08:00Z">
        <w:r w:rsidR="00DE2AF4" w:rsidRPr="00B207B1">
          <w:rPr>
            <w:spacing w:val="0"/>
            <w:sz w:val="21"/>
            <w:szCs w:val="21"/>
          </w:rPr>
          <w:t xml:space="preserve"> </w:t>
        </w:r>
      </w:ins>
      <w:r w:rsidRPr="00B207B1">
        <w:rPr>
          <w:spacing w:val="0"/>
          <w:sz w:val="21"/>
          <w:szCs w:val="21"/>
        </w:rPr>
        <w:t>2017</w:t>
      </w:r>
      <w:del w:id="6836" w:author="JY0225" w:date="2017-08-23T16:08:00Z">
        <w:r w:rsidRPr="00B207B1" w:rsidDel="00901B7B">
          <w:rPr>
            <w:spacing w:val="0"/>
            <w:sz w:val="21"/>
            <w:szCs w:val="21"/>
          </w:rPr>
          <w:delText>,:</w:delText>
        </w:r>
      </w:del>
      <w:r w:rsidRPr="00B207B1">
        <w:rPr>
          <w:spacing w:val="0"/>
          <w:sz w:val="21"/>
          <w:szCs w:val="21"/>
        </w:rPr>
        <w:t>.</w:t>
      </w:r>
      <w:bookmarkEnd w:id="6831"/>
    </w:p>
    <w:p w14:paraId="151B5C28" w14:textId="77777777" w:rsidR="00196979" w:rsidRPr="00B207B1" w:rsidRDefault="00196979" w:rsidP="00706C4C">
      <w:pPr>
        <w:pStyle w:val="a7"/>
        <w:numPr>
          <w:ilvl w:val="0"/>
          <w:numId w:val="1"/>
        </w:numPr>
        <w:spacing w:line="400" w:lineRule="exact"/>
        <w:jc w:val="both"/>
        <w:rPr>
          <w:spacing w:val="0"/>
          <w:sz w:val="21"/>
          <w:szCs w:val="21"/>
        </w:rPr>
      </w:pPr>
      <w:bookmarkStart w:id="6837" w:name="_Ref489691828"/>
      <w:bookmarkStart w:id="6838" w:name="_Ref489705992"/>
      <w:r w:rsidRPr="00B207B1">
        <w:rPr>
          <w:rFonts w:hint="eastAsia"/>
          <w:spacing w:val="0"/>
          <w:sz w:val="21"/>
          <w:szCs w:val="21"/>
        </w:rPr>
        <w:t>卜瑞琪</w:t>
      </w:r>
      <w:ins w:id="6839" w:author="JY0225" w:date="2017-08-23T16:05:00Z">
        <w:r w:rsidR="00FF3F08" w:rsidRPr="00B207B1">
          <w:rPr>
            <w:spacing w:val="0"/>
            <w:sz w:val="21"/>
            <w:szCs w:val="21"/>
          </w:rPr>
          <w:t>.</w:t>
        </w:r>
      </w:ins>
      <w:ins w:id="6840" w:author="JY0225" w:date="2017-08-23T16:09:00Z">
        <w:r w:rsidR="006E4DE6" w:rsidRPr="00B207B1">
          <w:rPr>
            <w:spacing w:val="0"/>
            <w:sz w:val="21"/>
            <w:szCs w:val="21"/>
          </w:rPr>
          <w:t xml:space="preserve"> </w:t>
        </w:r>
      </w:ins>
      <w:del w:id="6841"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842" w:author="JY0225" w:date="2017-08-23T16:05:00Z">
        <w:r w:rsidR="00AA7A45" w:rsidRPr="00B207B1">
          <w:rPr>
            <w:rFonts w:hint="eastAsia"/>
            <w:spacing w:val="0"/>
            <w:sz w:val="21"/>
            <w:szCs w:val="21"/>
          </w:rPr>
          <w:t>[</w:t>
        </w:r>
        <w:r w:rsidR="00AA7A45" w:rsidRPr="00B207B1">
          <w:rPr>
            <w:spacing w:val="0"/>
            <w:sz w:val="21"/>
            <w:szCs w:val="21"/>
          </w:rPr>
          <w:t>D</w:t>
        </w:r>
        <w:r w:rsidR="00AA7A45" w:rsidRPr="00B207B1">
          <w:rPr>
            <w:rFonts w:hint="eastAsia"/>
            <w:spacing w:val="0"/>
            <w:sz w:val="21"/>
            <w:szCs w:val="21"/>
          </w:rPr>
          <w:t>]</w:t>
        </w:r>
      </w:ins>
      <w:r w:rsidRPr="00B207B1">
        <w:rPr>
          <w:rFonts w:hint="eastAsia"/>
          <w:spacing w:val="0"/>
          <w:sz w:val="21"/>
          <w:szCs w:val="21"/>
        </w:rPr>
        <w:t>.</w:t>
      </w:r>
      <w:ins w:id="6843" w:author="JY0225" w:date="2017-08-23T16:23:00Z">
        <w:r w:rsidR="003063FF" w:rsidRPr="00B207B1">
          <w:rPr>
            <w:spacing w:val="0"/>
            <w:sz w:val="21"/>
            <w:szCs w:val="21"/>
          </w:rPr>
          <w:t xml:space="preserve"> </w:t>
        </w:r>
        <w:r w:rsidR="003063FF" w:rsidRPr="00B207B1">
          <w:rPr>
            <w:rFonts w:hint="eastAsia"/>
            <w:spacing w:val="0"/>
            <w:sz w:val="21"/>
            <w:szCs w:val="21"/>
          </w:rPr>
          <w:t>复旦大学</w:t>
        </w:r>
      </w:ins>
      <w:ins w:id="6844" w:author="JY0225" w:date="2017-08-23T16:24:00Z">
        <w:r w:rsidR="004B56A8" w:rsidRPr="00B207B1">
          <w:rPr>
            <w:rFonts w:hint="eastAsia"/>
            <w:spacing w:val="0"/>
            <w:sz w:val="21"/>
            <w:szCs w:val="21"/>
          </w:rPr>
          <w:t>,</w:t>
        </w:r>
      </w:ins>
      <w:ins w:id="6845" w:author="JY0225" w:date="2017-08-23T16:23:00Z">
        <w:r w:rsidR="003063FF" w:rsidRPr="00B207B1">
          <w:rPr>
            <w:rFonts w:hint="eastAsia"/>
            <w:spacing w:val="0"/>
            <w:sz w:val="21"/>
            <w:szCs w:val="21"/>
          </w:rPr>
          <w:t xml:space="preserve"> </w:t>
        </w:r>
      </w:ins>
      <w:del w:id="6846" w:author="JY0225" w:date="2017-08-23T16:23:00Z">
        <w:r w:rsidRPr="00B207B1" w:rsidDel="003063FF">
          <w:rPr>
            <w:rFonts w:hint="eastAsia"/>
            <w:spacing w:val="0"/>
            <w:sz w:val="21"/>
            <w:szCs w:val="21"/>
          </w:rPr>
          <w:delText xml:space="preserve"> </w:delText>
        </w:r>
      </w:del>
      <w:r w:rsidRPr="00B207B1">
        <w:rPr>
          <w:spacing w:val="0"/>
          <w:sz w:val="21"/>
          <w:szCs w:val="21"/>
        </w:rPr>
        <w:t>2015</w:t>
      </w:r>
      <w:del w:id="6847" w:author="JY0225" w:date="2017-08-23T16:24:00Z">
        <w:r w:rsidRPr="00B207B1" w:rsidDel="00B77BBE">
          <w:rPr>
            <w:spacing w:val="0"/>
            <w:sz w:val="21"/>
            <w:szCs w:val="21"/>
          </w:rPr>
          <w:delText>.10.23</w:delText>
        </w:r>
      </w:del>
      <w:bookmarkEnd w:id="6837"/>
      <w:r w:rsidR="00EC26E4" w:rsidRPr="00B207B1">
        <w:rPr>
          <w:spacing w:val="0"/>
          <w:sz w:val="21"/>
          <w:szCs w:val="21"/>
        </w:rPr>
        <w:t>.</w:t>
      </w:r>
      <w:bookmarkEnd w:id="6838"/>
    </w:p>
    <w:p w14:paraId="55AB3409" w14:textId="77777777" w:rsidR="003175C3" w:rsidRPr="00B207B1" w:rsidRDefault="003175C3" w:rsidP="00706C4C">
      <w:pPr>
        <w:pStyle w:val="a7"/>
        <w:numPr>
          <w:ilvl w:val="0"/>
          <w:numId w:val="1"/>
        </w:numPr>
        <w:spacing w:line="400" w:lineRule="exact"/>
        <w:jc w:val="both"/>
        <w:rPr>
          <w:spacing w:val="0"/>
          <w:sz w:val="21"/>
          <w:szCs w:val="21"/>
        </w:rPr>
      </w:pPr>
      <w:bookmarkStart w:id="6848" w:name="_Ref489690644"/>
      <w:r w:rsidRPr="00B207B1">
        <w:rPr>
          <w:spacing w:val="0"/>
          <w:sz w:val="21"/>
          <w:szCs w:val="21"/>
        </w:rPr>
        <w:t>Naresh vurukonda,</w:t>
      </w:r>
      <w:ins w:id="6849" w:author="JY0225" w:date="2017-08-23T16:09:00Z">
        <w:r w:rsidR="00104647" w:rsidRPr="00B207B1">
          <w:rPr>
            <w:spacing w:val="0"/>
            <w:sz w:val="21"/>
            <w:szCs w:val="21"/>
          </w:rPr>
          <w:t xml:space="preserve"> </w:t>
        </w:r>
      </w:ins>
      <w:r w:rsidRPr="00B207B1">
        <w:rPr>
          <w:spacing w:val="0"/>
          <w:sz w:val="21"/>
          <w:szCs w:val="21"/>
        </w:rPr>
        <w:t>B. Thirumala Rao. A Study on Data Storage Security Issues in Cloud Computing[J]. Pr</w:t>
      </w:r>
      <w:r w:rsidR="00BB3634" w:rsidRPr="00B207B1">
        <w:rPr>
          <w:spacing w:val="0"/>
          <w:sz w:val="21"/>
          <w:szCs w:val="21"/>
        </w:rPr>
        <w:t>ocedia Computer Science,</w:t>
      </w:r>
      <w:ins w:id="6850" w:author="JY0225" w:date="2017-08-23T16:09:00Z">
        <w:r w:rsidR="00107CC9" w:rsidRPr="00B207B1">
          <w:rPr>
            <w:spacing w:val="0"/>
            <w:sz w:val="21"/>
            <w:szCs w:val="21"/>
          </w:rPr>
          <w:t xml:space="preserve"> </w:t>
        </w:r>
      </w:ins>
      <w:r w:rsidR="00BB3634" w:rsidRPr="00B207B1">
        <w:rPr>
          <w:spacing w:val="0"/>
          <w:sz w:val="21"/>
          <w:szCs w:val="21"/>
        </w:rPr>
        <w:t>2016,</w:t>
      </w:r>
      <w:ins w:id="6851" w:author="JY0225" w:date="2017-08-23T16:09:00Z">
        <w:r w:rsidR="00E73740" w:rsidRPr="00B207B1">
          <w:rPr>
            <w:spacing w:val="0"/>
            <w:sz w:val="21"/>
            <w:szCs w:val="21"/>
          </w:rPr>
          <w:t xml:space="preserve"> </w:t>
        </w:r>
      </w:ins>
      <w:r w:rsidR="00BB3634" w:rsidRPr="00B207B1">
        <w:rPr>
          <w:spacing w:val="0"/>
          <w:sz w:val="21"/>
          <w:szCs w:val="21"/>
        </w:rPr>
        <w:t>92</w:t>
      </w:r>
      <w:r w:rsidRPr="00B207B1">
        <w:rPr>
          <w:spacing w:val="0"/>
          <w:sz w:val="21"/>
          <w:szCs w:val="21"/>
        </w:rPr>
        <w:t>.</w:t>
      </w:r>
      <w:bookmarkEnd w:id="6848"/>
    </w:p>
    <w:p w14:paraId="23F81E61" w14:textId="77777777" w:rsidR="00793B98" w:rsidRPr="00B207B1" w:rsidRDefault="006A1E35" w:rsidP="00706C4C">
      <w:pPr>
        <w:pStyle w:val="a7"/>
        <w:numPr>
          <w:ilvl w:val="0"/>
          <w:numId w:val="1"/>
        </w:numPr>
        <w:spacing w:line="400" w:lineRule="exact"/>
        <w:jc w:val="both"/>
        <w:rPr>
          <w:spacing w:val="0"/>
          <w:sz w:val="21"/>
          <w:szCs w:val="21"/>
        </w:rPr>
      </w:pPr>
      <w:bookmarkStart w:id="6852"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w:t>
      </w:r>
      <w:r w:rsidR="00476838" w:rsidRPr="00B207B1">
        <w:rPr>
          <w:rFonts w:hint="eastAsia"/>
          <w:spacing w:val="0"/>
          <w:sz w:val="21"/>
          <w:szCs w:val="21"/>
        </w:rPr>
        <w:t>备份</w:t>
      </w:r>
      <w:r w:rsidRPr="00B207B1">
        <w:rPr>
          <w:rFonts w:hint="eastAsia"/>
          <w:spacing w:val="0"/>
          <w:sz w:val="21"/>
          <w:szCs w:val="21"/>
        </w:rPr>
        <w:t>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853" w:author="JY0225" w:date="2017-08-23T16:09:00Z">
        <w:r w:rsidR="001924A8" w:rsidRPr="00B207B1">
          <w:rPr>
            <w:spacing w:val="0"/>
            <w:sz w:val="21"/>
            <w:szCs w:val="21"/>
          </w:rPr>
          <w:t xml:space="preserve"> </w:t>
        </w:r>
      </w:ins>
      <w:r w:rsidRPr="00B207B1">
        <w:rPr>
          <w:rFonts w:hint="eastAsia"/>
          <w:spacing w:val="0"/>
          <w:sz w:val="21"/>
          <w:szCs w:val="21"/>
        </w:rPr>
        <w:t xml:space="preserve">2012,18(06):30-33. </w:t>
      </w:r>
      <w:del w:id="6854" w:author="JY0225" w:date="2017-08-23T16:09:00Z">
        <w:r w:rsidRPr="00B207B1" w:rsidDel="00F308BD">
          <w:rPr>
            <w:rFonts w:hint="eastAsia"/>
            <w:spacing w:val="0"/>
            <w:sz w:val="21"/>
            <w:szCs w:val="21"/>
          </w:rPr>
          <w:delText>[2017-08-05].</w:delText>
        </w:r>
      </w:del>
      <w:bookmarkEnd w:id="6852"/>
    </w:p>
    <w:p w14:paraId="00B2324E" w14:textId="77777777" w:rsidR="003175C3" w:rsidRPr="00B207B1" w:rsidRDefault="009E3509" w:rsidP="00706C4C">
      <w:pPr>
        <w:pStyle w:val="a7"/>
        <w:numPr>
          <w:ilvl w:val="0"/>
          <w:numId w:val="1"/>
        </w:numPr>
        <w:spacing w:line="400" w:lineRule="exact"/>
        <w:jc w:val="both"/>
        <w:rPr>
          <w:spacing w:val="0"/>
          <w:sz w:val="21"/>
          <w:szCs w:val="21"/>
        </w:rPr>
      </w:pPr>
      <w:bookmarkStart w:id="6855"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856" w:author="JY0225" w:date="2017-08-23T16:11:00Z">
        <w:r w:rsidR="00A4501C" w:rsidRPr="00B207B1">
          <w:rPr>
            <w:spacing w:val="0"/>
            <w:sz w:val="21"/>
            <w:szCs w:val="21"/>
          </w:rPr>
          <w:t>[J]</w:t>
        </w:r>
      </w:ins>
      <w:r w:rsidRPr="00B207B1">
        <w:rPr>
          <w:spacing w:val="0"/>
          <w:sz w:val="21"/>
          <w:szCs w:val="21"/>
        </w:rPr>
        <w:t>. Journal of Zhejiang University SCIENCE C, 2011, Vol.12 (12)</w:t>
      </w:r>
      <w:del w:id="6857" w:author="JY0225" w:date="2017-08-23T16:11:00Z">
        <w:r w:rsidRPr="00B207B1" w:rsidDel="003848A4">
          <w:rPr>
            <w:spacing w:val="0"/>
            <w:sz w:val="21"/>
            <w:szCs w:val="21"/>
          </w:rPr>
          <w:delText>, pp.</w:delText>
        </w:r>
      </w:del>
      <w:ins w:id="6858" w:author="JY0225" w:date="2017-08-23T16:11:00Z">
        <w:r w:rsidR="003848A4" w:rsidRPr="00B207B1">
          <w:rPr>
            <w:spacing w:val="0"/>
            <w:sz w:val="21"/>
            <w:szCs w:val="21"/>
          </w:rPr>
          <w:t>:</w:t>
        </w:r>
      </w:ins>
      <w:r w:rsidRPr="00B207B1">
        <w:rPr>
          <w:spacing w:val="0"/>
          <w:sz w:val="21"/>
          <w:szCs w:val="21"/>
        </w:rPr>
        <w:t>951-964.</w:t>
      </w:r>
      <w:bookmarkEnd w:id="6855"/>
    </w:p>
    <w:p w14:paraId="4F407D40" w14:textId="77777777" w:rsidR="006E0CD1" w:rsidRPr="00706C4C" w:rsidRDefault="006E0CD1" w:rsidP="00706C4C">
      <w:pPr>
        <w:pStyle w:val="a5"/>
        <w:numPr>
          <w:ilvl w:val="0"/>
          <w:numId w:val="1"/>
        </w:numPr>
        <w:spacing w:line="400" w:lineRule="exact"/>
        <w:ind w:firstLineChars="0"/>
        <w:rPr>
          <w:rFonts w:ascii="Times New Roman" w:eastAsia="宋体" w:hAnsi="Times New Roman"/>
          <w:sz w:val="21"/>
          <w:szCs w:val="21"/>
        </w:rPr>
      </w:pPr>
      <w:bookmarkStart w:id="6859"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,2014,01:38.</w:t>
      </w:r>
      <w:bookmarkEnd w:id="6859"/>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6860" w:name="_Ref489792117"/>
      <w:r w:rsidRPr="00B207B1">
        <w:rPr>
          <w:spacing w:val="0"/>
          <w:sz w:val="21"/>
          <w:szCs w:val="21"/>
        </w:rPr>
        <w:t>Anonymous. Research and Markets; Implementing SSL/TLS Using Cryptography and PKI - Guide to Implementing Protocols for Internet Security[J]. Computers, Networks &amp; Communications,</w:t>
      </w:r>
      <w:ins w:id="6861" w:author="JY0225" w:date="2017-08-14T12:57:00Z">
        <w:r w:rsidR="00B46969" w:rsidRPr="00B207B1">
          <w:rPr>
            <w:spacing w:val="0"/>
            <w:sz w:val="21"/>
            <w:szCs w:val="21"/>
          </w:rPr>
          <w:t xml:space="preserve"> </w:t>
        </w:r>
      </w:ins>
      <w:r w:rsidRPr="00B207B1">
        <w:rPr>
          <w:spacing w:val="0"/>
          <w:sz w:val="21"/>
          <w:szCs w:val="21"/>
        </w:rPr>
        <w:t>2011.</w:t>
      </w:r>
      <w:bookmarkEnd w:id="6860"/>
    </w:p>
    <w:p w14:paraId="639D16D0" w14:textId="77777777" w:rsidR="008A1737" w:rsidRPr="00B207B1" w:rsidRDefault="008A1737" w:rsidP="00706C4C">
      <w:pPr>
        <w:pStyle w:val="a7"/>
        <w:numPr>
          <w:ilvl w:val="0"/>
          <w:numId w:val="1"/>
        </w:numPr>
        <w:spacing w:line="400" w:lineRule="exact"/>
        <w:jc w:val="both"/>
        <w:rPr>
          <w:spacing w:val="0"/>
          <w:sz w:val="21"/>
          <w:szCs w:val="21"/>
        </w:rPr>
      </w:pPr>
      <w:bookmarkStart w:id="6862" w:name="_Ref489792943"/>
      <w:r w:rsidRPr="00B207B1">
        <w:rPr>
          <w:rFonts w:hint="eastAsia"/>
          <w:spacing w:val="0"/>
          <w:sz w:val="21"/>
          <w:szCs w:val="21"/>
        </w:rPr>
        <w:t>刘艳萍</w:t>
      </w:r>
      <w:r w:rsidRPr="00B207B1">
        <w:rPr>
          <w:rFonts w:hint="eastAsia"/>
          <w:spacing w:val="0"/>
          <w:sz w:val="21"/>
          <w:szCs w:val="21"/>
        </w:rPr>
        <w:t>,</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,2016,39(10):5-8</w:t>
      </w:r>
      <w:del w:id="6863"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862"/>
    </w:p>
    <w:p w14:paraId="1C811024" w14:textId="77777777" w:rsidR="00544D71" w:rsidRPr="00B207B1" w:rsidRDefault="00544D71" w:rsidP="00706C4C">
      <w:pPr>
        <w:pStyle w:val="a7"/>
        <w:numPr>
          <w:ilvl w:val="0"/>
          <w:numId w:val="1"/>
        </w:numPr>
        <w:spacing w:line="400" w:lineRule="exact"/>
        <w:jc w:val="both"/>
        <w:rPr>
          <w:spacing w:val="0"/>
          <w:sz w:val="21"/>
          <w:szCs w:val="21"/>
        </w:rPr>
      </w:pPr>
      <w:bookmarkStart w:id="6864" w:name="_Ref489792207"/>
      <w:r w:rsidRPr="00B207B1">
        <w:rPr>
          <w:rFonts w:hint="eastAsia"/>
          <w:spacing w:val="0"/>
          <w:sz w:val="21"/>
          <w:szCs w:val="21"/>
        </w:rPr>
        <w:t>刘召富</w:t>
      </w:r>
      <w:r w:rsidRPr="00B207B1">
        <w:rPr>
          <w:rFonts w:hint="eastAsia"/>
          <w:spacing w:val="0"/>
          <w:sz w:val="21"/>
          <w:szCs w:val="21"/>
        </w:rPr>
        <w:t>.</w:t>
      </w:r>
      <w:ins w:id="6865" w:author="JY0225" w:date="2017-08-23T16:12:00Z">
        <w:r w:rsidR="00440D4D" w:rsidRPr="00B207B1">
          <w:rPr>
            <w:spacing w:val="0"/>
            <w:sz w:val="21"/>
            <w:szCs w:val="21"/>
          </w:rPr>
          <w:t xml:space="preserve"> </w:t>
        </w:r>
      </w:ins>
      <w:del w:id="6866"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Pr="00B207B1">
        <w:rPr>
          <w:rFonts w:hint="eastAsia"/>
          <w:spacing w:val="0"/>
          <w:sz w:val="21"/>
          <w:szCs w:val="21"/>
        </w:rPr>
        <w:t>北京邮电大学</w:t>
      </w:r>
      <w:r w:rsidRPr="00B207B1">
        <w:rPr>
          <w:rFonts w:hint="eastAsia"/>
          <w:spacing w:val="0"/>
          <w:sz w:val="21"/>
          <w:szCs w:val="21"/>
        </w:rPr>
        <w:t>,2014.</w:t>
      </w:r>
      <w:bookmarkEnd w:id="6864"/>
    </w:p>
    <w:p w14:paraId="1E55021B" w14:textId="77777777" w:rsidR="002551D9" w:rsidRPr="00B207B1" w:rsidRDefault="002551D9" w:rsidP="00706C4C">
      <w:pPr>
        <w:pStyle w:val="a7"/>
        <w:numPr>
          <w:ilvl w:val="0"/>
          <w:numId w:val="1"/>
        </w:numPr>
        <w:spacing w:line="400" w:lineRule="exact"/>
        <w:jc w:val="both"/>
        <w:rPr>
          <w:spacing w:val="0"/>
          <w:sz w:val="21"/>
          <w:szCs w:val="21"/>
        </w:rPr>
      </w:pPr>
      <w:bookmarkStart w:id="6867"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Pr="00B207B1">
        <w:rPr>
          <w:rFonts w:hint="eastAsia"/>
          <w:spacing w:val="0"/>
          <w:sz w:val="21"/>
          <w:szCs w:val="21"/>
        </w:rPr>
        <w:t>济南大学</w:t>
      </w:r>
      <w:r w:rsidRPr="00B207B1">
        <w:rPr>
          <w:rFonts w:hint="eastAsia"/>
          <w:spacing w:val="0"/>
          <w:sz w:val="21"/>
          <w:szCs w:val="21"/>
        </w:rPr>
        <w:t>,2012.</w:t>
      </w:r>
      <w:bookmarkEnd w:id="6867"/>
    </w:p>
    <w:p w14:paraId="3E3E9528" w14:textId="77777777" w:rsidR="002551D9" w:rsidRPr="00B207B1" w:rsidRDefault="002551D9" w:rsidP="00706C4C">
      <w:pPr>
        <w:pStyle w:val="a7"/>
        <w:numPr>
          <w:ilvl w:val="0"/>
          <w:numId w:val="1"/>
        </w:numPr>
        <w:spacing w:line="400" w:lineRule="exact"/>
        <w:jc w:val="both"/>
        <w:rPr>
          <w:spacing w:val="0"/>
          <w:sz w:val="21"/>
          <w:szCs w:val="21"/>
        </w:rPr>
      </w:pPr>
      <w:bookmarkStart w:id="6868"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,2006,(01):43-46</w:t>
      </w:r>
      <w:del w:id="6869"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868"/>
    </w:p>
    <w:p w14:paraId="01ED0716" w14:textId="77777777" w:rsidR="0067344D" w:rsidRPr="00B207B1" w:rsidRDefault="0067344D" w:rsidP="00706C4C">
      <w:pPr>
        <w:pStyle w:val="a7"/>
        <w:numPr>
          <w:ilvl w:val="0"/>
          <w:numId w:val="1"/>
        </w:numPr>
        <w:spacing w:line="400" w:lineRule="exact"/>
        <w:jc w:val="both"/>
        <w:rPr>
          <w:spacing w:val="0"/>
          <w:sz w:val="21"/>
          <w:szCs w:val="21"/>
        </w:rPr>
      </w:pPr>
      <w:bookmarkStart w:id="6870" w:name="_Ref489793121"/>
      <w:r w:rsidRPr="00B207B1">
        <w:rPr>
          <w:spacing w:val="0"/>
          <w:sz w:val="21"/>
          <w:szCs w:val="21"/>
        </w:rPr>
        <w:t>K. Akhila,</w:t>
      </w:r>
      <w:ins w:id="6871" w:author="JY0225" w:date="2017-08-23T16:12:00Z">
        <w:r w:rsidR="00131F0F" w:rsidRPr="00B207B1">
          <w:rPr>
            <w:spacing w:val="0"/>
            <w:sz w:val="21"/>
            <w:szCs w:val="21"/>
          </w:rPr>
          <w:t xml:space="preserve"> </w:t>
        </w:r>
      </w:ins>
      <w:r w:rsidRPr="00B207B1">
        <w:rPr>
          <w:spacing w:val="0"/>
          <w:sz w:val="21"/>
          <w:szCs w:val="21"/>
        </w:rPr>
        <w:t>Amal Ganesh,</w:t>
      </w:r>
      <w:ins w:id="6872"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Science,2016,87</w:t>
      </w:r>
      <w:del w:id="6873" w:author="JY0225" w:date="2017-08-23T16:13:00Z">
        <w:r w:rsidRPr="00B207B1" w:rsidDel="00131F0F">
          <w:rPr>
            <w:spacing w:val="0"/>
            <w:sz w:val="21"/>
            <w:szCs w:val="21"/>
          </w:rPr>
          <w:delText>:</w:delText>
        </w:r>
      </w:del>
      <w:r w:rsidRPr="00B207B1">
        <w:rPr>
          <w:spacing w:val="0"/>
          <w:sz w:val="21"/>
          <w:szCs w:val="21"/>
        </w:rPr>
        <w:t>.</w:t>
      </w:r>
      <w:bookmarkEnd w:id="6870"/>
    </w:p>
    <w:p w14:paraId="7D358B83" w14:textId="77777777" w:rsidR="00BA56A7" w:rsidRPr="00B207B1" w:rsidDel="0083643A" w:rsidRDefault="00BA56A7" w:rsidP="00706C4C">
      <w:pPr>
        <w:pStyle w:val="a7"/>
        <w:numPr>
          <w:ilvl w:val="0"/>
          <w:numId w:val="1"/>
        </w:numPr>
        <w:spacing w:line="400" w:lineRule="exact"/>
        <w:jc w:val="both"/>
        <w:rPr>
          <w:del w:id="6874" w:author="JY0225" w:date="2017-08-23T16:13:00Z"/>
          <w:spacing w:val="0"/>
          <w:sz w:val="21"/>
          <w:szCs w:val="21"/>
        </w:rPr>
      </w:pPr>
      <w:bookmarkStart w:id="6875" w:name="_Ref489793122"/>
      <w:r w:rsidRPr="00B207B1">
        <w:rPr>
          <w:spacing w:val="0"/>
          <w:sz w:val="21"/>
          <w:szCs w:val="21"/>
        </w:rPr>
        <w:t>Xuan Li, Jin Li,</w:t>
      </w:r>
      <w:ins w:id="6876" w:author="JY0225" w:date="2017-08-23T16:13:00Z">
        <w:r w:rsidR="00A85FB1" w:rsidRPr="00B207B1">
          <w:rPr>
            <w:spacing w:val="0"/>
            <w:sz w:val="21"/>
            <w:szCs w:val="21"/>
          </w:rPr>
          <w:t xml:space="preserve"> </w:t>
        </w:r>
      </w:ins>
      <w:del w:id="6877"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deduplication. Soft Computing, 2016, Vol.20 (4)</w:t>
      </w:r>
      <w:del w:id="6878" w:author="JY0225" w:date="2017-08-23T16:13:00Z">
        <w:r w:rsidRPr="00B207B1" w:rsidDel="00880B5B">
          <w:rPr>
            <w:spacing w:val="0"/>
            <w:sz w:val="21"/>
            <w:szCs w:val="21"/>
          </w:rPr>
          <w:delText>, pp</w:delText>
        </w:r>
      </w:del>
      <w:ins w:id="6879" w:author="JY0225" w:date="2017-08-23T16:13:00Z">
        <w:r w:rsidR="00880B5B" w:rsidRPr="00B207B1">
          <w:rPr>
            <w:spacing w:val="0"/>
            <w:sz w:val="21"/>
            <w:szCs w:val="21"/>
          </w:rPr>
          <w:t>:</w:t>
        </w:r>
      </w:ins>
      <w:del w:id="6880" w:author="JY0225" w:date="2017-08-23T16:13:00Z">
        <w:r w:rsidRPr="00B207B1" w:rsidDel="00880B5B">
          <w:rPr>
            <w:spacing w:val="0"/>
            <w:sz w:val="21"/>
            <w:szCs w:val="21"/>
          </w:rPr>
          <w:delText>.</w:delText>
        </w:r>
      </w:del>
      <w:r w:rsidRPr="00B207B1">
        <w:rPr>
          <w:spacing w:val="0"/>
          <w:sz w:val="21"/>
          <w:szCs w:val="21"/>
        </w:rPr>
        <w:t>1437-1448.</w:t>
      </w:r>
      <w:bookmarkEnd w:id="6875"/>
    </w:p>
    <w:p w14:paraId="0A362D76" w14:textId="77777777" w:rsidR="00BA56A7" w:rsidRPr="00B207B1" w:rsidRDefault="00BA56A7">
      <w:pPr>
        <w:pStyle w:val="a7"/>
        <w:numPr>
          <w:ilvl w:val="0"/>
          <w:numId w:val="1"/>
        </w:numPr>
        <w:spacing w:line="400" w:lineRule="exact"/>
        <w:jc w:val="both"/>
        <w:rPr>
          <w:spacing w:val="0"/>
          <w:sz w:val="21"/>
          <w:szCs w:val="21"/>
        </w:rPr>
        <w:pPrChange w:id="6881" w:author="JY0225" w:date="2017-08-23T16:13:00Z">
          <w:pPr>
            <w:pStyle w:val="a7"/>
            <w:spacing w:line="400" w:lineRule="exact"/>
          </w:pPr>
        </w:pPrChange>
      </w:pPr>
      <w:bookmarkStart w:id="6882"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6883" w:name="_Ref489793153"/>
      <w:bookmarkEnd w:id="6882"/>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del w:id="6884"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883"/>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6885" w:name="_Ref489793205"/>
      <w:r w:rsidRPr="00B207B1">
        <w:rPr>
          <w:spacing w:val="0"/>
          <w:sz w:val="21"/>
          <w:szCs w:val="21"/>
        </w:rPr>
        <w:t>Lei Wang,</w:t>
      </w:r>
      <w:ins w:id="6886" w:author="JY0225" w:date="2017-08-23T16:14:00Z">
        <w:r w:rsidR="002D6E9C" w:rsidRPr="00B207B1">
          <w:rPr>
            <w:spacing w:val="0"/>
            <w:sz w:val="21"/>
            <w:szCs w:val="21"/>
          </w:rPr>
          <w:t xml:space="preserve"> </w:t>
        </w:r>
      </w:ins>
      <w:r w:rsidRPr="00B207B1">
        <w:rPr>
          <w:spacing w:val="0"/>
          <w:sz w:val="21"/>
          <w:szCs w:val="21"/>
        </w:rPr>
        <w:t>Yan Yan Yu,</w:t>
      </w:r>
      <w:ins w:id="6887" w:author="JY0225" w:date="2017-08-23T16:15:00Z">
        <w:r w:rsidR="00955402" w:rsidRPr="00B207B1">
          <w:rPr>
            <w:spacing w:val="0"/>
            <w:sz w:val="21"/>
            <w:szCs w:val="21"/>
          </w:rPr>
          <w:t xml:space="preserve"> </w:t>
        </w:r>
      </w:ins>
      <w:r w:rsidRPr="00B207B1">
        <w:rPr>
          <w:spacing w:val="0"/>
          <w:sz w:val="21"/>
          <w:szCs w:val="21"/>
        </w:rPr>
        <w:t>Qian Huang,</w:t>
      </w:r>
      <w:ins w:id="6888" w:author="JY0225" w:date="2017-08-23T16:15:00Z">
        <w:r w:rsidR="00955402" w:rsidRPr="00B207B1">
          <w:rPr>
            <w:spacing w:val="0"/>
            <w:sz w:val="21"/>
            <w:szCs w:val="21"/>
          </w:rPr>
          <w:t xml:space="preserve"> </w:t>
        </w:r>
      </w:ins>
      <w:r w:rsidRPr="00B207B1">
        <w:rPr>
          <w:spacing w:val="0"/>
          <w:sz w:val="21"/>
          <w:szCs w:val="21"/>
        </w:rPr>
        <w:t>Jun Yang,</w:t>
      </w:r>
      <w:ins w:id="6889"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Materials,2013,2748(427)</w:t>
      </w:r>
      <w:del w:id="6890" w:author="JY0225" w:date="2017-08-23T16:15:00Z">
        <w:r w:rsidRPr="00B207B1" w:rsidDel="00955402">
          <w:rPr>
            <w:spacing w:val="0"/>
            <w:sz w:val="21"/>
            <w:szCs w:val="21"/>
          </w:rPr>
          <w:delText>:</w:delText>
        </w:r>
      </w:del>
      <w:r w:rsidRPr="00B207B1">
        <w:rPr>
          <w:spacing w:val="0"/>
          <w:sz w:val="21"/>
          <w:szCs w:val="21"/>
        </w:rPr>
        <w:t>.</w:t>
      </w:r>
      <w:bookmarkEnd w:id="6885"/>
    </w:p>
    <w:p w14:paraId="55CA0203" w14:textId="5AA37080" w:rsidR="00010CC0" w:rsidRPr="008E6A1A" w:rsidRDefault="00010CC0" w:rsidP="008E6A1A">
      <w:pPr>
        <w:pStyle w:val="a7"/>
        <w:numPr>
          <w:ilvl w:val="0"/>
          <w:numId w:val="1"/>
        </w:numPr>
        <w:spacing w:line="400" w:lineRule="exact"/>
        <w:jc w:val="both"/>
        <w:rPr>
          <w:spacing w:val="0"/>
          <w:sz w:val="21"/>
          <w:szCs w:val="21"/>
        </w:rPr>
      </w:pPr>
      <w:bookmarkStart w:id="6891" w:name="_Ref489793232"/>
      <w:r w:rsidRPr="00B207B1">
        <w:rPr>
          <w:spacing w:val="0"/>
          <w:sz w:val="21"/>
          <w:szCs w:val="21"/>
        </w:rPr>
        <w:t>Fei Liu,</w:t>
      </w:r>
      <w:ins w:id="6892" w:author="JY0225" w:date="2017-08-23T16:15:00Z">
        <w:r w:rsidR="00811E68" w:rsidRPr="00B207B1">
          <w:rPr>
            <w:spacing w:val="0"/>
            <w:sz w:val="21"/>
            <w:szCs w:val="21"/>
          </w:rPr>
          <w:t xml:space="preserve"> </w:t>
        </w:r>
      </w:ins>
      <w:r w:rsidRPr="00B207B1">
        <w:rPr>
          <w:spacing w:val="0"/>
          <w:sz w:val="21"/>
          <w:szCs w:val="21"/>
        </w:rPr>
        <w:t>Lanfang Ren,</w:t>
      </w:r>
      <w:ins w:id="6893"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Platform[J].</w:t>
      </w:r>
      <w:r w:rsidR="003F3063" w:rsidRPr="00B207B1">
        <w:rPr>
          <w:spacing w:val="0"/>
          <w:sz w:val="21"/>
          <w:szCs w:val="21"/>
        </w:rPr>
        <w:t xml:space="preserve"> Journal of Computers,2014,9(4)</w:t>
      </w:r>
      <w:r w:rsidRPr="00B207B1">
        <w:rPr>
          <w:spacing w:val="0"/>
          <w:sz w:val="21"/>
          <w:szCs w:val="21"/>
        </w:rPr>
        <w:t>.</w:t>
      </w:r>
      <w:bookmarkEnd w:id="6891"/>
    </w:p>
    <w:p w14:paraId="1C956D3E" w14:textId="77777777" w:rsidR="00A25B38" w:rsidRPr="00706C4C"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894" w:name="_Ref489793334"/>
      <w:r w:rsidRPr="00706C4C">
        <w:rPr>
          <w:rFonts w:ascii="Times New Roman" w:eastAsia="宋体" w:hAnsi="Times New Roman"/>
          <w:sz w:val="21"/>
          <w:szCs w:val="21"/>
        </w:rPr>
        <w:lastRenderedPageBreak/>
        <w:t>Darren Quick,</w:t>
      </w:r>
      <w:ins w:id="6895"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Investigation,2013,101</w:t>
      </w:r>
      <w:del w:id="6896"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894"/>
    </w:p>
    <w:p w14:paraId="2B8CADC7" w14:textId="77777777" w:rsidR="00EB4F1C" w:rsidRPr="00706C4C" w:rsidRDefault="00EB4F1C" w:rsidP="00706C4C">
      <w:pPr>
        <w:pStyle w:val="a5"/>
        <w:numPr>
          <w:ilvl w:val="0"/>
          <w:numId w:val="1"/>
        </w:numPr>
        <w:spacing w:line="400" w:lineRule="exact"/>
        <w:ind w:firstLineChars="0"/>
        <w:rPr>
          <w:ins w:id="6897" w:author="微软用户" w:date="2017-08-24T21:33:00Z"/>
          <w:rFonts w:ascii="Times New Roman" w:eastAsia="宋体" w:hAnsi="Times New Roman"/>
          <w:sz w:val="21"/>
          <w:szCs w:val="21"/>
        </w:rPr>
      </w:pPr>
      <w:bookmarkStart w:id="6898"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899"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6898"/>
    </w:p>
    <w:p w14:paraId="4EF3855B" w14:textId="77777777" w:rsidR="00C46DC2" w:rsidRPr="00706C4C" w:rsidRDefault="00C46DC2" w:rsidP="00706C4C">
      <w:pPr>
        <w:pStyle w:val="a5"/>
        <w:numPr>
          <w:ilvl w:val="0"/>
          <w:numId w:val="1"/>
        </w:numPr>
        <w:spacing w:line="400" w:lineRule="exact"/>
        <w:ind w:firstLineChars="0"/>
        <w:rPr>
          <w:rFonts w:ascii="Times New Roman" w:eastAsia="宋体" w:hAnsi="Times New Roman"/>
          <w:sz w:val="21"/>
          <w:szCs w:val="21"/>
        </w:rPr>
      </w:pPr>
      <w:bookmarkStart w:id="6900" w:name="_Ref491373771"/>
      <w:ins w:id="6901"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6900"/>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902"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903"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904"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6905"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902"/>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906"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907" w:author="JY0225" w:date="2017-08-23T16:16:00Z">
        <w:r w:rsidR="00995CE7" w:rsidRPr="00706C4C">
          <w:rPr>
            <w:rFonts w:ascii="Times New Roman" w:eastAsia="宋体" w:hAnsi="Times New Roman"/>
            <w:sz w:val="21"/>
            <w:szCs w:val="21"/>
          </w:rPr>
          <w:t xml:space="preserve"> </w:t>
        </w:r>
      </w:ins>
      <w:del w:id="6908"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6906"/>
    </w:p>
    <w:p w14:paraId="7DDC55DE" w14:textId="77777777" w:rsidR="000E3ED0" w:rsidRPr="00706C4C" w:rsidDel="00ED0B09" w:rsidRDefault="000E3ED0" w:rsidP="00706C4C">
      <w:pPr>
        <w:pStyle w:val="a5"/>
        <w:numPr>
          <w:ilvl w:val="0"/>
          <w:numId w:val="1"/>
        </w:numPr>
        <w:spacing w:line="400" w:lineRule="exact"/>
        <w:ind w:firstLineChars="0"/>
        <w:rPr>
          <w:del w:id="6909" w:author="微软用户" w:date="2017-08-24T21:37:00Z"/>
          <w:rFonts w:ascii="Times New Roman" w:eastAsia="宋体" w:hAnsi="Times New Roman"/>
          <w:sz w:val="21"/>
          <w:szCs w:val="21"/>
        </w:rPr>
      </w:pPr>
      <w:bookmarkStart w:id="6910" w:name="_Ref489793856"/>
      <w:del w:id="6911" w:author="微软用户" w:date="2017-08-24T21:37:00Z">
        <w:r w:rsidRPr="00706C4C" w:rsidDel="00ED0B09">
          <w:rPr>
            <w:rFonts w:ascii="Times New Roman" w:eastAsia="宋体" w:hAnsi="Times New Roman"/>
            <w:sz w:val="21"/>
            <w:szCs w:val="21"/>
          </w:rPr>
          <w:delText>Grant Allen,</w:delText>
        </w:r>
      </w:del>
      <w:ins w:id="6912" w:author="JY0225" w:date="2017-08-23T16:16:00Z">
        <w:del w:id="6913" w:author="微软用户" w:date="2017-08-24T21:37:00Z">
          <w:r w:rsidR="00C84E68" w:rsidRPr="00706C4C" w:rsidDel="00ED0B09">
            <w:rPr>
              <w:rFonts w:ascii="Times New Roman" w:eastAsia="宋体" w:hAnsi="Times New Roman"/>
              <w:sz w:val="21"/>
              <w:szCs w:val="21"/>
            </w:rPr>
            <w:delText xml:space="preserve"> </w:delText>
          </w:r>
        </w:del>
      </w:ins>
      <w:del w:id="6914" w:author="微软用户" w:date="2017-08-24T21:37:00Z">
        <w:r w:rsidRPr="00706C4C" w:rsidDel="00ED0B09">
          <w:rPr>
            <w:rFonts w:ascii="Times New Roman" w:eastAsia="宋体" w:hAnsi="Times New Roman"/>
            <w:sz w:val="21"/>
            <w:szCs w:val="21"/>
          </w:rPr>
          <w:delText>Mike Owens. iOS Development with SQLite[M].</w:delText>
        </w:r>
      </w:del>
      <w:ins w:id="6915" w:author="JY0225" w:date="2017-08-23T16:16:00Z">
        <w:del w:id="6916" w:author="微软用户" w:date="2017-08-24T21:37:00Z">
          <w:r w:rsidR="00263B95" w:rsidRPr="00706C4C" w:rsidDel="00ED0B09">
            <w:rPr>
              <w:rFonts w:ascii="Times New Roman" w:eastAsia="宋体" w:hAnsi="Times New Roman"/>
              <w:sz w:val="21"/>
              <w:szCs w:val="21"/>
            </w:rPr>
            <w:delText xml:space="preserve"> </w:delText>
          </w:r>
        </w:del>
      </w:ins>
      <w:del w:id="6917" w:author="微软用户" w:date="2017-08-24T21:37:00Z">
        <w:r w:rsidRPr="00706C4C" w:rsidDel="00ED0B09">
          <w:rPr>
            <w:rFonts w:ascii="Times New Roman" w:eastAsia="宋体" w:hAnsi="Times New Roman"/>
            <w:sz w:val="21"/>
            <w:szCs w:val="21"/>
          </w:rPr>
          <w:delText>Apress</w:delText>
        </w:r>
      </w:del>
      <w:ins w:id="6918" w:author="JY0225" w:date="2017-08-23T16:17:00Z">
        <w:del w:id="6919" w:author="微软用户" w:date="2017-08-24T21:37:00Z">
          <w:r w:rsidR="00263B95" w:rsidRPr="00706C4C" w:rsidDel="00ED0B09">
            <w:rPr>
              <w:rFonts w:ascii="Times New Roman" w:eastAsia="宋体" w:hAnsi="Times New Roman"/>
              <w:sz w:val="21"/>
              <w:szCs w:val="21"/>
            </w:rPr>
            <w:delText xml:space="preserve">, </w:delText>
          </w:r>
        </w:del>
      </w:ins>
      <w:del w:id="6920" w:author="微软用户" w:date="2017-08-24T21:37:00Z">
        <w:r w:rsidRPr="00706C4C" w:rsidDel="00ED0B09">
          <w:rPr>
            <w:rFonts w:ascii="Times New Roman" w:eastAsia="宋体" w:hAnsi="Times New Roman"/>
            <w:sz w:val="21"/>
            <w:szCs w:val="21"/>
          </w:rPr>
          <w:delText>:2010.</w:delText>
        </w:r>
        <w:bookmarkEnd w:id="6910"/>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21" w:name="_Ref489794026"/>
      <w:r w:rsidRPr="00706C4C">
        <w:rPr>
          <w:rFonts w:ascii="Times New Roman" w:eastAsia="宋体" w:hAnsi="Times New Roman"/>
          <w:sz w:val="21"/>
          <w:szCs w:val="21"/>
        </w:rPr>
        <w:t>Wen Tao Liu. Research on the Development of WebSocket Server[J]. Advanced Materials Research,2014,2986(886)</w:t>
      </w:r>
      <w:del w:id="6922"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921"/>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923"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6923"/>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924"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925"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926"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6927"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924"/>
    </w:p>
    <w:p w14:paraId="3ABB71BF" w14:textId="77777777" w:rsidR="00596482" w:rsidRPr="00706C4C" w:rsidDel="002602D0" w:rsidRDefault="00596482" w:rsidP="00706C4C">
      <w:pPr>
        <w:pStyle w:val="a5"/>
        <w:numPr>
          <w:ilvl w:val="0"/>
          <w:numId w:val="1"/>
        </w:numPr>
        <w:spacing w:line="400" w:lineRule="exact"/>
        <w:ind w:left="418" w:firstLineChars="0" w:hanging="418"/>
        <w:rPr>
          <w:del w:id="6928" w:author="微软用户" w:date="2017-08-24T21:55:00Z"/>
          <w:rFonts w:ascii="Times New Roman" w:eastAsia="宋体" w:hAnsi="Times New Roman"/>
          <w:sz w:val="21"/>
          <w:szCs w:val="21"/>
        </w:rPr>
      </w:pPr>
      <w:bookmarkStart w:id="6929" w:name="_Ref489794348"/>
      <w:del w:id="6930"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931" w:author="JY0225" w:date="2017-08-23T16:17:00Z">
        <w:del w:id="6932" w:author="微软用户" w:date="2017-08-24T21:55:00Z">
          <w:r w:rsidR="00996788" w:rsidRPr="00706C4C" w:rsidDel="002602D0">
            <w:rPr>
              <w:rFonts w:ascii="Times New Roman" w:eastAsia="宋体" w:hAnsi="Times New Roman"/>
              <w:sz w:val="21"/>
              <w:szCs w:val="21"/>
            </w:rPr>
            <w:delText xml:space="preserve"> </w:delText>
          </w:r>
        </w:del>
      </w:ins>
      <w:del w:id="6933" w:author="微软用户" w:date="2017-08-24T21:55:00Z">
        <w:r w:rsidRPr="00706C4C" w:rsidDel="002602D0">
          <w:rPr>
            <w:rFonts w:ascii="Times New Roman" w:eastAsia="宋体" w:hAnsi="Times New Roman"/>
            <w:sz w:val="21"/>
            <w:szCs w:val="21"/>
          </w:rPr>
          <w:delText>2014,</w:delText>
        </w:r>
      </w:del>
      <w:ins w:id="6934" w:author="JY0225" w:date="2017-08-23T16:17:00Z">
        <w:del w:id="6935" w:author="微软用户" w:date="2017-08-24T21:55:00Z">
          <w:r w:rsidR="00963524" w:rsidRPr="00706C4C" w:rsidDel="002602D0">
            <w:rPr>
              <w:rFonts w:ascii="Times New Roman" w:eastAsia="宋体" w:hAnsi="Times New Roman"/>
              <w:sz w:val="21"/>
              <w:szCs w:val="21"/>
            </w:rPr>
            <w:delText xml:space="preserve"> </w:delText>
          </w:r>
        </w:del>
      </w:ins>
      <w:del w:id="6936" w:author="微软用户" w:date="2017-08-24T21:55:00Z">
        <w:r w:rsidRPr="00706C4C" w:rsidDel="002602D0">
          <w:rPr>
            <w:rFonts w:ascii="Times New Roman" w:eastAsia="宋体" w:hAnsi="Times New Roman"/>
            <w:sz w:val="21"/>
            <w:szCs w:val="21"/>
          </w:rPr>
          <w:delText>3047(530):.</w:delText>
        </w:r>
        <w:bookmarkEnd w:id="6929"/>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937"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938"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939"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937"/>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940" w:name="_Ref491375612"/>
      <w:r w:rsidRPr="00706C4C">
        <w:rPr>
          <w:rFonts w:ascii="Times New Roman" w:eastAsia="宋体" w:hAnsi="Times New Roman"/>
          <w:sz w:val="21"/>
          <w:szCs w:val="21"/>
        </w:rPr>
        <w:t>Yi Huang,</w:t>
      </w:r>
      <w:ins w:id="6941"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942"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943"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944"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945"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946"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940"/>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47"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94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949"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950"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951"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6952"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947"/>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953" w:name="_Ref489794793"/>
      <w:r w:rsidRPr="00706C4C">
        <w:rPr>
          <w:rFonts w:ascii="Times New Roman" w:eastAsia="宋体" w:hAnsi="Times New Roman"/>
          <w:sz w:val="21"/>
          <w:szCs w:val="21"/>
        </w:rPr>
        <w:t>韩菲</w:t>
      </w:r>
      <w:ins w:id="6954" w:author="JY0225" w:date="2017-08-23T16:19:00Z">
        <w:r w:rsidR="002F6182" w:rsidRPr="00706C4C">
          <w:rPr>
            <w:rFonts w:ascii="Times New Roman" w:eastAsia="宋体" w:hAnsi="Times New Roman"/>
            <w:sz w:val="21"/>
            <w:szCs w:val="21"/>
          </w:rPr>
          <w:t>.</w:t>
        </w:r>
      </w:ins>
      <w:del w:id="6955"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956"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957"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953"/>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958" w:name="_Ref489794794"/>
      <w:r w:rsidRPr="00706C4C">
        <w:rPr>
          <w:rFonts w:ascii="Times New Roman" w:eastAsia="宋体" w:hAnsi="Times New Roman"/>
          <w:sz w:val="21"/>
          <w:szCs w:val="21"/>
        </w:rPr>
        <w:t>Sargon Hasso,</w:t>
      </w:r>
      <w:ins w:id="6959"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Applications,2014,07(02)</w:t>
      </w:r>
      <w:del w:id="6960"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958"/>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961" w:name="_Ref489794817"/>
      <w:r w:rsidRPr="00706C4C">
        <w:rPr>
          <w:rFonts w:ascii="Times New Roman" w:eastAsia="宋体" w:hAnsi="Times New Roman"/>
          <w:sz w:val="21"/>
          <w:szCs w:val="21"/>
        </w:rPr>
        <w:t>Oksana Nikiforova,</w:t>
      </w:r>
      <w:ins w:id="6962"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963"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Sciences,2011,44(-1)</w:t>
      </w:r>
      <w:del w:id="6964"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961"/>
    </w:p>
    <w:p w14:paraId="5112C86C" w14:textId="77777777" w:rsidR="00180959" w:rsidRPr="00706C4C" w:rsidDel="0036530F" w:rsidRDefault="00180959" w:rsidP="00706C4C">
      <w:pPr>
        <w:pStyle w:val="a5"/>
        <w:numPr>
          <w:ilvl w:val="0"/>
          <w:numId w:val="1"/>
        </w:numPr>
        <w:spacing w:line="400" w:lineRule="exact"/>
        <w:ind w:firstLineChars="0"/>
        <w:rPr>
          <w:del w:id="6965" w:author="微软用户" w:date="2017-08-24T21:26:00Z"/>
          <w:rFonts w:ascii="Times New Roman" w:eastAsia="宋体" w:hAnsi="Times New Roman"/>
          <w:sz w:val="21"/>
          <w:szCs w:val="21"/>
        </w:rPr>
      </w:pPr>
      <w:bookmarkStart w:id="6966" w:name="_Ref489794863"/>
      <w:del w:id="6967"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966"/>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968" w:name="_Ref489794879"/>
      <w:r w:rsidRPr="00706C4C">
        <w:rPr>
          <w:rFonts w:ascii="Times New Roman" w:eastAsia="宋体" w:hAnsi="Times New Roman"/>
          <w:sz w:val="21"/>
          <w:szCs w:val="21"/>
        </w:rPr>
        <w:t>Jian Zhang,</w:t>
      </w:r>
      <w:ins w:id="696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970"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971"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972"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973"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974"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968"/>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75"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97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977"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978"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979" w:author="JY0225" w:date="2017-08-23T16:20:00Z">
        <w:r w:rsidR="00664E72" w:rsidRPr="00706C4C">
          <w:rPr>
            <w:rFonts w:ascii="Times New Roman" w:eastAsia="宋体" w:hAnsi="Times New Roman"/>
            <w:sz w:val="21"/>
            <w:szCs w:val="21"/>
          </w:rPr>
          <w:t>,</w:t>
        </w:r>
      </w:ins>
      <w:del w:id="6980" w:author="JY0225" w:date="2017-08-23T16:20:00Z">
        <w:r w:rsidRPr="00706C4C" w:rsidDel="00664E72">
          <w:rPr>
            <w:rFonts w:ascii="Times New Roman" w:eastAsia="宋体" w:hAnsi="Times New Roman" w:hint="eastAsia"/>
            <w:sz w:val="21"/>
            <w:szCs w:val="21"/>
          </w:rPr>
          <w:delText>,</w:delText>
        </w:r>
      </w:del>
      <w:ins w:id="6981"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982"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983"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6984"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975"/>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85" w:name="_Ref491373483"/>
      <w:bookmarkStart w:id="6986"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987"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988"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989"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990"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985"/>
      <w:del w:id="6991"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986"/>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992" w:name="_Ref491373509"/>
      <w:bookmarkStart w:id="6993"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6992"/>
      <w:del w:id="6994" w:author="JY0225" w:date="2017-08-23T16:21:00Z">
        <w:r w:rsidRPr="00706C4C" w:rsidDel="00A235BA">
          <w:rPr>
            <w:rFonts w:ascii="Times New Roman" w:eastAsia="宋体" w:hAnsi="Times New Roman" w:hint="eastAsia"/>
            <w:sz w:val="21"/>
            <w:szCs w:val="21"/>
          </w:rPr>
          <w:delText xml:space="preserve"> [2017-08-06].</w:delText>
        </w:r>
      </w:del>
      <w:bookmarkEnd w:id="6993"/>
    </w:p>
    <w:p w14:paraId="11F24C5E" w14:textId="77777777" w:rsidR="00646CA4" w:rsidRPr="00706C4C" w:rsidDel="00505AC9" w:rsidRDefault="00646CA4" w:rsidP="00706C4C">
      <w:pPr>
        <w:pStyle w:val="a5"/>
        <w:numPr>
          <w:ilvl w:val="0"/>
          <w:numId w:val="1"/>
        </w:numPr>
        <w:spacing w:line="400" w:lineRule="exact"/>
        <w:ind w:left="418" w:firstLineChars="0" w:hanging="418"/>
        <w:rPr>
          <w:del w:id="6995" w:author="微软用户" w:date="2017-08-24T21:31:00Z"/>
          <w:rFonts w:ascii="Times New Roman" w:eastAsia="宋体" w:hAnsi="Times New Roman"/>
          <w:sz w:val="21"/>
          <w:szCs w:val="21"/>
        </w:rPr>
      </w:pPr>
      <w:bookmarkStart w:id="6996" w:name="_Ref489795056"/>
      <w:del w:id="6997"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996"/>
      </w:del>
    </w:p>
    <w:p w14:paraId="17685CB6" w14:textId="26FCD9D2" w:rsidR="00596C42" w:rsidRDefault="00EB4F1C">
      <w:pPr>
        <w:pStyle w:val="a5"/>
        <w:numPr>
          <w:ilvl w:val="0"/>
          <w:numId w:val="1"/>
        </w:numPr>
        <w:spacing w:line="400" w:lineRule="exact"/>
        <w:ind w:firstLineChars="0"/>
        <w:rPr>
          <w:rFonts w:ascii="Times New Roman" w:eastAsia="宋体" w:hAnsi="Times New Roman"/>
          <w:sz w:val="21"/>
          <w:szCs w:val="21"/>
        </w:rPr>
      </w:pPr>
      <w:bookmarkStart w:id="6998" w:name="_Ref489795089"/>
      <w:r w:rsidRPr="00706C4C">
        <w:rPr>
          <w:rFonts w:ascii="Times New Roman" w:eastAsia="宋体" w:hAnsi="Times New Roman"/>
          <w:sz w:val="21"/>
          <w:szCs w:val="21"/>
        </w:rPr>
        <w:t>Harish Dehariya,</w:t>
      </w:r>
      <w:ins w:id="699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700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Prevention Techniques for SQL Injection Attacks[J]. International Journal of Wireless and </w:t>
      </w:r>
      <w:r w:rsidRPr="00706C4C">
        <w:rPr>
          <w:rFonts w:ascii="Times New Roman" w:eastAsia="宋体" w:hAnsi="Times New Roman"/>
          <w:sz w:val="21"/>
          <w:szCs w:val="21"/>
        </w:rPr>
        <w:lastRenderedPageBreak/>
        <w:t>Microwave Technologies(IJWMT),</w:t>
      </w:r>
      <w:ins w:id="700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7002"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7003"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998"/>
      <w:r w:rsidR="00596C42">
        <w:rPr>
          <w:rFonts w:ascii="Times New Roman" w:eastAsia="宋体" w:hAnsi="Times New Roman"/>
          <w:sz w:val="21"/>
          <w:szCs w:val="21"/>
        </w:rPr>
        <w:br w:type="page"/>
      </w:r>
    </w:p>
    <w:p w14:paraId="3BDAC06E" w14:textId="7E4E2C3D" w:rsidR="0098532B" w:rsidRPr="00B207B1" w:rsidRDefault="0098532B" w:rsidP="0098532B">
      <w:pPr>
        <w:pStyle w:val="1"/>
        <w:rPr>
          <w:rFonts w:ascii="Times New Roman" w:hAnsi="Times New Roman"/>
        </w:rPr>
      </w:pPr>
      <w:bookmarkStart w:id="7004" w:name="_Toc491952487"/>
      <w:r>
        <w:rPr>
          <w:rFonts w:ascii="Times New Roman" w:hAnsi="Times New Roman" w:hint="eastAsia"/>
        </w:rPr>
        <w:lastRenderedPageBreak/>
        <w:t>在读期间发表</w:t>
      </w:r>
      <w:r w:rsidR="00E948AE">
        <w:rPr>
          <w:rFonts w:ascii="Times New Roman" w:hAnsi="Times New Roman" w:hint="eastAsia"/>
        </w:rPr>
        <w:t>论文</w:t>
      </w:r>
      <w:bookmarkEnd w:id="7004"/>
    </w:p>
    <w:p w14:paraId="79783E82" w14:textId="0AABE8E3" w:rsidR="00DB6C01" w:rsidRPr="00F863A0" w:rsidRDefault="00AE639B">
      <w:pPr>
        <w:pStyle w:val="a7"/>
        <w:numPr>
          <w:ilvl w:val="0"/>
          <w:numId w:val="25"/>
        </w:numPr>
        <w:spacing w:line="400" w:lineRule="exact"/>
        <w:jc w:val="both"/>
        <w:rPr>
          <w:sz w:val="21"/>
          <w:szCs w:val="21"/>
          <w:rPrChange w:id="7005" w:author="微软用户" w:date="2017-08-24T21:33:00Z">
            <w:rPr/>
          </w:rPrChange>
        </w:rPr>
        <w:pPrChange w:id="7006"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7007" w:name="_Toc491952488"/>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813"/>
      <w:bookmarkEnd w:id="6814"/>
      <w:bookmarkEnd w:id="6815"/>
      <w:bookmarkEnd w:id="7007"/>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7008"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7009"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8" w:author="JY0225" w:date="2017-07-19T10:27:00Z" w:initials="J">
    <w:p w14:paraId="608084C2" w14:textId="77777777" w:rsidR="007F107F" w:rsidRDefault="007F107F">
      <w:pPr>
        <w:pStyle w:val="af0"/>
      </w:pPr>
      <w:r>
        <w:rPr>
          <w:rStyle w:val="af2"/>
        </w:rPr>
        <w:annotationRef/>
      </w:r>
      <w:r>
        <w:rPr>
          <w:rFonts w:hint="eastAsia"/>
        </w:rPr>
        <w:t>安全性</w:t>
      </w:r>
    </w:p>
  </w:comment>
  <w:comment w:id="310" w:author="JY0225" w:date="2017-07-19T10:27:00Z" w:initials="J">
    <w:p w14:paraId="3D71FDC3" w14:textId="77777777" w:rsidR="007F107F" w:rsidRDefault="007F107F">
      <w:pPr>
        <w:pStyle w:val="af0"/>
      </w:pPr>
      <w:r>
        <w:rPr>
          <w:rStyle w:val="af2"/>
        </w:rPr>
        <w:annotationRef/>
      </w:r>
      <w:r>
        <w:rPr>
          <w:rFonts w:hint="eastAsia"/>
        </w:rPr>
        <w:t>网络稳定性</w:t>
      </w:r>
    </w:p>
  </w:comment>
  <w:comment w:id="330" w:author="JY0225" w:date="2017-07-19T10:27:00Z" w:initials="J">
    <w:p w14:paraId="59210245" w14:textId="77777777" w:rsidR="007F107F" w:rsidRDefault="007F107F">
      <w:pPr>
        <w:pStyle w:val="af0"/>
      </w:pPr>
      <w:r>
        <w:rPr>
          <w:rStyle w:val="af2"/>
        </w:rPr>
        <w:annotationRef/>
      </w:r>
      <w:r>
        <w:rPr>
          <w:rFonts w:hint="eastAsia"/>
        </w:rPr>
        <w:t>数据冗余性和本地缓存</w:t>
      </w:r>
    </w:p>
  </w:comment>
  <w:comment w:id="351" w:author="JY0225" w:date="2017-07-19T10:39:00Z" w:initials="J">
    <w:p w14:paraId="62610880" w14:textId="77777777" w:rsidR="007F107F" w:rsidRDefault="007F107F">
      <w:pPr>
        <w:pStyle w:val="af0"/>
      </w:pPr>
      <w:r>
        <w:rPr>
          <w:rStyle w:val="af2"/>
        </w:rPr>
        <w:annotationRef/>
      </w:r>
      <w:r>
        <w:rPr>
          <w:rFonts w:hint="eastAsia"/>
        </w:rPr>
        <w:t>多平台性</w:t>
      </w:r>
    </w:p>
  </w:comment>
  <w:comment w:id="405" w:author="JY0225" w:date="2017-07-19T21:39:00Z" w:initials="J">
    <w:p w14:paraId="3F9004DF" w14:textId="77777777" w:rsidR="007F107F" w:rsidRDefault="007F107F">
      <w:pPr>
        <w:pStyle w:val="af0"/>
      </w:pPr>
      <w:r>
        <w:rPr>
          <w:rStyle w:val="af2"/>
        </w:rPr>
        <w:annotationRef/>
      </w:r>
      <w:r>
        <w:rPr>
          <w:rFonts w:hint="eastAsia"/>
        </w:rPr>
        <w:t>安全性</w:t>
      </w:r>
    </w:p>
  </w:comment>
  <w:comment w:id="506" w:author="JY0225" w:date="2017-07-20T13:30:00Z" w:initials="J">
    <w:p w14:paraId="1317A7D8" w14:textId="77777777" w:rsidR="007F107F" w:rsidRDefault="007F107F">
      <w:pPr>
        <w:pStyle w:val="af0"/>
      </w:pPr>
      <w:r>
        <w:rPr>
          <w:rStyle w:val="af2"/>
        </w:rPr>
        <w:annotationRef/>
      </w:r>
      <w:r>
        <w:rPr>
          <w:rFonts w:hint="eastAsia"/>
        </w:rPr>
        <w:t>大文件上传与断点续传</w:t>
      </w:r>
    </w:p>
  </w:comment>
  <w:comment w:id="587" w:author="JY0225" w:date="2017-07-19T21:39:00Z" w:initials="J">
    <w:p w14:paraId="0D8ED23A" w14:textId="77777777" w:rsidR="007F107F" w:rsidRDefault="007F107F">
      <w:pPr>
        <w:pStyle w:val="af0"/>
      </w:pPr>
      <w:r>
        <w:rPr>
          <w:rStyle w:val="af2"/>
        </w:rPr>
        <w:annotationRef/>
      </w:r>
      <w:r>
        <w:rPr>
          <w:rFonts w:hint="eastAsia"/>
        </w:rPr>
        <w:t>数据冗余处理</w:t>
      </w:r>
    </w:p>
  </w:comment>
  <w:comment w:id="720" w:author="JY0225" w:date="2017-07-20T13:55:00Z" w:initials="J">
    <w:p w14:paraId="3B23BCDC" w14:textId="77777777" w:rsidR="007F107F" w:rsidRDefault="007F107F">
      <w:pPr>
        <w:pStyle w:val="af0"/>
      </w:pPr>
      <w:r>
        <w:rPr>
          <w:rStyle w:val="af2"/>
        </w:rPr>
        <w:annotationRef/>
      </w:r>
      <w:r>
        <w:rPr>
          <w:rFonts w:hint="eastAsia"/>
        </w:rPr>
        <w:t>多平台支持</w:t>
      </w:r>
    </w:p>
  </w:comment>
  <w:comment w:id="2963" w:author="Liu, Wu" w:date="2017-07-25T15:25:00Z" w:initials="LW">
    <w:p w14:paraId="1D83E657" w14:textId="77777777" w:rsidR="007F107F" w:rsidRDefault="007F107F">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980" w:author="Liu, Wu" w:date="2017-07-25T16:29:00Z" w:initials="LW">
    <w:p w14:paraId="68286BAC" w14:textId="77777777" w:rsidR="007F107F" w:rsidRDefault="007F107F">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363AE" w14:textId="77777777" w:rsidR="00350BD1" w:rsidRDefault="00350BD1" w:rsidP="0041428B">
      <w:r>
        <w:separator/>
      </w:r>
    </w:p>
  </w:endnote>
  <w:endnote w:type="continuationSeparator" w:id="0">
    <w:p w14:paraId="4FF09424" w14:textId="77777777" w:rsidR="00350BD1" w:rsidRDefault="00350BD1"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7F107F" w:rsidRDefault="007F107F">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7F107F" w:rsidRDefault="007F10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30CAA433" w:rsidR="007F107F" w:rsidRDefault="007F107F">
        <w:pPr>
          <w:pStyle w:val="aa"/>
          <w:ind w:firstLine="480"/>
          <w:jc w:val="center"/>
        </w:pPr>
        <w:r>
          <w:fldChar w:fldCharType="begin"/>
        </w:r>
        <w:r>
          <w:instrText>PAGE   \* MERGEFORMAT</w:instrText>
        </w:r>
        <w:r>
          <w:fldChar w:fldCharType="separate"/>
        </w:r>
        <w:r w:rsidR="00625DE0" w:rsidRPr="00625DE0">
          <w:rPr>
            <w:noProof/>
            <w:lang w:val="zh-CN"/>
          </w:rPr>
          <w:t>34</w:t>
        </w:r>
        <w:r>
          <w:fldChar w:fldCharType="end"/>
        </w:r>
      </w:p>
    </w:sdtContent>
  </w:sdt>
  <w:p w14:paraId="4F778C70" w14:textId="77777777" w:rsidR="007F107F" w:rsidRDefault="007F107F">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7F107F" w:rsidRDefault="007F107F">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7F107F" w:rsidRDefault="007F107F">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7F107F" w:rsidRDefault="007F107F">
    <w:pPr>
      <w:pStyle w:val="aa"/>
      <w:ind w:firstLine="480"/>
      <w:jc w:val="center"/>
    </w:pPr>
    <w:r>
      <w:rPr>
        <w:rFonts w:hint="eastAsia"/>
      </w:rPr>
      <w:t>1</w:t>
    </w:r>
  </w:p>
  <w:p w14:paraId="203CC5C4" w14:textId="77777777" w:rsidR="007F107F" w:rsidRDefault="007F107F">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7F107F" w:rsidRDefault="007F107F">
        <w:pPr>
          <w:pStyle w:val="aa"/>
          <w:ind w:firstLine="480"/>
          <w:jc w:val="center"/>
        </w:pPr>
        <w:r>
          <w:t>53</w:t>
        </w:r>
      </w:p>
    </w:sdtContent>
  </w:sdt>
  <w:p w14:paraId="639C6468" w14:textId="77777777" w:rsidR="007F107F" w:rsidRDefault="007F107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6C016" w14:textId="77777777" w:rsidR="00350BD1" w:rsidRDefault="00350BD1" w:rsidP="0041428B">
      <w:r>
        <w:separator/>
      </w:r>
    </w:p>
  </w:footnote>
  <w:footnote w:type="continuationSeparator" w:id="0">
    <w:p w14:paraId="0F4F3D1E" w14:textId="77777777" w:rsidR="00350BD1" w:rsidRDefault="00350BD1" w:rsidP="0041428B">
      <w:r>
        <w:continuationSeparator/>
      </w:r>
    </w:p>
  </w:footnote>
  <w:footnote w:id="1">
    <w:p w14:paraId="651109D4" w14:textId="77777777" w:rsidR="007F107F" w:rsidRDefault="007F107F">
      <w:pPr>
        <w:pStyle w:val="afff0"/>
      </w:pPr>
      <w:r>
        <w:rPr>
          <w:rStyle w:val="affff8"/>
        </w:rPr>
        <w:footnoteRef/>
      </w:r>
      <w:r>
        <w:t xml:space="preserve"> </w:t>
      </w:r>
      <w:r w:rsidRPr="00443AD4">
        <w:t>http://www.freebuf.com/news/97925.html</w:t>
      </w:r>
    </w:p>
  </w:footnote>
  <w:footnote w:id="2">
    <w:p w14:paraId="59B2F5E9" w14:textId="77777777" w:rsidR="007F107F" w:rsidRPr="003F1AFE" w:rsidRDefault="007F107F">
      <w:pPr>
        <w:pStyle w:val="afff0"/>
      </w:pPr>
      <w:r>
        <w:rPr>
          <w:rStyle w:val="affff8"/>
        </w:rPr>
        <w:footnoteRef/>
      </w:r>
      <w:r>
        <w:t xml:space="preserve"> </w:t>
      </w:r>
      <w:r w:rsidRPr="003F1AFE">
        <w:t>http://mobile.zol.com.cn/597/5974727_all.html</w:t>
      </w:r>
    </w:p>
  </w:footnote>
  <w:footnote w:id="3">
    <w:p w14:paraId="4190DB10" w14:textId="77777777" w:rsidR="007F107F" w:rsidRDefault="007F107F" w:rsidP="00DC3BB6">
      <w:pPr>
        <w:pStyle w:val="afff0"/>
      </w:pPr>
      <w:r>
        <w:rPr>
          <w:rStyle w:val="affff8"/>
        </w:rPr>
        <w:footnoteRef/>
      </w:r>
      <w:r>
        <w:t xml:space="preserve"> </w:t>
      </w:r>
      <w:r w:rsidRPr="00E25599">
        <w:t>http://anquan.baidu.com/bbs/thread-395277-1-1.html</w:t>
      </w:r>
    </w:p>
  </w:footnote>
  <w:footnote w:id="4">
    <w:p w14:paraId="6D30D278" w14:textId="77777777" w:rsidR="007F107F" w:rsidRPr="00B60D92" w:rsidRDefault="007F107F" w:rsidP="00DC3BB6">
      <w:pPr>
        <w:pStyle w:val="afff0"/>
      </w:pPr>
      <w:r>
        <w:rPr>
          <w:rStyle w:val="affff8"/>
        </w:rPr>
        <w:footnoteRef/>
      </w:r>
      <w:r>
        <w:t xml:space="preserve"> </w:t>
      </w:r>
      <w:r w:rsidRPr="00B60D92">
        <w:t>https://www.slideshare.net/ibmsecurity/remote-exploitation-of-the-dropbox-sdk-for-android</w:t>
      </w:r>
    </w:p>
  </w:footnote>
  <w:footnote w:id="5">
    <w:p w14:paraId="050747C0" w14:textId="77777777" w:rsidR="007F107F" w:rsidRPr="009D4C79" w:rsidRDefault="007F107F">
      <w:pPr>
        <w:pStyle w:val="afff0"/>
      </w:pPr>
      <w:r>
        <w:rPr>
          <w:rStyle w:val="affff8"/>
        </w:rPr>
        <w:footnoteRef/>
      </w:r>
      <w:r>
        <w:t xml:space="preserve"> </w:t>
      </w:r>
      <w:r w:rsidRPr="009D4C79">
        <w:t>https://en.wikipedia.org/wiki/Java_Development_Kit</w:t>
      </w:r>
    </w:p>
  </w:footnote>
  <w:footnote w:id="6">
    <w:p w14:paraId="4DD9A606" w14:textId="77777777" w:rsidR="007F107F" w:rsidRDefault="007F107F">
      <w:pPr>
        <w:pStyle w:val="afff0"/>
      </w:pPr>
      <w:r>
        <w:rPr>
          <w:rStyle w:val="affff8"/>
        </w:rPr>
        <w:footnoteRef/>
      </w:r>
      <w:r>
        <w:t xml:space="preserve"> </w:t>
      </w:r>
      <w:r w:rsidRPr="00A16998">
        <w:t>http://www.ietf.org/rfc/rfc2616.txt</w:t>
      </w:r>
    </w:p>
  </w:footnote>
  <w:footnote w:id="7">
    <w:p w14:paraId="51C5CE5C" w14:textId="77777777" w:rsidR="007F107F" w:rsidRDefault="007F107F">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7F107F" w:rsidRPr="0011115E" w:rsidRDefault="007F107F"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7F107F" w:rsidRPr="003925A9" w:rsidRDefault="007F107F"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7F107F" w:rsidRPr="008C6AFE" w:rsidRDefault="007F107F"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7F107F" w:rsidRPr="008C6AFE" w:rsidRDefault="007F107F"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7F107F" w:rsidRPr="008C6AFE" w:rsidRDefault="007F107F"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7F107F" w:rsidRPr="008C6AFE" w:rsidRDefault="007F107F"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7F107F" w:rsidRPr="005B43E0" w:rsidRDefault="007F107F"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7F107F" w:rsidRPr="003D3BAD" w:rsidRDefault="007F107F"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4CD4"/>
    <w:rsid w:val="0002580F"/>
    <w:rsid w:val="00025847"/>
    <w:rsid w:val="000259A9"/>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27B"/>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4053"/>
    <w:rsid w:val="000A51B1"/>
    <w:rsid w:val="000A52F4"/>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2FC"/>
    <w:rsid w:val="000F53F4"/>
    <w:rsid w:val="000F5874"/>
    <w:rsid w:val="000F5D3D"/>
    <w:rsid w:val="000F5F09"/>
    <w:rsid w:val="000F5F91"/>
    <w:rsid w:val="000F5FDE"/>
    <w:rsid w:val="000F6729"/>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F0F"/>
    <w:rsid w:val="0013202F"/>
    <w:rsid w:val="001329FA"/>
    <w:rsid w:val="00132B15"/>
    <w:rsid w:val="00132BC5"/>
    <w:rsid w:val="00132DCB"/>
    <w:rsid w:val="001334AA"/>
    <w:rsid w:val="00133A12"/>
    <w:rsid w:val="00133C92"/>
    <w:rsid w:val="00133DF1"/>
    <w:rsid w:val="001342E2"/>
    <w:rsid w:val="001345C1"/>
    <w:rsid w:val="00134E9E"/>
    <w:rsid w:val="00135189"/>
    <w:rsid w:val="001356AF"/>
    <w:rsid w:val="00135E07"/>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D6E"/>
    <w:rsid w:val="00184EB1"/>
    <w:rsid w:val="00185297"/>
    <w:rsid w:val="00185CDF"/>
    <w:rsid w:val="00186691"/>
    <w:rsid w:val="0018692E"/>
    <w:rsid w:val="00186C04"/>
    <w:rsid w:val="00186DEA"/>
    <w:rsid w:val="00187518"/>
    <w:rsid w:val="00187F05"/>
    <w:rsid w:val="00190564"/>
    <w:rsid w:val="001924A8"/>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313"/>
    <w:rsid w:val="001C64DC"/>
    <w:rsid w:val="001C6B0A"/>
    <w:rsid w:val="001C6BB3"/>
    <w:rsid w:val="001C6F22"/>
    <w:rsid w:val="001C7E67"/>
    <w:rsid w:val="001D0165"/>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5CFA"/>
    <w:rsid w:val="001E6458"/>
    <w:rsid w:val="001E64F1"/>
    <w:rsid w:val="001E6E84"/>
    <w:rsid w:val="001E774C"/>
    <w:rsid w:val="001F0017"/>
    <w:rsid w:val="001F012D"/>
    <w:rsid w:val="001F06FD"/>
    <w:rsid w:val="001F0FE9"/>
    <w:rsid w:val="001F12E1"/>
    <w:rsid w:val="001F1772"/>
    <w:rsid w:val="001F17BA"/>
    <w:rsid w:val="001F1D29"/>
    <w:rsid w:val="001F21B5"/>
    <w:rsid w:val="001F2347"/>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387"/>
    <w:rsid w:val="00205C1D"/>
    <w:rsid w:val="00205CBA"/>
    <w:rsid w:val="00205EDA"/>
    <w:rsid w:val="00206606"/>
    <w:rsid w:val="00206BCD"/>
    <w:rsid w:val="002076CD"/>
    <w:rsid w:val="00207B1D"/>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5E84"/>
    <w:rsid w:val="00266C91"/>
    <w:rsid w:val="00267112"/>
    <w:rsid w:val="00267404"/>
    <w:rsid w:val="00267A3E"/>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85B"/>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D31"/>
    <w:rsid w:val="002A0E7E"/>
    <w:rsid w:val="002A1299"/>
    <w:rsid w:val="002A1437"/>
    <w:rsid w:val="002A2383"/>
    <w:rsid w:val="002A2394"/>
    <w:rsid w:val="002A23DE"/>
    <w:rsid w:val="002A293F"/>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FF1"/>
    <w:rsid w:val="003432B7"/>
    <w:rsid w:val="003437B7"/>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7089"/>
    <w:rsid w:val="0037009A"/>
    <w:rsid w:val="00370758"/>
    <w:rsid w:val="00370BE4"/>
    <w:rsid w:val="00371892"/>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5D6"/>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B9"/>
    <w:rsid w:val="004624D1"/>
    <w:rsid w:val="0046318E"/>
    <w:rsid w:val="004633D6"/>
    <w:rsid w:val="00463F61"/>
    <w:rsid w:val="0046413E"/>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4E97"/>
    <w:rsid w:val="004A50FA"/>
    <w:rsid w:val="004A51A1"/>
    <w:rsid w:val="004A523A"/>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C7D3F"/>
    <w:rsid w:val="004D06DF"/>
    <w:rsid w:val="004D07A7"/>
    <w:rsid w:val="004D0B8B"/>
    <w:rsid w:val="004D0E4C"/>
    <w:rsid w:val="004D1562"/>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96"/>
    <w:rsid w:val="004E5DAF"/>
    <w:rsid w:val="004E5FD3"/>
    <w:rsid w:val="004E69B1"/>
    <w:rsid w:val="004E6F86"/>
    <w:rsid w:val="004E7101"/>
    <w:rsid w:val="004E73F7"/>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750"/>
    <w:rsid w:val="00500BE8"/>
    <w:rsid w:val="00500E93"/>
    <w:rsid w:val="00501378"/>
    <w:rsid w:val="00501A6D"/>
    <w:rsid w:val="00501FE5"/>
    <w:rsid w:val="0050205A"/>
    <w:rsid w:val="005038C5"/>
    <w:rsid w:val="00503946"/>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70C"/>
    <w:rsid w:val="005158DC"/>
    <w:rsid w:val="00515AE3"/>
    <w:rsid w:val="00515CE6"/>
    <w:rsid w:val="00515F51"/>
    <w:rsid w:val="0051657A"/>
    <w:rsid w:val="00516952"/>
    <w:rsid w:val="00516A9E"/>
    <w:rsid w:val="005206C5"/>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47ED"/>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AE3"/>
    <w:rsid w:val="00596C42"/>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24B9"/>
    <w:rsid w:val="005C26E4"/>
    <w:rsid w:val="005C2A49"/>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2D75"/>
    <w:rsid w:val="005E30C7"/>
    <w:rsid w:val="005E3E3F"/>
    <w:rsid w:val="005E4593"/>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FAC"/>
    <w:rsid w:val="005F504B"/>
    <w:rsid w:val="005F5689"/>
    <w:rsid w:val="005F5824"/>
    <w:rsid w:val="005F5987"/>
    <w:rsid w:val="005F614F"/>
    <w:rsid w:val="005F615D"/>
    <w:rsid w:val="005F6EA6"/>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211"/>
    <w:rsid w:val="0060759D"/>
    <w:rsid w:val="0060791E"/>
    <w:rsid w:val="00607CBD"/>
    <w:rsid w:val="00607D7E"/>
    <w:rsid w:val="00610292"/>
    <w:rsid w:val="00610BA7"/>
    <w:rsid w:val="006117E2"/>
    <w:rsid w:val="00611ADD"/>
    <w:rsid w:val="00612811"/>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CA3"/>
    <w:rsid w:val="00642DF5"/>
    <w:rsid w:val="00642EE6"/>
    <w:rsid w:val="006438BD"/>
    <w:rsid w:val="00643AA6"/>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F6B"/>
    <w:rsid w:val="0069236C"/>
    <w:rsid w:val="00692416"/>
    <w:rsid w:val="00692B4C"/>
    <w:rsid w:val="00692B66"/>
    <w:rsid w:val="00692E8A"/>
    <w:rsid w:val="0069323C"/>
    <w:rsid w:val="006935B5"/>
    <w:rsid w:val="00693BB2"/>
    <w:rsid w:val="00694032"/>
    <w:rsid w:val="0069417D"/>
    <w:rsid w:val="00694313"/>
    <w:rsid w:val="006948E4"/>
    <w:rsid w:val="00694B0A"/>
    <w:rsid w:val="00694B23"/>
    <w:rsid w:val="00694B55"/>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7039"/>
    <w:rsid w:val="006A7114"/>
    <w:rsid w:val="006A7494"/>
    <w:rsid w:val="006A7577"/>
    <w:rsid w:val="006A783D"/>
    <w:rsid w:val="006A7A5C"/>
    <w:rsid w:val="006B0018"/>
    <w:rsid w:val="006B06B8"/>
    <w:rsid w:val="006B0C46"/>
    <w:rsid w:val="006B1310"/>
    <w:rsid w:val="006B1C33"/>
    <w:rsid w:val="006B2136"/>
    <w:rsid w:val="006B252C"/>
    <w:rsid w:val="006B29AA"/>
    <w:rsid w:val="006B3681"/>
    <w:rsid w:val="006B4B6C"/>
    <w:rsid w:val="006B5587"/>
    <w:rsid w:val="006B5A46"/>
    <w:rsid w:val="006B5F32"/>
    <w:rsid w:val="006B62E9"/>
    <w:rsid w:val="006B64DD"/>
    <w:rsid w:val="006B66CB"/>
    <w:rsid w:val="006B6E00"/>
    <w:rsid w:val="006B7096"/>
    <w:rsid w:val="006B7891"/>
    <w:rsid w:val="006B78CA"/>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7B"/>
    <w:rsid w:val="006D10C2"/>
    <w:rsid w:val="006D1515"/>
    <w:rsid w:val="006D189E"/>
    <w:rsid w:val="006D1B98"/>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C53"/>
    <w:rsid w:val="00705565"/>
    <w:rsid w:val="007058F7"/>
    <w:rsid w:val="007067F3"/>
    <w:rsid w:val="00706A17"/>
    <w:rsid w:val="00706B21"/>
    <w:rsid w:val="00706C4C"/>
    <w:rsid w:val="0070709D"/>
    <w:rsid w:val="00710105"/>
    <w:rsid w:val="00710446"/>
    <w:rsid w:val="007105C2"/>
    <w:rsid w:val="00710600"/>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47"/>
    <w:rsid w:val="007521D2"/>
    <w:rsid w:val="00752335"/>
    <w:rsid w:val="007527DE"/>
    <w:rsid w:val="00752FB7"/>
    <w:rsid w:val="0075302A"/>
    <w:rsid w:val="007531B1"/>
    <w:rsid w:val="00753384"/>
    <w:rsid w:val="0075341D"/>
    <w:rsid w:val="007534DB"/>
    <w:rsid w:val="0075350E"/>
    <w:rsid w:val="0075355F"/>
    <w:rsid w:val="007549A0"/>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5FD2"/>
    <w:rsid w:val="0076647F"/>
    <w:rsid w:val="00766528"/>
    <w:rsid w:val="0076686B"/>
    <w:rsid w:val="007669AA"/>
    <w:rsid w:val="00766F35"/>
    <w:rsid w:val="0076768F"/>
    <w:rsid w:val="0076773F"/>
    <w:rsid w:val="0076777D"/>
    <w:rsid w:val="00767A6A"/>
    <w:rsid w:val="00767AE5"/>
    <w:rsid w:val="00767DF2"/>
    <w:rsid w:val="0077040E"/>
    <w:rsid w:val="00770489"/>
    <w:rsid w:val="0077082D"/>
    <w:rsid w:val="00770F38"/>
    <w:rsid w:val="00771018"/>
    <w:rsid w:val="007713AE"/>
    <w:rsid w:val="0077150B"/>
    <w:rsid w:val="007725E4"/>
    <w:rsid w:val="007728F2"/>
    <w:rsid w:val="00773488"/>
    <w:rsid w:val="0077381A"/>
    <w:rsid w:val="00773AE3"/>
    <w:rsid w:val="00774324"/>
    <w:rsid w:val="007747A4"/>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0AD1"/>
    <w:rsid w:val="007B124F"/>
    <w:rsid w:val="007B15E9"/>
    <w:rsid w:val="007B1910"/>
    <w:rsid w:val="007B1C83"/>
    <w:rsid w:val="007B229E"/>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7124"/>
    <w:rsid w:val="007C7265"/>
    <w:rsid w:val="007C76A5"/>
    <w:rsid w:val="007C7D3D"/>
    <w:rsid w:val="007D016C"/>
    <w:rsid w:val="007D0CD6"/>
    <w:rsid w:val="007D0F04"/>
    <w:rsid w:val="007D124C"/>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68E"/>
    <w:rsid w:val="007E570B"/>
    <w:rsid w:val="007E5A9B"/>
    <w:rsid w:val="007E5FB6"/>
    <w:rsid w:val="007E6499"/>
    <w:rsid w:val="007E6781"/>
    <w:rsid w:val="007E69D1"/>
    <w:rsid w:val="007E6D84"/>
    <w:rsid w:val="007E712F"/>
    <w:rsid w:val="007E71F4"/>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E44"/>
    <w:rsid w:val="00803F2D"/>
    <w:rsid w:val="00804972"/>
    <w:rsid w:val="00805004"/>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71EA"/>
    <w:rsid w:val="00817740"/>
    <w:rsid w:val="00820B35"/>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5F3D"/>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348"/>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607"/>
    <w:rsid w:val="00873725"/>
    <w:rsid w:val="00873ACB"/>
    <w:rsid w:val="00873C19"/>
    <w:rsid w:val="00873E16"/>
    <w:rsid w:val="00874743"/>
    <w:rsid w:val="00875B6B"/>
    <w:rsid w:val="0087615D"/>
    <w:rsid w:val="00876293"/>
    <w:rsid w:val="00876907"/>
    <w:rsid w:val="00876E83"/>
    <w:rsid w:val="0087720A"/>
    <w:rsid w:val="0087769B"/>
    <w:rsid w:val="00877756"/>
    <w:rsid w:val="00877807"/>
    <w:rsid w:val="00877A56"/>
    <w:rsid w:val="00877D24"/>
    <w:rsid w:val="00877F3F"/>
    <w:rsid w:val="0088020A"/>
    <w:rsid w:val="008804BF"/>
    <w:rsid w:val="00880B5B"/>
    <w:rsid w:val="00881227"/>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4DD"/>
    <w:rsid w:val="008E0C5D"/>
    <w:rsid w:val="008E17EA"/>
    <w:rsid w:val="008E1DBB"/>
    <w:rsid w:val="008E2560"/>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4001"/>
    <w:rsid w:val="009A4A1F"/>
    <w:rsid w:val="009A51B3"/>
    <w:rsid w:val="009A57D4"/>
    <w:rsid w:val="009A5BD3"/>
    <w:rsid w:val="009A5DBF"/>
    <w:rsid w:val="009A5F62"/>
    <w:rsid w:val="009A62CA"/>
    <w:rsid w:val="009A649D"/>
    <w:rsid w:val="009A65E9"/>
    <w:rsid w:val="009A65FB"/>
    <w:rsid w:val="009A66B3"/>
    <w:rsid w:val="009A6AA9"/>
    <w:rsid w:val="009A730E"/>
    <w:rsid w:val="009A791B"/>
    <w:rsid w:val="009A7A56"/>
    <w:rsid w:val="009A7BAF"/>
    <w:rsid w:val="009B0032"/>
    <w:rsid w:val="009B0164"/>
    <w:rsid w:val="009B03A1"/>
    <w:rsid w:val="009B0764"/>
    <w:rsid w:val="009B1E44"/>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73C"/>
    <w:rsid w:val="009C6AD7"/>
    <w:rsid w:val="009C6CB3"/>
    <w:rsid w:val="009C6F35"/>
    <w:rsid w:val="009C6FE5"/>
    <w:rsid w:val="009C71FF"/>
    <w:rsid w:val="009C725A"/>
    <w:rsid w:val="009C799C"/>
    <w:rsid w:val="009C7E04"/>
    <w:rsid w:val="009C7EFD"/>
    <w:rsid w:val="009D0303"/>
    <w:rsid w:val="009D0ABA"/>
    <w:rsid w:val="009D0BC6"/>
    <w:rsid w:val="009D0D65"/>
    <w:rsid w:val="009D0DFC"/>
    <w:rsid w:val="009D16D5"/>
    <w:rsid w:val="009D18C8"/>
    <w:rsid w:val="009D19E7"/>
    <w:rsid w:val="009D1EFD"/>
    <w:rsid w:val="009D2141"/>
    <w:rsid w:val="009D2281"/>
    <w:rsid w:val="009D2439"/>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656"/>
    <w:rsid w:val="00A3436D"/>
    <w:rsid w:val="00A34378"/>
    <w:rsid w:val="00A343AA"/>
    <w:rsid w:val="00A35250"/>
    <w:rsid w:val="00A355F0"/>
    <w:rsid w:val="00A35650"/>
    <w:rsid w:val="00A358E9"/>
    <w:rsid w:val="00A359C8"/>
    <w:rsid w:val="00A35B9B"/>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459A"/>
    <w:rsid w:val="00A4501C"/>
    <w:rsid w:val="00A45171"/>
    <w:rsid w:val="00A451F8"/>
    <w:rsid w:val="00A45682"/>
    <w:rsid w:val="00A45A1E"/>
    <w:rsid w:val="00A45B5A"/>
    <w:rsid w:val="00A45F9E"/>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650E"/>
    <w:rsid w:val="00A6665B"/>
    <w:rsid w:val="00A66F3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202"/>
    <w:rsid w:val="00B0053E"/>
    <w:rsid w:val="00B0059C"/>
    <w:rsid w:val="00B005DF"/>
    <w:rsid w:val="00B008D2"/>
    <w:rsid w:val="00B00FBB"/>
    <w:rsid w:val="00B01139"/>
    <w:rsid w:val="00B01455"/>
    <w:rsid w:val="00B01481"/>
    <w:rsid w:val="00B01C9B"/>
    <w:rsid w:val="00B022E2"/>
    <w:rsid w:val="00B0278B"/>
    <w:rsid w:val="00B02B95"/>
    <w:rsid w:val="00B02F82"/>
    <w:rsid w:val="00B0430C"/>
    <w:rsid w:val="00B045F3"/>
    <w:rsid w:val="00B04726"/>
    <w:rsid w:val="00B04760"/>
    <w:rsid w:val="00B04BAF"/>
    <w:rsid w:val="00B04E36"/>
    <w:rsid w:val="00B04F10"/>
    <w:rsid w:val="00B0658B"/>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1124"/>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EB3"/>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3E8F"/>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411"/>
    <w:rsid w:val="00C008D3"/>
    <w:rsid w:val="00C00D2F"/>
    <w:rsid w:val="00C0122F"/>
    <w:rsid w:val="00C014E6"/>
    <w:rsid w:val="00C01FE7"/>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7062"/>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575"/>
    <w:rsid w:val="00C85A61"/>
    <w:rsid w:val="00C86941"/>
    <w:rsid w:val="00C86FD6"/>
    <w:rsid w:val="00C873A2"/>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C89"/>
    <w:rsid w:val="00CF6D10"/>
    <w:rsid w:val="00CF71FC"/>
    <w:rsid w:val="00CF74C5"/>
    <w:rsid w:val="00CF7CF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6505"/>
    <w:rsid w:val="00D17965"/>
    <w:rsid w:val="00D20DDD"/>
    <w:rsid w:val="00D20F43"/>
    <w:rsid w:val="00D21090"/>
    <w:rsid w:val="00D2139A"/>
    <w:rsid w:val="00D21AE5"/>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8C0"/>
    <w:rsid w:val="00D92D3A"/>
    <w:rsid w:val="00D930B7"/>
    <w:rsid w:val="00D93A40"/>
    <w:rsid w:val="00D93E42"/>
    <w:rsid w:val="00D93FC9"/>
    <w:rsid w:val="00D94807"/>
    <w:rsid w:val="00D94C4E"/>
    <w:rsid w:val="00D95009"/>
    <w:rsid w:val="00D95857"/>
    <w:rsid w:val="00D96D61"/>
    <w:rsid w:val="00D971A7"/>
    <w:rsid w:val="00D97429"/>
    <w:rsid w:val="00D97E2C"/>
    <w:rsid w:val="00D97E3C"/>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6F7"/>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1A8D"/>
    <w:rsid w:val="00E8249F"/>
    <w:rsid w:val="00E82C50"/>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BBD"/>
    <w:rsid w:val="00E91D9F"/>
    <w:rsid w:val="00E92298"/>
    <w:rsid w:val="00E922A5"/>
    <w:rsid w:val="00E9230B"/>
    <w:rsid w:val="00E92391"/>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653"/>
    <w:rsid w:val="00ED577E"/>
    <w:rsid w:val="00ED5ED0"/>
    <w:rsid w:val="00ED62DE"/>
    <w:rsid w:val="00ED6672"/>
    <w:rsid w:val="00ED6ED6"/>
    <w:rsid w:val="00ED7111"/>
    <w:rsid w:val="00EE0D54"/>
    <w:rsid w:val="00EE0D62"/>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825"/>
    <w:rsid w:val="00F12847"/>
    <w:rsid w:val="00F135A1"/>
    <w:rsid w:val="00F1459D"/>
    <w:rsid w:val="00F146E5"/>
    <w:rsid w:val="00F14935"/>
    <w:rsid w:val="00F14E0A"/>
    <w:rsid w:val="00F14F69"/>
    <w:rsid w:val="00F150B0"/>
    <w:rsid w:val="00F15EFB"/>
    <w:rsid w:val="00F16B7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868"/>
    <w:rsid w:val="00F36D8E"/>
    <w:rsid w:val="00F40130"/>
    <w:rsid w:val="00F41689"/>
    <w:rsid w:val="00F41966"/>
    <w:rsid w:val="00F422A4"/>
    <w:rsid w:val="00F42656"/>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E82"/>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57"/>
    <w:rsid w:val="00F84322"/>
    <w:rsid w:val="00F8442C"/>
    <w:rsid w:val="00F85107"/>
    <w:rsid w:val="00F8555A"/>
    <w:rsid w:val="00F85A3C"/>
    <w:rsid w:val="00F860E2"/>
    <w:rsid w:val="00F863A0"/>
    <w:rsid w:val="00F86A5D"/>
    <w:rsid w:val="00F86A9B"/>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917"/>
    <w:rsid w:val="00F92F0C"/>
    <w:rsid w:val="00F93F26"/>
    <w:rsid w:val="00F9426A"/>
    <w:rsid w:val="00F9454C"/>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0719"/>
    <w:rsid w:val="00FD11C5"/>
    <w:rsid w:val="00FD13BC"/>
    <w:rsid w:val="00FD13FD"/>
    <w:rsid w:val="00FD2573"/>
    <w:rsid w:val="00FD311F"/>
    <w:rsid w:val="00FD3A8B"/>
    <w:rsid w:val="00FD3A96"/>
    <w:rsid w:val="00FD3B3F"/>
    <w:rsid w:val="00FD3E01"/>
    <w:rsid w:val="00FD3E2B"/>
    <w:rsid w:val="00FD410F"/>
    <w:rsid w:val="00FD46CC"/>
    <w:rsid w:val="00FD4B07"/>
    <w:rsid w:val="00FD5084"/>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CEB"/>
    <w:rsid w:val="00FF3E8C"/>
    <w:rsid w:val="00FF3F08"/>
    <w:rsid w:val="00FF4435"/>
    <w:rsid w:val="00FF4617"/>
    <w:rsid w:val="00FF48C9"/>
    <w:rsid w:val="00FF4BD8"/>
    <w:rsid w:val="00FF4C21"/>
    <w:rsid w:val="00FF5612"/>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jpg"/><Relationship Id="rId63" Type="http://schemas.openxmlformats.org/officeDocument/2006/relationships/package" Target="embeddings/Microsoft_Visio___15.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7.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package" Target="embeddings/Microsoft_Visio___16.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2.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4.vsdx"/><Relationship Id="rId82" Type="http://schemas.openxmlformats.org/officeDocument/2006/relationships/chart" Target="charts/chart1.xml"/><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F3B19-A981-4902-A1DC-58FC40CA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68</Pages>
  <Words>9442</Words>
  <Characters>53826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596</cp:revision>
  <cp:lastPrinted>2017-08-30T09:07:00Z</cp:lastPrinted>
  <dcterms:created xsi:type="dcterms:W3CDTF">2017-08-29T04:27:00Z</dcterms:created>
  <dcterms:modified xsi:type="dcterms:W3CDTF">2017-08-31T08:25:00Z</dcterms:modified>
</cp:coreProperties>
</file>