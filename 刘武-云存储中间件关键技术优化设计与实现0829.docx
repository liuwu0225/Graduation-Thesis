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207B1" w14:paraId="104FEB9E" w14:textId="77777777" w:rsidTr="00990200">
        <w:tc>
          <w:tcPr>
            <w:tcW w:w="6408" w:type="dxa"/>
          </w:tcPr>
          <w:p w14:paraId="060F76E0" w14:textId="77777777" w:rsidR="0011115E" w:rsidRPr="00B207B1" w:rsidRDefault="0011115E" w:rsidP="00990200">
            <w:pPr>
              <w:spacing w:line="360" w:lineRule="exact"/>
              <w:rPr>
                <w:rFonts w:ascii="Times New Roman" w:hAnsi="Times New Roman"/>
              </w:rPr>
            </w:pPr>
          </w:p>
        </w:tc>
        <w:tc>
          <w:tcPr>
            <w:tcW w:w="2160" w:type="dxa"/>
            <w:hideMark/>
          </w:tcPr>
          <w:p w14:paraId="1A50295F" w14:textId="77777777" w:rsidR="0011115E" w:rsidRPr="00B207B1" w:rsidRDefault="0011115E" w:rsidP="00990200">
            <w:pPr>
              <w:spacing w:line="360" w:lineRule="exact"/>
              <w:rPr>
                <w:rFonts w:ascii="Times New Roman" w:hAnsi="Times New Roman"/>
                <w:sz w:val="18"/>
              </w:rPr>
            </w:pPr>
            <w:r w:rsidRPr="00B207B1">
              <w:rPr>
                <w:rFonts w:ascii="Times New Roman" w:hAnsi="Times New Roman"/>
                <w:sz w:val="18"/>
              </w:rPr>
              <w:t>学校代码：</w:t>
            </w:r>
            <w:r w:rsidRPr="00B207B1">
              <w:rPr>
                <w:rFonts w:ascii="Times New Roman" w:hAnsi="Times New Roman"/>
                <w:sz w:val="18"/>
              </w:rPr>
              <w:t xml:space="preserve"> 10246</w:t>
            </w:r>
          </w:p>
        </w:tc>
      </w:tr>
      <w:tr w:rsidR="0011115E" w:rsidRPr="00B207B1" w14:paraId="52AFA9C7" w14:textId="77777777" w:rsidTr="00990200">
        <w:tc>
          <w:tcPr>
            <w:tcW w:w="6408" w:type="dxa"/>
          </w:tcPr>
          <w:p w14:paraId="650ED886" w14:textId="77777777" w:rsidR="0011115E" w:rsidRPr="00B207B1" w:rsidRDefault="0011115E" w:rsidP="00990200">
            <w:pPr>
              <w:spacing w:line="360" w:lineRule="exact"/>
              <w:rPr>
                <w:rFonts w:ascii="Times New Roman" w:hAnsi="Times New Roman"/>
                <w:sz w:val="28"/>
              </w:rPr>
            </w:pPr>
          </w:p>
        </w:tc>
        <w:tc>
          <w:tcPr>
            <w:tcW w:w="2160" w:type="dxa"/>
            <w:hideMark/>
          </w:tcPr>
          <w:p w14:paraId="05957B81" w14:textId="77777777" w:rsidR="0011115E" w:rsidRPr="00B207B1" w:rsidRDefault="0011115E" w:rsidP="00990200">
            <w:pPr>
              <w:rPr>
                <w:rFonts w:ascii="Times New Roman" w:hAnsi="Times New Roman"/>
                <w:sz w:val="18"/>
              </w:rPr>
            </w:pPr>
            <w:r w:rsidRPr="00B207B1">
              <w:rPr>
                <w:rFonts w:ascii="Times New Roman" w:hAnsi="Times New Roman"/>
                <w:sz w:val="18"/>
              </w:rPr>
              <w:t>学</w:t>
            </w:r>
            <w:r w:rsidRPr="00B207B1">
              <w:rPr>
                <w:rFonts w:ascii="Times New Roman" w:hAnsi="Times New Roman"/>
                <w:sz w:val="18"/>
              </w:rPr>
              <w:t xml:space="preserve">    </w:t>
            </w:r>
            <w:r w:rsidRPr="00B207B1">
              <w:rPr>
                <w:rFonts w:ascii="Times New Roman" w:hAnsi="Times New Roman"/>
                <w:sz w:val="18"/>
              </w:rPr>
              <w:t>号：</w:t>
            </w:r>
            <w:r w:rsidR="00495346" w:rsidRPr="00B207B1">
              <w:rPr>
                <w:rFonts w:ascii="Times New Roman" w:hAnsi="Times New Roman"/>
                <w:sz w:val="18"/>
              </w:rPr>
              <w:t xml:space="preserve"> 15212010038</w:t>
            </w:r>
          </w:p>
        </w:tc>
      </w:tr>
      <w:tr w:rsidR="0011115E" w:rsidRPr="00B207B1" w14:paraId="1698139A" w14:textId="77777777" w:rsidTr="00990200">
        <w:tc>
          <w:tcPr>
            <w:tcW w:w="6408" w:type="dxa"/>
          </w:tcPr>
          <w:p w14:paraId="38110DB0" w14:textId="77777777" w:rsidR="0011115E" w:rsidRPr="00B207B1" w:rsidRDefault="0011115E" w:rsidP="00990200">
            <w:pPr>
              <w:spacing w:line="360" w:lineRule="exact"/>
              <w:rPr>
                <w:rFonts w:ascii="Times New Roman" w:hAnsi="Times New Roman"/>
                <w:sz w:val="28"/>
              </w:rPr>
            </w:pPr>
          </w:p>
        </w:tc>
        <w:tc>
          <w:tcPr>
            <w:tcW w:w="2160" w:type="dxa"/>
          </w:tcPr>
          <w:p w14:paraId="0146DCFA" w14:textId="77777777" w:rsidR="0011115E" w:rsidRPr="00B207B1" w:rsidRDefault="0011115E" w:rsidP="00990200">
            <w:pPr>
              <w:rPr>
                <w:rFonts w:ascii="Times New Roman" w:hAnsi="Times New Roman"/>
                <w:sz w:val="18"/>
              </w:rPr>
            </w:pPr>
          </w:p>
        </w:tc>
      </w:tr>
    </w:tbl>
    <w:p w14:paraId="6334B7F0" w14:textId="77777777" w:rsidR="0011115E" w:rsidRPr="00B207B1" w:rsidRDefault="0011115E" w:rsidP="0011115E">
      <w:pPr>
        <w:rPr>
          <w:rFonts w:ascii="Times New Roman" w:hAnsi="Times New Roman"/>
          <w:sz w:val="18"/>
        </w:rPr>
      </w:pPr>
    </w:p>
    <w:p w14:paraId="788151FB" w14:textId="77777777" w:rsidR="0011115E" w:rsidRPr="00B207B1" w:rsidRDefault="0011115E" w:rsidP="0011115E">
      <w:pPr>
        <w:ind w:firstLineChars="3100" w:firstLine="5580"/>
        <w:rPr>
          <w:rFonts w:ascii="Times New Roman" w:hAnsi="Times New Roman"/>
          <w:sz w:val="18"/>
        </w:rPr>
      </w:pPr>
    </w:p>
    <w:p w14:paraId="1432FFF9" w14:textId="77777777" w:rsidR="0011115E" w:rsidRPr="00B207B1" w:rsidRDefault="0011115E" w:rsidP="0011115E">
      <w:pPr>
        <w:ind w:rightChars="199" w:right="478" w:firstLineChars="3100" w:firstLine="5580"/>
        <w:rPr>
          <w:rFonts w:ascii="Times New Roman" w:hAnsi="Times New Roman"/>
          <w:sz w:val="18"/>
        </w:rPr>
      </w:pPr>
      <w:r w:rsidRPr="00B207B1">
        <w:rPr>
          <w:rFonts w:ascii="Times New Roman" w:hAnsi="Times New Roman"/>
          <w:sz w:val="18"/>
        </w:rPr>
        <w:t xml:space="preserve">  </w:t>
      </w:r>
    </w:p>
    <w:p w14:paraId="0392BB9E" w14:textId="77777777" w:rsidR="0011115E" w:rsidRPr="00B207B1" w:rsidRDefault="0011115E" w:rsidP="0011115E">
      <w:pPr>
        <w:ind w:firstLineChars="900" w:firstLine="2160"/>
        <w:rPr>
          <w:rFonts w:ascii="Times New Roman" w:hAnsi="Times New Roman"/>
        </w:rPr>
      </w:pPr>
      <w:r w:rsidRPr="00B207B1">
        <w:rPr>
          <w:rFonts w:ascii="Times New Roman" w:hAnsi="Times New Roman"/>
          <w:noProof/>
        </w:rPr>
        <w:drawing>
          <wp:inline distT="0" distB="0" distL="0" distR="0" wp14:anchorId="4FBECD57" wp14:editId="65D85C5E">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2F344CCE" w14:textId="77777777" w:rsidR="0011115E" w:rsidRPr="00B207B1" w:rsidRDefault="0011115E" w:rsidP="0011115E">
      <w:pPr>
        <w:ind w:firstLineChars="1100" w:firstLine="2650"/>
        <w:rPr>
          <w:rFonts w:ascii="Times New Roman" w:hAnsi="Times New Roman"/>
          <w:b/>
          <w:bCs/>
        </w:rPr>
      </w:pPr>
    </w:p>
    <w:p w14:paraId="04733B5A" w14:textId="77777777" w:rsidR="0011115E" w:rsidRPr="00B207B1" w:rsidRDefault="0011115E" w:rsidP="0011115E">
      <w:pPr>
        <w:ind w:firstLineChars="1100" w:firstLine="2650"/>
        <w:rPr>
          <w:rFonts w:ascii="Times New Roman"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6F00F2A9" w14:textId="77777777" w:rsidTr="00990200">
        <w:tc>
          <w:tcPr>
            <w:tcW w:w="8528" w:type="dxa"/>
            <w:hideMark/>
          </w:tcPr>
          <w:p w14:paraId="53B8AE3B" w14:textId="77777777" w:rsidR="0011115E" w:rsidRPr="00B207B1" w:rsidRDefault="0011115E" w:rsidP="00990200">
            <w:pPr>
              <w:jc w:val="center"/>
              <w:rPr>
                <w:rFonts w:ascii="Times New Roman" w:hAnsi="Times New Roman"/>
                <w:sz w:val="44"/>
              </w:rPr>
            </w:pPr>
            <w:r w:rsidRPr="00B207B1">
              <w:rPr>
                <w:rFonts w:ascii="Times New Roman" w:hAnsi="Times New Roman"/>
                <w:sz w:val="44"/>
              </w:rPr>
              <w:t>硕</w:t>
            </w:r>
            <w:r w:rsidRPr="00B207B1">
              <w:rPr>
                <w:rFonts w:ascii="Times New Roman" w:hAnsi="Times New Roman"/>
                <w:sz w:val="44"/>
              </w:rPr>
              <w:t xml:space="preserve"> </w:t>
            </w:r>
            <w:r w:rsidRPr="00B207B1">
              <w:rPr>
                <w:rFonts w:ascii="Times New Roman" w:hAnsi="Times New Roman"/>
                <w:sz w:val="44"/>
              </w:rPr>
              <w:t>士</w:t>
            </w:r>
            <w:r w:rsidRPr="00B207B1">
              <w:rPr>
                <w:rFonts w:ascii="Times New Roman" w:hAnsi="Times New Roman"/>
                <w:sz w:val="44"/>
              </w:rPr>
              <w:t xml:space="preserve"> </w:t>
            </w:r>
            <w:r w:rsidRPr="00B207B1">
              <w:rPr>
                <w:rFonts w:ascii="Times New Roman" w:hAnsi="Times New Roman"/>
                <w:sz w:val="44"/>
              </w:rPr>
              <w:t>学</w:t>
            </w:r>
            <w:r w:rsidRPr="00B207B1">
              <w:rPr>
                <w:rFonts w:ascii="Times New Roman" w:hAnsi="Times New Roman"/>
                <w:sz w:val="44"/>
              </w:rPr>
              <w:t xml:space="preserve"> </w:t>
            </w:r>
            <w:r w:rsidRPr="00B207B1">
              <w:rPr>
                <w:rFonts w:ascii="Times New Roman" w:hAnsi="Times New Roman"/>
                <w:sz w:val="44"/>
              </w:rPr>
              <w:t>位</w:t>
            </w:r>
            <w:r w:rsidRPr="00B207B1">
              <w:rPr>
                <w:rFonts w:ascii="Times New Roman" w:hAnsi="Times New Roman"/>
                <w:sz w:val="44"/>
              </w:rPr>
              <w:t xml:space="preserve"> </w:t>
            </w:r>
            <w:r w:rsidRPr="00B207B1">
              <w:rPr>
                <w:rFonts w:ascii="Times New Roman" w:hAnsi="Times New Roman"/>
                <w:sz w:val="44"/>
              </w:rPr>
              <w:t>论</w:t>
            </w:r>
            <w:r w:rsidRPr="00B207B1">
              <w:rPr>
                <w:rFonts w:ascii="Times New Roman" w:hAnsi="Times New Roman"/>
                <w:sz w:val="44"/>
              </w:rPr>
              <w:t xml:space="preserve"> </w:t>
            </w:r>
            <w:r w:rsidRPr="00B207B1">
              <w:rPr>
                <w:rFonts w:ascii="Times New Roman" w:hAnsi="Times New Roman"/>
                <w:sz w:val="44"/>
              </w:rPr>
              <w:t>文</w:t>
            </w:r>
          </w:p>
        </w:tc>
      </w:tr>
    </w:tbl>
    <w:p w14:paraId="126A2672" w14:textId="77777777" w:rsidR="0011115E" w:rsidRPr="00B207B1" w:rsidRDefault="0011115E" w:rsidP="0011115E">
      <w:pPr>
        <w:ind w:firstLineChars="200" w:firstLine="602"/>
        <w:rPr>
          <w:rFonts w:ascii="Times New Roman" w:hAnsi="Times New Roman"/>
          <w:b/>
          <w:sz w:val="32"/>
        </w:rPr>
      </w:pPr>
      <w:r w:rsidRPr="00B207B1">
        <w:rPr>
          <w:rFonts w:ascii="Times New Roman" w:hAnsi="Times New Roman"/>
          <w:b/>
          <w:bCs/>
          <w:sz w:val="30"/>
        </w:rPr>
        <w:t xml:space="preserve">              </w:t>
      </w:r>
      <w:r w:rsidRPr="00B207B1">
        <w:rPr>
          <w:rFonts w:ascii="Times New Roman" w:hAnsi="Times New Roman"/>
          <w:b/>
          <w:sz w:val="30"/>
        </w:rPr>
        <w:t xml:space="preserve">   </w:t>
      </w:r>
      <w:r w:rsidRPr="00B207B1">
        <w:rPr>
          <w:rFonts w:ascii="Times New Roman" w:hAnsi="Times New Roman"/>
          <w:b/>
          <w:sz w:val="30"/>
        </w:rPr>
        <w:t>（专业学位）</w:t>
      </w:r>
    </w:p>
    <w:p w14:paraId="0D51B05E" w14:textId="77777777" w:rsidR="0011115E" w:rsidRPr="00B207B1" w:rsidRDefault="0011115E" w:rsidP="0011115E">
      <w:pPr>
        <w:rPr>
          <w:rFonts w:ascii="Times New Roman" w:hAnsi="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04EAFCB8" w14:textId="77777777" w:rsidTr="00990200">
        <w:tc>
          <w:tcPr>
            <w:tcW w:w="8528" w:type="dxa"/>
            <w:hideMark/>
          </w:tcPr>
          <w:p w14:paraId="11E7CE88" w14:textId="77777777" w:rsidR="0011115E" w:rsidRPr="00B207B1" w:rsidRDefault="001262CE" w:rsidP="0011115E">
            <w:pPr>
              <w:jc w:val="center"/>
              <w:rPr>
                <w:rFonts w:ascii="Times New Roman" w:hAnsi="Times New Roman"/>
                <w:b/>
                <w:bCs/>
                <w:sz w:val="36"/>
              </w:rPr>
            </w:pPr>
            <w:r w:rsidRPr="00B207B1">
              <w:rPr>
                <w:rFonts w:ascii="Times New Roman" w:hAnsi="Times New Roman" w:hint="eastAsia"/>
                <w:b/>
                <w:bCs/>
                <w:sz w:val="36"/>
                <w:szCs w:val="36"/>
              </w:rPr>
              <w:t>云备份</w:t>
            </w:r>
            <w:r w:rsidR="004F4E7D" w:rsidRPr="00B207B1">
              <w:rPr>
                <w:rFonts w:ascii="Times New Roman" w:hAnsi="Times New Roman" w:hint="eastAsia"/>
                <w:b/>
                <w:bCs/>
                <w:sz w:val="36"/>
                <w:szCs w:val="36"/>
              </w:rPr>
              <w:t>中间件关键技术优化设计与实现</w:t>
            </w:r>
          </w:p>
        </w:tc>
      </w:tr>
    </w:tbl>
    <w:p w14:paraId="45EDD2FE" w14:textId="77777777" w:rsidR="0011115E" w:rsidRPr="00B207B1" w:rsidRDefault="0011115E" w:rsidP="0011115E">
      <w:pPr>
        <w:rPr>
          <w:rFonts w:ascii="Times New Roman" w:hAnsi="Times New Roman"/>
        </w:rPr>
      </w:pPr>
    </w:p>
    <w:tbl>
      <w:tblPr>
        <w:tblW w:w="0" w:type="auto"/>
        <w:tblLook w:val="01E0" w:firstRow="1" w:lastRow="1" w:firstColumn="1" w:lastColumn="1" w:noHBand="0" w:noVBand="0"/>
      </w:tblPr>
      <w:tblGrid>
        <w:gridCol w:w="8312"/>
      </w:tblGrid>
      <w:tr w:rsidR="0011115E" w:rsidRPr="00B207B1" w14:paraId="12503D14" w14:textId="77777777" w:rsidTr="00990200">
        <w:trPr>
          <w:trHeight w:val="768"/>
        </w:trPr>
        <w:tc>
          <w:tcPr>
            <w:tcW w:w="8522" w:type="dxa"/>
            <w:vAlign w:val="center"/>
            <w:hideMark/>
          </w:tcPr>
          <w:p w14:paraId="4FC4444C" w14:textId="77777777" w:rsidR="00664974" w:rsidRPr="00B207B1" w:rsidRDefault="00664974" w:rsidP="00664974">
            <w:pPr>
              <w:jc w:val="center"/>
              <w:rPr>
                <w:rFonts w:ascii="Times New Roman" w:hAnsi="Times New Roman"/>
                <w:b/>
                <w:bCs/>
                <w:sz w:val="36"/>
                <w:szCs w:val="36"/>
              </w:rPr>
            </w:pPr>
            <w:r w:rsidRPr="00B207B1">
              <w:rPr>
                <w:rFonts w:ascii="Times New Roman" w:hAnsi="Times New Roman"/>
                <w:b/>
                <w:bCs/>
                <w:sz w:val="36"/>
                <w:szCs w:val="36"/>
              </w:rPr>
              <w:t xml:space="preserve">Design and Implementation of </w:t>
            </w:r>
            <w:r w:rsidR="00AC7033" w:rsidRPr="00B207B1">
              <w:rPr>
                <w:rFonts w:ascii="Times New Roman" w:hAnsi="Times New Roman" w:hint="eastAsia"/>
                <w:b/>
                <w:bCs/>
                <w:sz w:val="36"/>
                <w:szCs w:val="36"/>
              </w:rPr>
              <w:t xml:space="preserve">Key Technologies in </w:t>
            </w:r>
            <w:r w:rsidRPr="00B207B1">
              <w:rPr>
                <w:rFonts w:ascii="Times New Roman" w:hAnsi="Times New Roman"/>
                <w:b/>
                <w:bCs/>
                <w:sz w:val="36"/>
                <w:szCs w:val="36"/>
              </w:rPr>
              <w:t>Backup-Cloud Oriented Optimized Middleware</w:t>
            </w:r>
          </w:p>
          <w:p w14:paraId="377CF246" w14:textId="77777777" w:rsidR="0011115E" w:rsidRPr="00B207B1" w:rsidRDefault="0011115E" w:rsidP="00990200">
            <w:pPr>
              <w:jc w:val="center"/>
              <w:rPr>
                <w:rFonts w:ascii="Times New Roman" w:hAnsi="Times New Roman"/>
                <w:b/>
                <w:sz w:val="28"/>
                <w:szCs w:val="28"/>
              </w:rPr>
            </w:pPr>
          </w:p>
          <w:p w14:paraId="4F673907" w14:textId="77777777" w:rsidR="0011115E" w:rsidRPr="00B207B1" w:rsidRDefault="0011115E" w:rsidP="00990200">
            <w:pPr>
              <w:jc w:val="center"/>
              <w:rPr>
                <w:rFonts w:ascii="Times New Roman" w:hAnsi="Times New Roman"/>
                <w:b/>
                <w:sz w:val="28"/>
                <w:szCs w:val="28"/>
              </w:rPr>
            </w:pPr>
          </w:p>
          <w:p w14:paraId="460393F7" w14:textId="77777777" w:rsidR="00990200" w:rsidRPr="00B207B1" w:rsidRDefault="00990200" w:rsidP="00990200">
            <w:pPr>
              <w:jc w:val="center"/>
              <w:rPr>
                <w:rFonts w:ascii="Times New Roman" w:hAnsi="Times New Roman"/>
                <w:b/>
                <w:sz w:val="28"/>
                <w:szCs w:val="28"/>
              </w:rPr>
            </w:pPr>
          </w:p>
        </w:tc>
      </w:tr>
    </w:tbl>
    <w:p w14:paraId="2B43F3A5" w14:textId="77777777" w:rsidR="0011115E" w:rsidRPr="00B207B1" w:rsidRDefault="0011115E" w:rsidP="0011115E">
      <w:pPr>
        <w:rPr>
          <w:rFonts w:ascii="Times New Roman" w:hAnsi="Times New Roman"/>
        </w:rPr>
      </w:pPr>
    </w:p>
    <w:p w14:paraId="68E6D070"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院</w:t>
      </w:r>
      <w:r w:rsidRPr="00B207B1">
        <w:rPr>
          <w:rFonts w:ascii="Times New Roman" w:hAnsi="Times New Roman"/>
          <w:sz w:val="28"/>
        </w:rPr>
        <w:t xml:space="preserve">          </w:t>
      </w:r>
      <w:r w:rsidRPr="00B207B1">
        <w:rPr>
          <w:rFonts w:ascii="Times New Roman" w:hAnsi="Times New Roman"/>
          <w:sz w:val="28"/>
        </w:rPr>
        <w:t>系：</w:t>
      </w:r>
      <w:r w:rsidRPr="00B207B1">
        <w:rPr>
          <w:rFonts w:ascii="Times New Roman" w:hAnsi="Times New Roman"/>
          <w:sz w:val="28"/>
        </w:rPr>
        <w:tab/>
      </w:r>
      <w:r w:rsidRPr="00B207B1">
        <w:rPr>
          <w:rFonts w:ascii="Times New Roman" w:hAnsi="Times New Roman"/>
          <w:sz w:val="28"/>
        </w:rPr>
        <w:t>软件学院</w:t>
      </w:r>
    </w:p>
    <w:p w14:paraId="32F00451" w14:textId="71F9CC43" w:rsidR="00624B4F" w:rsidRPr="00624B4F" w:rsidRDefault="00624B4F" w:rsidP="00624B4F">
      <w:pPr>
        <w:tabs>
          <w:tab w:val="left" w:pos="4059"/>
        </w:tabs>
        <w:ind w:firstLineChars="500" w:firstLine="1200"/>
        <w:rPr>
          <w:rFonts w:ascii="Times New Roman" w:hAnsi="Times New Roman" w:hint="eastAsia"/>
          <w:sz w:val="28"/>
        </w:rPr>
      </w:pPr>
      <w:r w:rsidRPr="00B87EE1">
        <w:rPr>
          <w:rFonts w:ascii="Times New Roman" w:hAnsi="Times New Roman"/>
          <w:spacing w:val="-20"/>
          <w:sz w:val="28"/>
        </w:rPr>
        <w:t>专业学位类别（领域）</w:t>
      </w:r>
      <w:r w:rsidRPr="00B87EE1">
        <w:rPr>
          <w:rFonts w:ascii="Times New Roman" w:hAnsi="Times New Roman"/>
          <w:sz w:val="28"/>
        </w:rPr>
        <w:t>：</w:t>
      </w:r>
      <w:r w:rsidRPr="00B87EE1">
        <w:rPr>
          <w:rFonts w:ascii="Times New Roman" w:hAnsi="Times New Roman"/>
          <w:sz w:val="28"/>
        </w:rPr>
        <w:t xml:space="preserve"> </w:t>
      </w:r>
      <w:r w:rsidRPr="00B87EE1">
        <w:rPr>
          <w:rFonts w:ascii="Times New Roman" w:hAnsi="Times New Roman"/>
          <w:sz w:val="28"/>
        </w:rPr>
        <w:t>软件工程</w:t>
      </w:r>
    </w:p>
    <w:p w14:paraId="53DEE6FE" w14:textId="77777777" w:rsidR="0011115E" w:rsidRPr="00B207B1" w:rsidRDefault="0011115E" w:rsidP="0011115E">
      <w:pPr>
        <w:tabs>
          <w:tab w:val="left" w:pos="4059"/>
        </w:tabs>
        <w:ind w:firstLineChars="450" w:firstLine="1260"/>
        <w:rPr>
          <w:rFonts w:ascii="Times New Roman" w:hAnsi="Times New Roman"/>
          <w:sz w:val="28"/>
        </w:rPr>
      </w:pPr>
      <w:r w:rsidRPr="00B207B1">
        <w:rPr>
          <w:rFonts w:ascii="Times New Roman" w:hAnsi="Times New Roman"/>
          <w:sz w:val="28"/>
        </w:rPr>
        <w:t>姓</w:t>
      </w:r>
      <w:r w:rsidRPr="00B207B1">
        <w:rPr>
          <w:rFonts w:ascii="Times New Roman" w:hAnsi="Times New Roman"/>
          <w:sz w:val="28"/>
        </w:rPr>
        <w:t xml:space="preserve">          </w:t>
      </w:r>
      <w:r w:rsidRPr="00B207B1">
        <w:rPr>
          <w:rFonts w:ascii="Times New Roman" w:hAnsi="Times New Roman"/>
          <w:sz w:val="28"/>
        </w:rPr>
        <w:t>名：</w:t>
      </w:r>
      <w:r w:rsidRPr="00B207B1">
        <w:rPr>
          <w:rFonts w:ascii="Times New Roman" w:hAnsi="Times New Roman"/>
          <w:sz w:val="28"/>
        </w:rPr>
        <w:t xml:space="preserve">   </w:t>
      </w:r>
      <w:r w:rsidR="00FB6F84" w:rsidRPr="00B207B1">
        <w:rPr>
          <w:rFonts w:ascii="Times New Roman" w:hAnsi="Times New Roman" w:hint="eastAsia"/>
          <w:sz w:val="28"/>
        </w:rPr>
        <w:t>刘武</w:t>
      </w:r>
    </w:p>
    <w:p w14:paraId="2950859A"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指</w:t>
      </w:r>
      <w:r w:rsidRPr="00B207B1">
        <w:rPr>
          <w:rFonts w:ascii="Times New Roman" w:hAnsi="Times New Roman"/>
          <w:sz w:val="28"/>
        </w:rPr>
        <w:t xml:space="preserve">  </w:t>
      </w:r>
      <w:r w:rsidRPr="00B207B1">
        <w:rPr>
          <w:rFonts w:ascii="Times New Roman" w:hAnsi="Times New Roman"/>
          <w:sz w:val="28"/>
        </w:rPr>
        <w:t>导</w:t>
      </w:r>
      <w:r w:rsidRPr="00B207B1">
        <w:rPr>
          <w:rFonts w:ascii="Times New Roman" w:hAnsi="Times New Roman"/>
          <w:sz w:val="28"/>
        </w:rPr>
        <w:t xml:space="preserve">  </w:t>
      </w:r>
      <w:r w:rsidRPr="00B207B1">
        <w:rPr>
          <w:rFonts w:ascii="Times New Roman" w:hAnsi="Times New Roman"/>
          <w:sz w:val="28"/>
        </w:rPr>
        <w:t>教</w:t>
      </w:r>
      <w:r w:rsidRPr="00B207B1">
        <w:rPr>
          <w:rFonts w:ascii="Times New Roman" w:hAnsi="Times New Roman"/>
          <w:sz w:val="28"/>
        </w:rPr>
        <w:t xml:space="preserve">  </w:t>
      </w:r>
      <w:r w:rsidRPr="00B207B1">
        <w:rPr>
          <w:rFonts w:ascii="Times New Roman" w:hAnsi="Times New Roman"/>
          <w:sz w:val="28"/>
        </w:rPr>
        <w:t>师：</w:t>
      </w:r>
      <w:r w:rsidRPr="00B207B1">
        <w:rPr>
          <w:rFonts w:ascii="Times New Roman" w:hAnsi="Times New Roman"/>
          <w:sz w:val="28"/>
        </w:rPr>
        <w:t xml:space="preserve">   </w:t>
      </w:r>
      <w:r w:rsidRPr="00B207B1">
        <w:rPr>
          <w:rFonts w:ascii="Times New Roman" w:hAnsi="Times New Roman"/>
          <w:sz w:val="28"/>
        </w:rPr>
        <w:tab/>
      </w:r>
      <w:r w:rsidRPr="00B207B1">
        <w:rPr>
          <w:rFonts w:ascii="Times New Roman" w:hAnsi="Times New Roman"/>
          <w:sz w:val="28"/>
        </w:rPr>
        <w:t>韩伟力</w:t>
      </w:r>
      <w:r w:rsidRPr="00B207B1">
        <w:rPr>
          <w:rFonts w:ascii="Times New Roman" w:hAnsi="Times New Roman"/>
          <w:sz w:val="28"/>
        </w:rPr>
        <w:t xml:space="preserve">  </w:t>
      </w:r>
      <w:r w:rsidRPr="00B207B1">
        <w:rPr>
          <w:rFonts w:ascii="Times New Roman" w:hAnsi="Times New Roman"/>
          <w:sz w:val="28"/>
        </w:rPr>
        <w:t>教授</w:t>
      </w:r>
    </w:p>
    <w:p w14:paraId="11222AEE" w14:textId="36756EB7" w:rsidR="00CB4DC8" w:rsidRPr="00B207B1" w:rsidRDefault="0011115E" w:rsidP="00CB4DC8">
      <w:pPr>
        <w:tabs>
          <w:tab w:val="left" w:pos="3923"/>
        </w:tabs>
        <w:ind w:firstLineChars="450" w:firstLine="1260"/>
        <w:rPr>
          <w:rFonts w:ascii="Times New Roman" w:hAnsi="Times New Roman"/>
          <w:sz w:val="28"/>
        </w:rPr>
      </w:pPr>
      <w:r w:rsidRPr="00B207B1">
        <w:rPr>
          <w:rFonts w:ascii="Times New Roman" w:hAnsi="Times New Roman"/>
          <w:sz w:val="28"/>
        </w:rPr>
        <w:t>完</w:t>
      </w:r>
      <w:r w:rsidRPr="00B207B1">
        <w:rPr>
          <w:rFonts w:ascii="Times New Roman" w:hAnsi="Times New Roman"/>
          <w:sz w:val="28"/>
        </w:rPr>
        <w:t xml:space="preserve">  </w:t>
      </w:r>
      <w:r w:rsidRPr="00B207B1">
        <w:rPr>
          <w:rFonts w:ascii="Times New Roman" w:hAnsi="Times New Roman"/>
          <w:sz w:val="28"/>
        </w:rPr>
        <w:t>成</w:t>
      </w:r>
      <w:r w:rsidRPr="00B207B1">
        <w:rPr>
          <w:rFonts w:ascii="Times New Roman" w:hAnsi="Times New Roman"/>
          <w:sz w:val="28"/>
        </w:rPr>
        <w:t xml:space="preserve">  </w:t>
      </w:r>
      <w:r w:rsidRPr="00B207B1">
        <w:rPr>
          <w:rFonts w:ascii="Times New Roman" w:hAnsi="Times New Roman"/>
          <w:sz w:val="28"/>
        </w:rPr>
        <w:t>日</w:t>
      </w:r>
      <w:r w:rsidRPr="00B207B1">
        <w:rPr>
          <w:rFonts w:ascii="Times New Roman" w:hAnsi="Times New Roman"/>
          <w:sz w:val="28"/>
        </w:rPr>
        <w:t xml:space="preserve">  </w:t>
      </w:r>
      <w:r w:rsidRPr="00B207B1">
        <w:rPr>
          <w:rFonts w:ascii="Times New Roman" w:hAnsi="Times New Roman"/>
          <w:sz w:val="28"/>
        </w:rPr>
        <w:t>期：</w:t>
      </w:r>
      <w:r w:rsidR="001B0797" w:rsidRPr="00B207B1">
        <w:rPr>
          <w:rFonts w:ascii="Times New Roman" w:hAnsi="Times New Roman"/>
          <w:sz w:val="28"/>
        </w:rPr>
        <w:t xml:space="preserve">  </w:t>
      </w:r>
      <w:r w:rsidR="001B0797" w:rsidRPr="00B207B1">
        <w:rPr>
          <w:rFonts w:ascii="Times New Roman" w:hAnsi="Times New Roman"/>
          <w:sz w:val="28"/>
        </w:rPr>
        <w:tab/>
        <w:t>201</w:t>
      </w:r>
      <w:r w:rsidR="00BB214F" w:rsidRPr="00B207B1">
        <w:rPr>
          <w:rFonts w:ascii="Times New Roman" w:hAnsi="Times New Roman"/>
          <w:sz w:val="28"/>
        </w:rPr>
        <w:t>7</w:t>
      </w:r>
      <w:r w:rsidRPr="00B207B1">
        <w:rPr>
          <w:rFonts w:ascii="Times New Roman" w:hAnsi="Times New Roman"/>
          <w:sz w:val="28"/>
        </w:rPr>
        <w:t>年</w:t>
      </w:r>
      <w:r w:rsidR="00BC3D8D" w:rsidRPr="00B207B1">
        <w:rPr>
          <w:rFonts w:ascii="Times New Roman" w:hAnsi="Times New Roman"/>
          <w:sz w:val="28"/>
        </w:rPr>
        <w:t xml:space="preserve"> </w:t>
      </w:r>
      <w:r w:rsidR="00C74AD9">
        <w:rPr>
          <w:rFonts w:ascii="Times New Roman" w:hAnsi="Times New Roman"/>
          <w:sz w:val="28"/>
        </w:rPr>
        <w:t>9</w:t>
      </w:r>
      <w:r w:rsidRPr="00B207B1">
        <w:rPr>
          <w:rFonts w:ascii="Times New Roman" w:hAnsi="Times New Roman"/>
          <w:sz w:val="28"/>
        </w:rPr>
        <w:t>月</w:t>
      </w:r>
      <w:r w:rsidR="005B035D" w:rsidRPr="00B207B1">
        <w:rPr>
          <w:rFonts w:ascii="Times New Roman" w:hAnsi="Times New Roman" w:hint="eastAsia"/>
          <w:sz w:val="28"/>
        </w:rPr>
        <w:t xml:space="preserve"> </w:t>
      </w:r>
      <w:r w:rsidR="00C74AD9">
        <w:rPr>
          <w:rFonts w:ascii="Times New Roman" w:hAnsi="Times New Roman"/>
          <w:sz w:val="28"/>
        </w:rPr>
        <w:t>8</w:t>
      </w:r>
      <w:r w:rsidR="0090085C" w:rsidRPr="00B207B1">
        <w:rPr>
          <w:rFonts w:ascii="Times New Roman" w:hAnsi="Times New Roman"/>
          <w:sz w:val="28"/>
        </w:rPr>
        <w:t>日</w:t>
      </w:r>
    </w:p>
    <w:p w14:paraId="66D5B8F6" w14:textId="77777777" w:rsidR="00660CC0" w:rsidRPr="00B207B1" w:rsidRDefault="00660CC0" w:rsidP="00CB4DC8">
      <w:pPr>
        <w:spacing w:after="156"/>
        <w:jc w:val="center"/>
        <w:rPr>
          <w:rFonts w:ascii="Times New Roman" w:hAnsi="Times New Roman"/>
          <w:b/>
          <w:sz w:val="36"/>
          <w:szCs w:val="36"/>
        </w:rPr>
      </w:pPr>
    </w:p>
    <w:p w14:paraId="3025A0AA" w14:textId="77777777" w:rsidR="00660CC0" w:rsidRPr="00B207B1" w:rsidRDefault="00660CC0" w:rsidP="00CB4DC8">
      <w:pPr>
        <w:spacing w:after="156"/>
        <w:jc w:val="center"/>
        <w:rPr>
          <w:rFonts w:ascii="Times New Roman" w:hAnsi="Times New Roman"/>
          <w:b/>
          <w:sz w:val="36"/>
          <w:szCs w:val="36"/>
        </w:rPr>
      </w:pPr>
    </w:p>
    <w:p w14:paraId="2E9177CB" w14:textId="77777777" w:rsidR="00CB4DC8" w:rsidRPr="00B207B1" w:rsidRDefault="00CB4DC8" w:rsidP="00CB4DC8">
      <w:pPr>
        <w:spacing w:after="156"/>
        <w:jc w:val="center"/>
        <w:rPr>
          <w:rFonts w:ascii="Times New Roman" w:hAnsi="Times New Roman"/>
          <w:b/>
          <w:sz w:val="36"/>
          <w:szCs w:val="36"/>
        </w:rPr>
      </w:pPr>
      <w:r w:rsidRPr="00B207B1">
        <w:rPr>
          <w:rFonts w:ascii="Times New Roman" w:hAnsi="Times New Roman"/>
          <w:b/>
          <w:sz w:val="36"/>
          <w:szCs w:val="36"/>
        </w:rPr>
        <w:t>指导小组成员名单</w:t>
      </w:r>
    </w:p>
    <w:p w14:paraId="1DAD7F04" w14:textId="77777777" w:rsidR="00CB4DC8" w:rsidRPr="00B207B1" w:rsidRDefault="00CB4DC8" w:rsidP="00CB4DC8">
      <w:pPr>
        <w:spacing w:after="156"/>
        <w:rPr>
          <w:rFonts w:ascii="Times New Roman" w:hAnsi="Times New Roman"/>
          <w:sz w:val="36"/>
          <w:szCs w:val="36"/>
        </w:rPr>
      </w:pPr>
    </w:p>
    <w:p w14:paraId="23EE6EE2" w14:textId="77777777" w:rsidR="00CB4DC8" w:rsidRPr="00B207B1" w:rsidRDefault="00CB4DC8" w:rsidP="00CB4DC8">
      <w:pPr>
        <w:spacing w:after="156"/>
        <w:jc w:val="center"/>
        <w:rPr>
          <w:rFonts w:ascii="Times New Roman" w:hAnsi="Times New Roman"/>
        </w:rPr>
      </w:pPr>
      <w:r w:rsidRPr="00B207B1">
        <w:rPr>
          <w:rFonts w:ascii="Times New Roman" w:hAnsi="Times New Roman"/>
          <w:sz w:val="32"/>
          <w:szCs w:val="32"/>
        </w:rPr>
        <w:t>韩伟力</w:t>
      </w:r>
      <w:r w:rsidRPr="00B207B1">
        <w:rPr>
          <w:rFonts w:ascii="Times New Roman" w:hAnsi="Times New Roman"/>
          <w:sz w:val="32"/>
          <w:szCs w:val="32"/>
        </w:rPr>
        <w:t xml:space="preserve"> </w:t>
      </w:r>
      <w:r w:rsidRPr="00B207B1">
        <w:rPr>
          <w:rFonts w:ascii="Times New Roman" w:hAnsi="Times New Roman"/>
          <w:sz w:val="32"/>
          <w:szCs w:val="32"/>
        </w:rPr>
        <w:t>教授</w:t>
      </w:r>
    </w:p>
    <w:p w14:paraId="0D2090F2" w14:textId="77777777" w:rsidR="00CB4DC8" w:rsidRPr="00B207B1" w:rsidRDefault="00CB4DC8" w:rsidP="00CB4DC8">
      <w:pPr>
        <w:spacing w:after="156"/>
        <w:rPr>
          <w:rFonts w:ascii="Times New Roman" w:hAnsi="Times New Roman"/>
        </w:rPr>
      </w:pPr>
    </w:p>
    <w:p w14:paraId="35655A46" w14:textId="77777777" w:rsidR="00CB4DC8" w:rsidRPr="00B207B1" w:rsidRDefault="00CB4DC8" w:rsidP="00CB4DC8">
      <w:pPr>
        <w:spacing w:after="156"/>
        <w:rPr>
          <w:rFonts w:ascii="Times New Roman" w:hAnsi="Times New Roman"/>
        </w:rPr>
      </w:pPr>
    </w:p>
    <w:p w14:paraId="0C44F86A" w14:textId="77777777" w:rsidR="00CB4DC8" w:rsidRPr="00B207B1" w:rsidRDefault="00CB4DC8" w:rsidP="00CB4DC8">
      <w:pPr>
        <w:spacing w:after="156"/>
        <w:rPr>
          <w:rFonts w:ascii="Times New Roman" w:hAnsi="Times New Roman"/>
        </w:rPr>
      </w:pPr>
    </w:p>
    <w:p w14:paraId="4CFAAAD6" w14:textId="77777777" w:rsidR="00CB4DC8" w:rsidRPr="00B207B1" w:rsidRDefault="00CB4DC8" w:rsidP="00CB4DC8">
      <w:pPr>
        <w:spacing w:after="156"/>
        <w:rPr>
          <w:rFonts w:ascii="Times New Roman" w:hAnsi="Times New Roman"/>
        </w:rPr>
      </w:pPr>
    </w:p>
    <w:p w14:paraId="4778B3A6" w14:textId="77777777" w:rsidR="00CB4DC8" w:rsidRPr="00B207B1" w:rsidRDefault="00CB4DC8" w:rsidP="00CB4DC8">
      <w:pPr>
        <w:spacing w:before="156" w:after="156"/>
        <w:rPr>
          <w:rFonts w:ascii="Times New Roman" w:hAnsi="Times New Roman"/>
        </w:rPr>
      </w:pPr>
      <w:r w:rsidRPr="00B207B1">
        <w:rPr>
          <w:rFonts w:ascii="Times New Roman" w:hAnsi="Times New Roman"/>
        </w:rPr>
        <w:br w:type="page"/>
      </w:r>
    </w:p>
    <w:p w14:paraId="7C90D452" w14:textId="77777777" w:rsidR="00990200" w:rsidRPr="00B207B1" w:rsidRDefault="00990200" w:rsidP="00CB4DC8">
      <w:pPr>
        <w:widowControl/>
        <w:jc w:val="left"/>
        <w:rPr>
          <w:rFonts w:ascii="Times New Roman" w:hAnsi="Times New Roman"/>
          <w:sz w:val="28"/>
        </w:rPr>
        <w:sectPr w:rsidR="00990200" w:rsidRPr="00B207B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kern w:val="0"/>
          <w:sz w:val="24"/>
          <w:szCs w:val="24"/>
        </w:rPr>
      </w:sdtEndPr>
      <w:sdtContent>
        <w:p w14:paraId="5B2E5901" w14:textId="77777777" w:rsidR="00E750D5" w:rsidRPr="00B207B1" w:rsidRDefault="00E750D5" w:rsidP="003D3BAD">
          <w:pPr>
            <w:pStyle w:val="TOC"/>
            <w:jc w:val="center"/>
            <w:rPr>
              <w:rFonts w:ascii="Times New Roman" w:eastAsiaTheme="minorEastAsia" w:hAnsi="Times New Roman" w:cs="Times New Roman"/>
            </w:rPr>
          </w:pPr>
          <w:r w:rsidRPr="00B207B1">
            <w:rPr>
              <w:rFonts w:ascii="Times New Roman" w:eastAsiaTheme="minorEastAsia" w:hAnsi="Times New Roman" w:cs="Times New Roman"/>
              <w:lang w:val="zh-CN"/>
            </w:rPr>
            <w:t>目录</w:t>
          </w:r>
        </w:p>
        <w:bookmarkStart w:id="3" w:name="_GoBack"/>
        <w:bookmarkEnd w:id="3"/>
        <w:p w14:paraId="5E1E7BA3" w14:textId="4D681979" w:rsidR="002A73B6" w:rsidRDefault="00E750D5">
          <w:pPr>
            <w:pStyle w:val="11"/>
            <w:rPr>
              <w:rFonts w:asciiTheme="minorHAnsi" w:cstheme="minorBidi"/>
              <w:noProof/>
              <w:kern w:val="2"/>
              <w:sz w:val="21"/>
              <w:szCs w:val="22"/>
            </w:rPr>
          </w:pPr>
          <w:r w:rsidRPr="00B207B1">
            <w:rPr>
              <w:rFonts w:ascii="Times New Roman" w:hAnsi="Times New Roman"/>
            </w:rPr>
            <w:fldChar w:fldCharType="begin"/>
          </w:r>
          <w:r w:rsidRPr="00B207B1">
            <w:rPr>
              <w:rFonts w:ascii="Times New Roman" w:hAnsi="Times New Roman"/>
            </w:rPr>
            <w:instrText xml:space="preserve"> TOC \o "1-3" \h \z \u </w:instrText>
          </w:r>
          <w:r w:rsidRPr="00B207B1">
            <w:rPr>
              <w:rFonts w:ascii="Times New Roman" w:hAnsi="Times New Roman"/>
            </w:rPr>
            <w:fldChar w:fldCharType="separate"/>
          </w:r>
          <w:hyperlink w:anchor="_Toc491952414" w:history="1">
            <w:r w:rsidR="002A73B6" w:rsidRPr="00700AE0">
              <w:rPr>
                <w:rStyle w:val="af"/>
                <w:rFonts w:ascii="Times New Roman" w:hAnsi="Times New Roman"/>
                <w:noProof/>
              </w:rPr>
              <w:t>摘要</w:t>
            </w:r>
            <w:r w:rsidR="002A73B6">
              <w:rPr>
                <w:noProof/>
                <w:webHidden/>
              </w:rPr>
              <w:tab/>
            </w:r>
            <w:r w:rsidR="002A73B6">
              <w:rPr>
                <w:noProof/>
                <w:webHidden/>
              </w:rPr>
              <w:fldChar w:fldCharType="begin"/>
            </w:r>
            <w:r w:rsidR="002A73B6">
              <w:rPr>
                <w:noProof/>
                <w:webHidden/>
              </w:rPr>
              <w:instrText xml:space="preserve"> PAGEREF _Toc491952414 \h </w:instrText>
            </w:r>
            <w:r w:rsidR="002A73B6">
              <w:rPr>
                <w:noProof/>
                <w:webHidden/>
              </w:rPr>
            </w:r>
            <w:r w:rsidR="002A73B6">
              <w:rPr>
                <w:noProof/>
                <w:webHidden/>
              </w:rPr>
              <w:fldChar w:fldCharType="separate"/>
            </w:r>
            <w:r w:rsidR="002A73B6">
              <w:rPr>
                <w:noProof/>
                <w:webHidden/>
              </w:rPr>
              <w:t>1</w:t>
            </w:r>
            <w:r w:rsidR="002A73B6">
              <w:rPr>
                <w:noProof/>
                <w:webHidden/>
              </w:rPr>
              <w:fldChar w:fldCharType="end"/>
            </w:r>
          </w:hyperlink>
        </w:p>
        <w:p w14:paraId="527A0916" w14:textId="3639DD69" w:rsidR="002A73B6" w:rsidRDefault="002A73B6">
          <w:pPr>
            <w:pStyle w:val="11"/>
            <w:rPr>
              <w:rFonts w:asciiTheme="minorHAnsi" w:cstheme="minorBidi"/>
              <w:noProof/>
              <w:kern w:val="2"/>
              <w:sz w:val="21"/>
              <w:szCs w:val="22"/>
            </w:rPr>
          </w:pPr>
          <w:hyperlink w:anchor="_Toc491952415" w:history="1">
            <w:r w:rsidRPr="00700AE0">
              <w:rPr>
                <w:rStyle w:val="af"/>
                <w:rFonts w:ascii="Times New Roman" w:hAnsi="Times New Roman"/>
                <w:noProof/>
              </w:rPr>
              <w:t>Abstract</w:t>
            </w:r>
            <w:r>
              <w:rPr>
                <w:noProof/>
                <w:webHidden/>
              </w:rPr>
              <w:tab/>
            </w:r>
            <w:r>
              <w:rPr>
                <w:noProof/>
                <w:webHidden/>
              </w:rPr>
              <w:fldChar w:fldCharType="begin"/>
            </w:r>
            <w:r>
              <w:rPr>
                <w:noProof/>
                <w:webHidden/>
              </w:rPr>
              <w:instrText xml:space="preserve"> PAGEREF _Toc491952415 \h </w:instrText>
            </w:r>
            <w:r>
              <w:rPr>
                <w:noProof/>
                <w:webHidden/>
              </w:rPr>
            </w:r>
            <w:r>
              <w:rPr>
                <w:noProof/>
                <w:webHidden/>
              </w:rPr>
              <w:fldChar w:fldCharType="separate"/>
            </w:r>
            <w:r>
              <w:rPr>
                <w:noProof/>
                <w:webHidden/>
              </w:rPr>
              <w:t>1</w:t>
            </w:r>
            <w:r>
              <w:rPr>
                <w:noProof/>
                <w:webHidden/>
              </w:rPr>
              <w:fldChar w:fldCharType="end"/>
            </w:r>
          </w:hyperlink>
        </w:p>
        <w:p w14:paraId="2EBB67E9" w14:textId="3BA44BC7" w:rsidR="002A73B6" w:rsidRDefault="002A73B6">
          <w:pPr>
            <w:pStyle w:val="11"/>
            <w:rPr>
              <w:rFonts w:asciiTheme="minorHAnsi" w:cstheme="minorBidi"/>
              <w:noProof/>
              <w:kern w:val="2"/>
              <w:sz w:val="21"/>
              <w:szCs w:val="22"/>
            </w:rPr>
          </w:pPr>
          <w:hyperlink w:anchor="_Toc491952416" w:history="1">
            <w:r w:rsidRPr="00700AE0">
              <w:rPr>
                <w:rStyle w:val="af"/>
                <w:rFonts w:ascii="Times New Roman" w:hAnsi="Times New Roman"/>
                <w:noProof/>
              </w:rPr>
              <w:t>第一章</w:t>
            </w:r>
            <w:r w:rsidRPr="00700AE0">
              <w:rPr>
                <w:rStyle w:val="af"/>
                <w:rFonts w:ascii="Times New Roman" w:hAnsi="Times New Roman"/>
                <w:noProof/>
              </w:rPr>
              <w:t xml:space="preserve"> </w:t>
            </w:r>
            <w:r w:rsidRPr="00700AE0">
              <w:rPr>
                <w:rStyle w:val="af"/>
                <w:rFonts w:ascii="Times New Roman" w:hAnsi="Times New Roman"/>
                <w:noProof/>
              </w:rPr>
              <w:t>引言</w:t>
            </w:r>
            <w:r>
              <w:rPr>
                <w:noProof/>
                <w:webHidden/>
              </w:rPr>
              <w:tab/>
            </w:r>
            <w:r>
              <w:rPr>
                <w:noProof/>
                <w:webHidden/>
              </w:rPr>
              <w:fldChar w:fldCharType="begin"/>
            </w:r>
            <w:r>
              <w:rPr>
                <w:noProof/>
                <w:webHidden/>
              </w:rPr>
              <w:instrText xml:space="preserve"> PAGEREF _Toc491952416 \h </w:instrText>
            </w:r>
            <w:r>
              <w:rPr>
                <w:noProof/>
                <w:webHidden/>
              </w:rPr>
            </w:r>
            <w:r>
              <w:rPr>
                <w:noProof/>
                <w:webHidden/>
              </w:rPr>
              <w:fldChar w:fldCharType="separate"/>
            </w:r>
            <w:r>
              <w:rPr>
                <w:noProof/>
                <w:webHidden/>
              </w:rPr>
              <w:t>1</w:t>
            </w:r>
            <w:r>
              <w:rPr>
                <w:noProof/>
                <w:webHidden/>
              </w:rPr>
              <w:fldChar w:fldCharType="end"/>
            </w:r>
          </w:hyperlink>
        </w:p>
        <w:p w14:paraId="668E2418" w14:textId="77C5C299" w:rsidR="002A73B6" w:rsidRDefault="002A73B6">
          <w:pPr>
            <w:pStyle w:val="24"/>
            <w:tabs>
              <w:tab w:val="right" w:leader="dot" w:pos="8302"/>
            </w:tabs>
            <w:ind w:left="480"/>
            <w:rPr>
              <w:rFonts w:asciiTheme="minorHAnsi" w:cstheme="minorBidi"/>
              <w:noProof/>
              <w:kern w:val="2"/>
              <w:sz w:val="21"/>
              <w:szCs w:val="22"/>
            </w:rPr>
          </w:pPr>
          <w:hyperlink w:anchor="_Toc491952417" w:history="1">
            <w:r w:rsidRPr="00700AE0">
              <w:rPr>
                <w:rStyle w:val="af"/>
                <w:noProof/>
              </w:rPr>
              <w:t>1.1 研究背景</w:t>
            </w:r>
            <w:r>
              <w:rPr>
                <w:noProof/>
                <w:webHidden/>
              </w:rPr>
              <w:tab/>
            </w:r>
            <w:r>
              <w:rPr>
                <w:noProof/>
                <w:webHidden/>
              </w:rPr>
              <w:fldChar w:fldCharType="begin"/>
            </w:r>
            <w:r>
              <w:rPr>
                <w:noProof/>
                <w:webHidden/>
              </w:rPr>
              <w:instrText xml:space="preserve"> PAGEREF _Toc491952417 \h </w:instrText>
            </w:r>
            <w:r>
              <w:rPr>
                <w:noProof/>
                <w:webHidden/>
              </w:rPr>
            </w:r>
            <w:r>
              <w:rPr>
                <w:noProof/>
                <w:webHidden/>
              </w:rPr>
              <w:fldChar w:fldCharType="separate"/>
            </w:r>
            <w:r>
              <w:rPr>
                <w:noProof/>
                <w:webHidden/>
              </w:rPr>
              <w:t>1</w:t>
            </w:r>
            <w:r>
              <w:rPr>
                <w:noProof/>
                <w:webHidden/>
              </w:rPr>
              <w:fldChar w:fldCharType="end"/>
            </w:r>
          </w:hyperlink>
        </w:p>
        <w:p w14:paraId="760B8D60" w14:textId="62F63350" w:rsidR="002A73B6" w:rsidRDefault="002A73B6">
          <w:pPr>
            <w:pStyle w:val="24"/>
            <w:tabs>
              <w:tab w:val="right" w:leader="dot" w:pos="8302"/>
            </w:tabs>
            <w:ind w:left="480"/>
            <w:rPr>
              <w:rFonts w:asciiTheme="minorHAnsi" w:cstheme="minorBidi"/>
              <w:noProof/>
              <w:kern w:val="2"/>
              <w:sz w:val="21"/>
              <w:szCs w:val="22"/>
            </w:rPr>
          </w:pPr>
          <w:hyperlink w:anchor="_Toc491952418" w:history="1">
            <w:r w:rsidRPr="00700AE0">
              <w:rPr>
                <w:rStyle w:val="af"/>
                <w:noProof/>
              </w:rPr>
              <w:t>1.2 研究内容及意义</w:t>
            </w:r>
            <w:r>
              <w:rPr>
                <w:noProof/>
                <w:webHidden/>
              </w:rPr>
              <w:tab/>
            </w:r>
            <w:r>
              <w:rPr>
                <w:noProof/>
                <w:webHidden/>
              </w:rPr>
              <w:fldChar w:fldCharType="begin"/>
            </w:r>
            <w:r>
              <w:rPr>
                <w:noProof/>
                <w:webHidden/>
              </w:rPr>
              <w:instrText xml:space="preserve"> PAGEREF _Toc491952418 \h </w:instrText>
            </w:r>
            <w:r>
              <w:rPr>
                <w:noProof/>
                <w:webHidden/>
              </w:rPr>
            </w:r>
            <w:r>
              <w:rPr>
                <w:noProof/>
                <w:webHidden/>
              </w:rPr>
              <w:fldChar w:fldCharType="separate"/>
            </w:r>
            <w:r>
              <w:rPr>
                <w:noProof/>
                <w:webHidden/>
              </w:rPr>
              <w:t>3</w:t>
            </w:r>
            <w:r>
              <w:rPr>
                <w:noProof/>
                <w:webHidden/>
              </w:rPr>
              <w:fldChar w:fldCharType="end"/>
            </w:r>
          </w:hyperlink>
        </w:p>
        <w:p w14:paraId="343B81DA" w14:textId="6528D9A7" w:rsidR="002A73B6" w:rsidRDefault="002A73B6">
          <w:pPr>
            <w:pStyle w:val="24"/>
            <w:tabs>
              <w:tab w:val="right" w:leader="dot" w:pos="8302"/>
            </w:tabs>
            <w:ind w:left="480"/>
            <w:rPr>
              <w:rFonts w:asciiTheme="minorHAnsi" w:cstheme="minorBidi"/>
              <w:noProof/>
              <w:kern w:val="2"/>
              <w:sz w:val="21"/>
              <w:szCs w:val="22"/>
            </w:rPr>
          </w:pPr>
          <w:hyperlink w:anchor="_Toc491952419" w:history="1">
            <w:r w:rsidRPr="00700AE0">
              <w:rPr>
                <w:rStyle w:val="af"/>
                <w:noProof/>
              </w:rPr>
              <w:t>1.3 论文的组织</w:t>
            </w:r>
            <w:r>
              <w:rPr>
                <w:noProof/>
                <w:webHidden/>
              </w:rPr>
              <w:tab/>
            </w:r>
            <w:r>
              <w:rPr>
                <w:noProof/>
                <w:webHidden/>
              </w:rPr>
              <w:fldChar w:fldCharType="begin"/>
            </w:r>
            <w:r>
              <w:rPr>
                <w:noProof/>
                <w:webHidden/>
              </w:rPr>
              <w:instrText xml:space="preserve"> PAGEREF _Toc491952419 \h </w:instrText>
            </w:r>
            <w:r>
              <w:rPr>
                <w:noProof/>
                <w:webHidden/>
              </w:rPr>
            </w:r>
            <w:r>
              <w:rPr>
                <w:noProof/>
                <w:webHidden/>
              </w:rPr>
              <w:fldChar w:fldCharType="separate"/>
            </w:r>
            <w:r>
              <w:rPr>
                <w:noProof/>
                <w:webHidden/>
              </w:rPr>
              <w:t>4</w:t>
            </w:r>
            <w:r>
              <w:rPr>
                <w:noProof/>
                <w:webHidden/>
              </w:rPr>
              <w:fldChar w:fldCharType="end"/>
            </w:r>
          </w:hyperlink>
        </w:p>
        <w:p w14:paraId="69F16A46" w14:textId="416E0959" w:rsidR="002A73B6" w:rsidRDefault="002A73B6">
          <w:pPr>
            <w:pStyle w:val="11"/>
            <w:rPr>
              <w:rFonts w:asciiTheme="minorHAnsi" w:cstheme="minorBidi"/>
              <w:noProof/>
              <w:kern w:val="2"/>
              <w:sz w:val="21"/>
              <w:szCs w:val="22"/>
            </w:rPr>
          </w:pPr>
          <w:hyperlink w:anchor="_Toc491952420" w:history="1">
            <w:r w:rsidRPr="00700AE0">
              <w:rPr>
                <w:rStyle w:val="af"/>
                <w:rFonts w:ascii="Times New Roman" w:hAnsi="Times New Roman"/>
                <w:noProof/>
              </w:rPr>
              <w:t>第二章</w:t>
            </w:r>
            <w:r w:rsidRPr="00700AE0">
              <w:rPr>
                <w:rStyle w:val="af"/>
                <w:rFonts w:ascii="Times New Roman" w:hAnsi="Times New Roman"/>
                <w:noProof/>
              </w:rPr>
              <w:t xml:space="preserve"> </w:t>
            </w:r>
            <w:r w:rsidRPr="00700AE0">
              <w:rPr>
                <w:rStyle w:val="af"/>
                <w:rFonts w:ascii="Times New Roman" w:hAnsi="Times New Roman"/>
                <w:noProof/>
              </w:rPr>
              <w:t>核心技术</w:t>
            </w:r>
            <w:r>
              <w:rPr>
                <w:noProof/>
                <w:webHidden/>
              </w:rPr>
              <w:tab/>
            </w:r>
            <w:r>
              <w:rPr>
                <w:noProof/>
                <w:webHidden/>
              </w:rPr>
              <w:fldChar w:fldCharType="begin"/>
            </w:r>
            <w:r>
              <w:rPr>
                <w:noProof/>
                <w:webHidden/>
              </w:rPr>
              <w:instrText xml:space="preserve"> PAGEREF _Toc491952420 \h </w:instrText>
            </w:r>
            <w:r>
              <w:rPr>
                <w:noProof/>
                <w:webHidden/>
              </w:rPr>
            </w:r>
            <w:r>
              <w:rPr>
                <w:noProof/>
                <w:webHidden/>
              </w:rPr>
              <w:fldChar w:fldCharType="separate"/>
            </w:r>
            <w:r>
              <w:rPr>
                <w:noProof/>
                <w:webHidden/>
              </w:rPr>
              <w:t>5</w:t>
            </w:r>
            <w:r>
              <w:rPr>
                <w:noProof/>
                <w:webHidden/>
              </w:rPr>
              <w:fldChar w:fldCharType="end"/>
            </w:r>
          </w:hyperlink>
        </w:p>
        <w:p w14:paraId="6D86F6B7" w14:textId="6D0F1D9B" w:rsidR="002A73B6" w:rsidRDefault="002A73B6">
          <w:pPr>
            <w:pStyle w:val="24"/>
            <w:tabs>
              <w:tab w:val="right" w:leader="dot" w:pos="8302"/>
            </w:tabs>
            <w:ind w:left="480"/>
            <w:rPr>
              <w:rFonts w:asciiTheme="minorHAnsi" w:cstheme="minorBidi"/>
              <w:noProof/>
              <w:kern w:val="2"/>
              <w:sz w:val="21"/>
              <w:szCs w:val="22"/>
            </w:rPr>
          </w:pPr>
          <w:hyperlink w:anchor="_Toc491952421" w:history="1">
            <w:r w:rsidRPr="00700AE0">
              <w:rPr>
                <w:rStyle w:val="af"/>
                <w:noProof/>
              </w:rPr>
              <w:t>2.1 云备份与中间件</w:t>
            </w:r>
            <w:r>
              <w:rPr>
                <w:noProof/>
                <w:webHidden/>
              </w:rPr>
              <w:tab/>
            </w:r>
            <w:r>
              <w:rPr>
                <w:noProof/>
                <w:webHidden/>
              </w:rPr>
              <w:fldChar w:fldCharType="begin"/>
            </w:r>
            <w:r>
              <w:rPr>
                <w:noProof/>
                <w:webHidden/>
              </w:rPr>
              <w:instrText xml:space="preserve"> PAGEREF _Toc491952421 \h </w:instrText>
            </w:r>
            <w:r>
              <w:rPr>
                <w:noProof/>
                <w:webHidden/>
              </w:rPr>
            </w:r>
            <w:r>
              <w:rPr>
                <w:noProof/>
                <w:webHidden/>
              </w:rPr>
              <w:fldChar w:fldCharType="separate"/>
            </w:r>
            <w:r>
              <w:rPr>
                <w:noProof/>
                <w:webHidden/>
              </w:rPr>
              <w:t>5</w:t>
            </w:r>
            <w:r>
              <w:rPr>
                <w:noProof/>
                <w:webHidden/>
              </w:rPr>
              <w:fldChar w:fldCharType="end"/>
            </w:r>
          </w:hyperlink>
        </w:p>
        <w:p w14:paraId="6DB3AAE9" w14:textId="3A64ED01" w:rsidR="002A73B6" w:rsidRDefault="002A73B6">
          <w:pPr>
            <w:pStyle w:val="33"/>
            <w:tabs>
              <w:tab w:val="right" w:leader="dot" w:pos="8302"/>
            </w:tabs>
            <w:ind w:left="960"/>
            <w:rPr>
              <w:rFonts w:asciiTheme="minorHAnsi" w:cstheme="minorBidi"/>
              <w:noProof/>
              <w:kern w:val="2"/>
              <w:sz w:val="21"/>
              <w:szCs w:val="22"/>
            </w:rPr>
          </w:pPr>
          <w:hyperlink w:anchor="_Toc491952422" w:history="1">
            <w:r w:rsidRPr="00700AE0">
              <w:rPr>
                <w:rStyle w:val="af"/>
                <w:noProof/>
              </w:rPr>
              <w:t>2.1.1 云备份特点</w:t>
            </w:r>
            <w:r>
              <w:rPr>
                <w:noProof/>
                <w:webHidden/>
              </w:rPr>
              <w:tab/>
            </w:r>
            <w:r>
              <w:rPr>
                <w:noProof/>
                <w:webHidden/>
              </w:rPr>
              <w:fldChar w:fldCharType="begin"/>
            </w:r>
            <w:r>
              <w:rPr>
                <w:noProof/>
                <w:webHidden/>
              </w:rPr>
              <w:instrText xml:space="preserve"> PAGEREF _Toc491952422 \h </w:instrText>
            </w:r>
            <w:r>
              <w:rPr>
                <w:noProof/>
                <w:webHidden/>
              </w:rPr>
            </w:r>
            <w:r>
              <w:rPr>
                <w:noProof/>
                <w:webHidden/>
              </w:rPr>
              <w:fldChar w:fldCharType="separate"/>
            </w:r>
            <w:r>
              <w:rPr>
                <w:noProof/>
                <w:webHidden/>
              </w:rPr>
              <w:t>5</w:t>
            </w:r>
            <w:r>
              <w:rPr>
                <w:noProof/>
                <w:webHidden/>
              </w:rPr>
              <w:fldChar w:fldCharType="end"/>
            </w:r>
          </w:hyperlink>
        </w:p>
        <w:p w14:paraId="20B0A428" w14:textId="5462D563" w:rsidR="002A73B6" w:rsidRDefault="002A73B6">
          <w:pPr>
            <w:pStyle w:val="33"/>
            <w:tabs>
              <w:tab w:val="right" w:leader="dot" w:pos="8302"/>
            </w:tabs>
            <w:ind w:left="960"/>
            <w:rPr>
              <w:rFonts w:asciiTheme="minorHAnsi" w:cstheme="minorBidi"/>
              <w:noProof/>
              <w:kern w:val="2"/>
              <w:sz w:val="21"/>
              <w:szCs w:val="22"/>
            </w:rPr>
          </w:pPr>
          <w:hyperlink w:anchor="_Toc491952423" w:history="1">
            <w:r w:rsidRPr="00700AE0">
              <w:rPr>
                <w:rStyle w:val="af"/>
                <w:noProof/>
              </w:rPr>
              <w:t>2.1.2 云备份中间件</w:t>
            </w:r>
            <w:r>
              <w:rPr>
                <w:noProof/>
                <w:webHidden/>
              </w:rPr>
              <w:tab/>
            </w:r>
            <w:r>
              <w:rPr>
                <w:noProof/>
                <w:webHidden/>
              </w:rPr>
              <w:fldChar w:fldCharType="begin"/>
            </w:r>
            <w:r>
              <w:rPr>
                <w:noProof/>
                <w:webHidden/>
              </w:rPr>
              <w:instrText xml:space="preserve"> PAGEREF _Toc491952423 \h </w:instrText>
            </w:r>
            <w:r>
              <w:rPr>
                <w:noProof/>
                <w:webHidden/>
              </w:rPr>
            </w:r>
            <w:r>
              <w:rPr>
                <w:noProof/>
                <w:webHidden/>
              </w:rPr>
              <w:fldChar w:fldCharType="separate"/>
            </w:r>
            <w:r>
              <w:rPr>
                <w:noProof/>
                <w:webHidden/>
              </w:rPr>
              <w:t>5</w:t>
            </w:r>
            <w:r>
              <w:rPr>
                <w:noProof/>
                <w:webHidden/>
              </w:rPr>
              <w:fldChar w:fldCharType="end"/>
            </w:r>
          </w:hyperlink>
        </w:p>
        <w:p w14:paraId="33966195" w14:textId="61D506EE" w:rsidR="002A73B6" w:rsidRDefault="002A73B6">
          <w:pPr>
            <w:pStyle w:val="24"/>
            <w:tabs>
              <w:tab w:val="right" w:leader="dot" w:pos="8302"/>
            </w:tabs>
            <w:ind w:left="480"/>
            <w:rPr>
              <w:rFonts w:asciiTheme="minorHAnsi" w:cstheme="minorBidi"/>
              <w:noProof/>
              <w:kern w:val="2"/>
              <w:sz w:val="21"/>
              <w:szCs w:val="22"/>
            </w:rPr>
          </w:pPr>
          <w:hyperlink w:anchor="_Toc491952424" w:history="1">
            <w:r w:rsidRPr="00700AE0">
              <w:rPr>
                <w:rStyle w:val="af"/>
                <w:noProof/>
              </w:rPr>
              <w:t>2.3 SQLite</w:t>
            </w:r>
            <w:r>
              <w:rPr>
                <w:noProof/>
                <w:webHidden/>
              </w:rPr>
              <w:tab/>
            </w:r>
            <w:r>
              <w:rPr>
                <w:noProof/>
                <w:webHidden/>
              </w:rPr>
              <w:fldChar w:fldCharType="begin"/>
            </w:r>
            <w:r>
              <w:rPr>
                <w:noProof/>
                <w:webHidden/>
              </w:rPr>
              <w:instrText xml:space="preserve"> PAGEREF _Toc491952424 \h </w:instrText>
            </w:r>
            <w:r>
              <w:rPr>
                <w:noProof/>
                <w:webHidden/>
              </w:rPr>
            </w:r>
            <w:r>
              <w:rPr>
                <w:noProof/>
                <w:webHidden/>
              </w:rPr>
              <w:fldChar w:fldCharType="separate"/>
            </w:r>
            <w:r>
              <w:rPr>
                <w:noProof/>
                <w:webHidden/>
              </w:rPr>
              <w:t>6</w:t>
            </w:r>
            <w:r>
              <w:rPr>
                <w:noProof/>
                <w:webHidden/>
              </w:rPr>
              <w:fldChar w:fldCharType="end"/>
            </w:r>
          </w:hyperlink>
        </w:p>
        <w:p w14:paraId="2B2A5CCF" w14:textId="737D3C06" w:rsidR="002A73B6" w:rsidRDefault="002A73B6">
          <w:pPr>
            <w:pStyle w:val="24"/>
            <w:tabs>
              <w:tab w:val="right" w:leader="dot" w:pos="8302"/>
            </w:tabs>
            <w:ind w:left="480"/>
            <w:rPr>
              <w:rFonts w:asciiTheme="minorHAnsi" w:cstheme="minorBidi"/>
              <w:noProof/>
              <w:kern w:val="2"/>
              <w:sz w:val="21"/>
              <w:szCs w:val="22"/>
            </w:rPr>
          </w:pPr>
          <w:hyperlink w:anchor="_Toc491952425" w:history="1">
            <w:r w:rsidRPr="00700AE0">
              <w:rPr>
                <w:rStyle w:val="af"/>
                <w:noProof/>
              </w:rPr>
              <w:t>2.4 断点续传</w:t>
            </w:r>
            <w:r>
              <w:rPr>
                <w:noProof/>
                <w:webHidden/>
              </w:rPr>
              <w:tab/>
            </w:r>
            <w:r>
              <w:rPr>
                <w:noProof/>
                <w:webHidden/>
              </w:rPr>
              <w:fldChar w:fldCharType="begin"/>
            </w:r>
            <w:r>
              <w:rPr>
                <w:noProof/>
                <w:webHidden/>
              </w:rPr>
              <w:instrText xml:space="preserve"> PAGEREF _Toc491952425 \h </w:instrText>
            </w:r>
            <w:r>
              <w:rPr>
                <w:noProof/>
                <w:webHidden/>
              </w:rPr>
            </w:r>
            <w:r>
              <w:rPr>
                <w:noProof/>
                <w:webHidden/>
              </w:rPr>
              <w:fldChar w:fldCharType="separate"/>
            </w:r>
            <w:r>
              <w:rPr>
                <w:noProof/>
                <w:webHidden/>
              </w:rPr>
              <w:t>7</w:t>
            </w:r>
            <w:r>
              <w:rPr>
                <w:noProof/>
                <w:webHidden/>
              </w:rPr>
              <w:fldChar w:fldCharType="end"/>
            </w:r>
          </w:hyperlink>
        </w:p>
        <w:p w14:paraId="13373636" w14:textId="1FE8716C" w:rsidR="002A73B6" w:rsidRDefault="002A73B6">
          <w:pPr>
            <w:pStyle w:val="24"/>
            <w:tabs>
              <w:tab w:val="right" w:leader="dot" w:pos="8302"/>
            </w:tabs>
            <w:ind w:left="480"/>
            <w:rPr>
              <w:rFonts w:asciiTheme="minorHAnsi" w:cstheme="minorBidi"/>
              <w:noProof/>
              <w:kern w:val="2"/>
              <w:sz w:val="21"/>
              <w:szCs w:val="22"/>
            </w:rPr>
          </w:pPr>
          <w:hyperlink w:anchor="_Toc491952426" w:history="1">
            <w:r w:rsidRPr="00700AE0">
              <w:rPr>
                <w:rStyle w:val="af"/>
                <w:noProof/>
              </w:rPr>
              <w:t>2.5 WebSocket</w:t>
            </w:r>
            <w:r>
              <w:rPr>
                <w:noProof/>
                <w:webHidden/>
              </w:rPr>
              <w:tab/>
            </w:r>
            <w:r>
              <w:rPr>
                <w:noProof/>
                <w:webHidden/>
              </w:rPr>
              <w:fldChar w:fldCharType="begin"/>
            </w:r>
            <w:r>
              <w:rPr>
                <w:noProof/>
                <w:webHidden/>
              </w:rPr>
              <w:instrText xml:space="preserve"> PAGEREF _Toc491952426 \h </w:instrText>
            </w:r>
            <w:r>
              <w:rPr>
                <w:noProof/>
                <w:webHidden/>
              </w:rPr>
            </w:r>
            <w:r>
              <w:rPr>
                <w:noProof/>
                <w:webHidden/>
              </w:rPr>
              <w:fldChar w:fldCharType="separate"/>
            </w:r>
            <w:r>
              <w:rPr>
                <w:noProof/>
                <w:webHidden/>
              </w:rPr>
              <w:t>8</w:t>
            </w:r>
            <w:r>
              <w:rPr>
                <w:noProof/>
                <w:webHidden/>
              </w:rPr>
              <w:fldChar w:fldCharType="end"/>
            </w:r>
          </w:hyperlink>
        </w:p>
        <w:p w14:paraId="48277442" w14:textId="0B8C2D12" w:rsidR="002A73B6" w:rsidRDefault="002A73B6">
          <w:pPr>
            <w:pStyle w:val="24"/>
            <w:tabs>
              <w:tab w:val="right" w:leader="dot" w:pos="8302"/>
            </w:tabs>
            <w:ind w:left="480"/>
            <w:rPr>
              <w:rFonts w:asciiTheme="minorHAnsi" w:cstheme="minorBidi"/>
              <w:noProof/>
              <w:kern w:val="2"/>
              <w:sz w:val="21"/>
              <w:szCs w:val="22"/>
            </w:rPr>
          </w:pPr>
          <w:hyperlink w:anchor="_Toc491952427" w:history="1">
            <w:r w:rsidRPr="00700AE0">
              <w:rPr>
                <w:rStyle w:val="af"/>
                <w:noProof/>
              </w:rPr>
              <w:t>2.6 WebExtension</w:t>
            </w:r>
            <w:r>
              <w:rPr>
                <w:noProof/>
                <w:webHidden/>
              </w:rPr>
              <w:tab/>
            </w:r>
            <w:r>
              <w:rPr>
                <w:noProof/>
                <w:webHidden/>
              </w:rPr>
              <w:fldChar w:fldCharType="begin"/>
            </w:r>
            <w:r>
              <w:rPr>
                <w:noProof/>
                <w:webHidden/>
              </w:rPr>
              <w:instrText xml:space="preserve"> PAGEREF _Toc491952427 \h </w:instrText>
            </w:r>
            <w:r>
              <w:rPr>
                <w:noProof/>
                <w:webHidden/>
              </w:rPr>
            </w:r>
            <w:r>
              <w:rPr>
                <w:noProof/>
                <w:webHidden/>
              </w:rPr>
              <w:fldChar w:fldCharType="separate"/>
            </w:r>
            <w:r>
              <w:rPr>
                <w:noProof/>
                <w:webHidden/>
              </w:rPr>
              <w:t>9</w:t>
            </w:r>
            <w:r>
              <w:rPr>
                <w:noProof/>
                <w:webHidden/>
              </w:rPr>
              <w:fldChar w:fldCharType="end"/>
            </w:r>
          </w:hyperlink>
        </w:p>
        <w:p w14:paraId="2CA3DC1F" w14:textId="4E471A87" w:rsidR="002A73B6" w:rsidRDefault="002A73B6">
          <w:pPr>
            <w:pStyle w:val="11"/>
            <w:rPr>
              <w:rFonts w:asciiTheme="minorHAnsi" w:cstheme="minorBidi"/>
              <w:noProof/>
              <w:kern w:val="2"/>
              <w:sz w:val="21"/>
              <w:szCs w:val="22"/>
            </w:rPr>
          </w:pPr>
          <w:hyperlink w:anchor="_Toc491952428" w:history="1">
            <w:r w:rsidRPr="00700AE0">
              <w:rPr>
                <w:rStyle w:val="af"/>
                <w:rFonts w:ascii="Times New Roman" w:hAnsi="Times New Roman"/>
                <w:noProof/>
              </w:rPr>
              <w:t>第三章</w:t>
            </w:r>
            <w:r w:rsidRPr="00700AE0">
              <w:rPr>
                <w:rStyle w:val="af"/>
                <w:rFonts w:ascii="Times New Roman" w:hAnsi="Times New Roman"/>
                <w:noProof/>
              </w:rPr>
              <w:t xml:space="preserve"> </w:t>
            </w:r>
            <w:r w:rsidRPr="00700AE0">
              <w:rPr>
                <w:rStyle w:val="af"/>
                <w:rFonts w:ascii="Times New Roman" w:hAnsi="Times New Roman"/>
                <w:noProof/>
              </w:rPr>
              <w:t>云备份中间件优化分析</w:t>
            </w:r>
            <w:r>
              <w:rPr>
                <w:noProof/>
                <w:webHidden/>
              </w:rPr>
              <w:tab/>
            </w:r>
            <w:r>
              <w:rPr>
                <w:noProof/>
                <w:webHidden/>
              </w:rPr>
              <w:fldChar w:fldCharType="begin"/>
            </w:r>
            <w:r>
              <w:rPr>
                <w:noProof/>
                <w:webHidden/>
              </w:rPr>
              <w:instrText xml:space="preserve"> PAGEREF _Toc491952428 \h </w:instrText>
            </w:r>
            <w:r>
              <w:rPr>
                <w:noProof/>
                <w:webHidden/>
              </w:rPr>
            </w:r>
            <w:r>
              <w:rPr>
                <w:noProof/>
                <w:webHidden/>
              </w:rPr>
              <w:fldChar w:fldCharType="separate"/>
            </w:r>
            <w:r>
              <w:rPr>
                <w:noProof/>
                <w:webHidden/>
              </w:rPr>
              <w:t>11</w:t>
            </w:r>
            <w:r>
              <w:rPr>
                <w:noProof/>
                <w:webHidden/>
              </w:rPr>
              <w:fldChar w:fldCharType="end"/>
            </w:r>
          </w:hyperlink>
        </w:p>
        <w:p w14:paraId="25406A6E" w14:textId="2F8793CB" w:rsidR="002A73B6" w:rsidRDefault="002A73B6">
          <w:pPr>
            <w:pStyle w:val="24"/>
            <w:tabs>
              <w:tab w:val="right" w:leader="dot" w:pos="8302"/>
            </w:tabs>
            <w:ind w:left="480"/>
            <w:rPr>
              <w:rFonts w:asciiTheme="minorHAnsi" w:cstheme="minorBidi"/>
              <w:noProof/>
              <w:kern w:val="2"/>
              <w:sz w:val="21"/>
              <w:szCs w:val="22"/>
            </w:rPr>
          </w:pPr>
          <w:hyperlink w:anchor="_Toc491952429" w:history="1">
            <w:r w:rsidRPr="00700AE0">
              <w:rPr>
                <w:rStyle w:val="af"/>
                <w:noProof/>
              </w:rPr>
              <w:t>3.1 现有中间件系统分析</w:t>
            </w:r>
            <w:r>
              <w:rPr>
                <w:noProof/>
                <w:webHidden/>
              </w:rPr>
              <w:tab/>
            </w:r>
            <w:r>
              <w:rPr>
                <w:noProof/>
                <w:webHidden/>
              </w:rPr>
              <w:fldChar w:fldCharType="begin"/>
            </w:r>
            <w:r>
              <w:rPr>
                <w:noProof/>
                <w:webHidden/>
              </w:rPr>
              <w:instrText xml:space="preserve"> PAGEREF _Toc491952429 \h </w:instrText>
            </w:r>
            <w:r>
              <w:rPr>
                <w:noProof/>
                <w:webHidden/>
              </w:rPr>
            </w:r>
            <w:r>
              <w:rPr>
                <w:noProof/>
                <w:webHidden/>
              </w:rPr>
              <w:fldChar w:fldCharType="separate"/>
            </w:r>
            <w:r>
              <w:rPr>
                <w:noProof/>
                <w:webHidden/>
              </w:rPr>
              <w:t>11</w:t>
            </w:r>
            <w:r>
              <w:rPr>
                <w:noProof/>
                <w:webHidden/>
              </w:rPr>
              <w:fldChar w:fldCharType="end"/>
            </w:r>
          </w:hyperlink>
        </w:p>
        <w:p w14:paraId="333FB748" w14:textId="329FC04B" w:rsidR="002A73B6" w:rsidRDefault="002A73B6">
          <w:pPr>
            <w:pStyle w:val="33"/>
            <w:tabs>
              <w:tab w:val="right" w:leader="dot" w:pos="8302"/>
            </w:tabs>
            <w:ind w:left="960"/>
            <w:rPr>
              <w:rFonts w:asciiTheme="minorHAnsi" w:cstheme="minorBidi"/>
              <w:noProof/>
              <w:kern w:val="2"/>
              <w:sz w:val="21"/>
              <w:szCs w:val="22"/>
            </w:rPr>
          </w:pPr>
          <w:hyperlink w:anchor="_Toc491952430" w:history="1">
            <w:r w:rsidRPr="00700AE0">
              <w:rPr>
                <w:rStyle w:val="af"/>
                <w:noProof/>
              </w:rPr>
              <w:t>3.1.1 系统框架与功能分析</w:t>
            </w:r>
            <w:r>
              <w:rPr>
                <w:noProof/>
                <w:webHidden/>
              </w:rPr>
              <w:tab/>
            </w:r>
            <w:r>
              <w:rPr>
                <w:noProof/>
                <w:webHidden/>
              </w:rPr>
              <w:fldChar w:fldCharType="begin"/>
            </w:r>
            <w:r>
              <w:rPr>
                <w:noProof/>
                <w:webHidden/>
              </w:rPr>
              <w:instrText xml:space="preserve"> PAGEREF _Toc491952430 \h </w:instrText>
            </w:r>
            <w:r>
              <w:rPr>
                <w:noProof/>
                <w:webHidden/>
              </w:rPr>
            </w:r>
            <w:r>
              <w:rPr>
                <w:noProof/>
                <w:webHidden/>
              </w:rPr>
              <w:fldChar w:fldCharType="separate"/>
            </w:r>
            <w:r>
              <w:rPr>
                <w:noProof/>
                <w:webHidden/>
              </w:rPr>
              <w:t>11</w:t>
            </w:r>
            <w:r>
              <w:rPr>
                <w:noProof/>
                <w:webHidden/>
              </w:rPr>
              <w:fldChar w:fldCharType="end"/>
            </w:r>
          </w:hyperlink>
        </w:p>
        <w:p w14:paraId="2E671D46" w14:textId="6206B0FE" w:rsidR="002A73B6" w:rsidRDefault="002A73B6">
          <w:pPr>
            <w:pStyle w:val="33"/>
            <w:tabs>
              <w:tab w:val="right" w:leader="dot" w:pos="8302"/>
            </w:tabs>
            <w:ind w:left="960"/>
            <w:rPr>
              <w:rFonts w:asciiTheme="minorHAnsi" w:cstheme="minorBidi"/>
              <w:noProof/>
              <w:kern w:val="2"/>
              <w:sz w:val="21"/>
              <w:szCs w:val="22"/>
            </w:rPr>
          </w:pPr>
          <w:hyperlink w:anchor="_Toc491952431" w:history="1">
            <w:r w:rsidRPr="00700AE0">
              <w:rPr>
                <w:rStyle w:val="af"/>
                <w:noProof/>
              </w:rPr>
              <w:t>3.1.2 现有云备份中间件的不足</w:t>
            </w:r>
            <w:r>
              <w:rPr>
                <w:noProof/>
                <w:webHidden/>
              </w:rPr>
              <w:tab/>
            </w:r>
            <w:r>
              <w:rPr>
                <w:noProof/>
                <w:webHidden/>
              </w:rPr>
              <w:fldChar w:fldCharType="begin"/>
            </w:r>
            <w:r>
              <w:rPr>
                <w:noProof/>
                <w:webHidden/>
              </w:rPr>
              <w:instrText xml:space="preserve"> PAGEREF _Toc491952431 \h </w:instrText>
            </w:r>
            <w:r>
              <w:rPr>
                <w:noProof/>
                <w:webHidden/>
              </w:rPr>
            </w:r>
            <w:r>
              <w:rPr>
                <w:noProof/>
                <w:webHidden/>
              </w:rPr>
              <w:fldChar w:fldCharType="separate"/>
            </w:r>
            <w:r>
              <w:rPr>
                <w:noProof/>
                <w:webHidden/>
              </w:rPr>
              <w:t>12</w:t>
            </w:r>
            <w:r>
              <w:rPr>
                <w:noProof/>
                <w:webHidden/>
              </w:rPr>
              <w:fldChar w:fldCharType="end"/>
            </w:r>
          </w:hyperlink>
        </w:p>
        <w:p w14:paraId="44DAD148" w14:textId="0173D28B" w:rsidR="002A73B6" w:rsidRDefault="002A73B6">
          <w:pPr>
            <w:pStyle w:val="24"/>
            <w:tabs>
              <w:tab w:val="right" w:leader="dot" w:pos="8302"/>
            </w:tabs>
            <w:ind w:left="480"/>
            <w:rPr>
              <w:rFonts w:asciiTheme="minorHAnsi" w:cstheme="minorBidi"/>
              <w:noProof/>
              <w:kern w:val="2"/>
              <w:sz w:val="21"/>
              <w:szCs w:val="22"/>
            </w:rPr>
          </w:pPr>
          <w:hyperlink w:anchor="_Toc491952432" w:history="1">
            <w:r w:rsidRPr="00700AE0">
              <w:rPr>
                <w:rStyle w:val="af"/>
                <w:noProof/>
              </w:rPr>
              <w:t>3.2 中间件系统优化需求分析</w:t>
            </w:r>
            <w:r>
              <w:rPr>
                <w:noProof/>
                <w:webHidden/>
              </w:rPr>
              <w:tab/>
            </w:r>
            <w:r>
              <w:rPr>
                <w:noProof/>
                <w:webHidden/>
              </w:rPr>
              <w:fldChar w:fldCharType="begin"/>
            </w:r>
            <w:r>
              <w:rPr>
                <w:noProof/>
                <w:webHidden/>
              </w:rPr>
              <w:instrText xml:space="preserve"> PAGEREF _Toc491952432 \h </w:instrText>
            </w:r>
            <w:r>
              <w:rPr>
                <w:noProof/>
                <w:webHidden/>
              </w:rPr>
            </w:r>
            <w:r>
              <w:rPr>
                <w:noProof/>
                <w:webHidden/>
              </w:rPr>
              <w:fldChar w:fldCharType="separate"/>
            </w:r>
            <w:r>
              <w:rPr>
                <w:noProof/>
                <w:webHidden/>
              </w:rPr>
              <w:t>13</w:t>
            </w:r>
            <w:r>
              <w:rPr>
                <w:noProof/>
                <w:webHidden/>
              </w:rPr>
              <w:fldChar w:fldCharType="end"/>
            </w:r>
          </w:hyperlink>
        </w:p>
        <w:p w14:paraId="199BA29B" w14:textId="36E384C4" w:rsidR="002A73B6" w:rsidRDefault="002A73B6">
          <w:pPr>
            <w:pStyle w:val="33"/>
            <w:tabs>
              <w:tab w:val="right" w:leader="dot" w:pos="8302"/>
            </w:tabs>
            <w:ind w:left="960"/>
            <w:rPr>
              <w:rFonts w:asciiTheme="minorHAnsi" w:cstheme="minorBidi"/>
              <w:noProof/>
              <w:kern w:val="2"/>
              <w:sz w:val="21"/>
              <w:szCs w:val="22"/>
            </w:rPr>
          </w:pPr>
          <w:hyperlink w:anchor="_Toc491952433" w:history="1">
            <w:r w:rsidRPr="00700AE0">
              <w:rPr>
                <w:rStyle w:val="af"/>
                <w:noProof/>
              </w:rPr>
              <w:t>3.2.1 持久会话管理</w:t>
            </w:r>
            <w:r>
              <w:rPr>
                <w:noProof/>
                <w:webHidden/>
              </w:rPr>
              <w:tab/>
            </w:r>
            <w:r>
              <w:rPr>
                <w:noProof/>
                <w:webHidden/>
              </w:rPr>
              <w:fldChar w:fldCharType="begin"/>
            </w:r>
            <w:r>
              <w:rPr>
                <w:noProof/>
                <w:webHidden/>
              </w:rPr>
              <w:instrText xml:space="preserve"> PAGEREF _Toc491952433 \h </w:instrText>
            </w:r>
            <w:r>
              <w:rPr>
                <w:noProof/>
                <w:webHidden/>
              </w:rPr>
            </w:r>
            <w:r>
              <w:rPr>
                <w:noProof/>
                <w:webHidden/>
              </w:rPr>
              <w:fldChar w:fldCharType="separate"/>
            </w:r>
            <w:r>
              <w:rPr>
                <w:noProof/>
                <w:webHidden/>
              </w:rPr>
              <w:t>13</w:t>
            </w:r>
            <w:r>
              <w:rPr>
                <w:noProof/>
                <w:webHidden/>
              </w:rPr>
              <w:fldChar w:fldCharType="end"/>
            </w:r>
          </w:hyperlink>
        </w:p>
        <w:p w14:paraId="02B9D9EC" w14:textId="3A41C57E" w:rsidR="002A73B6" w:rsidRDefault="002A73B6">
          <w:pPr>
            <w:pStyle w:val="33"/>
            <w:tabs>
              <w:tab w:val="right" w:leader="dot" w:pos="8302"/>
            </w:tabs>
            <w:ind w:left="960"/>
            <w:rPr>
              <w:rFonts w:asciiTheme="minorHAnsi" w:cstheme="minorBidi"/>
              <w:noProof/>
              <w:kern w:val="2"/>
              <w:sz w:val="21"/>
              <w:szCs w:val="22"/>
            </w:rPr>
          </w:pPr>
          <w:hyperlink w:anchor="_Toc491952434" w:history="1">
            <w:r w:rsidRPr="00700AE0">
              <w:rPr>
                <w:rStyle w:val="af"/>
                <w:noProof/>
              </w:rPr>
              <w:t>3.2.2 大文件上传</w:t>
            </w:r>
            <w:r>
              <w:rPr>
                <w:noProof/>
                <w:webHidden/>
              </w:rPr>
              <w:tab/>
            </w:r>
            <w:r>
              <w:rPr>
                <w:noProof/>
                <w:webHidden/>
              </w:rPr>
              <w:fldChar w:fldCharType="begin"/>
            </w:r>
            <w:r>
              <w:rPr>
                <w:noProof/>
                <w:webHidden/>
              </w:rPr>
              <w:instrText xml:space="preserve"> PAGEREF _Toc491952434 \h </w:instrText>
            </w:r>
            <w:r>
              <w:rPr>
                <w:noProof/>
                <w:webHidden/>
              </w:rPr>
            </w:r>
            <w:r>
              <w:rPr>
                <w:noProof/>
                <w:webHidden/>
              </w:rPr>
              <w:fldChar w:fldCharType="separate"/>
            </w:r>
            <w:r>
              <w:rPr>
                <w:noProof/>
                <w:webHidden/>
              </w:rPr>
              <w:t>14</w:t>
            </w:r>
            <w:r>
              <w:rPr>
                <w:noProof/>
                <w:webHidden/>
              </w:rPr>
              <w:fldChar w:fldCharType="end"/>
            </w:r>
          </w:hyperlink>
        </w:p>
        <w:p w14:paraId="2EE9DC65" w14:textId="4DA0BD5C" w:rsidR="002A73B6" w:rsidRDefault="002A73B6">
          <w:pPr>
            <w:pStyle w:val="33"/>
            <w:tabs>
              <w:tab w:val="right" w:leader="dot" w:pos="8302"/>
            </w:tabs>
            <w:ind w:left="960"/>
            <w:rPr>
              <w:rFonts w:asciiTheme="minorHAnsi" w:cstheme="minorBidi"/>
              <w:noProof/>
              <w:kern w:val="2"/>
              <w:sz w:val="21"/>
              <w:szCs w:val="22"/>
            </w:rPr>
          </w:pPr>
          <w:hyperlink w:anchor="_Toc491952435" w:history="1">
            <w:r w:rsidRPr="00700AE0">
              <w:rPr>
                <w:rStyle w:val="af"/>
                <w:noProof/>
              </w:rPr>
              <w:t>3.2.3 本地缓存</w:t>
            </w:r>
            <w:r>
              <w:rPr>
                <w:noProof/>
                <w:webHidden/>
              </w:rPr>
              <w:tab/>
            </w:r>
            <w:r>
              <w:rPr>
                <w:noProof/>
                <w:webHidden/>
              </w:rPr>
              <w:fldChar w:fldCharType="begin"/>
            </w:r>
            <w:r>
              <w:rPr>
                <w:noProof/>
                <w:webHidden/>
              </w:rPr>
              <w:instrText xml:space="preserve"> PAGEREF _Toc491952435 \h </w:instrText>
            </w:r>
            <w:r>
              <w:rPr>
                <w:noProof/>
                <w:webHidden/>
              </w:rPr>
            </w:r>
            <w:r>
              <w:rPr>
                <w:noProof/>
                <w:webHidden/>
              </w:rPr>
              <w:fldChar w:fldCharType="separate"/>
            </w:r>
            <w:r>
              <w:rPr>
                <w:noProof/>
                <w:webHidden/>
              </w:rPr>
              <w:t>15</w:t>
            </w:r>
            <w:r>
              <w:rPr>
                <w:noProof/>
                <w:webHidden/>
              </w:rPr>
              <w:fldChar w:fldCharType="end"/>
            </w:r>
          </w:hyperlink>
        </w:p>
        <w:p w14:paraId="5CB8E83B" w14:textId="3B81D3EB" w:rsidR="002A73B6" w:rsidRDefault="002A73B6">
          <w:pPr>
            <w:pStyle w:val="33"/>
            <w:tabs>
              <w:tab w:val="right" w:leader="dot" w:pos="8302"/>
            </w:tabs>
            <w:ind w:left="960"/>
            <w:rPr>
              <w:rFonts w:asciiTheme="minorHAnsi" w:cstheme="minorBidi"/>
              <w:noProof/>
              <w:kern w:val="2"/>
              <w:sz w:val="21"/>
              <w:szCs w:val="22"/>
            </w:rPr>
          </w:pPr>
          <w:hyperlink w:anchor="_Toc491952436" w:history="1">
            <w:r w:rsidRPr="00700AE0">
              <w:rPr>
                <w:rStyle w:val="af"/>
                <w:noProof/>
              </w:rPr>
              <w:t>3.2.4 多应用适配</w:t>
            </w:r>
            <w:r>
              <w:rPr>
                <w:noProof/>
                <w:webHidden/>
              </w:rPr>
              <w:tab/>
            </w:r>
            <w:r>
              <w:rPr>
                <w:noProof/>
                <w:webHidden/>
              </w:rPr>
              <w:fldChar w:fldCharType="begin"/>
            </w:r>
            <w:r>
              <w:rPr>
                <w:noProof/>
                <w:webHidden/>
              </w:rPr>
              <w:instrText xml:space="preserve"> PAGEREF _Toc491952436 \h </w:instrText>
            </w:r>
            <w:r>
              <w:rPr>
                <w:noProof/>
                <w:webHidden/>
              </w:rPr>
            </w:r>
            <w:r>
              <w:rPr>
                <w:noProof/>
                <w:webHidden/>
              </w:rPr>
              <w:fldChar w:fldCharType="separate"/>
            </w:r>
            <w:r>
              <w:rPr>
                <w:noProof/>
                <w:webHidden/>
              </w:rPr>
              <w:t>16</w:t>
            </w:r>
            <w:r>
              <w:rPr>
                <w:noProof/>
                <w:webHidden/>
              </w:rPr>
              <w:fldChar w:fldCharType="end"/>
            </w:r>
          </w:hyperlink>
        </w:p>
        <w:p w14:paraId="3CB21299" w14:textId="617BA950" w:rsidR="002A73B6" w:rsidRDefault="002A73B6">
          <w:pPr>
            <w:pStyle w:val="11"/>
            <w:rPr>
              <w:rFonts w:asciiTheme="minorHAnsi" w:cstheme="minorBidi"/>
              <w:noProof/>
              <w:kern w:val="2"/>
              <w:sz w:val="21"/>
              <w:szCs w:val="22"/>
            </w:rPr>
          </w:pPr>
          <w:hyperlink w:anchor="_Toc491952437" w:history="1">
            <w:r w:rsidRPr="00700AE0">
              <w:rPr>
                <w:rStyle w:val="af"/>
                <w:rFonts w:ascii="Times New Roman" w:hAnsi="Times New Roman"/>
                <w:noProof/>
              </w:rPr>
              <w:t>第四章</w:t>
            </w:r>
            <w:r w:rsidRPr="00700AE0">
              <w:rPr>
                <w:rStyle w:val="af"/>
                <w:rFonts w:ascii="Times New Roman" w:hAnsi="Times New Roman"/>
                <w:noProof/>
              </w:rPr>
              <w:t xml:space="preserve"> </w:t>
            </w:r>
            <w:r w:rsidRPr="00700AE0">
              <w:rPr>
                <w:rStyle w:val="af"/>
                <w:rFonts w:ascii="Times New Roman" w:hAnsi="Times New Roman"/>
                <w:noProof/>
              </w:rPr>
              <w:t>云备份中间件系统优化设计</w:t>
            </w:r>
            <w:r>
              <w:rPr>
                <w:noProof/>
                <w:webHidden/>
              </w:rPr>
              <w:tab/>
            </w:r>
            <w:r>
              <w:rPr>
                <w:noProof/>
                <w:webHidden/>
              </w:rPr>
              <w:fldChar w:fldCharType="begin"/>
            </w:r>
            <w:r>
              <w:rPr>
                <w:noProof/>
                <w:webHidden/>
              </w:rPr>
              <w:instrText xml:space="preserve"> PAGEREF _Toc491952437 \h </w:instrText>
            </w:r>
            <w:r>
              <w:rPr>
                <w:noProof/>
                <w:webHidden/>
              </w:rPr>
            </w:r>
            <w:r>
              <w:rPr>
                <w:noProof/>
                <w:webHidden/>
              </w:rPr>
              <w:fldChar w:fldCharType="separate"/>
            </w:r>
            <w:r>
              <w:rPr>
                <w:noProof/>
                <w:webHidden/>
              </w:rPr>
              <w:t>17</w:t>
            </w:r>
            <w:r>
              <w:rPr>
                <w:noProof/>
                <w:webHidden/>
              </w:rPr>
              <w:fldChar w:fldCharType="end"/>
            </w:r>
          </w:hyperlink>
        </w:p>
        <w:p w14:paraId="16805864" w14:textId="351F079F" w:rsidR="002A73B6" w:rsidRDefault="002A73B6">
          <w:pPr>
            <w:pStyle w:val="24"/>
            <w:tabs>
              <w:tab w:val="right" w:leader="dot" w:pos="8302"/>
            </w:tabs>
            <w:ind w:left="480"/>
            <w:rPr>
              <w:rFonts w:asciiTheme="minorHAnsi" w:cstheme="minorBidi"/>
              <w:noProof/>
              <w:kern w:val="2"/>
              <w:sz w:val="21"/>
              <w:szCs w:val="22"/>
            </w:rPr>
          </w:pPr>
          <w:hyperlink w:anchor="_Toc491952438" w:history="1">
            <w:r w:rsidRPr="00700AE0">
              <w:rPr>
                <w:rStyle w:val="af"/>
                <w:noProof/>
              </w:rPr>
              <w:t>4.1 中间件优化系统框架设计</w:t>
            </w:r>
            <w:r>
              <w:rPr>
                <w:noProof/>
                <w:webHidden/>
              </w:rPr>
              <w:tab/>
            </w:r>
            <w:r>
              <w:rPr>
                <w:noProof/>
                <w:webHidden/>
              </w:rPr>
              <w:fldChar w:fldCharType="begin"/>
            </w:r>
            <w:r>
              <w:rPr>
                <w:noProof/>
                <w:webHidden/>
              </w:rPr>
              <w:instrText xml:space="preserve"> PAGEREF _Toc491952438 \h </w:instrText>
            </w:r>
            <w:r>
              <w:rPr>
                <w:noProof/>
                <w:webHidden/>
              </w:rPr>
            </w:r>
            <w:r>
              <w:rPr>
                <w:noProof/>
                <w:webHidden/>
              </w:rPr>
              <w:fldChar w:fldCharType="separate"/>
            </w:r>
            <w:r>
              <w:rPr>
                <w:noProof/>
                <w:webHidden/>
              </w:rPr>
              <w:t>17</w:t>
            </w:r>
            <w:r>
              <w:rPr>
                <w:noProof/>
                <w:webHidden/>
              </w:rPr>
              <w:fldChar w:fldCharType="end"/>
            </w:r>
          </w:hyperlink>
        </w:p>
        <w:p w14:paraId="54CBC1E1" w14:textId="64759DCA" w:rsidR="002A73B6" w:rsidRDefault="002A73B6">
          <w:pPr>
            <w:pStyle w:val="24"/>
            <w:tabs>
              <w:tab w:val="right" w:leader="dot" w:pos="8302"/>
            </w:tabs>
            <w:ind w:left="480"/>
            <w:rPr>
              <w:rFonts w:asciiTheme="minorHAnsi" w:cstheme="minorBidi"/>
              <w:noProof/>
              <w:kern w:val="2"/>
              <w:sz w:val="21"/>
              <w:szCs w:val="22"/>
            </w:rPr>
          </w:pPr>
          <w:hyperlink w:anchor="_Toc491952439" w:history="1">
            <w:r w:rsidRPr="00700AE0">
              <w:rPr>
                <w:rStyle w:val="af"/>
                <w:noProof/>
              </w:rPr>
              <w:t>4.2 类图设计</w:t>
            </w:r>
            <w:r>
              <w:rPr>
                <w:noProof/>
                <w:webHidden/>
              </w:rPr>
              <w:tab/>
            </w:r>
            <w:r>
              <w:rPr>
                <w:noProof/>
                <w:webHidden/>
              </w:rPr>
              <w:fldChar w:fldCharType="begin"/>
            </w:r>
            <w:r>
              <w:rPr>
                <w:noProof/>
                <w:webHidden/>
              </w:rPr>
              <w:instrText xml:space="preserve"> PAGEREF _Toc491952439 \h </w:instrText>
            </w:r>
            <w:r>
              <w:rPr>
                <w:noProof/>
                <w:webHidden/>
              </w:rPr>
            </w:r>
            <w:r>
              <w:rPr>
                <w:noProof/>
                <w:webHidden/>
              </w:rPr>
              <w:fldChar w:fldCharType="separate"/>
            </w:r>
            <w:r>
              <w:rPr>
                <w:noProof/>
                <w:webHidden/>
              </w:rPr>
              <w:t>17</w:t>
            </w:r>
            <w:r>
              <w:rPr>
                <w:noProof/>
                <w:webHidden/>
              </w:rPr>
              <w:fldChar w:fldCharType="end"/>
            </w:r>
          </w:hyperlink>
        </w:p>
        <w:p w14:paraId="27D9AE81" w14:textId="34FF3235" w:rsidR="002A73B6" w:rsidRDefault="002A73B6">
          <w:pPr>
            <w:pStyle w:val="24"/>
            <w:tabs>
              <w:tab w:val="right" w:leader="dot" w:pos="8302"/>
            </w:tabs>
            <w:ind w:left="480"/>
            <w:rPr>
              <w:rFonts w:asciiTheme="minorHAnsi" w:cstheme="minorBidi"/>
              <w:noProof/>
              <w:kern w:val="2"/>
              <w:sz w:val="21"/>
              <w:szCs w:val="22"/>
            </w:rPr>
          </w:pPr>
          <w:hyperlink w:anchor="_Toc491952440" w:history="1">
            <w:r w:rsidRPr="00700AE0">
              <w:rPr>
                <w:rStyle w:val="af"/>
                <w:noProof/>
              </w:rPr>
              <w:t>4.3 关键流程设计</w:t>
            </w:r>
            <w:r>
              <w:rPr>
                <w:noProof/>
                <w:webHidden/>
              </w:rPr>
              <w:tab/>
            </w:r>
            <w:r>
              <w:rPr>
                <w:noProof/>
                <w:webHidden/>
              </w:rPr>
              <w:fldChar w:fldCharType="begin"/>
            </w:r>
            <w:r>
              <w:rPr>
                <w:noProof/>
                <w:webHidden/>
              </w:rPr>
              <w:instrText xml:space="preserve"> PAGEREF _Toc491952440 \h </w:instrText>
            </w:r>
            <w:r>
              <w:rPr>
                <w:noProof/>
                <w:webHidden/>
              </w:rPr>
            </w:r>
            <w:r>
              <w:rPr>
                <w:noProof/>
                <w:webHidden/>
              </w:rPr>
              <w:fldChar w:fldCharType="separate"/>
            </w:r>
            <w:r>
              <w:rPr>
                <w:noProof/>
                <w:webHidden/>
              </w:rPr>
              <w:t>19</w:t>
            </w:r>
            <w:r>
              <w:rPr>
                <w:noProof/>
                <w:webHidden/>
              </w:rPr>
              <w:fldChar w:fldCharType="end"/>
            </w:r>
          </w:hyperlink>
        </w:p>
        <w:p w14:paraId="65085591" w14:textId="501D67DE" w:rsidR="002A73B6" w:rsidRDefault="002A73B6">
          <w:pPr>
            <w:pStyle w:val="33"/>
            <w:tabs>
              <w:tab w:val="right" w:leader="dot" w:pos="8302"/>
            </w:tabs>
            <w:ind w:left="960"/>
            <w:rPr>
              <w:rFonts w:asciiTheme="minorHAnsi" w:cstheme="minorBidi"/>
              <w:noProof/>
              <w:kern w:val="2"/>
              <w:sz w:val="21"/>
              <w:szCs w:val="22"/>
            </w:rPr>
          </w:pPr>
          <w:hyperlink w:anchor="_Toc491952441" w:history="1">
            <w:r w:rsidRPr="00700AE0">
              <w:rPr>
                <w:rStyle w:val="af"/>
                <w:noProof/>
              </w:rPr>
              <w:t>4.3.1 系统总流程设计</w:t>
            </w:r>
            <w:r>
              <w:rPr>
                <w:noProof/>
                <w:webHidden/>
              </w:rPr>
              <w:tab/>
            </w:r>
            <w:r>
              <w:rPr>
                <w:noProof/>
                <w:webHidden/>
              </w:rPr>
              <w:fldChar w:fldCharType="begin"/>
            </w:r>
            <w:r>
              <w:rPr>
                <w:noProof/>
                <w:webHidden/>
              </w:rPr>
              <w:instrText xml:space="preserve"> PAGEREF _Toc491952441 \h </w:instrText>
            </w:r>
            <w:r>
              <w:rPr>
                <w:noProof/>
                <w:webHidden/>
              </w:rPr>
            </w:r>
            <w:r>
              <w:rPr>
                <w:noProof/>
                <w:webHidden/>
              </w:rPr>
              <w:fldChar w:fldCharType="separate"/>
            </w:r>
            <w:r>
              <w:rPr>
                <w:noProof/>
                <w:webHidden/>
              </w:rPr>
              <w:t>20</w:t>
            </w:r>
            <w:r>
              <w:rPr>
                <w:noProof/>
                <w:webHidden/>
              </w:rPr>
              <w:fldChar w:fldCharType="end"/>
            </w:r>
          </w:hyperlink>
        </w:p>
        <w:p w14:paraId="0BC77931" w14:textId="01CD9B70" w:rsidR="002A73B6" w:rsidRDefault="002A73B6">
          <w:pPr>
            <w:pStyle w:val="33"/>
            <w:tabs>
              <w:tab w:val="right" w:leader="dot" w:pos="8302"/>
            </w:tabs>
            <w:ind w:left="960"/>
            <w:rPr>
              <w:rFonts w:asciiTheme="minorHAnsi" w:cstheme="minorBidi"/>
              <w:noProof/>
              <w:kern w:val="2"/>
              <w:sz w:val="21"/>
              <w:szCs w:val="22"/>
            </w:rPr>
          </w:pPr>
          <w:hyperlink w:anchor="_Toc491952442" w:history="1">
            <w:r w:rsidRPr="00700AE0">
              <w:rPr>
                <w:rStyle w:val="af"/>
                <w:noProof/>
              </w:rPr>
              <w:t>4.3.2 持久会话管理流程设计</w:t>
            </w:r>
            <w:r>
              <w:rPr>
                <w:noProof/>
                <w:webHidden/>
              </w:rPr>
              <w:tab/>
            </w:r>
            <w:r>
              <w:rPr>
                <w:noProof/>
                <w:webHidden/>
              </w:rPr>
              <w:fldChar w:fldCharType="begin"/>
            </w:r>
            <w:r>
              <w:rPr>
                <w:noProof/>
                <w:webHidden/>
              </w:rPr>
              <w:instrText xml:space="preserve"> PAGEREF _Toc491952442 \h </w:instrText>
            </w:r>
            <w:r>
              <w:rPr>
                <w:noProof/>
                <w:webHidden/>
              </w:rPr>
            </w:r>
            <w:r>
              <w:rPr>
                <w:noProof/>
                <w:webHidden/>
              </w:rPr>
              <w:fldChar w:fldCharType="separate"/>
            </w:r>
            <w:r>
              <w:rPr>
                <w:noProof/>
                <w:webHidden/>
              </w:rPr>
              <w:t>20</w:t>
            </w:r>
            <w:r>
              <w:rPr>
                <w:noProof/>
                <w:webHidden/>
              </w:rPr>
              <w:fldChar w:fldCharType="end"/>
            </w:r>
          </w:hyperlink>
        </w:p>
        <w:p w14:paraId="7E80F449" w14:textId="7C4862EE" w:rsidR="002A73B6" w:rsidRDefault="002A73B6">
          <w:pPr>
            <w:pStyle w:val="33"/>
            <w:tabs>
              <w:tab w:val="right" w:leader="dot" w:pos="8302"/>
            </w:tabs>
            <w:ind w:left="960"/>
            <w:rPr>
              <w:rFonts w:asciiTheme="minorHAnsi" w:cstheme="minorBidi"/>
              <w:noProof/>
              <w:kern w:val="2"/>
              <w:sz w:val="21"/>
              <w:szCs w:val="22"/>
            </w:rPr>
          </w:pPr>
          <w:hyperlink w:anchor="_Toc491952443" w:history="1">
            <w:r w:rsidRPr="00700AE0">
              <w:rPr>
                <w:rStyle w:val="af"/>
                <w:noProof/>
              </w:rPr>
              <w:t>4.3.3 大文件传输流程设计</w:t>
            </w:r>
            <w:r>
              <w:rPr>
                <w:noProof/>
                <w:webHidden/>
              </w:rPr>
              <w:tab/>
            </w:r>
            <w:r>
              <w:rPr>
                <w:noProof/>
                <w:webHidden/>
              </w:rPr>
              <w:fldChar w:fldCharType="begin"/>
            </w:r>
            <w:r>
              <w:rPr>
                <w:noProof/>
                <w:webHidden/>
              </w:rPr>
              <w:instrText xml:space="preserve"> PAGEREF _Toc491952443 \h </w:instrText>
            </w:r>
            <w:r>
              <w:rPr>
                <w:noProof/>
                <w:webHidden/>
              </w:rPr>
            </w:r>
            <w:r>
              <w:rPr>
                <w:noProof/>
                <w:webHidden/>
              </w:rPr>
              <w:fldChar w:fldCharType="separate"/>
            </w:r>
            <w:r>
              <w:rPr>
                <w:noProof/>
                <w:webHidden/>
              </w:rPr>
              <w:t>22</w:t>
            </w:r>
            <w:r>
              <w:rPr>
                <w:noProof/>
                <w:webHidden/>
              </w:rPr>
              <w:fldChar w:fldCharType="end"/>
            </w:r>
          </w:hyperlink>
        </w:p>
        <w:p w14:paraId="34288A28" w14:textId="4AD69468" w:rsidR="002A73B6" w:rsidRDefault="002A73B6">
          <w:pPr>
            <w:pStyle w:val="33"/>
            <w:tabs>
              <w:tab w:val="right" w:leader="dot" w:pos="8302"/>
            </w:tabs>
            <w:ind w:left="960"/>
            <w:rPr>
              <w:rFonts w:asciiTheme="minorHAnsi" w:cstheme="minorBidi"/>
              <w:noProof/>
              <w:kern w:val="2"/>
              <w:sz w:val="21"/>
              <w:szCs w:val="22"/>
            </w:rPr>
          </w:pPr>
          <w:hyperlink w:anchor="_Toc491952444" w:history="1">
            <w:r w:rsidRPr="00700AE0">
              <w:rPr>
                <w:rStyle w:val="af"/>
                <w:noProof/>
              </w:rPr>
              <w:t>4.3.4 本地缓存流程设计</w:t>
            </w:r>
            <w:r>
              <w:rPr>
                <w:noProof/>
                <w:webHidden/>
              </w:rPr>
              <w:tab/>
            </w:r>
            <w:r>
              <w:rPr>
                <w:noProof/>
                <w:webHidden/>
              </w:rPr>
              <w:fldChar w:fldCharType="begin"/>
            </w:r>
            <w:r>
              <w:rPr>
                <w:noProof/>
                <w:webHidden/>
              </w:rPr>
              <w:instrText xml:space="preserve"> PAGEREF _Toc491952444 \h </w:instrText>
            </w:r>
            <w:r>
              <w:rPr>
                <w:noProof/>
                <w:webHidden/>
              </w:rPr>
            </w:r>
            <w:r>
              <w:rPr>
                <w:noProof/>
                <w:webHidden/>
              </w:rPr>
              <w:fldChar w:fldCharType="separate"/>
            </w:r>
            <w:r>
              <w:rPr>
                <w:noProof/>
                <w:webHidden/>
              </w:rPr>
              <w:t>23</w:t>
            </w:r>
            <w:r>
              <w:rPr>
                <w:noProof/>
                <w:webHidden/>
              </w:rPr>
              <w:fldChar w:fldCharType="end"/>
            </w:r>
          </w:hyperlink>
        </w:p>
        <w:p w14:paraId="12490144" w14:textId="1A2312C7" w:rsidR="002A73B6" w:rsidRDefault="002A73B6">
          <w:pPr>
            <w:pStyle w:val="33"/>
            <w:tabs>
              <w:tab w:val="right" w:leader="dot" w:pos="8302"/>
            </w:tabs>
            <w:ind w:left="960"/>
            <w:rPr>
              <w:rFonts w:asciiTheme="minorHAnsi" w:cstheme="minorBidi"/>
              <w:noProof/>
              <w:kern w:val="2"/>
              <w:sz w:val="21"/>
              <w:szCs w:val="22"/>
            </w:rPr>
          </w:pPr>
          <w:hyperlink w:anchor="_Toc491952445" w:history="1">
            <w:r w:rsidRPr="00700AE0">
              <w:rPr>
                <w:rStyle w:val="af"/>
                <w:noProof/>
              </w:rPr>
              <w:t>4.3.5 多应用适配流程设计</w:t>
            </w:r>
            <w:r>
              <w:rPr>
                <w:noProof/>
                <w:webHidden/>
              </w:rPr>
              <w:tab/>
            </w:r>
            <w:r>
              <w:rPr>
                <w:noProof/>
                <w:webHidden/>
              </w:rPr>
              <w:fldChar w:fldCharType="begin"/>
            </w:r>
            <w:r>
              <w:rPr>
                <w:noProof/>
                <w:webHidden/>
              </w:rPr>
              <w:instrText xml:space="preserve"> PAGEREF _Toc491952445 \h </w:instrText>
            </w:r>
            <w:r>
              <w:rPr>
                <w:noProof/>
                <w:webHidden/>
              </w:rPr>
            </w:r>
            <w:r>
              <w:rPr>
                <w:noProof/>
                <w:webHidden/>
              </w:rPr>
              <w:fldChar w:fldCharType="separate"/>
            </w:r>
            <w:r>
              <w:rPr>
                <w:noProof/>
                <w:webHidden/>
              </w:rPr>
              <w:t>24</w:t>
            </w:r>
            <w:r>
              <w:rPr>
                <w:noProof/>
                <w:webHidden/>
              </w:rPr>
              <w:fldChar w:fldCharType="end"/>
            </w:r>
          </w:hyperlink>
        </w:p>
        <w:p w14:paraId="15C2544A" w14:textId="6C044080" w:rsidR="002A73B6" w:rsidRDefault="002A73B6">
          <w:pPr>
            <w:pStyle w:val="24"/>
            <w:tabs>
              <w:tab w:val="right" w:leader="dot" w:pos="8302"/>
            </w:tabs>
            <w:ind w:left="480"/>
            <w:rPr>
              <w:rFonts w:asciiTheme="minorHAnsi" w:cstheme="minorBidi"/>
              <w:noProof/>
              <w:kern w:val="2"/>
              <w:sz w:val="21"/>
              <w:szCs w:val="22"/>
            </w:rPr>
          </w:pPr>
          <w:hyperlink w:anchor="_Toc491952453" w:history="1">
            <w:r w:rsidRPr="00700AE0">
              <w:rPr>
                <w:rStyle w:val="af"/>
                <w:noProof/>
              </w:rPr>
              <w:t>4.4数据库设计</w:t>
            </w:r>
            <w:r>
              <w:rPr>
                <w:noProof/>
                <w:webHidden/>
              </w:rPr>
              <w:tab/>
            </w:r>
            <w:r>
              <w:rPr>
                <w:noProof/>
                <w:webHidden/>
              </w:rPr>
              <w:fldChar w:fldCharType="begin"/>
            </w:r>
            <w:r>
              <w:rPr>
                <w:noProof/>
                <w:webHidden/>
              </w:rPr>
              <w:instrText xml:space="preserve"> PAGEREF _Toc491952453 \h </w:instrText>
            </w:r>
            <w:r>
              <w:rPr>
                <w:noProof/>
                <w:webHidden/>
              </w:rPr>
            </w:r>
            <w:r>
              <w:rPr>
                <w:noProof/>
                <w:webHidden/>
              </w:rPr>
              <w:fldChar w:fldCharType="separate"/>
            </w:r>
            <w:r>
              <w:rPr>
                <w:noProof/>
                <w:webHidden/>
              </w:rPr>
              <w:t>25</w:t>
            </w:r>
            <w:r>
              <w:rPr>
                <w:noProof/>
                <w:webHidden/>
              </w:rPr>
              <w:fldChar w:fldCharType="end"/>
            </w:r>
          </w:hyperlink>
        </w:p>
        <w:p w14:paraId="5B285267" w14:textId="5AFB0F3F" w:rsidR="002A73B6" w:rsidRDefault="002A73B6">
          <w:pPr>
            <w:pStyle w:val="24"/>
            <w:tabs>
              <w:tab w:val="right" w:leader="dot" w:pos="8302"/>
            </w:tabs>
            <w:ind w:left="480"/>
            <w:rPr>
              <w:rFonts w:asciiTheme="minorHAnsi" w:cstheme="minorBidi"/>
              <w:noProof/>
              <w:kern w:val="2"/>
              <w:sz w:val="21"/>
              <w:szCs w:val="22"/>
            </w:rPr>
          </w:pPr>
          <w:hyperlink w:anchor="_Toc491952454" w:history="1">
            <w:r w:rsidRPr="00700AE0">
              <w:rPr>
                <w:rStyle w:val="af"/>
                <w:noProof/>
              </w:rPr>
              <w:t>4.5系统优化核心接口设计</w:t>
            </w:r>
            <w:r>
              <w:rPr>
                <w:noProof/>
                <w:webHidden/>
              </w:rPr>
              <w:tab/>
            </w:r>
            <w:r>
              <w:rPr>
                <w:noProof/>
                <w:webHidden/>
              </w:rPr>
              <w:fldChar w:fldCharType="begin"/>
            </w:r>
            <w:r>
              <w:rPr>
                <w:noProof/>
                <w:webHidden/>
              </w:rPr>
              <w:instrText xml:space="preserve"> PAGEREF _Toc491952454 \h </w:instrText>
            </w:r>
            <w:r>
              <w:rPr>
                <w:noProof/>
                <w:webHidden/>
              </w:rPr>
            </w:r>
            <w:r>
              <w:rPr>
                <w:noProof/>
                <w:webHidden/>
              </w:rPr>
              <w:fldChar w:fldCharType="separate"/>
            </w:r>
            <w:r>
              <w:rPr>
                <w:noProof/>
                <w:webHidden/>
              </w:rPr>
              <w:t>26</w:t>
            </w:r>
            <w:r>
              <w:rPr>
                <w:noProof/>
                <w:webHidden/>
              </w:rPr>
              <w:fldChar w:fldCharType="end"/>
            </w:r>
          </w:hyperlink>
        </w:p>
        <w:p w14:paraId="34EE2A1C" w14:textId="1D45DAA0" w:rsidR="002A73B6" w:rsidRDefault="002A73B6">
          <w:pPr>
            <w:pStyle w:val="33"/>
            <w:tabs>
              <w:tab w:val="right" w:leader="dot" w:pos="8302"/>
            </w:tabs>
            <w:ind w:left="960"/>
            <w:rPr>
              <w:rFonts w:asciiTheme="minorHAnsi" w:cstheme="minorBidi"/>
              <w:noProof/>
              <w:kern w:val="2"/>
              <w:sz w:val="21"/>
              <w:szCs w:val="22"/>
            </w:rPr>
          </w:pPr>
          <w:hyperlink w:anchor="_Toc491952455" w:history="1">
            <w:r w:rsidRPr="00700AE0">
              <w:rPr>
                <w:rStyle w:val="af"/>
                <w:noProof/>
              </w:rPr>
              <w:t>4.5.1 持久会话管理接口设计</w:t>
            </w:r>
            <w:r>
              <w:rPr>
                <w:noProof/>
                <w:webHidden/>
              </w:rPr>
              <w:tab/>
            </w:r>
            <w:r>
              <w:rPr>
                <w:noProof/>
                <w:webHidden/>
              </w:rPr>
              <w:fldChar w:fldCharType="begin"/>
            </w:r>
            <w:r>
              <w:rPr>
                <w:noProof/>
                <w:webHidden/>
              </w:rPr>
              <w:instrText xml:space="preserve"> PAGEREF _Toc491952455 \h </w:instrText>
            </w:r>
            <w:r>
              <w:rPr>
                <w:noProof/>
                <w:webHidden/>
              </w:rPr>
            </w:r>
            <w:r>
              <w:rPr>
                <w:noProof/>
                <w:webHidden/>
              </w:rPr>
              <w:fldChar w:fldCharType="separate"/>
            </w:r>
            <w:r>
              <w:rPr>
                <w:noProof/>
                <w:webHidden/>
              </w:rPr>
              <w:t>26</w:t>
            </w:r>
            <w:r>
              <w:rPr>
                <w:noProof/>
                <w:webHidden/>
              </w:rPr>
              <w:fldChar w:fldCharType="end"/>
            </w:r>
          </w:hyperlink>
        </w:p>
        <w:p w14:paraId="2FD25535" w14:textId="2C360248" w:rsidR="002A73B6" w:rsidRDefault="002A73B6">
          <w:pPr>
            <w:pStyle w:val="33"/>
            <w:tabs>
              <w:tab w:val="right" w:leader="dot" w:pos="8302"/>
            </w:tabs>
            <w:ind w:left="960"/>
            <w:rPr>
              <w:rFonts w:asciiTheme="minorHAnsi" w:cstheme="minorBidi"/>
              <w:noProof/>
              <w:kern w:val="2"/>
              <w:sz w:val="21"/>
              <w:szCs w:val="22"/>
            </w:rPr>
          </w:pPr>
          <w:hyperlink w:anchor="_Toc491952456" w:history="1">
            <w:r w:rsidRPr="00700AE0">
              <w:rPr>
                <w:rStyle w:val="af"/>
                <w:noProof/>
              </w:rPr>
              <w:t>4.5.2 大文件上传接口设计</w:t>
            </w:r>
            <w:r>
              <w:rPr>
                <w:noProof/>
                <w:webHidden/>
              </w:rPr>
              <w:tab/>
            </w:r>
            <w:r>
              <w:rPr>
                <w:noProof/>
                <w:webHidden/>
              </w:rPr>
              <w:fldChar w:fldCharType="begin"/>
            </w:r>
            <w:r>
              <w:rPr>
                <w:noProof/>
                <w:webHidden/>
              </w:rPr>
              <w:instrText xml:space="preserve"> PAGEREF _Toc491952456 \h </w:instrText>
            </w:r>
            <w:r>
              <w:rPr>
                <w:noProof/>
                <w:webHidden/>
              </w:rPr>
            </w:r>
            <w:r>
              <w:rPr>
                <w:noProof/>
                <w:webHidden/>
              </w:rPr>
              <w:fldChar w:fldCharType="separate"/>
            </w:r>
            <w:r>
              <w:rPr>
                <w:noProof/>
                <w:webHidden/>
              </w:rPr>
              <w:t>28</w:t>
            </w:r>
            <w:r>
              <w:rPr>
                <w:noProof/>
                <w:webHidden/>
              </w:rPr>
              <w:fldChar w:fldCharType="end"/>
            </w:r>
          </w:hyperlink>
        </w:p>
        <w:p w14:paraId="331B8E59" w14:textId="45681E48" w:rsidR="002A73B6" w:rsidRDefault="002A73B6">
          <w:pPr>
            <w:pStyle w:val="33"/>
            <w:tabs>
              <w:tab w:val="right" w:leader="dot" w:pos="8302"/>
            </w:tabs>
            <w:ind w:left="960"/>
            <w:rPr>
              <w:rFonts w:asciiTheme="minorHAnsi" w:cstheme="minorBidi"/>
              <w:noProof/>
              <w:kern w:val="2"/>
              <w:sz w:val="21"/>
              <w:szCs w:val="22"/>
            </w:rPr>
          </w:pPr>
          <w:hyperlink w:anchor="_Toc491952457" w:history="1">
            <w:r w:rsidRPr="00700AE0">
              <w:rPr>
                <w:rStyle w:val="af"/>
                <w:noProof/>
              </w:rPr>
              <w:t>4.5.3 本地缓存接口设计</w:t>
            </w:r>
            <w:r>
              <w:rPr>
                <w:noProof/>
                <w:webHidden/>
              </w:rPr>
              <w:tab/>
            </w:r>
            <w:r>
              <w:rPr>
                <w:noProof/>
                <w:webHidden/>
              </w:rPr>
              <w:fldChar w:fldCharType="begin"/>
            </w:r>
            <w:r>
              <w:rPr>
                <w:noProof/>
                <w:webHidden/>
              </w:rPr>
              <w:instrText xml:space="preserve"> PAGEREF _Toc491952457 \h </w:instrText>
            </w:r>
            <w:r>
              <w:rPr>
                <w:noProof/>
                <w:webHidden/>
              </w:rPr>
            </w:r>
            <w:r>
              <w:rPr>
                <w:noProof/>
                <w:webHidden/>
              </w:rPr>
              <w:fldChar w:fldCharType="separate"/>
            </w:r>
            <w:r>
              <w:rPr>
                <w:noProof/>
                <w:webHidden/>
              </w:rPr>
              <w:t>30</w:t>
            </w:r>
            <w:r>
              <w:rPr>
                <w:noProof/>
                <w:webHidden/>
              </w:rPr>
              <w:fldChar w:fldCharType="end"/>
            </w:r>
          </w:hyperlink>
        </w:p>
        <w:p w14:paraId="4330B9BC" w14:textId="48889902" w:rsidR="002A73B6" w:rsidRDefault="002A73B6">
          <w:pPr>
            <w:pStyle w:val="33"/>
            <w:tabs>
              <w:tab w:val="right" w:leader="dot" w:pos="8302"/>
            </w:tabs>
            <w:ind w:left="960"/>
            <w:rPr>
              <w:rFonts w:asciiTheme="minorHAnsi" w:cstheme="minorBidi"/>
              <w:noProof/>
              <w:kern w:val="2"/>
              <w:sz w:val="21"/>
              <w:szCs w:val="22"/>
            </w:rPr>
          </w:pPr>
          <w:hyperlink w:anchor="_Toc491952458" w:history="1">
            <w:r w:rsidRPr="00700AE0">
              <w:rPr>
                <w:rStyle w:val="af"/>
                <w:noProof/>
              </w:rPr>
              <w:t>4.5.4 多应用适配接口设计</w:t>
            </w:r>
            <w:r>
              <w:rPr>
                <w:noProof/>
                <w:webHidden/>
              </w:rPr>
              <w:tab/>
            </w:r>
            <w:r>
              <w:rPr>
                <w:noProof/>
                <w:webHidden/>
              </w:rPr>
              <w:fldChar w:fldCharType="begin"/>
            </w:r>
            <w:r>
              <w:rPr>
                <w:noProof/>
                <w:webHidden/>
              </w:rPr>
              <w:instrText xml:space="preserve"> PAGEREF _Toc491952458 \h </w:instrText>
            </w:r>
            <w:r>
              <w:rPr>
                <w:noProof/>
                <w:webHidden/>
              </w:rPr>
            </w:r>
            <w:r>
              <w:rPr>
                <w:noProof/>
                <w:webHidden/>
              </w:rPr>
              <w:fldChar w:fldCharType="separate"/>
            </w:r>
            <w:r>
              <w:rPr>
                <w:noProof/>
                <w:webHidden/>
              </w:rPr>
              <w:t>31</w:t>
            </w:r>
            <w:r>
              <w:rPr>
                <w:noProof/>
                <w:webHidden/>
              </w:rPr>
              <w:fldChar w:fldCharType="end"/>
            </w:r>
          </w:hyperlink>
        </w:p>
        <w:p w14:paraId="3F522D20" w14:textId="1E9849F0" w:rsidR="002A73B6" w:rsidRDefault="002A73B6">
          <w:pPr>
            <w:pStyle w:val="11"/>
            <w:rPr>
              <w:rFonts w:asciiTheme="minorHAnsi" w:cstheme="minorBidi"/>
              <w:noProof/>
              <w:kern w:val="2"/>
              <w:sz w:val="21"/>
              <w:szCs w:val="22"/>
            </w:rPr>
          </w:pPr>
          <w:hyperlink w:anchor="_Toc491952459" w:history="1">
            <w:r w:rsidRPr="00700AE0">
              <w:rPr>
                <w:rStyle w:val="af"/>
                <w:rFonts w:ascii="Times New Roman" w:hAnsi="Times New Roman"/>
                <w:noProof/>
              </w:rPr>
              <w:t>第五章</w:t>
            </w:r>
            <w:r w:rsidRPr="00700AE0">
              <w:rPr>
                <w:rStyle w:val="af"/>
                <w:rFonts w:ascii="Times New Roman" w:hAnsi="Times New Roman"/>
                <w:noProof/>
              </w:rPr>
              <w:t xml:space="preserve"> </w:t>
            </w:r>
            <w:r w:rsidRPr="00700AE0">
              <w:rPr>
                <w:rStyle w:val="af"/>
                <w:rFonts w:ascii="Times New Roman" w:hAnsi="Times New Roman"/>
                <w:noProof/>
              </w:rPr>
              <w:t>云备份中间件系统优化实现</w:t>
            </w:r>
            <w:r>
              <w:rPr>
                <w:noProof/>
                <w:webHidden/>
              </w:rPr>
              <w:tab/>
            </w:r>
            <w:r>
              <w:rPr>
                <w:noProof/>
                <w:webHidden/>
              </w:rPr>
              <w:fldChar w:fldCharType="begin"/>
            </w:r>
            <w:r>
              <w:rPr>
                <w:noProof/>
                <w:webHidden/>
              </w:rPr>
              <w:instrText xml:space="preserve"> PAGEREF _Toc491952459 \h </w:instrText>
            </w:r>
            <w:r>
              <w:rPr>
                <w:noProof/>
                <w:webHidden/>
              </w:rPr>
            </w:r>
            <w:r>
              <w:rPr>
                <w:noProof/>
                <w:webHidden/>
              </w:rPr>
              <w:fldChar w:fldCharType="separate"/>
            </w:r>
            <w:r>
              <w:rPr>
                <w:noProof/>
                <w:webHidden/>
              </w:rPr>
              <w:t>32</w:t>
            </w:r>
            <w:r>
              <w:rPr>
                <w:noProof/>
                <w:webHidden/>
              </w:rPr>
              <w:fldChar w:fldCharType="end"/>
            </w:r>
          </w:hyperlink>
        </w:p>
        <w:p w14:paraId="4E99F792" w14:textId="5FD68AC9" w:rsidR="002A73B6" w:rsidRDefault="002A73B6">
          <w:pPr>
            <w:pStyle w:val="24"/>
            <w:tabs>
              <w:tab w:val="right" w:leader="dot" w:pos="8302"/>
            </w:tabs>
            <w:ind w:left="480"/>
            <w:rPr>
              <w:rFonts w:asciiTheme="minorHAnsi" w:cstheme="minorBidi"/>
              <w:noProof/>
              <w:kern w:val="2"/>
              <w:sz w:val="21"/>
              <w:szCs w:val="22"/>
            </w:rPr>
          </w:pPr>
          <w:hyperlink w:anchor="_Toc491952460" w:history="1">
            <w:r w:rsidRPr="00700AE0">
              <w:rPr>
                <w:rStyle w:val="af"/>
                <w:noProof/>
              </w:rPr>
              <w:t>5.1 开发环境</w:t>
            </w:r>
            <w:r>
              <w:rPr>
                <w:noProof/>
                <w:webHidden/>
              </w:rPr>
              <w:tab/>
            </w:r>
            <w:r>
              <w:rPr>
                <w:noProof/>
                <w:webHidden/>
              </w:rPr>
              <w:fldChar w:fldCharType="begin"/>
            </w:r>
            <w:r>
              <w:rPr>
                <w:noProof/>
                <w:webHidden/>
              </w:rPr>
              <w:instrText xml:space="preserve"> PAGEREF _Toc491952460 \h </w:instrText>
            </w:r>
            <w:r>
              <w:rPr>
                <w:noProof/>
                <w:webHidden/>
              </w:rPr>
            </w:r>
            <w:r>
              <w:rPr>
                <w:noProof/>
                <w:webHidden/>
              </w:rPr>
              <w:fldChar w:fldCharType="separate"/>
            </w:r>
            <w:r>
              <w:rPr>
                <w:noProof/>
                <w:webHidden/>
              </w:rPr>
              <w:t>32</w:t>
            </w:r>
            <w:r>
              <w:rPr>
                <w:noProof/>
                <w:webHidden/>
              </w:rPr>
              <w:fldChar w:fldCharType="end"/>
            </w:r>
          </w:hyperlink>
        </w:p>
        <w:p w14:paraId="03BB78CE" w14:textId="2311750A" w:rsidR="002A73B6" w:rsidRDefault="002A73B6">
          <w:pPr>
            <w:pStyle w:val="24"/>
            <w:tabs>
              <w:tab w:val="right" w:leader="dot" w:pos="8302"/>
            </w:tabs>
            <w:ind w:left="480"/>
            <w:rPr>
              <w:rFonts w:asciiTheme="minorHAnsi" w:cstheme="minorBidi"/>
              <w:noProof/>
              <w:kern w:val="2"/>
              <w:sz w:val="21"/>
              <w:szCs w:val="22"/>
            </w:rPr>
          </w:pPr>
          <w:hyperlink w:anchor="_Toc491952461" w:history="1">
            <w:r w:rsidRPr="00700AE0">
              <w:rPr>
                <w:rStyle w:val="af"/>
                <w:noProof/>
              </w:rPr>
              <w:t>5.2 关键技术实现</w:t>
            </w:r>
            <w:r>
              <w:rPr>
                <w:noProof/>
                <w:webHidden/>
              </w:rPr>
              <w:tab/>
            </w:r>
            <w:r>
              <w:rPr>
                <w:noProof/>
                <w:webHidden/>
              </w:rPr>
              <w:fldChar w:fldCharType="begin"/>
            </w:r>
            <w:r>
              <w:rPr>
                <w:noProof/>
                <w:webHidden/>
              </w:rPr>
              <w:instrText xml:space="preserve"> PAGEREF _Toc491952461 \h </w:instrText>
            </w:r>
            <w:r>
              <w:rPr>
                <w:noProof/>
                <w:webHidden/>
              </w:rPr>
            </w:r>
            <w:r>
              <w:rPr>
                <w:noProof/>
                <w:webHidden/>
              </w:rPr>
              <w:fldChar w:fldCharType="separate"/>
            </w:r>
            <w:r>
              <w:rPr>
                <w:noProof/>
                <w:webHidden/>
              </w:rPr>
              <w:t>32</w:t>
            </w:r>
            <w:r>
              <w:rPr>
                <w:noProof/>
                <w:webHidden/>
              </w:rPr>
              <w:fldChar w:fldCharType="end"/>
            </w:r>
          </w:hyperlink>
        </w:p>
        <w:p w14:paraId="4A16255E" w14:textId="6719B79D" w:rsidR="002A73B6" w:rsidRDefault="002A73B6">
          <w:pPr>
            <w:pStyle w:val="33"/>
            <w:tabs>
              <w:tab w:val="right" w:leader="dot" w:pos="8302"/>
            </w:tabs>
            <w:ind w:left="960"/>
            <w:rPr>
              <w:rFonts w:asciiTheme="minorHAnsi" w:cstheme="minorBidi"/>
              <w:noProof/>
              <w:kern w:val="2"/>
              <w:sz w:val="21"/>
              <w:szCs w:val="22"/>
            </w:rPr>
          </w:pPr>
          <w:hyperlink w:anchor="_Toc491952462" w:history="1">
            <w:r w:rsidRPr="00700AE0">
              <w:rPr>
                <w:rStyle w:val="af"/>
                <w:noProof/>
              </w:rPr>
              <w:t>5.2.1加密方式</w:t>
            </w:r>
            <w:r>
              <w:rPr>
                <w:noProof/>
                <w:webHidden/>
              </w:rPr>
              <w:tab/>
            </w:r>
            <w:r>
              <w:rPr>
                <w:noProof/>
                <w:webHidden/>
              </w:rPr>
              <w:fldChar w:fldCharType="begin"/>
            </w:r>
            <w:r>
              <w:rPr>
                <w:noProof/>
                <w:webHidden/>
              </w:rPr>
              <w:instrText xml:space="preserve"> PAGEREF _Toc491952462 \h </w:instrText>
            </w:r>
            <w:r>
              <w:rPr>
                <w:noProof/>
                <w:webHidden/>
              </w:rPr>
            </w:r>
            <w:r>
              <w:rPr>
                <w:noProof/>
                <w:webHidden/>
              </w:rPr>
              <w:fldChar w:fldCharType="separate"/>
            </w:r>
            <w:r>
              <w:rPr>
                <w:noProof/>
                <w:webHidden/>
              </w:rPr>
              <w:t>32</w:t>
            </w:r>
            <w:r>
              <w:rPr>
                <w:noProof/>
                <w:webHidden/>
              </w:rPr>
              <w:fldChar w:fldCharType="end"/>
            </w:r>
          </w:hyperlink>
        </w:p>
        <w:p w14:paraId="4EA45945" w14:textId="3377ED92" w:rsidR="002A73B6" w:rsidRDefault="002A73B6">
          <w:pPr>
            <w:pStyle w:val="33"/>
            <w:tabs>
              <w:tab w:val="right" w:leader="dot" w:pos="8302"/>
            </w:tabs>
            <w:ind w:left="960"/>
            <w:rPr>
              <w:rFonts w:asciiTheme="minorHAnsi" w:cstheme="minorBidi"/>
              <w:noProof/>
              <w:kern w:val="2"/>
              <w:sz w:val="21"/>
              <w:szCs w:val="22"/>
            </w:rPr>
          </w:pPr>
          <w:hyperlink w:anchor="_Toc491952463" w:history="1">
            <w:r w:rsidRPr="00700AE0">
              <w:rPr>
                <w:rStyle w:val="af"/>
                <w:noProof/>
              </w:rPr>
              <w:t>5.2.2中间件授权代理</w:t>
            </w:r>
            <w:r>
              <w:rPr>
                <w:noProof/>
                <w:webHidden/>
              </w:rPr>
              <w:tab/>
            </w:r>
            <w:r>
              <w:rPr>
                <w:noProof/>
                <w:webHidden/>
              </w:rPr>
              <w:fldChar w:fldCharType="begin"/>
            </w:r>
            <w:r>
              <w:rPr>
                <w:noProof/>
                <w:webHidden/>
              </w:rPr>
              <w:instrText xml:space="preserve"> PAGEREF _Toc491952463 \h </w:instrText>
            </w:r>
            <w:r>
              <w:rPr>
                <w:noProof/>
                <w:webHidden/>
              </w:rPr>
            </w:r>
            <w:r>
              <w:rPr>
                <w:noProof/>
                <w:webHidden/>
              </w:rPr>
              <w:fldChar w:fldCharType="separate"/>
            </w:r>
            <w:r>
              <w:rPr>
                <w:noProof/>
                <w:webHidden/>
              </w:rPr>
              <w:t>33</w:t>
            </w:r>
            <w:r>
              <w:rPr>
                <w:noProof/>
                <w:webHidden/>
              </w:rPr>
              <w:fldChar w:fldCharType="end"/>
            </w:r>
          </w:hyperlink>
        </w:p>
        <w:p w14:paraId="120188E8" w14:textId="09F525E4" w:rsidR="002A73B6" w:rsidRDefault="002A73B6">
          <w:pPr>
            <w:pStyle w:val="33"/>
            <w:tabs>
              <w:tab w:val="right" w:leader="dot" w:pos="8302"/>
            </w:tabs>
            <w:ind w:left="960"/>
            <w:rPr>
              <w:rFonts w:asciiTheme="minorHAnsi" w:cstheme="minorBidi"/>
              <w:noProof/>
              <w:kern w:val="2"/>
              <w:sz w:val="21"/>
              <w:szCs w:val="22"/>
            </w:rPr>
          </w:pPr>
          <w:hyperlink w:anchor="_Toc491952464" w:history="1">
            <w:r w:rsidRPr="00700AE0">
              <w:rPr>
                <w:rStyle w:val="af"/>
                <w:noProof/>
              </w:rPr>
              <w:t>5.2.3大文件上传</w:t>
            </w:r>
            <w:r>
              <w:rPr>
                <w:noProof/>
                <w:webHidden/>
              </w:rPr>
              <w:tab/>
            </w:r>
            <w:r>
              <w:rPr>
                <w:noProof/>
                <w:webHidden/>
              </w:rPr>
              <w:fldChar w:fldCharType="begin"/>
            </w:r>
            <w:r>
              <w:rPr>
                <w:noProof/>
                <w:webHidden/>
              </w:rPr>
              <w:instrText xml:space="preserve"> PAGEREF _Toc491952464 \h </w:instrText>
            </w:r>
            <w:r>
              <w:rPr>
                <w:noProof/>
                <w:webHidden/>
              </w:rPr>
            </w:r>
            <w:r>
              <w:rPr>
                <w:noProof/>
                <w:webHidden/>
              </w:rPr>
              <w:fldChar w:fldCharType="separate"/>
            </w:r>
            <w:r>
              <w:rPr>
                <w:noProof/>
                <w:webHidden/>
              </w:rPr>
              <w:t>34</w:t>
            </w:r>
            <w:r>
              <w:rPr>
                <w:noProof/>
                <w:webHidden/>
              </w:rPr>
              <w:fldChar w:fldCharType="end"/>
            </w:r>
          </w:hyperlink>
        </w:p>
        <w:p w14:paraId="5FEDE1C7" w14:textId="148CEF09" w:rsidR="002A73B6" w:rsidRDefault="002A73B6">
          <w:pPr>
            <w:pStyle w:val="33"/>
            <w:tabs>
              <w:tab w:val="right" w:leader="dot" w:pos="8302"/>
            </w:tabs>
            <w:ind w:left="960"/>
            <w:rPr>
              <w:rFonts w:asciiTheme="minorHAnsi" w:cstheme="minorBidi"/>
              <w:noProof/>
              <w:kern w:val="2"/>
              <w:sz w:val="21"/>
              <w:szCs w:val="22"/>
            </w:rPr>
          </w:pPr>
          <w:hyperlink w:anchor="_Toc491952465" w:history="1">
            <w:r w:rsidRPr="00700AE0">
              <w:rPr>
                <w:rStyle w:val="af"/>
                <w:noProof/>
              </w:rPr>
              <w:t>5.2.4本地缓存</w:t>
            </w:r>
            <w:r>
              <w:rPr>
                <w:noProof/>
                <w:webHidden/>
              </w:rPr>
              <w:tab/>
            </w:r>
            <w:r>
              <w:rPr>
                <w:noProof/>
                <w:webHidden/>
              </w:rPr>
              <w:fldChar w:fldCharType="begin"/>
            </w:r>
            <w:r>
              <w:rPr>
                <w:noProof/>
                <w:webHidden/>
              </w:rPr>
              <w:instrText xml:space="preserve"> PAGEREF _Toc491952465 \h </w:instrText>
            </w:r>
            <w:r>
              <w:rPr>
                <w:noProof/>
                <w:webHidden/>
              </w:rPr>
            </w:r>
            <w:r>
              <w:rPr>
                <w:noProof/>
                <w:webHidden/>
              </w:rPr>
              <w:fldChar w:fldCharType="separate"/>
            </w:r>
            <w:r>
              <w:rPr>
                <w:noProof/>
                <w:webHidden/>
              </w:rPr>
              <w:t>35</w:t>
            </w:r>
            <w:r>
              <w:rPr>
                <w:noProof/>
                <w:webHidden/>
              </w:rPr>
              <w:fldChar w:fldCharType="end"/>
            </w:r>
          </w:hyperlink>
        </w:p>
        <w:p w14:paraId="43FB83A8" w14:textId="428C815F" w:rsidR="002A73B6" w:rsidRDefault="002A73B6">
          <w:pPr>
            <w:pStyle w:val="33"/>
            <w:tabs>
              <w:tab w:val="right" w:leader="dot" w:pos="8302"/>
            </w:tabs>
            <w:ind w:left="960"/>
            <w:rPr>
              <w:rFonts w:asciiTheme="minorHAnsi" w:cstheme="minorBidi"/>
              <w:noProof/>
              <w:kern w:val="2"/>
              <w:sz w:val="21"/>
              <w:szCs w:val="22"/>
            </w:rPr>
          </w:pPr>
          <w:hyperlink w:anchor="_Toc491952466" w:history="1">
            <w:r w:rsidRPr="00700AE0">
              <w:rPr>
                <w:rStyle w:val="af"/>
                <w:noProof/>
              </w:rPr>
              <w:t>5.2.5 LRU替换策略</w:t>
            </w:r>
            <w:r>
              <w:rPr>
                <w:noProof/>
                <w:webHidden/>
              </w:rPr>
              <w:tab/>
            </w:r>
            <w:r>
              <w:rPr>
                <w:noProof/>
                <w:webHidden/>
              </w:rPr>
              <w:fldChar w:fldCharType="begin"/>
            </w:r>
            <w:r>
              <w:rPr>
                <w:noProof/>
                <w:webHidden/>
              </w:rPr>
              <w:instrText xml:space="preserve"> PAGEREF _Toc491952466 \h </w:instrText>
            </w:r>
            <w:r>
              <w:rPr>
                <w:noProof/>
                <w:webHidden/>
              </w:rPr>
            </w:r>
            <w:r>
              <w:rPr>
                <w:noProof/>
                <w:webHidden/>
              </w:rPr>
              <w:fldChar w:fldCharType="separate"/>
            </w:r>
            <w:r>
              <w:rPr>
                <w:noProof/>
                <w:webHidden/>
              </w:rPr>
              <w:t>36</w:t>
            </w:r>
            <w:r>
              <w:rPr>
                <w:noProof/>
                <w:webHidden/>
              </w:rPr>
              <w:fldChar w:fldCharType="end"/>
            </w:r>
          </w:hyperlink>
        </w:p>
        <w:p w14:paraId="22F6A13F" w14:textId="426395E3" w:rsidR="002A73B6" w:rsidRDefault="002A73B6">
          <w:pPr>
            <w:pStyle w:val="33"/>
            <w:tabs>
              <w:tab w:val="right" w:leader="dot" w:pos="8302"/>
            </w:tabs>
            <w:ind w:left="960"/>
            <w:rPr>
              <w:rFonts w:asciiTheme="minorHAnsi" w:cstheme="minorBidi"/>
              <w:noProof/>
              <w:kern w:val="2"/>
              <w:sz w:val="21"/>
              <w:szCs w:val="22"/>
            </w:rPr>
          </w:pPr>
          <w:hyperlink w:anchor="_Toc491952467" w:history="1">
            <w:r w:rsidRPr="00700AE0">
              <w:rPr>
                <w:rStyle w:val="af"/>
                <w:noProof/>
              </w:rPr>
              <w:t>5.2.6 Firefox扩展</w:t>
            </w:r>
            <w:r>
              <w:rPr>
                <w:noProof/>
                <w:webHidden/>
              </w:rPr>
              <w:tab/>
            </w:r>
            <w:r>
              <w:rPr>
                <w:noProof/>
                <w:webHidden/>
              </w:rPr>
              <w:fldChar w:fldCharType="begin"/>
            </w:r>
            <w:r>
              <w:rPr>
                <w:noProof/>
                <w:webHidden/>
              </w:rPr>
              <w:instrText xml:space="preserve"> PAGEREF _Toc491952467 \h </w:instrText>
            </w:r>
            <w:r>
              <w:rPr>
                <w:noProof/>
                <w:webHidden/>
              </w:rPr>
            </w:r>
            <w:r>
              <w:rPr>
                <w:noProof/>
                <w:webHidden/>
              </w:rPr>
              <w:fldChar w:fldCharType="separate"/>
            </w:r>
            <w:r>
              <w:rPr>
                <w:noProof/>
                <w:webHidden/>
              </w:rPr>
              <w:t>37</w:t>
            </w:r>
            <w:r>
              <w:rPr>
                <w:noProof/>
                <w:webHidden/>
              </w:rPr>
              <w:fldChar w:fldCharType="end"/>
            </w:r>
          </w:hyperlink>
        </w:p>
        <w:p w14:paraId="6A949FDD" w14:textId="4A5045D1" w:rsidR="002A73B6" w:rsidRDefault="002A73B6">
          <w:pPr>
            <w:pStyle w:val="33"/>
            <w:tabs>
              <w:tab w:val="right" w:leader="dot" w:pos="8302"/>
            </w:tabs>
            <w:ind w:left="960"/>
            <w:rPr>
              <w:rFonts w:asciiTheme="minorHAnsi" w:cstheme="minorBidi"/>
              <w:noProof/>
              <w:kern w:val="2"/>
              <w:sz w:val="21"/>
              <w:szCs w:val="22"/>
            </w:rPr>
          </w:pPr>
          <w:hyperlink w:anchor="_Toc491952468" w:history="1">
            <w:r w:rsidRPr="00700AE0">
              <w:rPr>
                <w:rStyle w:val="af"/>
                <w:noProof/>
              </w:rPr>
              <w:t>5.2.7 Java SDK</w:t>
            </w:r>
            <w:r>
              <w:rPr>
                <w:noProof/>
                <w:webHidden/>
              </w:rPr>
              <w:tab/>
            </w:r>
            <w:r>
              <w:rPr>
                <w:noProof/>
                <w:webHidden/>
              </w:rPr>
              <w:fldChar w:fldCharType="begin"/>
            </w:r>
            <w:r>
              <w:rPr>
                <w:noProof/>
                <w:webHidden/>
              </w:rPr>
              <w:instrText xml:space="preserve"> PAGEREF _Toc491952468 \h </w:instrText>
            </w:r>
            <w:r>
              <w:rPr>
                <w:noProof/>
                <w:webHidden/>
              </w:rPr>
            </w:r>
            <w:r>
              <w:rPr>
                <w:noProof/>
                <w:webHidden/>
              </w:rPr>
              <w:fldChar w:fldCharType="separate"/>
            </w:r>
            <w:r>
              <w:rPr>
                <w:noProof/>
                <w:webHidden/>
              </w:rPr>
              <w:t>40</w:t>
            </w:r>
            <w:r>
              <w:rPr>
                <w:noProof/>
                <w:webHidden/>
              </w:rPr>
              <w:fldChar w:fldCharType="end"/>
            </w:r>
          </w:hyperlink>
        </w:p>
        <w:p w14:paraId="62C5C10B" w14:textId="688C7A2E" w:rsidR="002A73B6" w:rsidRDefault="002A73B6">
          <w:pPr>
            <w:pStyle w:val="11"/>
            <w:rPr>
              <w:rFonts w:asciiTheme="minorHAnsi" w:cstheme="minorBidi"/>
              <w:noProof/>
              <w:kern w:val="2"/>
              <w:sz w:val="21"/>
              <w:szCs w:val="22"/>
            </w:rPr>
          </w:pPr>
          <w:hyperlink w:anchor="_Toc491952469" w:history="1">
            <w:r w:rsidRPr="00700AE0">
              <w:rPr>
                <w:rStyle w:val="af"/>
                <w:rFonts w:ascii="Times New Roman" w:hAnsi="Times New Roman"/>
                <w:noProof/>
              </w:rPr>
              <w:t>第六章</w:t>
            </w:r>
            <w:r w:rsidRPr="00700AE0">
              <w:rPr>
                <w:rStyle w:val="af"/>
                <w:rFonts w:ascii="Times New Roman" w:hAnsi="Times New Roman"/>
                <w:noProof/>
              </w:rPr>
              <w:t xml:space="preserve"> </w:t>
            </w:r>
            <w:r w:rsidRPr="00700AE0">
              <w:rPr>
                <w:rStyle w:val="af"/>
                <w:rFonts w:ascii="Times New Roman" w:hAnsi="Times New Roman"/>
                <w:noProof/>
              </w:rPr>
              <w:t>云备份中间件优化系统测试</w:t>
            </w:r>
            <w:r>
              <w:rPr>
                <w:noProof/>
                <w:webHidden/>
              </w:rPr>
              <w:tab/>
            </w:r>
            <w:r>
              <w:rPr>
                <w:noProof/>
                <w:webHidden/>
              </w:rPr>
              <w:fldChar w:fldCharType="begin"/>
            </w:r>
            <w:r>
              <w:rPr>
                <w:noProof/>
                <w:webHidden/>
              </w:rPr>
              <w:instrText xml:space="preserve"> PAGEREF _Toc491952469 \h </w:instrText>
            </w:r>
            <w:r>
              <w:rPr>
                <w:noProof/>
                <w:webHidden/>
              </w:rPr>
            </w:r>
            <w:r>
              <w:rPr>
                <w:noProof/>
                <w:webHidden/>
              </w:rPr>
              <w:fldChar w:fldCharType="separate"/>
            </w:r>
            <w:r>
              <w:rPr>
                <w:noProof/>
                <w:webHidden/>
              </w:rPr>
              <w:t>43</w:t>
            </w:r>
            <w:r>
              <w:rPr>
                <w:noProof/>
                <w:webHidden/>
              </w:rPr>
              <w:fldChar w:fldCharType="end"/>
            </w:r>
          </w:hyperlink>
        </w:p>
        <w:p w14:paraId="578BA214" w14:textId="245E6D4D" w:rsidR="002A73B6" w:rsidRDefault="002A73B6">
          <w:pPr>
            <w:pStyle w:val="24"/>
            <w:tabs>
              <w:tab w:val="right" w:leader="dot" w:pos="8302"/>
            </w:tabs>
            <w:ind w:left="480"/>
            <w:rPr>
              <w:rFonts w:asciiTheme="minorHAnsi" w:cstheme="minorBidi"/>
              <w:noProof/>
              <w:kern w:val="2"/>
              <w:sz w:val="21"/>
              <w:szCs w:val="22"/>
            </w:rPr>
          </w:pPr>
          <w:hyperlink w:anchor="_Toc491952470" w:history="1">
            <w:r w:rsidRPr="00700AE0">
              <w:rPr>
                <w:rStyle w:val="af"/>
                <w:noProof/>
              </w:rPr>
              <w:t>6.1 测试环境部署</w:t>
            </w:r>
            <w:r>
              <w:rPr>
                <w:noProof/>
                <w:webHidden/>
              </w:rPr>
              <w:tab/>
            </w:r>
            <w:r>
              <w:rPr>
                <w:noProof/>
                <w:webHidden/>
              </w:rPr>
              <w:fldChar w:fldCharType="begin"/>
            </w:r>
            <w:r>
              <w:rPr>
                <w:noProof/>
                <w:webHidden/>
              </w:rPr>
              <w:instrText xml:space="preserve"> PAGEREF _Toc491952470 \h </w:instrText>
            </w:r>
            <w:r>
              <w:rPr>
                <w:noProof/>
                <w:webHidden/>
              </w:rPr>
            </w:r>
            <w:r>
              <w:rPr>
                <w:noProof/>
                <w:webHidden/>
              </w:rPr>
              <w:fldChar w:fldCharType="separate"/>
            </w:r>
            <w:r>
              <w:rPr>
                <w:noProof/>
                <w:webHidden/>
              </w:rPr>
              <w:t>43</w:t>
            </w:r>
            <w:r>
              <w:rPr>
                <w:noProof/>
                <w:webHidden/>
              </w:rPr>
              <w:fldChar w:fldCharType="end"/>
            </w:r>
          </w:hyperlink>
        </w:p>
        <w:p w14:paraId="22D5C65D" w14:textId="5B95EA33" w:rsidR="002A73B6" w:rsidRDefault="002A73B6">
          <w:pPr>
            <w:pStyle w:val="24"/>
            <w:tabs>
              <w:tab w:val="right" w:leader="dot" w:pos="8302"/>
            </w:tabs>
            <w:ind w:left="480"/>
            <w:rPr>
              <w:rFonts w:asciiTheme="minorHAnsi" w:cstheme="minorBidi"/>
              <w:noProof/>
              <w:kern w:val="2"/>
              <w:sz w:val="21"/>
              <w:szCs w:val="22"/>
            </w:rPr>
          </w:pPr>
          <w:hyperlink w:anchor="_Toc491952471" w:history="1">
            <w:r w:rsidRPr="00700AE0">
              <w:rPr>
                <w:rStyle w:val="af"/>
                <w:noProof/>
              </w:rPr>
              <w:t>6.2 测试目标</w:t>
            </w:r>
            <w:r>
              <w:rPr>
                <w:noProof/>
                <w:webHidden/>
              </w:rPr>
              <w:tab/>
            </w:r>
            <w:r>
              <w:rPr>
                <w:noProof/>
                <w:webHidden/>
              </w:rPr>
              <w:fldChar w:fldCharType="begin"/>
            </w:r>
            <w:r>
              <w:rPr>
                <w:noProof/>
                <w:webHidden/>
              </w:rPr>
              <w:instrText xml:space="preserve"> PAGEREF _Toc491952471 \h </w:instrText>
            </w:r>
            <w:r>
              <w:rPr>
                <w:noProof/>
                <w:webHidden/>
              </w:rPr>
            </w:r>
            <w:r>
              <w:rPr>
                <w:noProof/>
                <w:webHidden/>
              </w:rPr>
              <w:fldChar w:fldCharType="separate"/>
            </w:r>
            <w:r>
              <w:rPr>
                <w:noProof/>
                <w:webHidden/>
              </w:rPr>
              <w:t>43</w:t>
            </w:r>
            <w:r>
              <w:rPr>
                <w:noProof/>
                <w:webHidden/>
              </w:rPr>
              <w:fldChar w:fldCharType="end"/>
            </w:r>
          </w:hyperlink>
        </w:p>
        <w:p w14:paraId="7E27A33D" w14:textId="2C374AAC" w:rsidR="002A73B6" w:rsidRDefault="002A73B6">
          <w:pPr>
            <w:pStyle w:val="24"/>
            <w:tabs>
              <w:tab w:val="right" w:leader="dot" w:pos="8302"/>
            </w:tabs>
            <w:ind w:left="480"/>
            <w:rPr>
              <w:rFonts w:asciiTheme="minorHAnsi" w:cstheme="minorBidi"/>
              <w:noProof/>
              <w:kern w:val="2"/>
              <w:sz w:val="21"/>
              <w:szCs w:val="22"/>
            </w:rPr>
          </w:pPr>
          <w:hyperlink w:anchor="_Toc491952472" w:history="1">
            <w:r w:rsidRPr="00700AE0">
              <w:rPr>
                <w:rStyle w:val="af"/>
                <w:noProof/>
              </w:rPr>
              <w:t>6.3 功能测试</w:t>
            </w:r>
            <w:r>
              <w:rPr>
                <w:noProof/>
                <w:webHidden/>
              </w:rPr>
              <w:tab/>
            </w:r>
            <w:r>
              <w:rPr>
                <w:noProof/>
                <w:webHidden/>
              </w:rPr>
              <w:fldChar w:fldCharType="begin"/>
            </w:r>
            <w:r>
              <w:rPr>
                <w:noProof/>
                <w:webHidden/>
              </w:rPr>
              <w:instrText xml:space="preserve"> PAGEREF _Toc491952472 \h </w:instrText>
            </w:r>
            <w:r>
              <w:rPr>
                <w:noProof/>
                <w:webHidden/>
              </w:rPr>
            </w:r>
            <w:r>
              <w:rPr>
                <w:noProof/>
                <w:webHidden/>
              </w:rPr>
              <w:fldChar w:fldCharType="separate"/>
            </w:r>
            <w:r>
              <w:rPr>
                <w:noProof/>
                <w:webHidden/>
              </w:rPr>
              <w:t>44</w:t>
            </w:r>
            <w:r>
              <w:rPr>
                <w:noProof/>
                <w:webHidden/>
              </w:rPr>
              <w:fldChar w:fldCharType="end"/>
            </w:r>
          </w:hyperlink>
        </w:p>
        <w:p w14:paraId="51AE69F9" w14:textId="3EA79265" w:rsidR="002A73B6" w:rsidRDefault="002A73B6">
          <w:pPr>
            <w:pStyle w:val="33"/>
            <w:tabs>
              <w:tab w:val="right" w:leader="dot" w:pos="8302"/>
            </w:tabs>
            <w:ind w:left="960"/>
            <w:rPr>
              <w:rFonts w:asciiTheme="minorHAnsi" w:cstheme="minorBidi"/>
              <w:noProof/>
              <w:kern w:val="2"/>
              <w:sz w:val="21"/>
              <w:szCs w:val="22"/>
            </w:rPr>
          </w:pPr>
          <w:hyperlink w:anchor="_Toc491952473" w:history="1">
            <w:r w:rsidRPr="00700AE0">
              <w:rPr>
                <w:rStyle w:val="af"/>
                <w:noProof/>
              </w:rPr>
              <w:t>6.3.1 持久会话管理功能测试</w:t>
            </w:r>
            <w:r>
              <w:rPr>
                <w:noProof/>
                <w:webHidden/>
              </w:rPr>
              <w:tab/>
            </w:r>
            <w:r>
              <w:rPr>
                <w:noProof/>
                <w:webHidden/>
              </w:rPr>
              <w:fldChar w:fldCharType="begin"/>
            </w:r>
            <w:r>
              <w:rPr>
                <w:noProof/>
                <w:webHidden/>
              </w:rPr>
              <w:instrText xml:space="preserve"> PAGEREF _Toc491952473 \h </w:instrText>
            </w:r>
            <w:r>
              <w:rPr>
                <w:noProof/>
                <w:webHidden/>
              </w:rPr>
            </w:r>
            <w:r>
              <w:rPr>
                <w:noProof/>
                <w:webHidden/>
              </w:rPr>
              <w:fldChar w:fldCharType="separate"/>
            </w:r>
            <w:r>
              <w:rPr>
                <w:noProof/>
                <w:webHidden/>
              </w:rPr>
              <w:t>44</w:t>
            </w:r>
            <w:r>
              <w:rPr>
                <w:noProof/>
                <w:webHidden/>
              </w:rPr>
              <w:fldChar w:fldCharType="end"/>
            </w:r>
          </w:hyperlink>
        </w:p>
        <w:p w14:paraId="2B245764" w14:textId="55A51BB0" w:rsidR="002A73B6" w:rsidRDefault="002A73B6">
          <w:pPr>
            <w:pStyle w:val="33"/>
            <w:tabs>
              <w:tab w:val="right" w:leader="dot" w:pos="8302"/>
            </w:tabs>
            <w:ind w:left="960"/>
            <w:rPr>
              <w:rFonts w:asciiTheme="minorHAnsi" w:cstheme="minorBidi"/>
              <w:noProof/>
              <w:kern w:val="2"/>
              <w:sz w:val="21"/>
              <w:szCs w:val="22"/>
            </w:rPr>
          </w:pPr>
          <w:hyperlink w:anchor="_Toc491952474" w:history="1">
            <w:r w:rsidRPr="00700AE0">
              <w:rPr>
                <w:rStyle w:val="af"/>
                <w:noProof/>
              </w:rPr>
              <w:t>6.3.2 大文件上传功能测试</w:t>
            </w:r>
            <w:r>
              <w:rPr>
                <w:noProof/>
                <w:webHidden/>
              </w:rPr>
              <w:tab/>
            </w:r>
            <w:r>
              <w:rPr>
                <w:noProof/>
                <w:webHidden/>
              </w:rPr>
              <w:fldChar w:fldCharType="begin"/>
            </w:r>
            <w:r>
              <w:rPr>
                <w:noProof/>
                <w:webHidden/>
              </w:rPr>
              <w:instrText xml:space="preserve"> PAGEREF _Toc491952474 \h </w:instrText>
            </w:r>
            <w:r>
              <w:rPr>
                <w:noProof/>
                <w:webHidden/>
              </w:rPr>
            </w:r>
            <w:r>
              <w:rPr>
                <w:noProof/>
                <w:webHidden/>
              </w:rPr>
              <w:fldChar w:fldCharType="separate"/>
            </w:r>
            <w:r>
              <w:rPr>
                <w:noProof/>
                <w:webHidden/>
              </w:rPr>
              <w:t>45</w:t>
            </w:r>
            <w:r>
              <w:rPr>
                <w:noProof/>
                <w:webHidden/>
              </w:rPr>
              <w:fldChar w:fldCharType="end"/>
            </w:r>
          </w:hyperlink>
        </w:p>
        <w:p w14:paraId="2C395A51" w14:textId="48786D80" w:rsidR="002A73B6" w:rsidRDefault="002A73B6">
          <w:pPr>
            <w:pStyle w:val="33"/>
            <w:tabs>
              <w:tab w:val="right" w:leader="dot" w:pos="8302"/>
            </w:tabs>
            <w:ind w:left="960"/>
            <w:rPr>
              <w:rFonts w:asciiTheme="minorHAnsi" w:cstheme="minorBidi"/>
              <w:noProof/>
              <w:kern w:val="2"/>
              <w:sz w:val="21"/>
              <w:szCs w:val="22"/>
            </w:rPr>
          </w:pPr>
          <w:hyperlink w:anchor="_Toc491952475" w:history="1">
            <w:r w:rsidRPr="00700AE0">
              <w:rPr>
                <w:rStyle w:val="af"/>
                <w:noProof/>
              </w:rPr>
              <w:t>6.3.3 本地缓存功能测试</w:t>
            </w:r>
            <w:r>
              <w:rPr>
                <w:noProof/>
                <w:webHidden/>
              </w:rPr>
              <w:tab/>
            </w:r>
            <w:r>
              <w:rPr>
                <w:noProof/>
                <w:webHidden/>
              </w:rPr>
              <w:fldChar w:fldCharType="begin"/>
            </w:r>
            <w:r>
              <w:rPr>
                <w:noProof/>
                <w:webHidden/>
              </w:rPr>
              <w:instrText xml:space="preserve"> PAGEREF _Toc491952475 \h </w:instrText>
            </w:r>
            <w:r>
              <w:rPr>
                <w:noProof/>
                <w:webHidden/>
              </w:rPr>
            </w:r>
            <w:r>
              <w:rPr>
                <w:noProof/>
                <w:webHidden/>
              </w:rPr>
              <w:fldChar w:fldCharType="separate"/>
            </w:r>
            <w:r>
              <w:rPr>
                <w:noProof/>
                <w:webHidden/>
              </w:rPr>
              <w:t>46</w:t>
            </w:r>
            <w:r>
              <w:rPr>
                <w:noProof/>
                <w:webHidden/>
              </w:rPr>
              <w:fldChar w:fldCharType="end"/>
            </w:r>
          </w:hyperlink>
        </w:p>
        <w:p w14:paraId="2F4A97BD" w14:textId="6A45E297" w:rsidR="002A73B6" w:rsidRDefault="002A73B6">
          <w:pPr>
            <w:pStyle w:val="33"/>
            <w:tabs>
              <w:tab w:val="right" w:leader="dot" w:pos="8302"/>
            </w:tabs>
            <w:ind w:left="960"/>
            <w:rPr>
              <w:rFonts w:asciiTheme="minorHAnsi" w:cstheme="minorBidi"/>
              <w:noProof/>
              <w:kern w:val="2"/>
              <w:sz w:val="21"/>
              <w:szCs w:val="22"/>
            </w:rPr>
          </w:pPr>
          <w:hyperlink w:anchor="_Toc491952476" w:history="1">
            <w:r w:rsidRPr="00700AE0">
              <w:rPr>
                <w:rStyle w:val="af"/>
                <w:noProof/>
              </w:rPr>
              <w:t>6.3.4 多应用适配功能测试</w:t>
            </w:r>
            <w:r>
              <w:rPr>
                <w:noProof/>
                <w:webHidden/>
              </w:rPr>
              <w:tab/>
            </w:r>
            <w:r>
              <w:rPr>
                <w:noProof/>
                <w:webHidden/>
              </w:rPr>
              <w:fldChar w:fldCharType="begin"/>
            </w:r>
            <w:r>
              <w:rPr>
                <w:noProof/>
                <w:webHidden/>
              </w:rPr>
              <w:instrText xml:space="preserve"> PAGEREF _Toc491952476 \h </w:instrText>
            </w:r>
            <w:r>
              <w:rPr>
                <w:noProof/>
                <w:webHidden/>
              </w:rPr>
            </w:r>
            <w:r>
              <w:rPr>
                <w:noProof/>
                <w:webHidden/>
              </w:rPr>
              <w:fldChar w:fldCharType="separate"/>
            </w:r>
            <w:r>
              <w:rPr>
                <w:noProof/>
                <w:webHidden/>
              </w:rPr>
              <w:t>47</w:t>
            </w:r>
            <w:r>
              <w:rPr>
                <w:noProof/>
                <w:webHidden/>
              </w:rPr>
              <w:fldChar w:fldCharType="end"/>
            </w:r>
          </w:hyperlink>
        </w:p>
        <w:p w14:paraId="5BABFDFB" w14:textId="75CE05FA" w:rsidR="002A73B6" w:rsidRDefault="002A73B6">
          <w:pPr>
            <w:pStyle w:val="24"/>
            <w:tabs>
              <w:tab w:val="right" w:leader="dot" w:pos="8302"/>
            </w:tabs>
            <w:ind w:left="480"/>
            <w:rPr>
              <w:rFonts w:asciiTheme="minorHAnsi" w:cstheme="minorBidi"/>
              <w:noProof/>
              <w:kern w:val="2"/>
              <w:sz w:val="21"/>
              <w:szCs w:val="22"/>
            </w:rPr>
          </w:pPr>
          <w:hyperlink w:anchor="_Toc491952477" w:history="1">
            <w:r w:rsidRPr="00700AE0">
              <w:rPr>
                <w:rStyle w:val="af"/>
                <w:noProof/>
              </w:rPr>
              <w:t>6.4 性能分析</w:t>
            </w:r>
            <w:r>
              <w:rPr>
                <w:noProof/>
                <w:webHidden/>
              </w:rPr>
              <w:tab/>
            </w:r>
            <w:r>
              <w:rPr>
                <w:noProof/>
                <w:webHidden/>
              </w:rPr>
              <w:fldChar w:fldCharType="begin"/>
            </w:r>
            <w:r>
              <w:rPr>
                <w:noProof/>
                <w:webHidden/>
              </w:rPr>
              <w:instrText xml:space="preserve"> PAGEREF _Toc491952477 \h </w:instrText>
            </w:r>
            <w:r>
              <w:rPr>
                <w:noProof/>
                <w:webHidden/>
              </w:rPr>
            </w:r>
            <w:r>
              <w:rPr>
                <w:noProof/>
                <w:webHidden/>
              </w:rPr>
              <w:fldChar w:fldCharType="separate"/>
            </w:r>
            <w:r>
              <w:rPr>
                <w:noProof/>
                <w:webHidden/>
              </w:rPr>
              <w:t>49</w:t>
            </w:r>
            <w:r>
              <w:rPr>
                <w:noProof/>
                <w:webHidden/>
              </w:rPr>
              <w:fldChar w:fldCharType="end"/>
            </w:r>
          </w:hyperlink>
        </w:p>
        <w:p w14:paraId="703B7B98" w14:textId="34C30F27" w:rsidR="002A73B6" w:rsidRDefault="002A73B6">
          <w:pPr>
            <w:pStyle w:val="33"/>
            <w:tabs>
              <w:tab w:val="right" w:leader="dot" w:pos="8302"/>
            </w:tabs>
            <w:ind w:left="960"/>
            <w:rPr>
              <w:rFonts w:asciiTheme="minorHAnsi" w:cstheme="minorBidi"/>
              <w:noProof/>
              <w:kern w:val="2"/>
              <w:sz w:val="21"/>
              <w:szCs w:val="22"/>
            </w:rPr>
          </w:pPr>
          <w:hyperlink w:anchor="_Toc491952478" w:history="1">
            <w:r w:rsidRPr="00700AE0">
              <w:rPr>
                <w:rStyle w:val="af"/>
                <w:noProof/>
              </w:rPr>
              <w:t>6.4.1安全性分析</w:t>
            </w:r>
            <w:r>
              <w:rPr>
                <w:noProof/>
                <w:webHidden/>
              </w:rPr>
              <w:tab/>
            </w:r>
            <w:r>
              <w:rPr>
                <w:noProof/>
                <w:webHidden/>
              </w:rPr>
              <w:fldChar w:fldCharType="begin"/>
            </w:r>
            <w:r>
              <w:rPr>
                <w:noProof/>
                <w:webHidden/>
              </w:rPr>
              <w:instrText xml:space="preserve"> PAGEREF _Toc491952478 \h </w:instrText>
            </w:r>
            <w:r>
              <w:rPr>
                <w:noProof/>
                <w:webHidden/>
              </w:rPr>
            </w:r>
            <w:r>
              <w:rPr>
                <w:noProof/>
                <w:webHidden/>
              </w:rPr>
              <w:fldChar w:fldCharType="separate"/>
            </w:r>
            <w:r>
              <w:rPr>
                <w:noProof/>
                <w:webHidden/>
              </w:rPr>
              <w:t>49</w:t>
            </w:r>
            <w:r>
              <w:rPr>
                <w:noProof/>
                <w:webHidden/>
              </w:rPr>
              <w:fldChar w:fldCharType="end"/>
            </w:r>
          </w:hyperlink>
        </w:p>
        <w:p w14:paraId="35016843" w14:textId="29E60251" w:rsidR="002A73B6" w:rsidRDefault="002A73B6">
          <w:pPr>
            <w:pStyle w:val="33"/>
            <w:tabs>
              <w:tab w:val="right" w:leader="dot" w:pos="8302"/>
            </w:tabs>
            <w:ind w:left="960"/>
            <w:rPr>
              <w:rFonts w:asciiTheme="minorHAnsi" w:cstheme="minorBidi"/>
              <w:noProof/>
              <w:kern w:val="2"/>
              <w:sz w:val="21"/>
              <w:szCs w:val="22"/>
            </w:rPr>
          </w:pPr>
          <w:hyperlink w:anchor="_Toc491952479" w:history="1">
            <w:r w:rsidRPr="00700AE0">
              <w:rPr>
                <w:rStyle w:val="af"/>
                <w:noProof/>
              </w:rPr>
              <w:t>6.4.2稳定性分析</w:t>
            </w:r>
            <w:r>
              <w:rPr>
                <w:noProof/>
                <w:webHidden/>
              </w:rPr>
              <w:tab/>
            </w:r>
            <w:r>
              <w:rPr>
                <w:noProof/>
                <w:webHidden/>
              </w:rPr>
              <w:fldChar w:fldCharType="begin"/>
            </w:r>
            <w:r>
              <w:rPr>
                <w:noProof/>
                <w:webHidden/>
              </w:rPr>
              <w:instrText xml:space="preserve"> PAGEREF _Toc491952479 \h </w:instrText>
            </w:r>
            <w:r>
              <w:rPr>
                <w:noProof/>
                <w:webHidden/>
              </w:rPr>
            </w:r>
            <w:r>
              <w:rPr>
                <w:noProof/>
                <w:webHidden/>
              </w:rPr>
              <w:fldChar w:fldCharType="separate"/>
            </w:r>
            <w:r>
              <w:rPr>
                <w:noProof/>
                <w:webHidden/>
              </w:rPr>
              <w:t>50</w:t>
            </w:r>
            <w:r>
              <w:rPr>
                <w:noProof/>
                <w:webHidden/>
              </w:rPr>
              <w:fldChar w:fldCharType="end"/>
            </w:r>
          </w:hyperlink>
        </w:p>
        <w:p w14:paraId="12099780" w14:textId="44205556" w:rsidR="002A73B6" w:rsidRDefault="002A73B6">
          <w:pPr>
            <w:pStyle w:val="24"/>
            <w:tabs>
              <w:tab w:val="right" w:leader="dot" w:pos="8302"/>
            </w:tabs>
            <w:ind w:left="480"/>
            <w:rPr>
              <w:rFonts w:asciiTheme="minorHAnsi" w:cstheme="minorBidi"/>
              <w:noProof/>
              <w:kern w:val="2"/>
              <w:sz w:val="21"/>
              <w:szCs w:val="22"/>
            </w:rPr>
          </w:pPr>
          <w:hyperlink w:anchor="_Toc491952480" w:history="1">
            <w:r w:rsidRPr="00700AE0">
              <w:rPr>
                <w:rStyle w:val="af"/>
                <w:noProof/>
              </w:rPr>
              <w:t>6.5 对比分析</w:t>
            </w:r>
            <w:r>
              <w:rPr>
                <w:noProof/>
                <w:webHidden/>
              </w:rPr>
              <w:tab/>
            </w:r>
            <w:r>
              <w:rPr>
                <w:noProof/>
                <w:webHidden/>
              </w:rPr>
              <w:fldChar w:fldCharType="begin"/>
            </w:r>
            <w:r>
              <w:rPr>
                <w:noProof/>
                <w:webHidden/>
              </w:rPr>
              <w:instrText xml:space="preserve"> PAGEREF _Toc491952480 \h </w:instrText>
            </w:r>
            <w:r>
              <w:rPr>
                <w:noProof/>
                <w:webHidden/>
              </w:rPr>
            </w:r>
            <w:r>
              <w:rPr>
                <w:noProof/>
                <w:webHidden/>
              </w:rPr>
              <w:fldChar w:fldCharType="separate"/>
            </w:r>
            <w:r>
              <w:rPr>
                <w:noProof/>
                <w:webHidden/>
              </w:rPr>
              <w:t>51</w:t>
            </w:r>
            <w:r>
              <w:rPr>
                <w:noProof/>
                <w:webHidden/>
              </w:rPr>
              <w:fldChar w:fldCharType="end"/>
            </w:r>
          </w:hyperlink>
        </w:p>
        <w:p w14:paraId="1505D614" w14:textId="65C6B83E" w:rsidR="002A73B6" w:rsidRDefault="002A73B6">
          <w:pPr>
            <w:pStyle w:val="33"/>
            <w:tabs>
              <w:tab w:val="right" w:leader="dot" w:pos="8302"/>
            </w:tabs>
            <w:ind w:left="960"/>
            <w:rPr>
              <w:rFonts w:asciiTheme="minorHAnsi" w:cstheme="minorBidi"/>
              <w:noProof/>
              <w:kern w:val="2"/>
              <w:sz w:val="21"/>
              <w:szCs w:val="22"/>
            </w:rPr>
          </w:pPr>
          <w:hyperlink w:anchor="_Toc491952481" w:history="1">
            <w:r w:rsidRPr="00700AE0">
              <w:rPr>
                <w:rStyle w:val="af"/>
                <w:noProof/>
              </w:rPr>
              <w:t>6.5.1原中间系统对比分析</w:t>
            </w:r>
            <w:r>
              <w:rPr>
                <w:noProof/>
                <w:webHidden/>
              </w:rPr>
              <w:tab/>
            </w:r>
            <w:r>
              <w:rPr>
                <w:noProof/>
                <w:webHidden/>
              </w:rPr>
              <w:fldChar w:fldCharType="begin"/>
            </w:r>
            <w:r>
              <w:rPr>
                <w:noProof/>
                <w:webHidden/>
              </w:rPr>
              <w:instrText xml:space="preserve"> PAGEREF _Toc491952481 \h </w:instrText>
            </w:r>
            <w:r>
              <w:rPr>
                <w:noProof/>
                <w:webHidden/>
              </w:rPr>
            </w:r>
            <w:r>
              <w:rPr>
                <w:noProof/>
                <w:webHidden/>
              </w:rPr>
              <w:fldChar w:fldCharType="separate"/>
            </w:r>
            <w:r>
              <w:rPr>
                <w:noProof/>
                <w:webHidden/>
              </w:rPr>
              <w:t>51</w:t>
            </w:r>
            <w:r>
              <w:rPr>
                <w:noProof/>
                <w:webHidden/>
              </w:rPr>
              <w:fldChar w:fldCharType="end"/>
            </w:r>
          </w:hyperlink>
        </w:p>
        <w:p w14:paraId="1BF2892C" w14:textId="2F8E582F" w:rsidR="002A73B6" w:rsidRDefault="002A73B6">
          <w:pPr>
            <w:pStyle w:val="33"/>
            <w:tabs>
              <w:tab w:val="right" w:leader="dot" w:pos="8302"/>
            </w:tabs>
            <w:ind w:left="960"/>
            <w:rPr>
              <w:rFonts w:asciiTheme="minorHAnsi" w:cstheme="minorBidi"/>
              <w:noProof/>
              <w:kern w:val="2"/>
              <w:sz w:val="21"/>
              <w:szCs w:val="22"/>
            </w:rPr>
          </w:pPr>
          <w:hyperlink w:anchor="_Toc491952482" w:history="1">
            <w:r w:rsidRPr="00700AE0">
              <w:rPr>
                <w:rStyle w:val="af"/>
                <w:noProof/>
              </w:rPr>
              <w:t>6.5.2同类产品对比分析</w:t>
            </w:r>
            <w:r>
              <w:rPr>
                <w:noProof/>
                <w:webHidden/>
              </w:rPr>
              <w:tab/>
            </w:r>
            <w:r>
              <w:rPr>
                <w:noProof/>
                <w:webHidden/>
              </w:rPr>
              <w:fldChar w:fldCharType="begin"/>
            </w:r>
            <w:r>
              <w:rPr>
                <w:noProof/>
                <w:webHidden/>
              </w:rPr>
              <w:instrText xml:space="preserve"> PAGEREF _Toc491952482 \h </w:instrText>
            </w:r>
            <w:r>
              <w:rPr>
                <w:noProof/>
                <w:webHidden/>
              </w:rPr>
            </w:r>
            <w:r>
              <w:rPr>
                <w:noProof/>
                <w:webHidden/>
              </w:rPr>
              <w:fldChar w:fldCharType="separate"/>
            </w:r>
            <w:r>
              <w:rPr>
                <w:noProof/>
                <w:webHidden/>
              </w:rPr>
              <w:t>52</w:t>
            </w:r>
            <w:r>
              <w:rPr>
                <w:noProof/>
                <w:webHidden/>
              </w:rPr>
              <w:fldChar w:fldCharType="end"/>
            </w:r>
          </w:hyperlink>
        </w:p>
        <w:p w14:paraId="42851089" w14:textId="27619395" w:rsidR="002A73B6" w:rsidRDefault="002A73B6">
          <w:pPr>
            <w:pStyle w:val="11"/>
            <w:rPr>
              <w:rFonts w:asciiTheme="minorHAnsi" w:cstheme="minorBidi"/>
              <w:noProof/>
              <w:kern w:val="2"/>
              <w:sz w:val="21"/>
              <w:szCs w:val="22"/>
            </w:rPr>
          </w:pPr>
          <w:hyperlink w:anchor="_Toc491952483" w:history="1">
            <w:r w:rsidRPr="00700AE0">
              <w:rPr>
                <w:rStyle w:val="af"/>
                <w:rFonts w:ascii="Times New Roman" w:hAnsi="Times New Roman"/>
                <w:noProof/>
              </w:rPr>
              <w:t>第七章</w:t>
            </w:r>
            <w:r w:rsidRPr="00700AE0">
              <w:rPr>
                <w:rStyle w:val="af"/>
                <w:rFonts w:ascii="Times New Roman" w:hAnsi="Times New Roman"/>
                <w:noProof/>
              </w:rPr>
              <w:t xml:space="preserve"> </w:t>
            </w:r>
            <w:r w:rsidRPr="00700AE0">
              <w:rPr>
                <w:rStyle w:val="af"/>
                <w:rFonts w:ascii="Times New Roman" w:hAnsi="Times New Roman"/>
                <w:noProof/>
              </w:rPr>
              <w:t>总结和展望</w:t>
            </w:r>
            <w:r>
              <w:rPr>
                <w:noProof/>
                <w:webHidden/>
              </w:rPr>
              <w:tab/>
            </w:r>
            <w:r>
              <w:rPr>
                <w:noProof/>
                <w:webHidden/>
              </w:rPr>
              <w:fldChar w:fldCharType="begin"/>
            </w:r>
            <w:r>
              <w:rPr>
                <w:noProof/>
                <w:webHidden/>
              </w:rPr>
              <w:instrText xml:space="preserve"> PAGEREF _Toc491952483 \h </w:instrText>
            </w:r>
            <w:r>
              <w:rPr>
                <w:noProof/>
                <w:webHidden/>
              </w:rPr>
            </w:r>
            <w:r>
              <w:rPr>
                <w:noProof/>
                <w:webHidden/>
              </w:rPr>
              <w:fldChar w:fldCharType="separate"/>
            </w:r>
            <w:r>
              <w:rPr>
                <w:noProof/>
                <w:webHidden/>
              </w:rPr>
              <w:t>55</w:t>
            </w:r>
            <w:r>
              <w:rPr>
                <w:noProof/>
                <w:webHidden/>
              </w:rPr>
              <w:fldChar w:fldCharType="end"/>
            </w:r>
          </w:hyperlink>
        </w:p>
        <w:p w14:paraId="05D8306A" w14:textId="6B0FE8C7" w:rsidR="002A73B6" w:rsidRDefault="002A73B6">
          <w:pPr>
            <w:pStyle w:val="24"/>
            <w:tabs>
              <w:tab w:val="right" w:leader="dot" w:pos="8302"/>
            </w:tabs>
            <w:ind w:left="480"/>
            <w:rPr>
              <w:rFonts w:asciiTheme="minorHAnsi" w:cstheme="minorBidi"/>
              <w:noProof/>
              <w:kern w:val="2"/>
              <w:sz w:val="21"/>
              <w:szCs w:val="22"/>
            </w:rPr>
          </w:pPr>
          <w:hyperlink w:anchor="_Toc491952484" w:history="1">
            <w:r w:rsidRPr="00700AE0">
              <w:rPr>
                <w:rStyle w:val="af"/>
                <w:noProof/>
              </w:rPr>
              <w:t>7.1 总结</w:t>
            </w:r>
            <w:r>
              <w:rPr>
                <w:noProof/>
                <w:webHidden/>
              </w:rPr>
              <w:tab/>
            </w:r>
            <w:r>
              <w:rPr>
                <w:noProof/>
                <w:webHidden/>
              </w:rPr>
              <w:fldChar w:fldCharType="begin"/>
            </w:r>
            <w:r>
              <w:rPr>
                <w:noProof/>
                <w:webHidden/>
              </w:rPr>
              <w:instrText xml:space="preserve"> PAGEREF _Toc491952484 \h </w:instrText>
            </w:r>
            <w:r>
              <w:rPr>
                <w:noProof/>
                <w:webHidden/>
              </w:rPr>
            </w:r>
            <w:r>
              <w:rPr>
                <w:noProof/>
                <w:webHidden/>
              </w:rPr>
              <w:fldChar w:fldCharType="separate"/>
            </w:r>
            <w:r>
              <w:rPr>
                <w:noProof/>
                <w:webHidden/>
              </w:rPr>
              <w:t>55</w:t>
            </w:r>
            <w:r>
              <w:rPr>
                <w:noProof/>
                <w:webHidden/>
              </w:rPr>
              <w:fldChar w:fldCharType="end"/>
            </w:r>
          </w:hyperlink>
        </w:p>
        <w:p w14:paraId="51C6016A" w14:textId="1EA3B678" w:rsidR="002A73B6" w:rsidRDefault="002A73B6">
          <w:pPr>
            <w:pStyle w:val="24"/>
            <w:tabs>
              <w:tab w:val="right" w:leader="dot" w:pos="8302"/>
            </w:tabs>
            <w:ind w:left="480"/>
            <w:rPr>
              <w:rFonts w:asciiTheme="minorHAnsi" w:cstheme="minorBidi"/>
              <w:noProof/>
              <w:kern w:val="2"/>
              <w:sz w:val="21"/>
              <w:szCs w:val="22"/>
            </w:rPr>
          </w:pPr>
          <w:hyperlink w:anchor="_Toc491952485" w:history="1">
            <w:r w:rsidRPr="00700AE0">
              <w:rPr>
                <w:rStyle w:val="af"/>
                <w:noProof/>
              </w:rPr>
              <w:t>7.2 展望</w:t>
            </w:r>
            <w:r>
              <w:rPr>
                <w:noProof/>
                <w:webHidden/>
              </w:rPr>
              <w:tab/>
            </w:r>
            <w:r>
              <w:rPr>
                <w:noProof/>
                <w:webHidden/>
              </w:rPr>
              <w:fldChar w:fldCharType="begin"/>
            </w:r>
            <w:r>
              <w:rPr>
                <w:noProof/>
                <w:webHidden/>
              </w:rPr>
              <w:instrText xml:space="preserve"> PAGEREF _Toc491952485 \h </w:instrText>
            </w:r>
            <w:r>
              <w:rPr>
                <w:noProof/>
                <w:webHidden/>
              </w:rPr>
            </w:r>
            <w:r>
              <w:rPr>
                <w:noProof/>
                <w:webHidden/>
              </w:rPr>
              <w:fldChar w:fldCharType="separate"/>
            </w:r>
            <w:r>
              <w:rPr>
                <w:noProof/>
                <w:webHidden/>
              </w:rPr>
              <w:t>55</w:t>
            </w:r>
            <w:r>
              <w:rPr>
                <w:noProof/>
                <w:webHidden/>
              </w:rPr>
              <w:fldChar w:fldCharType="end"/>
            </w:r>
          </w:hyperlink>
        </w:p>
        <w:p w14:paraId="34310E1C" w14:textId="24912243" w:rsidR="002A73B6" w:rsidRDefault="002A73B6">
          <w:pPr>
            <w:pStyle w:val="11"/>
            <w:rPr>
              <w:rFonts w:asciiTheme="minorHAnsi" w:cstheme="minorBidi"/>
              <w:noProof/>
              <w:kern w:val="2"/>
              <w:sz w:val="21"/>
              <w:szCs w:val="22"/>
            </w:rPr>
          </w:pPr>
          <w:hyperlink w:anchor="_Toc491952486" w:history="1">
            <w:r w:rsidRPr="00700AE0">
              <w:rPr>
                <w:rStyle w:val="af"/>
                <w:rFonts w:ascii="Times New Roman" w:hAnsi="Times New Roman"/>
                <w:noProof/>
              </w:rPr>
              <w:t>参考文献</w:t>
            </w:r>
            <w:r>
              <w:rPr>
                <w:noProof/>
                <w:webHidden/>
              </w:rPr>
              <w:tab/>
            </w:r>
            <w:r>
              <w:rPr>
                <w:noProof/>
                <w:webHidden/>
              </w:rPr>
              <w:fldChar w:fldCharType="begin"/>
            </w:r>
            <w:r>
              <w:rPr>
                <w:noProof/>
                <w:webHidden/>
              </w:rPr>
              <w:instrText xml:space="preserve"> PAGEREF _Toc491952486 \h </w:instrText>
            </w:r>
            <w:r>
              <w:rPr>
                <w:noProof/>
                <w:webHidden/>
              </w:rPr>
            </w:r>
            <w:r>
              <w:rPr>
                <w:noProof/>
                <w:webHidden/>
              </w:rPr>
              <w:fldChar w:fldCharType="separate"/>
            </w:r>
            <w:r>
              <w:rPr>
                <w:noProof/>
                <w:webHidden/>
              </w:rPr>
              <w:t>57</w:t>
            </w:r>
            <w:r>
              <w:rPr>
                <w:noProof/>
                <w:webHidden/>
              </w:rPr>
              <w:fldChar w:fldCharType="end"/>
            </w:r>
          </w:hyperlink>
        </w:p>
        <w:p w14:paraId="58F71067" w14:textId="6A195DA2" w:rsidR="002A73B6" w:rsidRDefault="002A73B6">
          <w:pPr>
            <w:pStyle w:val="11"/>
            <w:rPr>
              <w:rFonts w:asciiTheme="minorHAnsi" w:cstheme="minorBidi"/>
              <w:noProof/>
              <w:kern w:val="2"/>
              <w:sz w:val="21"/>
              <w:szCs w:val="22"/>
            </w:rPr>
          </w:pPr>
          <w:hyperlink w:anchor="_Toc491952487" w:history="1">
            <w:r w:rsidRPr="00700AE0">
              <w:rPr>
                <w:rStyle w:val="af"/>
                <w:rFonts w:ascii="Times New Roman" w:hAnsi="Times New Roman"/>
                <w:noProof/>
              </w:rPr>
              <w:t>在读期间发表论文</w:t>
            </w:r>
            <w:r>
              <w:rPr>
                <w:noProof/>
                <w:webHidden/>
              </w:rPr>
              <w:tab/>
            </w:r>
            <w:r>
              <w:rPr>
                <w:noProof/>
                <w:webHidden/>
              </w:rPr>
              <w:fldChar w:fldCharType="begin"/>
            </w:r>
            <w:r>
              <w:rPr>
                <w:noProof/>
                <w:webHidden/>
              </w:rPr>
              <w:instrText xml:space="preserve"> PAGEREF _Toc491952487 \h </w:instrText>
            </w:r>
            <w:r>
              <w:rPr>
                <w:noProof/>
                <w:webHidden/>
              </w:rPr>
            </w:r>
            <w:r>
              <w:rPr>
                <w:noProof/>
                <w:webHidden/>
              </w:rPr>
              <w:fldChar w:fldCharType="separate"/>
            </w:r>
            <w:r>
              <w:rPr>
                <w:noProof/>
                <w:webHidden/>
              </w:rPr>
              <w:t>60</w:t>
            </w:r>
            <w:r>
              <w:rPr>
                <w:noProof/>
                <w:webHidden/>
              </w:rPr>
              <w:fldChar w:fldCharType="end"/>
            </w:r>
          </w:hyperlink>
        </w:p>
        <w:p w14:paraId="193D1D28" w14:textId="39822366" w:rsidR="002A73B6" w:rsidRDefault="002A73B6">
          <w:pPr>
            <w:pStyle w:val="11"/>
            <w:rPr>
              <w:rFonts w:asciiTheme="minorHAnsi" w:cstheme="minorBidi"/>
              <w:noProof/>
              <w:kern w:val="2"/>
              <w:sz w:val="21"/>
              <w:szCs w:val="22"/>
            </w:rPr>
          </w:pPr>
          <w:hyperlink w:anchor="_Toc491952488" w:history="1">
            <w:r w:rsidRPr="00700AE0">
              <w:rPr>
                <w:rStyle w:val="af"/>
                <w:rFonts w:ascii="Times New Roman" w:hAnsi="Times New Roman"/>
                <w:noProof/>
              </w:rPr>
              <w:t>致</w:t>
            </w:r>
            <w:r w:rsidRPr="00700AE0">
              <w:rPr>
                <w:rStyle w:val="af"/>
                <w:rFonts w:ascii="Times New Roman" w:hAnsi="Times New Roman"/>
                <w:noProof/>
              </w:rPr>
              <w:t xml:space="preserve">   </w:t>
            </w:r>
            <w:r w:rsidRPr="00700AE0">
              <w:rPr>
                <w:rStyle w:val="af"/>
                <w:rFonts w:ascii="Times New Roman" w:hAnsi="Times New Roman"/>
                <w:noProof/>
              </w:rPr>
              <w:t>谢</w:t>
            </w:r>
            <w:r>
              <w:rPr>
                <w:noProof/>
                <w:webHidden/>
              </w:rPr>
              <w:tab/>
            </w:r>
            <w:r>
              <w:rPr>
                <w:noProof/>
                <w:webHidden/>
              </w:rPr>
              <w:fldChar w:fldCharType="begin"/>
            </w:r>
            <w:r>
              <w:rPr>
                <w:noProof/>
                <w:webHidden/>
              </w:rPr>
              <w:instrText xml:space="preserve"> PAGEREF _Toc491952488 \h </w:instrText>
            </w:r>
            <w:r>
              <w:rPr>
                <w:noProof/>
                <w:webHidden/>
              </w:rPr>
            </w:r>
            <w:r>
              <w:rPr>
                <w:noProof/>
                <w:webHidden/>
              </w:rPr>
              <w:fldChar w:fldCharType="separate"/>
            </w:r>
            <w:r>
              <w:rPr>
                <w:noProof/>
                <w:webHidden/>
              </w:rPr>
              <w:t>61</w:t>
            </w:r>
            <w:r>
              <w:rPr>
                <w:noProof/>
                <w:webHidden/>
              </w:rPr>
              <w:fldChar w:fldCharType="end"/>
            </w:r>
          </w:hyperlink>
        </w:p>
        <w:p w14:paraId="4FFA2DB9" w14:textId="1D51971A" w:rsidR="00CB4DC8" w:rsidRPr="00B207B1" w:rsidRDefault="00E750D5" w:rsidP="00CB4DC8">
          <w:pPr>
            <w:spacing w:after="200" w:line="276" w:lineRule="auto"/>
            <w:rPr>
              <w:rFonts w:ascii="Times New Roman" w:hAnsi="Times New Roman"/>
              <w:b/>
              <w:bCs/>
              <w:lang w:val="zh-CN"/>
            </w:rPr>
          </w:pPr>
          <w:r w:rsidRPr="00B207B1">
            <w:rPr>
              <w:rFonts w:ascii="Times New Roman" w:hAnsi="Times New Roman"/>
              <w:b/>
              <w:bCs/>
              <w:lang w:val="zh-CN"/>
            </w:rPr>
            <w:fldChar w:fldCharType="end"/>
          </w:r>
        </w:p>
      </w:sdtContent>
    </w:sdt>
    <w:p w14:paraId="4BB8F6B0" w14:textId="77777777" w:rsidR="00E750D5" w:rsidRPr="00B207B1" w:rsidRDefault="00E750D5" w:rsidP="00CB4DC8">
      <w:pPr>
        <w:spacing w:after="200" w:line="276" w:lineRule="auto"/>
        <w:rPr>
          <w:rStyle w:val="1CharChar"/>
          <w:rFonts w:ascii="Times New Roman" w:eastAsiaTheme="minorEastAsia" w:hAnsi="Times New Roman"/>
          <w:b w:val="0"/>
          <w:bCs w:val="0"/>
          <w:spacing w:val="0"/>
          <w:kern w:val="2"/>
          <w:sz w:val="21"/>
          <w:szCs w:val="22"/>
        </w:rPr>
        <w:sectPr w:rsidR="00E750D5" w:rsidRPr="00B207B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207B1">
        <w:rPr>
          <w:rStyle w:val="1CharChar"/>
          <w:rFonts w:ascii="Times New Roman" w:eastAsiaTheme="minorEastAsia" w:hAnsi="Times New Roman"/>
          <w:bCs w:val="0"/>
          <w:spacing w:val="0"/>
          <w:sz w:val="36"/>
          <w:szCs w:val="36"/>
        </w:rPr>
        <w:br w:type="page"/>
      </w:r>
    </w:p>
    <w:p w14:paraId="11DC9EAC" w14:textId="77777777" w:rsidR="00571C9D" w:rsidRPr="00B207B1" w:rsidRDefault="00571C9D" w:rsidP="00601935">
      <w:pPr>
        <w:pStyle w:val="1"/>
        <w:rPr>
          <w:rStyle w:val="1CharChar"/>
          <w:rFonts w:ascii="Times New Roman" w:eastAsiaTheme="minorEastAsia" w:hAnsi="Times New Roman"/>
          <w:b/>
          <w:bCs/>
          <w:spacing w:val="0"/>
          <w:sz w:val="36"/>
          <w:szCs w:val="36"/>
        </w:rPr>
      </w:pPr>
      <w:bookmarkStart w:id="4" w:name="_Toc491952414"/>
      <w:r w:rsidRPr="00B207B1">
        <w:rPr>
          <w:rStyle w:val="1CharChar"/>
          <w:rFonts w:ascii="Times New Roman" w:eastAsiaTheme="minorEastAsia" w:hAnsi="Times New Roman"/>
          <w:b/>
          <w:bCs/>
          <w:spacing w:val="0"/>
          <w:sz w:val="36"/>
          <w:szCs w:val="36"/>
        </w:rPr>
        <w:lastRenderedPageBreak/>
        <w:t>摘要</w:t>
      </w:r>
      <w:bookmarkEnd w:id="4"/>
    </w:p>
    <w:p w14:paraId="57BFF311" w14:textId="19702D34" w:rsidR="00B71ED7" w:rsidRPr="00B207B1" w:rsidRDefault="000B0061" w:rsidP="00B71ED7">
      <w:pPr>
        <w:tabs>
          <w:tab w:val="left" w:pos="495"/>
        </w:tabs>
        <w:spacing w:line="400" w:lineRule="exact"/>
        <w:ind w:firstLineChars="200" w:firstLine="480"/>
        <w:rPr>
          <w:rFonts w:hAnsiTheme="minorEastAsia"/>
          <w:color w:val="000000" w:themeColor="text1"/>
          <w:rPrChange w:id="5" w:author="JY0225" w:date="2017-08-24T11:09:00Z">
            <w:rPr>
              <w:rFonts w:ascii="Times New Roman" w:hAnsi="Times New Roman"/>
              <w:color w:val="000000" w:themeColor="text1"/>
              <w:spacing w:val="10"/>
            </w:rPr>
          </w:rPrChange>
        </w:rPr>
      </w:pPr>
      <w:r w:rsidRPr="00B207B1">
        <w:rPr>
          <w:rFonts w:hAnsiTheme="minorEastAsia" w:hint="eastAsia"/>
          <w:rPrChange w:id="6" w:author="JY0225" w:date="2017-08-24T11:09:00Z">
            <w:rPr>
              <w:rFonts w:ascii="Times New Roman" w:hAnsi="Times New Roman" w:hint="eastAsia"/>
              <w:spacing w:val="10"/>
            </w:rPr>
          </w:rPrChange>
        </w:rPr>
        <w:t>近年来，</w:t>
      </w:r>
      <w:r w:rsidR="008A0F3C" w:rsidRPr="00B207B1">
        <w:rPr>
          <w:rFonts w:hAnsiTheme="minorEastAsia" w:hint="eastAsia"/>
          <w:rPrChange w:id="7" w:author="JY0225" w:date="2017-08-24T11:09:00Z">
            <w:rPr>
              <w:rFonts w:ascii="Times New Roman" w:hAnsi="Times New Roman" w:hint="eastAsia"/>
              <w:spacing w:val="10"/>
            </w:rPr>
          </w:rPrChange>
        </w:rPr>
        <w:t>云</w:t>
      </w:r>
      <w:r w:rsidR="000344F9" w:rsidRPr="00B207B1">
        <w:rPr>
          <w:rFonts w:hAnsiTheme="minorEastAsia" w:hint="eastAsia"/>
          <w:rPrChange w:id="8" w:author="JY0225" w:date="2017-08-24T11:09:00Z">
            <w:rPr>
              <w:rFonts w:ascii="Times New Roman" w:hAnsi="Times New Roman" w:hint="eastAsia"/>
              <w:spacing w:val="10"/>
            </w:rPr>
          </w:rPrChange>
        </w:rPr>
        <w:t>备份</w:t>
      </w:r>
      <w:r w:rsidR="008A0F3C" w:rsidRPr="00B207B1">
        <w:rPr>
          <w:rFonts w:hAnsiTheme="minorEastAsia" w:hint="eastAsia"/>
          <w:rPrChange w:id="9" w:author="JY0225" w:date="2017-08-24T11:09:00Z">
            <w:rPr>
              <w:rFonts w:ascii="Times New Roman" w:hAnsi="Times New Roman" w:hint="eastAsia"/>
              <w:spacing w:val="10"/>
            </w:rPr>
          </w:rPrChange>
        </w:rPr>
        <w:t>服务因其</w:t>
      </w:r>
      <w:r w:rsidR="00097C3F" w:rsidRPr="00B207B1">
        <w:rPr>
          <w:rFonts w:hAnsiTheme="minorEastAsia" w:hint="eastAsia"/>
          <w:rPrChange w:id="10" w:author="JY0225" w:date="2017-08-24T11:09:00Z">
            <w:rPr>
              <w:rFonts w:ascii="Times New Roman" w:hAnsi="Times New Roman" w:hint="eastAsia"/>
              <w:spacing w:val="10"/>
            </w:rPr>
          </w:rPrChange>
        </w:rPr>
        <w:t>海量的</w:t>
      </w:r>
      <w:ins w:id="11" w:author="微软用户" w:date="2017-08-27T14:15:00Z">
        <w:r w:rsidR="00C32AFD" w:rsidRPr="00B207B1">
          <w:rPr>
            <w:rFonts w:hAnsiTheme="minorEastAsia"/>
          </w:rPr>
          <w:t>存储</w:t>
        </w:r>
      </w:ins>
      <w:del w:id="12" w:author="微软用户" w:date="2017-08-27T14:15:00Z">
        <w:r w:rsidR="00476838" w:rsidRPr="00B207B1" w:rsidDel="00C32AFD">
          <w:rPr>
            <w:rFonts w:hAnsiTheme="minorEastAsia" w:hint="eastAsia"/>
            <w:rPrChange w:id="13" w:author="JY0225" w:date="2017-08-24T11:09:00Z">
              <w:rPr>
                <w:rFonts w:ascii="Times New Roman" w:hAnsi="Times New Roman" w:hint="eastAsia"/>
                <w:spacing w:val="10"/>
              </w:rPr>
            </w:rPrChange>
          </w:rPr>
          <w:delText>备份</w:delText>
        </w:r>
      </w:del>
      <w:r w:rsidR="00097C3F" w:rsidRPr="00B207B1">
        <w:rPr>
          <w:rFonts w:hAnsiTheme="minorEastAsia" w:hint="eastAsia"/>
          <w:rPrChange w:id="14" w:author="JY0225" w:date="2017-08-24T11:09:00Z">
            <w:rPr>
              <w:rFonts w:ascii="Times New Roman" w:hAnsi="Times New Roman" w:hint="eastAsia"/>
              <w:spacing w:val="10"/>
            </w:rPr>
          </w:rPrChange>
        </w:rPr>
        <w:t>空间、</w:t>
      </w:r>
      <w:r w:rsidR="001E3C36" w:rsidRPr="00B207B1">
        <w:rPr>
          <w:rFonts w:hAnsiTheme="minorEastAsia" w:hint="eastAsia"/>
          <w:rPrChange w:id="15" w:author="JY0225" w:date="2017-08-24T11:09:00Z">
            <w:rPr>
              <w:rFonts w:ascii="Times New Roman" w:hAnsi="Times New Roman" w:hint="eastAsia"/>
              <w:spacing w:val="10"/>
            </w:rPr>
          </w:rPrChange>
        </w:rPr>
        <w:t>便捷</w:t>
      </w:r>
      <w:r w:rsidR="00097C3F" w:rsidRPr="00B207B1">
        <w:rPr>
          <w:rFonts w:hAnsiTheme="minorEastAsia" w:hint="eastAsia"/>
          <w:rPrChange w:id="16" w:author="JY0225" w:date="2017-08-24T11:09:00Z">
            <w:rPr>
              <w:rFonts w:ascii="Times New Roman" w:hAnsi="Times New Roman" w:hint="eastAsia"/>
              <w:spacing w:val="10"/>
            </w:rPr>
          </w:rPrChange>
        </w:rPr>
        <w:t>的存取方式</w:t>
      </w:r>
      <w:r w:rsidR="00097C3F" w:rsidRPr="00B207B1">
        <w:rPr>
          <w:rFonts w:hAnsiTheme="minorEastAsia" w:hint="eastAsia"/>
          <w:color w:val="000000" w:themeColor="text1"/>
          <w:rPrChange w:id="17" w:author="JY0225" w:date="2017-08-24T11:09:00Z">
            <w:rPr>
              <w:rFonts w:ascii="Times New Roman" w:hAnsi="Times New Roman" w:hint="eastAsia"/>
              <w:color w:val="000000" w:themeColor="text1"/>
              <w:spacing w:val="10"/>
            </w:rPr>
          </w:rPrChange>
        </w:rPr>
        <w:t>，</w:t>
      </w:r>
      <w:r w:rsidR="00E6103A" w:rsidRPr="00B207B1">
        <w:rPr>
          <w:rFonts w:hAnsiTheme="minorEastAsia" w:hint="eastAsia"/>
          <w:color w:val="000000" w:themeColor="text1"/>
          <w:rPrChange w:id="18" w:author="JY0225" w:date="2017-08-24T11:09:00Z">
            <w:rPr>
              <w:rFonts w:ascii="Times New Roman" w:hAnsi="Times New Roman" w:hint="eastAsia"/>
              <w:color w:val="000000" w:themeColor="text1"/>
              <w:spacing w:val="10"/>
            </w:rPr>
          </w:rPrChange>
        </w:rPr>
        <w:t>越来越受人们的青睐，云</w:t>
      </w:r>
      <w:r w:rsidR="000344F9" w:rsidRPr="00B207B1">
        <w:rPr>
          <w:rFonts w:hAnsiTheme="minorEastAsia" w:hint="eastAsia"/>
          <w:color w:val="000000" w:themeColor="text1"/>
          <w:rPrChange w:id="19" w:author="JY0225" w:date="2017-08-24T11:09:00Z">
            <w:rPr>
              <w:rFonts w:ascii="Times New Roman" w:hAnsi="Times New Roman" w:hint="eastAsia"/>
              <w:color w:val="000000" w:themeColor="text1"/>
              <w:spacing w:val="10"/>
            </w:rPr>
          </w:rPrChange>
        </w:rPr>
        <w:t>备份</w:t>
      </w:r>
      <w:r w:rsidR="00C12C5F" w:rsidRPr="00B207B1">
        <w:rPr>
          <w:rFonts w:hAnsiTheme="minorEastAsia" w:hint="eastAsia"/>
          <w:color w:val="000000" w:themeColor="text1"/>
          <w:rPrChange w:id="20" w:author="JY0225" w:date="2017-08-24T11:09:00Z">
            <w:rPr>
              <w:rFonts w:ascii="Times New Roman" w:hAnsi="Times New Roman" w:hint="eastAsia"/>
              <w:color w:val="000000" w:themeColor="text1"/>
              <w:spacing w:val="10"/>
            </w:rPr>
          </w:rPrChange>
        </w:rPr>
        <w:t>服务产业的市场份额不断</w:t>
      </w:r>
      <w:r w:rsidR="00E6103A" w:rsidRPr="00B207B1">
        <w:rPr>
          <w:rFonts w:hAnsiTheme="minorEastAsia" w:hint="eastAsia"/>
          <w:color w:val="000000" w:themeColor="text1"/>
          <w:rPrChange w:id="21" w:author="JY0225" w:date="2017-08-24T11:09:00Z">
            <w:rPr>
              <w:rFonts w:ascii="Times New Roman" w:hAnsi="Times New Roman" w:hint="eastAsia"/>
              <w:color w:val="000000" w:themeColor="text1"/>
              <w:spacing w:val="10"/>
            </w:rPr>
          </w:rPrChange>
        </w:rPr>
        <w:t>增长</w:t>
      </w:r>
      <w:r w:rsidR="00063DA3" w:rsidRPr="00B207B1">
        <w:rPr>
          <w:rFonts w:hAnsiTheme="minorEastAsia" w:hint="eastAsia"/>
          <w:color w:val="000000" w:themeColor="text1"/>
          <w:rPrChange w:id="22" w:author="JY0225" w:date="2017-08-24T11:09:00Z">
            <w:rPr>
              <w:rFonts w:ascii="Times New Roman" w:hAnsi="Times New Roman" w:hint="eastAsia"/>
              <w:color w:val="000000" w:themeColor="text1"/>
              <w:spacing w:val="10"/>
            </w:rPr>
          </w:rPrChange>
        </w:rPr>
        <w:t>。</w:t>
      </w:r>
      <w:r w:rsidR="00976260" w:rsidRPr="00B207B1">
        <w:rPr>
          <w:rFonts w:hAnsiTheme="minorEastAsia" w:hint="eastAsia"/>
          <w:color w:val="000000" w:themeColor="text1"/>
          <w:rPrChange w:id="23" w:author="JY0225" w:date="2017-08-24T11:09:00Z">
            <w:rPr>
              <w:rFonts w:ascii="Times New Roman" w:hAnsi="Times New Roman" w:hint="eastAsia"/>
              <w:color w:val="000000" w:themeColor="text1"/>
              <w:spacing w:val="10"/>
            </w:rPr>
          </w:rPrChange>
        </w:rPr>
        <w:t>然而，</w:t>
      </w:r>
      <w:del w:id="24" w:author="weili" w:date="2017-08-29T12:26:00Z">
        <w:r w:rsidR="00B71ED7" w:rsidRPr="00B207B1" w:rsidDel="002A1299">
          <w:rPr>
            <w:rFonts w:hAnsiTheme="minorEastAsia" w:hint="eastAsia"/>
            <w:color w:val="000000" w:themeColor="text1"/>
            <w:rPrChange w:id="25" w:author="JY0225" w:date="2017-08-24T11:09:00Z">
              <w:rPr>
                <w:rFonts w:ascii="Times New Roman" w:hAnsi="Times New Roman" w:hint="eastAsia"/>
                <w:color w:val="000000" w:themeColor="text1"/>
                <w:spacing w:val="10"/>
              </w:rPr>
            </w:rPrChange>
          </w:rPr>
          <w:delText>持续升温的</w:delText>
        </w:r>
      </w:del>
      <w:r w:rsidR="00B71ED7" w:rsidRPr="00B207B1">
        <w:rPr>
          <w:rFonts w:hAnsiTheme="minorEastAsia" w:hint="eastAsia"/>
          <w:color w:val="000000" w:themeColor="text1"/>
          <w:rPrChange w:id="26"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27" w:author="JY0225" w:date="2017-08-24T11:09:00Z">
            <w:rPr>
              <w:rFonts w:ascii="Times New Roman" w:hAnsi="Times New Roman" w:hint="eastAsia"/>
              <w:color w:val="000000" w:themeColor="text1"/>
              <w:spacing w:val="10"/>
            </w:rPr>
          </w:rPrChange>
        </w:rPr>
        <w:t>备份</w:t>
      </w:r>
      <w:del w:id="28" w:author="weili" w:date="2017-08-29T12:26:00Z">
        <w:r w:rsidR="00B71ED7" w:rsidRPr="00B207B1" w:rsidDel="002A1299">
          <w:rPr>
            <w:rFonts w:hAnsiTheme="minorEastAsia" w:hint="eastAsia"/>
            <w:color w:val="000000" w:themeColor="text1"/>
            <w:rPrChange w:id="29" w:author="JY0225" w:date="2017-08-24T11:09:00Z">
              <w:rPr>
                <w:rFonts w:ascii="Times New Roman" w:hAnsi="Times New Roman" w:hint="eastAsia"/>
                <w:color w:val="000000" w:themeColor="text1"/>
                <w:spacing w:val="10"/>
              </w:rPr>
            </w:rPrChange>
          </w:rPr>
          <w:delText>行业</w:delText>
        </w:r>
      </w:del>
      <w:r w:rsidR="00215575">
        <w:rPr>
          <w:rFonts w:hAnsiTheme="minorEastAsia" w:hint="eastAsia"/>
          <w:color w:val="000000" w:themeColor="text1"/>
        </w:rPr>
        <w:t>服务</w:t>
      </w:r>
      <w:r w:rsidR="00B71ED7" w:rsidRPr="00B207B1">
        <w:rPr>
          <w:rFonts w:hAnsiTheme="minorEastAsia" w:hint="eastAsia"/>
          <w:color w:val="000000" w:themeColor="text1"/>
          <w:rPrChange w:id="30" w:author="JY0225" w:date="2017-08-24T11:09:00Z">
            <w:rPr>
              <w:rFonts w:ascii="Times New Roman" w:hAnsi="Times New Roman" w:hint="eastAsia"/>
              <w:color w:val="000000" w:themeColor="text1"/>
              <w:spacing w:val="10"/>
            </w:rPr>
          </w:rPrChange>
        </w:rPr>
        <w:t>在近几年面临着</w:t>
      </w:r>
      <w:r w:rsidR="00463F61" w:rsidRPr="00B207B1">
        <w:rPr>
          <w:rFonts w:hAnsiTheme="minorEastAsia" w:hint="eastAsia"/>
          <w:color w:val="000000" w:themeColor="text1"/>
          <w:rPrChange w:id="31" w:author="JY0225" w:date="2017-08-24T11:09:00Z">
            <w:rPr>
              <w:rFonts w:ascii="Times New Roman" w:hAnsi="Times New Roman" w:hint="eastAsia"/>
              <w:color w:val="000000" w:themeColor="text1"/>
              <w:spacing w:val="10"/>
            </w:rPr>
          </w:rPrChange>
        </w:rPr>
        <w:t>诸多的挑战</w:t>
      </w:r>
      <w:r w:rsidR="00B71ED7" w:rsidRPr="00B207B1">
        <w:rPr>
          <w:rFonts w:hAnsiTheme="minorEastAsia" w:hint="eastAsia"/>
          <w:color w:val="000000" w:themeColor="text1"/>
          <w:rPrChange w:id="32" w:author="JY0225" w:date="2017-08-24T11:09:00Z">
            <w:rPr>
              <w:rFonts w:ascii="Times New Roman" w:hAnsi="Times New Roman" w:hint="eastAsia"/>
              <w:color w:val="000000" w:themeColor="text1"/>
              <w:spacing w:val="10"/>
            </w:rPr>
          </w:rPrChange>
        </w:rPr>
        <w:t>，</w:t>
      </w:r>
      <w:r w:rsidR="00463F61" w:rsidRPr="00B207B1">
        <w:rPr>
          <w:rFonts w:hAnsiTheme="minorEastAsia" w:hint="eastAsia"/>
          <w:color w:val="000000" w:themeColor="text1"/>
          <w:rPrChange w:id="33" w:author="JY0225" w:date="2017-08-24T11:09:00Z">
            <w:rPr>
              <w:rFonts w:ascii="Times New Roman" w:hAnsi="Times New Roman" w:hint="eastAsia"/>
              <w:color w:val="000000" w:themeColor="text1"/>
              <w:spacing w:val="10"/>
            </w:rPr>
          </w:rPrChange>
        </w:rPr>
        <w:t>衍生</w:t>
      </w:r>
      <w:r w:rsidR="000965CA" w:rsidRPr="00B207B1">
        <w:rPr>
          <w:rFonts w:hAnsiTheme="minorEastAsia" w:hint="eastAsia"/>
          <w:color w:val="000000" w:themeColor="text1"/>
          <w:rPrChange w:id="34" w:author="JY0225" w:date="2017-08-24T11:09:00Z">
            <w:rPr>
              <w:rFonts w:ascii="Times New Roman" w:hAnsi="Times New Roman" w:hint="eastAsia"/>
              <w:color w:val="000000" w:themeColor="text1"/>
              <w:spacing w:val="10"/>
            </w:rPr>
          </w:rPrChange>
        </w:rPr>
        <w:t>出</w:t>
      </w:r>
      <w:r w:rsidR="00554ACD" w:rsidRPr="00B207B1">
        <w:rPr>
          <w:rFonts w:hAnsiTheme="minorEastAsia" w:hint="eastAsia"/>
          <w:color w:val="000000" w:themeColor="text1"/>
          <w:rPrChange w:id="35" w:author="JY0225" w:date="2017-08-24T11:09:00Z">
            <w:rPr>
              <w:rFonts w:ascii="Times New Roman" w:hAnsi="Times New Roman" w:hint="eastAsia"/>
              <w:color w:val="000000" w:themeColor="text1"/>
              <w:spacing w:val="10"/>
            </w:rPr>
          </w:rPrChange>
        </w:rPr>
        <w:t>了</w:t>
      </w:r>
      <w:r w:rsidR="009907A1" w:rsidRPr="00B207B1">
        <w:rPr>
          <w:rFonts w:hAnsiTheme="minorEastAsia" w:hint="eastAsia"/>
          <w:color w:val="000000" w:themeColor="text1"/>
          <w:rPrChange w:id="36" w:author="JY0225" w:date="2017-08-24T11:09:00Z">
            <w:rPr>
              <w:rFonts w:ascii="Times New Roman" w:hAnsi="Times New Roman" w:hint="eastAsia"/>
              <w:color w:val="000000" w:themeColor="text1"/>
              <w:spacing w:val="10"/>
            </w:rPr>
          </w:rPrChange>
        </w:rPr>
        <w:t>如</w:t>
      </w:r>
      <w:r w:rsidR="00A46694" w:rsidRPr="00B207B1">
        <w:rPr>
          <w:rFonts w:hAnsiTheme="minorEastAsia" w:hint="eastAsia"/>
          <w:color w:val="000000" w:themeColor="text1"/>
          <w:rPrChange w:id="37" w:author="JY0225" w:date="2017-08-24T11:09:00Z">
            <w:rPr>
              <w:rFonts w:ascii="Times New Roman" w:hAnsi="Times New Roman" w:hint="eastAsia"/>
              <w:color w:val="000000" w:themeColor="text1"/>
              <w:spacing w:val="10"/>
            </w:rPr>
          </w:rPrChange>
        </w:rPr>
        <w:t>安全性、</w:t>
      </w:r>
      <w:r w:rsidR="0068491F" w:rsidRPr="00B207B1">
        <w:rPr>
          <w:rFonts w:hAnsiTheme="minorEastAsia" w:hint="eastAsia"/>
          <w:color w:val="000000" w:themeColor="text1"/>
          <w:rPrChange w:id="38" w:author="JY0225" w:date="2017-08-24T11:09:00Z">
            <w:rPr>
              <w:rFonts w:ascii="Times New Roman" w:hAnsi="Times New Roman" w:hint="eastAsia"/>
              <w:color w:val="000000" w:themeColor="text1"/>
              <w:spacing w:val="10"/>
            </w:rPr>
          </w:rPrChange>
        </w:rPr>
        <w:t>稳定性</w:t>
      </w:r>
      <w:r w:rsidR="006150FC" w:rsidRPr="00B207B1">
        <w:rPr>
          <w:rFonts w:hAnsiTheme="minorEastAsia" w:hint="eastAsia"/>
          <w:color w:val="000000" w:themeColor="text1"/>
          <w:rPrChange w:id="39" w:author="JY0225" w:date="2017-08-24T11:09:00Z">
            <w:rPr>
              <w:rFonts w:ascii="Times New Roman" w:hAnsi="Times New Roman" w:hint="eastAsia"/>
              <w:color w:val="000000" w:themeColor="text1"/>
              <w:spacing w:val="10"/>
            </w:rPr>
          </w:rPrChange>
        </w:rPr>
        <w:t>、可扩展性</w:t>
      </w:r>
      <w:r w:rsidR="000965CA" w:rsidRPr="00B207B1">
        <w:rPr>
          <w:rFonts w:hAnsiTheme="minorEastAsia" w:hint="eastAsia"/>
          <w:color w:val="000000" w:themeColor="text1"/>
          <w:rPrChange w:id="40" w:author="JY0225" w:date="2017-08-24T11:09:00Z">
            <w:rPr>
              <w:rFonts w:ascii="Times New Roman" w:hAnsi="Times New Roman" w:hint="eastAsia"/>
              <w:color w:val="000000" w:themeColor="text1"/>
              <w:spacing w:val="10"/>
            </w:rPr>
          </w:rPrChange>
        </w:rPr>
        <w:t>等问题</w:t>
      </w:r>
      <w:r w:rsidR="00E366D7" w:rsidRPr="00B207B1">
        <w:rPr>
          <w:rFonts w:hAnsiTheme="minorEastAsia" w:hint="eastAsia"/>
          <w:color w:val="000000" w:themeColor="text1"/>
          <w:rPrChange w:id="41" w:author="JY0225" w:date="2017-08-24T11:09:00Z">
            <w:rPr>
              <w:rFonts w:ascii="Times New Roman" w:hAnsi="Times New Roman" w:hint="eastAsia"/>
              <w:color w:val="000000" w:themeColor="text1"/>
              <w:spacing w:val="10"/>
            </w:rPr>
          </w:rPrChange>
        </w:rPr>
        <w:t>，</w:t>
      </w:r>
      <w:r w:rsidR="00BF58C8" w:rsidRPr="00B207B1">
        <w:rPr>
          <w:rFonts w:hAnsiTheme="minorEastAsia" w:hint="eastAsia"/>
          <w:color w:val="000000" w:themeColor="text1"/>
        </w:rPr>
        <w:t>而</w:t>
      </w:r>
      <w:r w:rsidR="00E366D7" w:rsidRPr="00B207B1">
        <w:rPr>
          <w:rFonts w:hAnsiTheme="minorEastAsia" w:hint="eastAsia"/>
          <w:color w:val="000000" w:themeColor="text1"/>
          <w:rPrChange w:id="42" w:author="JY0225" w:date="2017-08-24T11:09:00Z">
            <w:rPr>
              <w:rFonts w:ascii="Times New Roman" w:hAnsi="Times New Roman" w:hint="eastAsia"/>
              <w:color w:val="000000" w:themeColor="text1"/>
              <w:spacing w:val="10"/>
            </w:rPr>
          </w:rPrChange>
        </w:rPr>
        <w:t>用户对</w:t>
      </w:r>
      <w:r w:rsidR="00C35D4B" w:rsidRPr="00B207B1">
        <w:rPr>
          <w:rFonts w:hAnsiTheme="minorEastAsia" w:hint="eastAsia"/>
          <w:color w:val="000000" w:themeColor="text1"/>
          <w:rPrChange w:id="43"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4" w:author="JY0225" w:date="2017-08-24T11:09:00Z">
            <w:rPr>
              <w:rFonts w:ascii="Times New Roman" w:hAnsi="Times New Roman" w:hint="eastAsia"/>
              <w:color w:val="000000" w:themeColor="text1"/>
              <w:spacing w:val="10"/>
            </w:rPr>
          </w:rPrChange>
        </w:rPr>
        <w:t>备份</w:t>
      </w:r>
      <w:r w:rsidR="00047C8B">
        <w:rPr>
          <w:rFonts w:hAnsiTheme="minorEastAsia" w:hint="eastAsia"/>
          <w:color w:val="000000" w:themeColor="text1"/>
        </w:rPr>
        <w:t>服务</w:t>
      </w:r>
      <w:r w:rsidR="00BF58C8" w:rsidRPr="00B207B1">
        <w:rPr>
          <w:rFonts w:hAnsiTheme="minorEastAsia" w:hint="eastAsia"/>
          <w:color w:val="000000" w:themeColor="text1"/>
        </w:rPr>
        <w:t>也</w:t>
      </w:r>
      <w:r w:rsidR="00E366D7" w:rsidRPr="00B207B1">
        <w:rPr>
          <w:rFonts w:hAnsiTheme="minorEastAsia" w:hint="eastAsia"/>
          <w:color w:val="000000" w:themeColor="text1"/>
          <w:rPrChange w:id="45" w:author="JY0225" w:date="2017-08-24T11:09:00Z">
            <w:rPr>
              <w:rFonts w:ascii="Times New Roman" w:hAnsi="Times New Roman" w:hint="eastAsia"/>
              <w:color w:val="000000" w:themeColor="text1"/>
              <w:spacing w:val="10"/>
            </w:rPr>
          </w:rPrChange>
        </w:rPr>
        <w:t>提出了更高的要求</w:t>
      </w:r>
      <w:r w:rsidR="000965CA" w:rsidRPr="00B207B1">
        <w:rPr>
          <w:rFonts w:hAnsiTheme="minorEastAsia" w:hint="eastAsia"/>
          <w:color w:val="000000" w:themeColor="text1"/>
          <w:rPrChange w:id="46" w:author="JY0225" w:date="2017-08-24T11:09:00Z">
            <w:rPr>
              <w:rFonts w:ascii="Times New Roman" w:hAnsi="Times New Roman" w:hint="eastAsia"/>
              <w:color w:val="000000" w:themeColor="text1"/>
              <w:spacing w:val="10"/>
            </w:rPr>
          </w:rPrChange>
        </w:rPr>
        <w:t>。</w:t>
      </w:r>
      <w:r w:rsidR="00B62A59" w:rsidRPr="00B207B1">
        <w:rPr>
          <w:rFonts w:hAnsiTheme="minorEastAsia" w:hint="eastAsia"/>
          <w:color w:val="000000" w:themeColor="text1"/>
          <w:rPrChange w:id="47" w:author="JY0225" w:date="2017-08-24T11:09:00Z">
            <w:rPr>
              <w:rFonts w:ascii="Times New Roman" w:hAnsi="Times New Roman" w:hint="eastAsia"/>
              <w:color w:val="000000" w:themeColor="text1"/>
              <w:spacing w:val="10"/>
            </w:rPr>
          </w:rPrChange>
        </w:rPr>
        <w:t>目前，一款自主研发的</w:t>
      </w:r>
      <w:r w:rsidR="001121D4" w:rsidRPr="00B207B1">
        <w:rPr>
          <w:rFonts w:hAnsiTheme="minorEastAsia" w:hint="eastAsia"/>
          <w:color w:val="000000" w:themeColor="text1"/>
          <w:rPrChange w:id="48" w:author="JY0225" w:date="2017-08-24T11:09:00Z">
            <w:rPr>
              <w:rFonts w:ascii="Times New Roman" w:hAnsi="Times New Roman" w:hint="eastAsia"/>
              <w:color w:val="000000" w:themeColor="text1"/>
              <w:spacing w:val="10"/>
            </w:rPr>
          </w:rPrChange>
        </w:rPr>
        <w:t>云备份</w:t>
      </w:r>
      <w:r w:rsidR="004D35B5">
        <w:rPr>
          <w:rFonts w:hAnsiTheme="minorEastAsia" w:hint="eastAsia"/>
          <w:color w:val="000000" w:themeColor="text1"/>
        </w:rPr>
        <w:t>服务</w:t>
      </w:r>
      <w:r w:rsidR="00B62A59" w:rsidRPr="00B207B1">
        <w:rPr>
          <w:rFonts w:hAnsiTheme="minorEastAsia" w:hint="eastAsia"/>
          <w:color w:val="000000" w:themeColor="text1"/>
          <w:rPrChange w:id="49" w:author="JY0225" w:date="2017-08-24T11:09:00Z">
            <w:rPr>
              <w:rFonts w:ascii="Times New Roman" w:hAnsi="Times New Roman" w:hint="eastAsia"/>
              <w:color w:val="000000" w:themeColor="text1"/>
              <w:spacing w:val="10"/>
            </w:rPr>
          </w:rPrChange>
        </w:rPr>
        <w:t>系统以中间件作为</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50" w:author="JY0225" w:date="2017-08-24T11:09:00Z">
            <w:rPr>
              <w:rFonts w:ascii="Times New Roman" w:hAnsi="Times New Roman" w:hint="eastAsia"/>
              <w:color w:val="000000" w:themeColor="text1"/>
              <w:spacing w:val="10"/>
            </w:rPr>
          </w:rPrChange>
        </w:rPr>
        <w:t>服务器与</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51" w:author="JY0225" w:date="2017-08-24T11:09:00Z">
            <w:rPr>
              <w:rFonts w:ascii="Times New Roman" w:hAnsi="Times New Roman" w:hint="eastAsia"/>
              <w:color w:val="000000" w:themeColor="text1"/>
              <w:spacing w:val="10"/>
            </w:rPr>
          </w:rPrChange>
        </w:rPr>
        <w:t>客户端之间的</w:t>
      </w:r>
      <w:r w:rsidR="0052372E" w:rsidRPr="00B207B1">
        <w:rPr>
          <w:rFonts w:hAnsiTheme="minorEastAsia" w:hint="eastAsia"/>
          <w:color w:val="000000" w:themeColor="text1"/>
        </w:rPr>
        <w:t>数据</w:t>
      </w:r>
      <w:r w:rsidR="00B62A59" w:rsidRPr="00B207B1">
        <w:rPr>
          <w:rFonts w:hAnsiTheme="minorEastAsia" w:hint="eastAsia"/>
          <w:color w:val="000000" w:themeColor="text1"/>
          <w:rPrChange w:id="52" w:author="JY0225" w:date="2017-08-24T11:09:00Z">
            <w:rPr>
              <w:rFonts w:ascii="Times New Roman" w:hAnsi="Times New Roman" w:hint="eastAsia"/>
              <w:color w:val="000000" w:themeColor="text1"/>
              <w:spacing w:val="10"/>
            </w:rPr>
          </w:rPrChange>
        </w:rPr>
        <w:t>交互枢纽，实现了数据传输、数据压缩、数据加密以及安全会话等基本功能</w:t>
      </w:r>
      <w:r w:rsidR="0052372E" w:rsidRPr="00B207B1">
        <w:rPr>
          <w:rFonts w:hAnsiTheme="minorEastAsia" w:hint="eastAsia"/>
          <w:color w:val="000000" w:themeColor="text1"/>
        </w:rPr>
        <w:t>。为提供</w:t>
      </w:r>
      <w:r w:rsidR="0052372E" w:rsidRPr="00B207B1">
        <w:rPr>
          <w:rFonts w:hAnsiTheme="minorEastAsia"/>
          <w:color w:val="000000" w:themeColor="text1"/>
        </w:rPr>
        <w:t>安全可靠的云备份服务，</w:t>
      </w:r>
      <w:r w:rsidR="00B7033A" w:rsidRPr="00B207B1">
        <w:rPr>
          <w:rFonts w:hAnsiTheme="minorEastAsia" w:hint="eastAsia"/>
          <w:color w:val="000000" w:themeColor="text1"/>
          <w:rPrChange w:id="53" w:author="JY0225" w:date="2017-08-24T11:09:00Z">
            <w:rPr>
              <w:rFonts w:ascii="Times New Roman" w:hAnsi="Times New Roman" w:hint="eastAsia"/>
              <w:color w:val="000000" w:themeColor="text1"/>
              <w:spacing w:val="10"/>
            </w:rPr>
          </w:rPrChange>
        </w:rPr>
        <w:t>亟需</w:t>
      </w:r>
      <w:r w:rsidR="004B7FCE" w:rsidRPr="00B207B1">
        <w:rPr>
          <w:rFonts w:hAnsiTheme="minorEastAsia" w:hint="eastAsia"/>
          <w:color w:val="000000" w:themeColor="text1"/>
          <w:rPrChange w:id="54" w:author="JY0225" w:date="2017-08-24T11:09:00Z">
            <w:rPr>
              <w:rFonts w:ascii="Times New Roman" w:hAnsi="Times New Roman" w:hint="eastAsia"/>
              <w:color w:val="000000" w:themeColor="text1"/>
              <w:spacing w:val="10"/>
            </w:rPr>
          </w:rPrChange>
        </w:rPr>
        <w:t>对</w:t>
      </w:r>
      <w:r w:rsidR="000313BE" w:rsidRPr="00B207B1">
        <w:rPr>
          <w:rFonts w:hAnsiTheme="minorEastAsia" w:hint="eastAsia"/>
          <w:color w:val="000000" w:themeColor="text1"/>
          <w:rPrChange w:id="55" w:author="JY0225" w:date="2017-08-24T11:09:00Z">
            <w:rPr>
              <w:rFonts w:ascii="Times New Roman" w:hAnsi="Times New Roman" w:hint="eastAsia"/>
              <w:color w:val="000000" w:themeColor="text1"/>
              <w:spacing w:val="10"/>
            </w:rPr>
          </w:rPrChange>
        </w:rPr>
        <w:t>其</w:t>
      </w:r>
      <w:r w:rsidR="004B7FCE" w:rsidRPr="00B207B1">
        <w:rPr>
          <w:rFonts w:hAnsiTheme="minorEastAsia" w:hint="eastAsia"/>
          <w:color w:val="000000" w:themeColor="text1"/>
          <w:rPrChange w:id="56" w:author="JY0225" w:date="2017-08-24T11:09:00Z">
            <w:rPr>
              <w:rFonts w:ascii="Times New Roman" w:hAnsi="Times New Roman" w:hint="eastAsia"/>
              <w:color w:val="000000" w:themeColor="text1"/>
              <w:spacing w:val="10"/>
            </w:rPr>
          </w:rPrChange>
        </w:rPr>
        <w:t>关键技术</w:t>
      </w:r>
      <w:r w:rsidR="00B7033A" w:rsidRPr="00B207B1">
        <w:rPr>
          <w:rFonts w:hAnsiTheme="minorEastAsia" w:hint="eastAsia"/>
          <w:color w:val="000000" w:themeColor="text1"/>
          <w:rPrChange w:id="57" w:author="JY0225" w:date="2017-08-24T11:09:00Z">
            <w:rPr>
              <w:rFonts w:ascii="Times New Roman" w:hAnsi="Times New Roman" w:hint="eastAsia"/>
              <w:color w:val="000000" w:themeColor="text1"/>
              <w:spacing w:val="10"/>
            </w:rPr>
          </w:rPrChange>
        </w:rPr>
        <w:t>进行优化。</w:t>
      </w:r>
    </w:p>
    <w:p w14:paraId="67B4CF97" w14:textId="164D9F60" w:rsidR="00AD259A" w:rsidRDefault="00DF704F" w:rsidP="00D0546B">
      <w:pPr>
        <w:tabs>
          <w:tab w:val="left" w:pos="495"/>
        </w:tabs>
        <w:spacing w:line="400" w:lineRule="exact"/>
        <w:ind w:firstLineChars="200" w:firstLine="480"/>
        <w:rPr>
          <w:rFonts w:hAnsiTheme="minorEastAsia"/>
          <w:color w:val="000000" w:themeColor="text1"/>
        </w:rPr>
      </w:pPr>
      <w:r w:rsidRPr="00B207B1">
        <w:rPr>
          <w:rFonts w:hAnsiTheme="minorEastAsia" w:hint="eastAsia"/>
          <w:rPrChange w:id="58" w:author="JY0225" w:date="2017-08-24T11:09:00Z">
            <w:rPr>
              <w:rFonts w:ascii="Times New Roman" w:hAnsi="Times New Roman" w:hint="eastAsia"/>
              <w:spacing w:val="10"/>
            </w:rPr>
          </w:rPrChange>
        </w:rPr>
        <w:t>本论文</w:t>
      </w:r>
      <w:r w:rsidR="0052372E" w:rsidRPr="00B207B1">
        <w:rPr>
          <w:rFonts w:hAnsiTheme="minorEastAsia" w:hint="eastAsia"/>
        </w:rPr>
        <w:t>基于</w:t>
      </w:r>
      <w:r w:rsidR="00447D7B" w:rsidRPr="00B207B1">
        <w:rPr>
          <w:rFonts w:hAnsiTheme="minorEastAsia" w:hint="eastAsia"/>
          <w:rPrChange w:id="59" w:author="JY0225" w:date="2017-08-24T11:09:00Z">
            <w:rPr>
              <w:rFonts w:ascii="Times New Roman" w:hAnsi="Times New Roman" w:hint="eastAsia"/>
              <w:spacing w:val="10"/>
            </w:rPr>
          </w:rPrChange>
        </w:rPr>
        <w:t>对</w:t>
      </w:r>
      <w:r w:rsidR="00B376D6" w:rsidRPr="00B207B1">
        <w:rPr>
          <w:rFonts w:hAnsiTheme="minorEastAsia" w:hint="eastAsia"/>
          <w:rPrChange w:id="60" w:author="JY0225" w:date="2017-08-24T11:09:00Z">
            <w:rPr>
              <w:rFonts w:ascii="Times New Roman" w:hAnsi="Times New Roman" w:hint="eastAsia"/>
              <w:spacing w:val="10"/>
            </w:rPr>
          </w:rPrChange>
        </w:rPr>
        <w:t>当前</w:t>
      </w:r>
      <w:r w:rsidR="00447D7B" w:rsidRPr="00B207B1">
        <w:rPr>
          <w:rFonts w:hAnsiTheme="minorEastAsia" w:hint="eastAsia"/>
          <w:rPrChange w:id="61" w:author="JY0225" w:date="2017-08-24T11:09:00Z">
            <w:rPr>
              <w:rFonts w:ascii="Times New Roman" w:hAnsi="Times New Roman" w:hint="eastAsia"/>
              <w:spacing w:val="10"/>
            </w:rPr>
          </w:rPrChange>
        </w:rPr>
        <w:t>云</w:t>
      </w:r>
      <w:r w:rsidR="00476838" w:rsidRPr="00B207B1">
        <w:rPr>
          <w:rFonts w:hAnsiTheme="minorEastAsia" w:hint="eastAsia"/>
          <w:rPrChange w:id="62" w:author="JY0225" w:date="2017-08-24T11:09:00Z">
            <w:rPr>
              <w:rFonts w:ascii="Times New Roman" w:hAnsi="Times New Roman" w:hint="eastAsia"/>
              <w:spacing w:val="10"/>
            </w:rPr>
          </w:rPrChange>
        </w:rPr>
        <w:t>备份</w:t>
      </w:r>
      <w:r w:rsidR="005647ED">
        <w:rPr>
          <w:rFonts w:hAnsiTheme="minorEastAsia" w:hint="eastAsia"/>
        </w:rPr>
        <w:t>服务</w:t>
      </w:r>
      <w:r w:rsidR="0052372E" w:rsidRPr="00B207B1">
        <w:rPr>
          <w:rFonts w:hAnsiTheme="minorEastAsia" w:hint="eastAsia"/>
        </w:rPr>
        <w:t>系统</w:t>
      </w:r>
      <w:r w:rsidR="0052372E" w:rsidRPr="00B207B1">
        <w:rPr>
          <w:rFonts w:hAnsiTheme="minorEastAsia"/>
        </w:rPr>
        <w:t>的</w:t>
      </w:r>
      <w:r w:rsidR="00016D23" w:rsidRPr="00B207B1">
        <w:rPr>
          <w:rFonts w:hAnsiTheme="minorEastAsia" w:hint="eastAsia"/>
        </w:rPr>
        <w:t>深入</w:t>
      </w:r>
      <w:ins w:id="63" w:author="微软用户" w:date="2017-08-27T14:17:00Z">
        <w:r w:rsidR="008D076E" w:rsidRPr="00B207B1">
          <w:rPr>
            <w:rFonts w:hAnsiTheme="minorEastAsia"/>
          </w:rPr>
          <w:t>调研</w:t>
        </w:r>
      </w:ins>
      <w:del w:id="64" w:author="微软用户" w:date="2017-08-27T14:17:00Z">
        <w:r w:rsidR="00447D7B" w:rsidRPr="00B207B1" w:rsidDel="008D076E">
          <w:rPr>
            <w:rFonts w:hAnsiTheme="minorEastAsia" w:hint="eastAsia"/>
            <w:rPrChange w:id="65" w:author="JY0225" w:date="2017-08-24T11:09:00Z">
              <w:rPr>
                <w:rFonts w:ascii="Times New Roman" w:hAnsi="Times New Roman" w:hint="eastAsia"/>
                <w:spacing w:val="10"/>
              </w:rPr>
            </w:rPrChange>
          </w:rPr>
          <w:delText>分析</w:delText>
        </w:r>
      </w:del>
      <w:r w:rsidR="00447D7B" w:rsidRPr="00B207B1">
        <w:rPr>
          <w:rFonts w:hAnsiTheme="minorEastAsia" w:hint="eastAsia"/>
          <w:rPrChange w:id="66" w:author="JY0225" w:date="2017-08-24T11:09:00Z">
            <w:rPr>
              <w:rFonts w:ascii="Times New Roman" w:hAnsi="Times New Roman" w:hint="eastAsia"/>
              <w:spacing w:val="10"/>
            </w:rPr>
          </w:rPrChange>
        </w:rPr>
        <w:t>，</w:t>
      </w:r>
      <w:r w:rsidR="00016D23" w:rsidRPr="00B207B1">
        <w:rPr>
          <w:rFonts w:hAnsiTheme="minorEastAsia" w:hint="eastAsia"/>
        </w:rPr>
        <w:t>厘清当前</w:t>
      </w:r>
      <w:del w:id="67" w:author="微软用户" w:date="2017-08-27T14:17:00Z">
        <w:r w:rsidR="00BB16D9" w:rsidRPr="00B207B1" w:rsidDel="00B62D81">
          <w:rPr>
            <w:rFonts w:hAnsiTheme="minorEastAsia" w:hint="eastAsia"/>
            <w:rPrChange w:id="68" w:author="JY0225" w:date="2017-08-24T11:09:00Z">
              <w:rPr>
                <w:rFonts w:ascii="Times New Roman" w:hAnsi="Times New Roman" w:hint="eastAsia"/>
                <w:spacing w:val="10"/>
              </w:rPr>
            </w:rPrChange>
          </w:rPr>
          <w:delText>研究</w:delText>
        </w:r>
      </w:del>
      <w:r w:rsidR="00604D9F" w:rsidRPr="00B207B1">
        <w:rPr>
          <w:rFonts w:hAnsiTheme="minorEastAsia" w:hint="eastAsia"/>
          <w:rPrChange w:id="69" w:author="JY0225" w:date="2017-08-24T11:09:00Z">
            <w:rPr>
              <w:rFonts w:ascii="Times New Roman" w:hAnsi="Times New Roman" w:hint="eastAsia"/>
              <w:spacing w:val="10"/>
            </w:rPr>
          </w:rPrChange>
        </w:rPr>
        <w:t>云备份</w:t>
      </w:r>
      <w:r w:rsidR="00724F1A" w:rsidRPr="00B207B1">
        <w:rPr>
          <w:rFonts w:hAnsiTheme="minorEastAsia" w:hint="eastAsia"/>
          <w:rPrChange w:id="70" w:author="JY0225" w:date="2017-08-24T11:09:00Z">
            <w:rPr>
              <w:rFonts w:ascii="Times New Roman" w:hAnsi="Times New Roman" w:hint="eastAsia"/>
              <w:spacing w:val="10"/>
            </w:rPr>
          </w:rPrChange>
        </w:rPr>
        <w:t>服务中的</w:t>
      </w:r>
      <w:r w:rsidRPr="00B207B1">
        <w:rPr>
          <w:rFonts w:hAnsiTheme="minorEastAsia" w:hint="eastAsia"/>
          <w:rPrChange w:id="71" w:author="JY0225" w:date="2017-08-24T11:09:00Z">
            <w:rPr>
              <w:rFonts w:ascii="Times New Roman" w:hAnsi="Times New Roman" w:hint="eastAsia"/>
              <w:spacing w:val="10"/>
            </w:rPr>
          </w:rPrChange>
        </w:rPr>
        <w:t>关键技术</w:t>
      </w:r>
      <w:r w:rsidR="00016D23" w:rsidRPr="00B207B1">
        <w:rPr>
          <w:rFonts w:hAnsiTheme="minorEastAsia" w:hint="eastAsia"/>
        </w:rPr>
        <w:t>趋势</w:t>
      </w:r>
      <w:r w:rsidRPr="00B207B1">
        <w:rPr>
          <w:rFonts w:hAnsiTheme="minorEastAsia" w:hint="eastAsia"/>
          <w:rPrChange w:id="72" w:author="JY0225" w:date="2017-08-24T11:09:00Z">
            <w:rPr>
              <w:rFonts w:ascii="Times New Roman" w:hAnsi="Times New Roman" w:hint="eastAsia"/>
              <w:spacing w:val="10"/>
            </w:rPr>
          </w:rPrChange>
        </w:rPr>
        <w:t>，基于前期的</w:t>
      </w:r>
      <w:r w:rsidR="00016D23" w:rsidRPr="00B207B1">
        <w:rPr>
          <w:rFonts w:hAnsiTheme="minorEastAsia" w:hint="eastAsia"/>
        </w:rPr>
        <w:t>研究</w:t>
      </w:r>
      <w:r w:rsidRPr="00B207B1">
        <w:rPr>
          <w:rFonts w:hAnsiTheme="minorEastAsia" w:hint="eastAsia"/>
          <w:rPrChange w:id="73" w:author="JY0225" w:date="2017-08-24T11:09:00Z">
            <w:rPr>
              <w:rFonts w:ascii="Times New Roman" w:hAnsi="Times New Roman" w:hint="eastAsia"/>
              <w:spacing w:val="10"/>
            </w:rPr>
          </w:rPrChange>
        </w:rPr>
        <w:t>成果，</w:t>
      </w:r>
      <w:r w:rsidR="00D107D5" w:rsidRPr="00B207B1">
        <w:rPr>
          <w:rFonts w:hAnsiTheme="minorEastAsia" w:hint="eastAsia"/>
          <w:rPrChange w:id="74" w:author="JY0225" w:date="2017-08-24T11:09:00Z">
            <w:rPr>
              <w:rFonts w:ascii="Times New Roman" w:hAnsi="Times New Roman" w:hint="eastAsia"/>
              <w:spacing w:val="10"/>
            </w:rPr>
          </w:rPrChange>
        </w:rPr>
        <w:t>对</w:t>
      </w:r>
      <w:r w:rsidR="00B704C3" w:rsidRPr="00B207B1">
        <w:rPr>
          <w:rFonts w:hAnsiTheme="minorEastAsia" w:hint="eastAsia"/>
          <w:rPrChange w:id="75" w:author="JY0225" w:date="2017-08-24T11:09:00Z">
            <w:rPr>
              <w:rFonts w:ascii="Times New Roman" w:hAnsi="Times New Roman" w:hint="eastAsia"/>
              <w:spacing w:val="10"/>
            </w:rPr>
          </w:rPrChange>
        </w:rPr>
        <w:t>现有</w:t>
      </w:r>
      <w:r w:rsidR="00D107D5" w:rsidRPr="00B207B1">
        <w:rPr>
          <w:rFonts w:hAnsiTheme="minorEastAsia" w:hint="eastAsia"/>
          <w:rPrChange w:id="76" w:author="JY0225" w:date="2017-08-24T11:09:00Z">
            <w:rPr>
              <w:rFonts w:ascii="Times New Roman" w:hAnsi="Times New Roman" w:hint="eastAsia"/>
              <w:spacing w:val="10"/>
            </w:rPr>
          </w:rPrChange>
        </w:rPr>
        <w:t>云</w:t>
      </w:r>
      <w:r w:rsidR="00476838" w:rsidRPr="00B207B1">
        <w:rPr>
          <w:rFonts w:hAnsiTheme="minorEastAsia" w:hint="eastAsia"/>
          <w:rPrChange w:id="77" w:author="JY0225" w:date="2017-08-24T11:09:00Z">
            <w:rPr>
              <w:rFonts w:ascii="Times New Roman" w:hAnsi="Times New Roman" w:hint="eastAsia"/>
              <w:spacing w:val="10"/>
            </w:rPr>
          </w:rPrChange>
        </w:rPr>
        <w:t>备份</w:t>
      </w:r>
      <w:r w:rsidR="00D107D5" w:rsidRPr="00B207B1">
        <w:rPr>
          <w:rFonts w:hAnsiTheme="minorEastAsia" w:hint="eastAsia"/>
          <w:rPrChange w:id="78" w:author="JY0225" w:date="2017-08-24T11:09:00Z">
            <w:rPr>
              <w:rFonts w:ascii="Times New Roman" w:hAnsi="Times New Roman" w:hint="eastAsia"/>
              <w:spacing w:val="10"/>
            </w:rPr>
          </w:rPrChange>
        </w:rPr>
        <w:t>中间件</w:t>
      </w:r>
      <w:r w:rsidR="00604D9F" w:rsidRPr="00B207B1">
        <w:rPr>
          <w:rFonts w:hAnsiTheme="minorEastAsia" w:hint="eastAsia"/>
          <w:rPrChange w:id="79" w:author="JY0225" w:date="2017-08-24T11:09:00Z">
            <w:rPr>
              <w:rFonts w:ascii="Times New Roman" w:hAnsi="Times New Roman" w:hint="eastAsia"/>
              <w:spacing w:val="10"/>
            </w:rPr>
          </w:rPrChange>
        </w:rPr>
        <w:t>系统</w:t>
      </w:r>
      <w:r w:rsidR="00D107D5" w:rsidRPr="00B207B1">
        <w:rPr>
          <w:rFonts w:hAnsiTheme="minorEastAsia" w:hint="eastAsia"/>
          <w:rPrChange w:id="80" w:author="JY0225" w:date="2017-08-24T11:09:00Z">
            <w:rPr>
              <w:rFonts w:ascii="Times New Roman" w:hAnsi="Times New Roman" w:hint="eastAsia"/>
              <w:spacing w:val="10"/>
            </w:rPr>
          </w:rPrChange>
        </w:rPr>
        <w:t>进行优化</w:t>
      </w:r>
      <w:r w:rsidR="0052372E" w:rsidRPr="00B207B1">
        <w:rPr>
          <w:rFonts w:hAnsiTheme="minorEastAsia" w:hint="eastAsia"/>
        </w:rPr>
        <w:t>设计与</w:t>
      </w:r>
      <w:r w:rsidR="0052372E" w:rsidRPr="00B207B1">
        <w:rPr>
          <w:rFonts w:hAnsiTheme="minorEastAsia"/>
        </w:rPr>
        <w:t>实现</w:t>
      </w:r>
      <w:r w:rsidR="00D107D5" w:rsidRPr="00B207B1">
        <w:rPr>
          <w:rFonts w:hAnsiTheme="minorEastAsia" w:hint="eastAsia"/>
          <w:rPrChange w:id="81" w:author="JY0225" w:date="2017-08-24T11:09:00Z">
            <w:rPr>
              <w:rFonts w:ascii="Times New Roman" w:hAnsi="Times New Roman" w:hint="eastAsia"/>
              <w:spacing w:val="10"/>
            </w:rPr>
          </w:rPrChange>
        </w:rPr>
        <w:t>。</w:t>
      </w:r>
      <w:r w:rsidR="00016D23" w:rsidRPr="00B207B1">
        <w:rPr>
          <w:rFonts w:hAnsiTheme="minorEastAsia" w:hint="eastAsia"/>
        </w:rPr>
        <w:t>整个优化</w:t>
      </w:r>
      <w:r w:rsidR="00016D23" w:rsidRPr="00B207B1">
        <w:rPr>
          <w:rFonts w:hAnsiTheme="minorEastAsia"/>
        </w:rPr>
        <w:t>设计分为四个部分：（</w:t>
      </w:r>
      <w:r w:rsidR="00016D23" w:rsidRPr="00B207B1">
        <w:rPr>
          <w:rFonts w:hAnsiTheme="minorEastAsia" w:hint="eastAsia"/>
        </w:rPr>
        <w:t>1</w:t>
      </w:r>
      <w:r w:rsidR="00016D23" w:rsidRPr="00B207B1">
        <w:rPr>
          <w:rFonts w:hAnsiTheme="minorEastAsia"/>
        </w:rPr>
        <w:t>）</w:t>
      </w:r>
      <w:r w:rsidR="00B16863" w:rsidRPr="00B207B1">
        <w:rPr>
          <w:rFonts w:hAnsiTheme="minorEastAsia" w:hint="eastAsia"/>
          <w:rPrChange w:id="82" w:author="JY0225" w:date="2017-08-24T11:09:00Z">
            <w:rPr>
              <w:rFonts w:ascii="Times New Roman" w:hAnsi="Times New Roman" w:hint="eastAsia"/>
              <w:spacing w:val="10"/>
            </w:rPr>
          </w:rPrChange>
        </w:rPr>
        <w:t>通过</w:t>
      </w:r>
      <w:r w:rsidR="00C110AB" w:rsidRPr="00B207B1">
        <w:rPr>
          <w:rFonts w:hAnsiTheme="minorEastAsia" w:hint="eastAsia"/>
          <w:rPrChange w:id="83" w:author="JY0225" w:date="2017-08-24T11:09:00Z">
            <w:rPr>
              <w:rFonts w:ascii="Times New Roman" w:hAnsi="Times New Roman" w:hint="eastAsia"/>
              <w:spacing w:val="10"/>
            </w:rPr>
          </w:rPrChange>
        </w:rPr>
        <w:t>物理隔离和</w:t>
      </w:r>
      <w:r w:rsidR="001F17BA" w:rsidRPr="00B207B1">
        <w:rPr>
          <w:rFonts w:hAnsiTheme="minorEastAsia" w:hint="eastAsia"/>
          <w:rPrChange w:id="84" w:author="JY0225" w:date="2017-08-24T11:09:00Z">
            <w:rPr>
              <w:rFonts w:ascii="Times New Roman" w:hAnsi="Times New Roman" w:hint="eastAsia"/>
              <w:spacing w:val="10"/>
            </w:rPr>
          </w:rPrChange>
        </w:rPr>
        <w:t>数据</w:t>
      </w:r>
      <w:r w:rsidR="0027271C" w:rsidRPr="00B207B1">
        <w:rPr>
          <w:rFonts w:hAnsiTheme="minorEastAsia" w:hint="eastAsia"/>
          <w:rPrChange w:id="85" w:author="JY0225" w:date="2017-08-24T11:09:00Z">
            <w:rPr>
              <w:rFonts w:ascii="Times New Roman" w:hAnsi="Times New Roman" w:hint="eastAsia"/>
              <w:spacing w:val="10"/>
            </w:rPr>
          </w:rPrChange>
        </w:rPr>
        <w:t>加密的方式</w:t>
      </w:r>
      <w:r w:rsidR="004D4BA0" w:rsidRPr="00B207B1">
        <w:rPr>
          <w:rFonts w:hAnsiTheme="minorEastAsia" w:hint="eastAsia"/>
          <w:rPrChange w:id="86" w:author="JY0225" w:date="2017-08-24T11:09:00Z">
            <w:rPr>
              <w:rFonts w:ascii="Times New Roman" w:hAnsi="Times New Roman" w:hint="eastAsia"/>
              <w:spacing w:val="10"/>
            </w:rPr>
          </w:rPrChange>
        </w:rPr>
        <w:t>，保证</w:t>
      </w:r>
      <w:r w:rsidR="009C27D9" w:rsidRPr="00B207B1">
        <w:rPr>
          <w:rFonts w:hAnsiTheme="minorEastAsia" w:hint="eastAsia"/>
          <w:rPrChange w:id="87" w:author="JY0225" w:date="2017-08-24T11:09:00Z">
            <w:rPr>
              <w:rFonts w:ascii="Times New Roman" w:hAnsi="Times New Roman" w:hint="eastAsia"/>
              <w:spacing w:val="10"/>
            </w:rPr>
          </w:rPrChange>
        </w:rPr>
        <w:t>缓存在中间件中的用户信息和会话记录</w:t>
      </w:r>
      <w:r w:rsidR="004D4BA0" w:rsidRPr="00B207B1">
        <w:rPr>
          <w:rFonts w:hAnsiTheme="minorEastAsia" w:hint="eastAsia"/>
          <w:rPrChange w:id="88" w:author="JY0225" w:date="2017-08-24T11:09:00Z">
            <w:rPr>
              <w:rFonts w:ascii="Times New Roman" w:hAnsi="Times New Roman" w:hint="eastAsia"/>
              <w:spacing w:val="10"/>
            </w:rPr>
          </w:rPrChange>
        </w:rPr>
        <w:t>的安全性；</w:t>
      </w:r>
      <w:r w:rsidR="00016D23" w:rsidRPr="00B207B1">
        <w:rPr>
          <w:rFonts w:hAnsiTheme="minorEastAsia" w:hint="eastAsia"/>
        </w:rPr>
        <w:t>（2）</w:t>
      </w:r>
      <w:r w:rsidR="00CF4348" w:rsidRPr="00B207B1">
        <w:rPr>
          <w:rFonts w:hAnsiTheme="minorEastAsia" w:hint="eastAsia"/>
          <w:rPrChange w:id="89" w:author="JY0225" w:date="2017-08-24T11:09:00Z">
            <w:rPr>
              <w:rFonts w:ascii="Times New Roman" w:hAnsi="Times New Roman" w:hint="eastAsia"/>
              <w:spacing w:val="10"/>
            </w:rPr>
          </w:rPrChange>
        </w:rPr>
        <w:t>借助大文件分块传输和断点续传技术</w:t>
      </w:r>
      <w:r w:rsidR="00A56915" w:rsidRPr="00B207B1">
        <w:rPr>
          <w:rFonts w:hAnsiTheme="minorEastAsia" w:hint="eastAsia"/>
          <w:rPrChange w:id="90" w:author="JY0225" w:date="2017-08-24T11:09:00Z">
            <w:rPr>
              <w:rFonts w:ascii="Times New Roman" w:hAnsi="Times New Roman" w:hint="eastAsia"/>
              <w:spacing w:val="10"/>
            </w:rPr>
          </w:rPrChange>
        </w:rPr>
        <w:t>，</w:t>
      </w:r>
      <w:r w:rsidR="00DC6A77" w:rsidRPr="00B207B1">
        <w:rPr>
          <w:rFonts w:hAnsiTheme="minorEastAsia" w:hint="eastAsia"/>
          <w:rPrChange w:id="91" w:author="JY0225" w:date="2017-08-24T11:09:00Z">
            <w:rPr>
              <w:rFonts w:ascii="Times New Roman" w:hAnsi="Times New Roman" w:hint="eastAsia"/>
              <w:spacing w:val="10"/>
            </w:rPr>
          </w:rPrChange>
        </w:rPr>
        <w:t>解决大文件上传过程中遇到网络中断或服务器死</w:t>
      </w:r>
      <w:r w:rsidR="00D95009" w:rsidRPr="00B207B1">
        <w:rPr>
          <w:rFonts w:hAnsiTheme="minorEastAsia" w:hint="eastAsia"/>
          <w:rPrChange w:id="92" w:author="JY0225" w:date="2017-08-24T11:09:00Z">
            <w:rPr>
              <w:rFonts w:ascii="Times New Roman" w:hAnsi="Times New Roman" w:hint="eastAsia"/>
              <w:spacing w:val="10"/>
            </w:rPr>
          </w:rPrChange>
        </w:rPr>
        <w:t>机等故障</w:t>
      </w:r>
      <w:r w:rsidR="00E91674" w:rsidRPr="00B207B1">
        <w:rPr>
          <w:rFonts w:hAnsiTheme="minorEastAsia" w:hint="eastAsia"/>
          <w:rPrChange w:id="93" w:author="JY0225" w:date="2017-08-24T11:09:00Z">
            <w:rPr>
              <w:rFonts w:ascii="Times New Roman" w:hAnsi="Times New Roman" w:hint="eastAsia"/>
              <w:spacing w:val="10"/>
            </w:rPr>
          </w:rPrChange>
        </w:rPr>
        <w:t>而</w:t>
      </w:r>
      <w:r w:rsidR="00D95009" w:rsidRPr="00B207B1">
        <w:rPr>
          <w:rFonts w:hAnsiTheme="minorEastAsia" w:hint="eastAsia"/>
          <w:rPrChange w:id="94" w:author="JY0225" w:date="2017-08-24T11:09:00Z">
            <w:rPr>
              <w:rFonts w:ascii="Times New Roman" w:hAnsi="Times New Roman" w:hint="eastAsia"/>
              <w:spacing w:val="10"/>
            </w:rPr>
          </w:rPrChange>
        </w:rPr>
        <w:t>引发的数据重传问题</w:t>
      </w:r>
      <w:r w:rsidR="00CF4348" w:rsidRPr="00B207B1">
        <w:rPr>
          <w:rFonts w:hAnsiTheme="minorEastAsia" w:hint="eastAsia"/>
          <w:rPrChange w:id="95" w:author="JY0225" w:date="2017-08-24T11:09:00Z">
            <w:rPr>
              <w:rFonts w:ascii="Times New Roman" w:hAnsi="Times New Roman" w:hint="eastAsia"/>
              <w:spacing w:val="10"/>
            </w:rPr>
          </w:rPrChange>
        </w:rPr>
        <w:t>；</w:t>
      </w:r>
      <w:r w:rsidR="00016D23" w:rsidRPr="00B207B1">
        <w:rPr>
          <w:rFonts w:hAnsiTheme="minorEastAsia" w:hint="eastAsia"/>
        </w:rPr>
        <w:t>（3）</w:t>
      </w:r>
      <w:r w:rsidR="00E9415A" w:rsidRPr="00B207B1">
        <w:rPr>
          <w:rFonts w:hAnsiTheme="minorEastAsia" w:hint="eastAsia"/>
          <w:rPrChange w:id="96" w:author="JY0225" w:date="2017-08-24T11:09:00Z">
            <w:rPr>
              <w:rFonts w:ascii="Times New Roman" w:hAnsi="Times New Roman" w:hint="eastAsia"/>
              <w:spacing w:val="10"/>
            </w:rPr>
          </w:rPrChange>
        </w:rPr>
        <w:t>利用本地</w:t>
      </w:r>
      <w:ins w:id="97" w:author="微软用户" w:date="2017-08-24T22:13:00Z">
        <w:r w:rsidR="00DB55AF" w:rsidRPr="00B207B1">
          <w:rPr>
            <w:rFonts w:hAnsiTheme="minorEastAsia"/>
          </w:rPr>
          <w:t>缓存</w:t>
        </w:r>
      </w:ins>
      <w:del w:id="98" w:author="微软用户" w:date="2017-08-24T22:13:00Z">
        <w:r w:rsidR="006D0514" w:rsidRPr="00B207B1" w:rsidDel="00DB55AF">
          <w:rPr>
            <w:rFonts w:hAnsiTheme="minorEastAsia" w:hint="eastAsia"/>
            <w:rPrChange w:id="99" w:author="JY0225" w:date="2017-08-24T11:09:00Z">
              <w:rPr>
                <w:rFonts w:ascii="Times New Roman" w:hAnsi="Times New Roman" w:hint="eastAsia"/>
                <w:spacing w:val="10"/>
              </w:rPr>
            </w:rPrChange>
          </w:rPr>
          <w:delText>存储</w:delText>
        </w:r>
      </w:del>
      <w:r w:rsidR="00E9415A" w:rsidRPr="00B207B1">
        <w:rPr>
          <w:rFonts w:hAnsiTheme="minorEastAsia" w:hint="eastAsia"/>
          <w:rPrChange w:id="100" w:author="JY0225" w:date="2017-08-24T11:09:00Z">
            <w:rPr>
              <w:rFonts w:ascii="Times New Roman" w:hAnsi="Times New Roman" w:hint="eastAsia"/>
              <w:spacing w:val="10"/>
            </w:rPr>
          </w:rPrChange>
        </w:rPr>
        <w:t>和</w:t>
      </w:r>
      <w:r w:rsidR="00616B48" w:rsidRPr="00B207B1">
        <w:rPr>
          <w:rFonts w:hAnsiTheme="minorEastAsia" w:hint="eastAsia"/>
          <w:rPrChange w:id="101" w:author="JY0225" w:date="2017-08-24T11:09:00Z">
            <w:rPr>
              <w:rFonts w:ascii="Times New Roman" w:hAnsi="Times New Roman" w:hint="eastAsia"/>
              <w:spacing w:val="10"/>
            </w:rPr>
          </w:rPrChange>
        </w:rPr>
        <w:t>服务器提供的高级</w:t>
      </w:r>
      <w:r w:rsidR="004D376E" w:rsidRPr="00B207B1">
        <w:rPr>
          <w:rFonts w:hAnsiTheme="minorEastAsia" w:hint="eastAsia"/>
          <w:rPrChange w:id="102" w:author="JY0225" w:date="2017-08-24T11:09:00Z">
            <w:rPr>
              <w:rFonts w:ascii="Times New Roman" w:hAnsi="Times New Roman" w:hint="eastAsia"/>
              <w:spacing w:val="10"/>
            </w:rPr>
          </w:rPrChange>
        </w:rPr>
        <w:t>接口</w:t>
      </w:r>
      <w:r w:rsidR="00E9415A" w:rsidRPr="00B207B1">
        <w:rPr>
          <w:rFonts w:hAnsiTheme="minorEastAsia" w:hint="eastAsia"/>
          <w:rPrChange w:id="103" w:author="JY0225" w:date="2017-08-24T11:09:00Z">
            <w:rPr>
              <w:rFonts w:ascii="Times New Roman" w:hAnsi="Times New Roman" w:hint="eastAsia"/>
              <w:spacing w:val="10"/>
            </w:rPr>
          </w:rPrChange>
        </w:rPr>
        <w:t>，减少数据</w:t>
      </w:r>
      <w:r w:rsidR="00867696" w:rsidRPr="00B207B1">
        <w:rPr>
          <w:rFonts w:hAnsiTheme="minorEastAsia" w:hint="eastAsia"/>
          <w:rPrChange w:id="104" w:author="JY0225" w:date="2017-08-24T11:09:00Z">
            <w:rPr>
              <w:rFonts w:ascii="Times New Roman" w:hAnsi="Times New Roman" w:hint="eastAsia"/>
              <w:spacing w:val="10"/>
            </w:rPr>
          </w:rPrChange>
        </w:rPr>
        <w:t>在</w:t>
      </w:r>
      <w:r w:rsidR="00E9415A" w:rsidRPr="00B207B1">
        <w:rPr>
          <w:rFonts w:hAnsiTheme="minorEastAsia" w:hint="eastAsia"/>
          <w:rPrChange w:id="105" w:author="JY0225" w:date="2017-08-24T11:09:00Z">
            <w:rPr>
              <w:rFonts w:ascii="Times New Roman" w:hAnsi="Times New Roman" w:hint="eastAsia"/>
              <w:spacing w:val="10"/>
            </w:rPr>
          </w:rPrChange>
        </w:rPr>
        <w:t>上传下载</w:t>
      </w:r>
      <w:r w:rsidR="00616B48" w:rsidRPr="00B207B1">
        <w:rPr>
          <w:rFonts w:hAnsiTheme="minorEastAsia" w:hint="eastAsia"/>
          <w:rPrChange w:id="106" w:author="JY0225" w:date="2017-08-24T11:09:00Z">
            <w:rPr>
              <w:rFonts w:ascii="Times New Roman" w:hAnsi="Times New Roman" w:hint="eastAsia"/>
              <w:spacing w:val="10"/>
            </w:rPr>
          </w:rPrChange>
        </w:rPr>
        <w:t>过程</w:t>
      </w:r>
      <w:r w:rsidR="00616B48" w:rsidRPr="00B207B1">
        <w:rPr>
          <w:rFonts w:hAnsiTheme="minorEastAsia" w:hint="eastAsia"/>
          <w:color w:val="000000" w:themeColor="text1"/>
          <w:rPrChange w:id="107" w:author="JY0225" w:date="2017-08-24T11:09:00Z">
            <w:rPr>
              <w:rFonts w:ascii="Times New Roman" w:hAnsi="Times New Roman" w:hint="eastAsia"/>
              <w:color w:val="000000" w:themeColor="text1"/>
              <w:spacing w:val="10"/>
            </w:rPr>
          </w:rPrChange>
        </w:rPr>
        <w:t>中产生的冗余数据</w:t>
      </w:r>
      <w:r w:rsidR="00E9415A" w:rsidRPr="00B207B1">
        <w:rPr>
          <w:rFonts w:hAnsiTheme="minorEastAsia" w:hint="eastAsia"/>
          <w:color w:val="000000" w:themeColor="text1"/>
          <w:rPrChange w:id="108" w:author="JY0225" w:date="2017-08-24T11:09:00Z">
            <w:rPr>
              <w:rFonts w:ascii="Times New Roman" w:hAnsi="Times New Roman" w:hint="eastAsia"/>
              <w:color w:val="000000" w:themeColor="text1"/>
              <w:spacing w:val="10"/>
            </w:rPr>
          </w:rPrChange>
        </w:rPr>
        <w:t>，</w:t>
      </w:r>
      <w:r w:rsidR="00842F8E" w:rsidRPr="00B207B1">
        <w:rPr>
          <w:rFonts w:hAnsiTheme="minorEastAsia" w:hint="eastAsia"/>
          <w:color w:val="000000" w:themeColor="text1"/>
          <w:rPrChange w:id="109" w:author="JY0225" w:date="2017-08-24T11:09:00Z">
            <w:rPr>
              <w:rFonts w:ascii="Times New Roman" w:hAnsi="Times New Roman" w:hint="eastAsia"/>
              <w:color w:val="000000" w:themeColor="text1"/>
              <w:spacing w:val="10"/>
            </w:rPr>
          </w:rPrChange>
        </w:rPr>
        <w:t>并提供快速上传</w:t>
      </w:r>
      <w:r w:rsidR="00280BB5" w:rsidRPr="00B207B1">
        <w:rPr>
          <w:rFonts w:hAnsiTheme="minorEastAsia" w:hint="eastAsia"/>
          <w:color w:val="000000" w:themeColor="text1"/>
          <w:rPrChange w:id="110" w:author="JY0225" w:date="2017-08-24T11:09:00Z">
            <w:rPr>
              <w:rFonts w:ascii="Times New Roman" w:hAnsi="Times New Roman" w:hint="eastAsia"/>
              <w:color w:val="000000" w:themeColor="text1"/>
              <w:spacing w:val="10"/>
            </w:rPr>
          </w:rPrChange>
        </w:rPr>
        <w:t>功能，</w:t>
      </w:r>
      <w:r w:rsidR="00A7197A" w:rsidRPr="00B207B1">
        <w:rPr>
          <w:rFonts w:hAnsiTheme="minorEastAsia" w:hint="eastAsia"/>
          <w:color w:val="000000" w:themeColor="text1"/>
          <w:rPrChange w:id="111" w:author="JY0225" w:date="2017-08-24T11:09:00Z">
            <w:rPr>
              <w:rFonts w:ascii="Times New Roman" w:hAnsi="Times New Roman" w:hint="eastAsia"/>
              <w:color w:val="000000" w:themeColor="text1"/>
              <w:spacing w:val="10"/>
            </w:rPr>
          </w:rPrChange>
        </w:rPr>
        <w:t>以</w:t>
      </w:r>
      <w:ins w:id="112" w:author="微软用户" w:date="2017-08-27T14:18:00Z">
        <w:r w:rsidR="005F615D" w:rsidRPr="00B207B1">
          <w:rPr>
            <w:rFonts w:hAnsiTheme="minorEastAsia"/>
            <w:color w:val="000000" w:themeColor="text1"/>
          </w:rPr>
          <w:t>提升</w:t>
        </w:r>
      </w:ins>
      <w:del w:id="113" w:author="微软用户" w:date="2017-08-27T14:18:00Z">
        <w:r w:rsidR="00391CD8" w:rsidRPr="00B207B1" w:rsidDel="005F615D">
          <w:rPr>
            <w:rFonts w:hAnsiTheme="minorEastAsia" w:hint="eastAsia"/>
            <w:color w:val="000000" w:themeColor="text1"/>
            <w:rPrChange w:id="114" w:author="JY0225" w:date="2017-08-24T11:09:00Z">
              <w:rPr>
                <w:rFonts w:ascii="Times New Roman" w:hAnsi="Times New Roman" w:hint="eastAsia"/>
                <w:color w:val="000000" w:themeColor="text1"/>
                <w:spacing w:val="10"/>
              </w:rPr>
            </w:rPrChange>
          </w:rPr>
          <w:delText>提高</w:delText>
        </w:r>
      </w:del>
      <w:r w:rsidR="00BC48AB" w:rsidRPr="00B207B1">
        <w:rPr>
          <w:rFonts w:hAnsiTheme="minorEastAsia" w:hint="eastAsia"/>
          <w:color w:val="000000" w:themeColor="text1"/>
          <w:rPrChange w:id="115" w:author="JY0225" w:date="2017-08-24T11:09:00Z">
            <w:rPr>
              <w:rFonts w:ascii="Times New Roman" w:hAnsi="Times New Roman" w:hint="eastAsia"/>
              <w:color w:val="000000" w:themeColor="text1"/>
              <w:spacing w:val="10"/>
            </w:rPr>
          </w:rPrChange>
        </w:rPr>
        <w:t>数据传输</w:t>
      </w:r>
      <w:r w:rsidR="00D326A1" w:rsidRPr="00B207B1">
        <w:rPr>
          <w:rFonts w:hAnsiTheme="minorEastAsia" w:hint="eastAsia"/>
          <w:color w:val="000000" w:themeColor="text1"/>
          <w:rPrChange w:id="116" w:author="JY0225" w:date="2017-08-24T11:09:00Z">
            <w:rPr>
              <w:rFonts w:ascii="Times New Roman" w:hAnsi="Times New Roman" w:hint="eastAsia"/>
              <w:color w:val="000000" w:themeColor="text1"/>
              <w:spacing w:val="10"/>
            </w:rPr>
          </w:rPrChange>
        </w:rPr>
        <w:t>的稳定性</w:t>
      </w:r>
      <w:r w:rsidR="00EC3620">
        <w:rPr>
          <w:rFonts w:hAnsiTheme="minorEastAsia" w:hint="eastAsia"/>
          <w:color w:val="000000" w:themeColor="text1"/>
        </w:rPr>
        <w:t>；（4）</w:t>
      </w:r>
      <w:r w:rsidRPr="00B207B1">
        <w:rPr>
          <w:rFonts w:hAnsiTheme="minorEastAsia" w:hint="eastAsia"/>
          <w:color w:val="000000" w:themeColor="text1"/>
          <w:rPrChange w:id="117" w:author="JY0225" w:date="2017-08-24T11:09:00Z">
            <w:rPr>
              <w:rFonts w:ascii="Times New Roman" w:hAnsi="Times New Roman" w:hint="eastAsia"/>
              <w:color w:val="000000" w:themeColor="text1"/>
              <w:spacing w:val="10"/>
            </w:rPr>
          </w:rPrChange>
        </w:rPr>
        <w:t>优化并完善平台框架和</w:t>
      </w:r>
      <w:r w:rsidRPr="00B207B1">
        <w:rPr>
          <w:rFonts w:hAnsiTheme="minorEastAsia"/>
          <w:color w:val="000000" w:themeColor="text1"/>
          <w:rPrChange w:id="118" w:author="JY0225" w:date="2017-08-24T11:09:00Z">
            <w:rPr>
              <w:rFonts w:ascii="Times New Roman" w:hAnsi="Times New Roman"/>
              <w:color w:val="000000" w:themeColor="text1"/>
              <w:spacing w:val="10"/>
            </w:rPr>
          </w:rPrChange>
        </w:rPr>
        <w:t>API</w:t>
      </w:r>
      <w:r w:rsidRPr="00B207B1">
        <w:rPr>
          <w:rFonts w:hAnsiTheme="minorEastAsia" w:hint="eastAsia"/>
          <w:color w:val="000000" w:themeColor="text1"/>
          <w:rPrChange w:id="119" w:author="JY0225" w:date="2017-08-24T11:09:00Z">
            <w:rPr>
              <w:rFonts w:ascii="Times New Roman" w:hAnsi="Times New Roman" w:hint="eastAsia"/>
              <w:color w:val="000000" w:themeColor="text1"/>
              <w:spacing w:val="10"/>
            </w:rPr>
          </w:rPrChange>
        </w:rPr>
        <w:t>支持机制，</w:t>
      </w:r>
      <w:r w:rsidR="00EA7976" w:rsidRPr="00B207B1">
        <w:rPr>
          <w:rFonts w:hAnsiTheme="minorEastAsia" w:hint="eastAsia"/>
          <w:color w:val="000000" w:themeColor="text1"/>
          <w:rPrChange w:id="120" w:author="JY0225" w:date="2017-08-24T11:09:00Z">
            <w:rPr>
              <w:rFonts w:ascii="Times New Roman" w:hAnsi="Times New Roman" w:hint="eastAsia"/>
              <w:color w:val="000000" w:themeColor="text1"/>
              <w:spacing w:val="10"/>
            </w:rPr>
          </w:rPrChange>
        </w:rPr>
        <w:t>解决不同应用和</w:t>
      </w:r>
      <w:r w:rsidR="00B82B2C" w:rsidRPr="00B207B1">
        <w:rPr>
          <w:rFonts w:hAnsiTheme="minorEastAsia" w:hint="eastAsia"/>
          <w:color w:val="000000" w:themeColor="text1"/>
          <w:rPrChange w:id="121"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122" w:author="JY0225" w:date="2017-08-24T11:09:00Z">
            <w:rPr>
              <w:rFonts w:ascii="Times New Roman" w:hAnsi="Times New Roman" w:hint="eastAsia"/>
              <w:color w:val="000000" w:themeColor="text1"/>
              <w:spacing w:val="10"/>
            </w:rPr>
          </w:rPrChange>
        </w:rPr>
        <w:t>备份</w:t>
      </w:r>
      <w:r w:rsidR="00B82B2C" w:rsidRPr="00B207B1">
        <w:rPr>
          <w:rFonts w:hAnsiTheme="minorEastAsia" w:hint="eastAsia"/>
          <w:color w:val="000000" w:themeColor="text1"/>
          <w:rPrChange w:id="123" w:author="JY0225" w:date="2017-08-24T11:09:00Z">
            <w:rPr>
              <w:rFonts w:ascii="Times New Roman" w:hAnsi="Times New Roman" w:hint="eastAsia"/>
              <w:color w:val="000000" w:themeColor="text1"/>
              <w:spacing w:val="10"/>
            </w:rPr>
          </w:rPrChange>
        </w:rPr>
        <w:t>服务之间</w:t>
      </w:r>
      <w:ins w:id="124" w:author="微软用户" w:date="2017-08-27T14:18:00Z">
        <w:r w:rsidR="007035F7" w:rsidRPr="00B207B1">
          <w:rPr>
            <w:rFonts w:hAnsiTheme="minorEastAsia" w:hint="eastAsia"/>
            <w:color w:val="000000" w:themeColor="text1"/>
          </w:rPr>
          <w:t>请求</w:t>
        </w:r>
      </w:ins>
      <w:r w:rsidR="00B82B2C" w:rsidRPr="00B207B1">
        <w:rPr>
          <w:rFonts w:hAnsiTheme="minorEastAsia" w:hint="eastAsia"/>
          <w:color w:val="000000" w:themeColor="text1"/>
          <w:rPrChange w:id="125" w:author="JY0225" w:date="2017-08-24T11:09:00Z">
            <w:rPr>
              <w:rFonts w:ascii="Times New Roman" w:hAnsi="Times New Roman" w:hint="eastAsia"/>
              <w:color w:val="000000" w:themeColor="text1"/>
              <w:spacing w:val="10"/>
            </w:rPr>
          </w:rPrChange>
        </w:rPr>
        <w:t>适配的问题</w:t>
      </w:r>
      <w:r w:rsidRPr="00B207B1">
        <w:rPr>
          <w:rFonts w:hAnsiTheme="minorEastAsia" w:hint="eastAsia"/>
          <w:color w:val="000000" w:themeColor="text1"/>
          <w:rPrChange w:id="126" w:author="JY0225" w:date="2017-08-24T11:09:00Z">
            <w:rPr>
              <w:rFonts w:ascii="Times New Roman" w:hAnsi="Times New Roman" w:hint="eastAsia"/>
              <w:color w:val="000000" w:themeColor="text1"/>
              <w:spacing w:val="10"/>
            </w:rPr>
          </w:rPrChange>
        </w:rPr>
        <w:t>。</w:t>
      </w:r>
    </w:p>
    <w:p w14:paraId="79DCB10F" w14:textId="23FFAC1B" w:rsidR="009B57C6" w:rsidRPr="00B207B1" w:rsidRDefault="00016D23" w:rsidP="00D0546B">
      <w:pPr>
        <w:tabs>
          <w:tab w:val="left" w:pos="495"/>
        </w:tabs>
        <w:spacing w:line="400" w:lineRule="exact"/>
        <w:ind w:firstLineChars="200" w:firstLine="480"/>
        <w:rPr>
          <w:rFonts w:hAnsiTheme="minorEastAsia"/>
          <w:color w:val="000000" w:themeColor="text1"/>
          <w:rPrChange w:id="127" w:author="JY0225" w:date="2017-08-24T11:09:00Z">
            <w:rPr>
              <w:rFonts w:ascii="Times New Roman" w:hAnsi="Times New Roman"/>
              <w:color w:val="000000" w:themeColor="text1"/>
              <w:spacing w:val="10"/>
            </w:rPr>
          </w:rPrChange>
        </w:rPr>
      </w:pPr>
      <w:r w:rsidRPr="00B207B1">
        <w:rPr>
          <w:rFonts w:hAnsiTheme="minorEastAsia" w:hint="eastAsia"/>
          <w:color w:val="000000" w:themeColor="text1"/>
        </w:rPr>
        <w:t>本文</w:t>
      </w:r>
      <w:r w:rsidRPr="00B207B1">
        <w:rPr>
          <w:rFonts w:hAnsiTheme="minorEastAsia"/>
          <w:color w:val="000000" w:themeColor="text1"/>
        </w:rPr>
        <w:t>实现了上述优化</w:t>
      </w:r>
      <w:r w:rsidR="00AF378D" w:rsidRPr="00B207B1">
        <w:rPr>
          <w:rFonts w:hAnsiTheme="minorEastAsia" w:hint="eastAsia"/>
          <w:color w:val="000000" w:themeColor="text1"/>
        </w:rPr>
        <w:t>设计</w:t>
      </w:r>
      <w:r w:rsidRPr="00B207B1">
        <w:rPr>
          <w:rFonts w:hAnsiTheme="minorEastAsia"/>
          <w:color w:val="000000" w:themeColor="text1"/>
        </w:rPr>
        <w:t>，</w:t>
      </w:r>
      <w:r w:rsidR="00AF378D" w:rsidRPr="00B207B1">
        <w:rPr>
          <w:rFonts w:hAnsiTheme="minorEastAsia" w:hint="eastAsia"/>
          <w:color w:val="000000" w:themeColor="text1"/>
        </w:rPr>
        <w:t>经</w:t>
      </w:r>
      <w:r w:rsidRPr="00B207B1">
        <w:rPr>
          <w:rFonts w:hAnsiTheme="minorEastAsia"/>
          <w:color w:val="000000" w:themeColor="text1"/>
        </w:rPr>
        <w:t>测试</w:t>
      </w:r>
      <w:r w:rsidR="00AF378D" w:rsidRPr="00B207B1">
        <w:rPr>
          <w:rFonts w:hAnsiTheme="minorEastAsia" w:hint="eastAsia"/>
          <w:color w:val="000000" w:themeColor="text1"/>
        </w:rPr>
        <w:t>验证</w:t>
      </w:r>
      <w:r w:rsidRPr="00B207B1">
        <w:rPr>
          <w:rFonts w:hAnsiTheme="minorEastAsia" w:hint="eastAsia"/>
          <w:color w:val="000000" w:themeColor="text1"/>
        </w:rPr>
        <w:t>表明</w:t>
      </w:r>
      <w:r w:rsidRPr="00B207B1">
        <w:rPr>
          <w:rFonts w:hAnsiTheme="minorEastAsia"/>
          <w:color w:val="000000" w:themeColor="text1"/>
        </w:rPr>
        <w:t>：</w:t>
      </w:r>
      <w:r w:rsidR="00D928C0">
        <w:rPr>
          <w:rFonts w:hAnsiTheme="minorEastAsia" w:hint="eastAsia"/>
          <w:color w:val="000000" w:themeColor="text1"/>
        </w:rPr>
        <w:t>优化后的中间件系统具有更好的安全性、稳定性，</w:t>
      </w:r>
      <w:r w:rsidR="00070F72">
        <w:rPr>
          <w:rFonts w:hAnsiTheme="minorEastAsia" w:hint="eastAsia"/>
          <w:color w:val="000000" w:themeColor="text1"/>
        </w:rPr>
        <w:t>能确保数据在传输、存储以及缓存在中间件时的安全性，且</w:t>
      </w:r>
      <w:r w:rsidR="00AF378D" w:rsidRPr="00B207B1">
        <w:rPr>
          <w:rFonts w:hAnsiTheme="minorEastAsia" w:hint="eastAsia"/>
          <w:color w:val="000000" w:themeColor="text1"/>
          <w:rPrChange w:id="128" w:author="JY0225" w:date="2017-08-24T11:09:00Z">
            <w:rPr>
              <w:rFonts w:ascii="Times New Roman" w:hAnsi="Times New Roman" w:hint="eastAsia"/>
              <w:color w:val="000000" w:themeColor="text1"/>
              <w:spacing w:val="10"/>
            </w:rPr>
          </w:rPrChange>
        </w:rPr>
        <w:t>能够在不稳定的网络环境下保证数据的传输效率。</w:t>
      </w:r>
      <w:r w:rsidR="00063E48">
        <w:rPr>
          <w:rFonts w:hAnsiTheme="minorEastAsia" w:hint="eastAsia"/>
          <w:color w:val="000000" w:themeColor="text1"/>
        </w:rPr>
        <w:t>同时,通过对源码的重构</w:t>
      </w:r>
      <w:r w:rsidR="00D47978">
        <w:rPr>
          <w:rFonts w:hAnsiTheme="minorEastAsia" w:hint="eastAsia"/>
          <w:color w:val="000000" w:themeColor="text1"/>
        </w:rPr>
        <w:t>减少了代码自身的漏洞，</w:t>
      </w:r>
      <w:r w:rsidR="00C47A67">
        <w:rPr>
          <w:rFonts w:hAnsiTheme="minorEastAsia" w:hint="eastAsia"/>
          <w:color w:val="000000" w:themeColor="text1"/>
        </w:rPr>
        <w:t>以及</w:t>
      </w:r>
      <w:r w:rsidR="00026023">
        <w:rPr>
          <w:rFonts w:hAnsiTheme="minorEastAsia"/>
          <w:color w:val="000000" w:themeColor="text1"/>
        </w:rPr>
        <w:t>新增异常处理机制提高</w:t>
      </w:r>
      <w:r w:rsidR="00026023">
        <w:rPr>
          <w:rFonts w:hAnsiTheme="minorEastAsia" w:hint="eastAsia"/>
          <w:color w:val="000000" w:themeColor="text1"/>
        </w:rPr>
        <w:t>系统</w:t>
      </w:r>
      <w:r w:rsidR="00026023">
        <w:rPr>
          <w:rFonts w:hAnsiTheme="minorEastAsia"/>
          <w:color w:val="000000" w:themeColor="text1"/>
        </w:rPr>
        <w:t>的鲁棒性。</w:t>
      </w:r>
      <w:r w:rsidR="00AF378D" w:rsidRPr="00B207B1">
        <w:rPr>
          <w:rFonts w:hAnsiTheme="minorEastAsia" w:hint="eastAsia"/>
          <w:color w:val="000000" w:themeColor="text1"/>
          <w:rPrChange w:id="129" w:author="JY0225" w:date="2017-08-24T11:09:00Z">
            <w:rPr>
              <w:rFonts w:ascii="Times New Roman" w:hAnsi="Times New Roman" w:hint="eastAsia"/>
              <w:color w:val="000000" w:themeColor="text1"/>
              <w:spacing w:val="10"/>
            </w:rPr>
          </w:rPrChange>
        </w:rPr>
        <w:t>此外，在系统的可扩展性上，本文开发了两款客户端，能支持更多的客户端使用云备份服务。</w:t>
      </w:r>
    </w:p>
    <w:p w14:paraId="22817D25" w14:textId="77777777" w:rsidR="003C5385" w:rsidRPr="00B207B1" w:rsidRDefault="003C5385" w:rsidP="003C5385">
      <w:pPr>
        <w:tabs>
          <w:tab w:val="left" w:pos="495"/>
        </w:tabs>
        <w:spacing w:line="400" w:lineRule="exact"/>
        <w:ind w:firstLineChars="200" w:firstLine="480"/>
        <w:rPr>
          <w:rFonts w:ascii="Times New Roman" w:hAnsi="Times New Roman"/>
        </w:rPr>
      </w:pPr>
    </w:p>
    <w:p w14:paraId="5CAAAF1C" w14:textId="77777777" w:rsidR="00945DC1" w:rsidRPr="00B207B1" w:rsidRDefault="00945DC1" w:rsidP="0047559F">
      <w:pPr>
        <w:tabs>
          <w:tab w:val="left" w:pos="495"/>
        </w:tabs>
        <w:spacing w:line="400" w:lineRule="exact"/>
        <w:ind w:firstLineChars="200" w:firstLine="482"/>
        <w:rPr>
          <w:rFonts w:ascii="Times New Roman" w:hAnsi="Times New Roman"/>
        </w:rPr>
      </w:pPr>
      <w:r w:rsidRPr="00B207B1">
        <w:rPr>
          <w:rFonts w:ascii="Times New Roman" w:hAnsi="Times New Roman"/>
          <w:b/>
        </w:rPr>
        <w:t>关键词：</w:t>
      </w:r>
      <w:r w:rsidR="00670A35" w:rsidRPr="00B207B1">
        <w:rPr>
          <w:rFonts w:ascii="Times New Roman" w:hAnsi="Times New Roman"/>
        </w:rPr>
        <w:t xml:space="preserve"> </w:t>
      </w:r>
      <w:ins w:id="130" w:author="微软用户" w:date="2017-08-24T22:12:00Z">
        <w:r w:rsidR="00DB55AF" w:rsidRPr="00B207B1">
          <w:rPr>
            <w:rFonts w:ascii="Times New Roman" w:hAnsi="Times New Roman"/>
          </w:rPr>
          <w:t>云备份</w:t>
        </w:r>
        <w:r w:rsidR="00DB55AF" w:rsidRPr="00B207B1">
          <w:rPr>
            <w:rFonts w:ascii="Times New Roman" w:hAnsi="Times New Roman" w:hint="eastAsia"/>
          </w:rPr>
          <w:t>，中间件，</w:t>
        </w:r>
      </w:ins>
      <w:ins w:id="131" w:author="微软用户" w:date="2017-08-24T22:13:00Z">
        <w:r w:rsidR="000E26CC" w:rsidRPr="00B207B1">
          <w:rPr>
            <w:rFonts w:ascii="Times New Roman" w:hAnsi="Times New Roman" w:hint="eastAsia"/>
          </w:rPr>
          <w:t>数据加密，</w:t>
        </w:r>
      </w:ins>
      <w:ins w:id="132" w:author="微软用户" w:date="2017-08-24T22:14:00Z">
        <w:r w:rsidR="000E26CC" w:rsidRPr="00B207B1">
          <w:rPr>
            <w:rFonts w:ascii="Times New Roman" w:hAnsi="Times New Roman" w:hint="eastAsia"/>
          </w:rPr>
          <w:t>断点续传，本地缓存，扩展性</w:t>
        </w:r>
      </w:ins>
    </w:p>
    <w:p w14:paraId="1B0CA7A1" w14:textId="77777777" w:rsidR="004F60C1" w:rsidRPr="00B207B1" w:rsidRDefault="004F60C1" w:rsidP="004F60C1">
      <w:pPr>
        <w:rPr>
          <w:rFonts w:ascii="Times New Roman" w:hAnsi="Times New Roman"/>
        </w:rPr>
      </w:pPr>
    </w:p>
    <w:p w14:paraId="4F8798E3" w14:textId="77777777" w:rsidR="004F60C1" w:rsidRPr="00B207B1" w:rsidRDefault="004F60C1" w:rsidP="004F60C1">
      <w:pPr>
        <w:rPr>
          <w:rFonts w:ascii="Times New Roman" w:hAnsi="Times New Roman"/>
        </w:rPr>
      </w:pPr>
    </w:p>
    <w:p w14:paraId="20012EA8" w14:textId="77777777" w:rsidR="004F60C1" w:rsidRPr="00B207B1" w:rsidRDefault="004F60C1" w:rsidP="004F60C1">
      <w:pPr>
        <w:rPr>
          <w:rFonts w:ascii="Times New Roman" w:hAnsi="Times New Roman"/>
        </w:rPr>
      </w:pPr>
    </w:p>
    <w:p w14:paraId="6867B5FA" w14:textId="77777777" w:rsidR="008A585F" w:rsidRPr="00B207B1" w:rsidRDefault="008A585F" w:rsidP="004F60C1">
      <w:pPr>
        <w:rPr>
          <w:rFonts w:ascii="Times New Roman" w:hAnsi="Times New Roman"/>
        </w:rPr>
        <w:sectPr w:rsidR="008A585F" w:rsidRPr="00B207B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6DBD1494" w14:textId="77777777" w:rsidR="00E75A74" w:rsidRPr="00B207B1" w:rsidRDefault="00E75A74" w:rsidP="00B87EE1">
      <w:pPr>
        <w:pStyle w:val="1"/>
        <w:rPr>
          <w:rFonts w:ascii="Times New Roman" w:hAnsi="Times New Roman"/>
        </w:rPr>
      </w:pPr>
      <w:bookmarkStart w:id="133" w:name="_Toc491952415"/>
      <w:r w:rsidRPr="00B207B1">
        <w:rPr>
          <w:rFonts w:ascii="Times New Roman" w:hAnsi="Times New Roman"/>
        </w:rPr>
        <w:lastRenderedPageBreak/>
        <w:t>Abstract</w:t>
      </w:r>
      <w:bookmarkEnd w:id="133"/>
    </w:p>
    <w:p w14:paraId="01ECF76A" w14:textId="233AE613" w:rsidR="002C3D62" w:rsidRDefault="002C3D62" w:rsidP="000E16A7">
      <w:pPr>
        <w:spacing w:line="400" w:lineRule="exact"/>
        <w:ind w:firstLine="482"/>
        <w:rPr>
          <w:rFonts w:ascii="Times New Roman" w:hAnsi="Times New Roman"/>
        </w:rPr>
      </w:pPr>
      <w:r>
        <w:rPr>
          <w:rFonts w:ascii="Times New Roman" w:hAnsi="Times New Roman" w:hint="eastAsia"/>
        </w:rPr>
        <w:t>In</w:t>
      </w:r>
      <w:r>
        <w:rPr>
          <w:rFonts w:ascii="Times New Roman" w:hAnsi="Times New Roman"/>
        </w:rPr>
        <w:t xml:space="preserve"> recent years, cloud backup service becomes </w:t>
      </w:r>
      <w:r w:rsidR="005B35C3">
        <w:rPr>
          <w:rFonts w:ascii="Times New Roman" w:hAnsi="Times New Roman"/>
        </w:rPr>
        <w:t>more and more popular because of</w:t>
      </w:r>
      <w:r>
        <w:rPr>
          <w:rFonts w:ascii="Times New Roman" w:hAnsi="Times New Roman"/>
        </w:rPr>
        <w:t xml:space="preserve"> its massive storage space and convenient access</w:t>
      </w:r>
      <w:r w:rsidR="006A59E9">
        <w:rPr>
          <w:rFonts w:ascii="Times New Roman" w:hAnsi="Times New Roman"/>
        </w:rPr>
        <w:t>. However, cloud backup system is facing many challenges such as security, stability</w:t>
      </w:r>
      <w:r w:rsidR="005B2755">
        <w:rPr>
          <w:rFonts w:ascii="Times New Roman" w:hAnsi="Times New Roman"/>
        </w:rPr>
        <w:t>,</w:t>
      </w:r>
      <w:r w:rsidR="006A59E9">
        <w:rPr>
          <w:rFonts w:ascii="Times New Roman" w:hAnsi="Times New Roman"/>
        </w:rPr>
        <w:t xml:space="preserve"> </w:t>
      </w:r>
      <w:r w:rsidR="006A59E9" w:rsidRPr="006A59E9">
        <w:rPr>
          <w:rFonts w:ascii="Times New Roman" w:hAnsi="Times New Roman"/>
        </w:rPr>
        <w:t>scalability</w:t>
      </w:r>
      <w:r w:rsidR="006A59E9">
        <w:rPr>
          <w:rFonts w:ascii="Times New Roman" w:hAnsi="Times New Roman"/>
        </w:rPr>
        <w:t xml:space="preserve"> at the sa</w:t>
      </w:r>
      <w:r w:rsidR="00A20C75">
        <w:rPr>
          <w:rFonts w:ascii="Times New Roman" w:hAnsi="Times New Roman"/>
        </w:rPr>
        <w:t>me time. U</w:t>
      </w:r>
      <w:r w:rsidR="005B2755" w:rsidRPr="005B2755">
        <w:rPr>
          <w:rFonts w:ascii="Times New Roman" w:hAnsi="Times New Roman"/>
        </w:rPr>
        <w:t>se</w:t>
      </w:r>
      <w:r w:rsidR="005B2755">
        <w:rPr>
          <w:rFonts w:ascii="Times New Roman" w:hAnsi="Times New Roman"/>
        </w:rPr>
        <w:t xml:space="preserve">rs </w:t>
      </w:r>
      <w:r w:rsidR="005B2755" w:rsidRPr="005B2755">
        <w:rPr>
          <w:rFonts w:ascii="Times New Roman" w:hAnsi="Times New Roman"/>
        </w:rPr>
        <w:t>also put forward higher requirements</w:t>
      </w:r>
      <w:r w:rsidR="005B2755">
        <w:rPr>
          <w:rFonts w:ascii="Times New Roman" w:hAnsi="Times New Roman"/>
        </w:rPr>
        <w:t>.</w:t>
      </w:r>
      <w:r w:rsidR="00A310AB">
        <w:rPr>
          <w:rFonts w:ascii="Times New Roman" w:hAnsi="Times New Roman"/>
        </w:rPr>
        <w:t xml:space="preserve"> Currently, an i</w:t>
      </w:r>
      <w:r w:rsidR="00A310AB" w:rsidRPr="00A310AB">
        <w:rPr>
          <w:rFonts w:ascii="Times New Roman" w:hAnsi="Times New Roman"/>
        </w:rPr>
        <w:t>ndependently research and develop</w:t>
      </w:r>
      <w:r w:rsidR="006A59E9">
        <w:rPr>
          <w:rFonts w:ascii="Times New Roman" w:hAnsi="Times New Roman"/>
        </w:rPr>
        <w:t xml:space="preserve"> </w:t>
      </w:r>
      <w:r w:rsidR="00A310AB">
        <w:rPr>
          <w:rFonts w:ascii="Times New Roman" w:hAnsi="Times New Roman"/>
        </w:rPr>
        <w:t xml:space="preserve">cloud backup system uses middleware as the data exchange hub between </w:t>
      </w:r>
      <w:r w:rsidR="00FF4C21">
        <w:rPr>
          <w:rFonts w:ascii="Times New Roman" w:hAnsi="Times New Roman"/>
        </w:rPr>
        <w:t xml:space="preserve">client and server, which </w:t>
      </w:r>
      <w:r w:rsidR="0009627B">
        <w:rPr>
          <w:rFonts w:ascii="Times New Roman" w:hAnsi="Times New Roman"/>
        </w:rPr>
        <w:t xml:space="preserve">achieved some basic functions like </w:t>
      </w:r>
      <w:r w:rsidR="0009627B" w:rsidRPr="0009627B">
        <w:rPr>
          <w:rFonts w:ascii="Times New Roman" w:hAnsi="Times New Roman"/>
        </w:rPr>
        <w:t>data transmission, data compression, data encryption and security sessions</w:t>
      </w:r>
      <w:r w:rsidR="0009627B">
        <w:rPr>
          <w:rFonts w:ascii="Times New Roman" w:hAnsi="Times New Roman"/>
        </w:rPr>
        <w:t xml:space="preserve"> and so on. </w:t>
      </w:r>
      <w:r w:rsidR="0009627B" w:rsidRPr="0009627B">
        <w:rPr>
          <w:rFonts w:ascii="Times New Roman" w:hAnsi="Times New Roman"/>
        </w:rPr>
        <w:t>To provide a secure and reliable cloud backup service, it is imperative to optimize its key technologies.</w:t>
      </w:r>
    </w:p>
    <w:p w14:paraId="06C77782" w14:textId="77777777" w:rsidR="00AD259A" w:rsidRDefault="001A7451" w:rsidP="007C76A5">
      <w:pPr>
        <w:spacing w:line="400" w:lineRule="exact"/>
        <w:ind w:firstLine="482"/>
        <w:rPr>
          <w:rFonts w:ascii="Times New Roman" w:hAnsi="Times New Roman"/>
        </w:rPr>
      </w:pPr>
      <w:r>
        <w:rPr>
          <w:rFonts w:ascii="Times New Roman" w:hAnsi="Times New Roman"/>
        </w:rPr>
        <w:t>B</w:t>
      </w:r>
      <w:r w:rsidR="005F504B" w:rsidRPr="005F504B">
        <w:rPr>
          <w:rFonts w:ascii="Times New Roman" w:hAnsi="Times New Roman"/>
        </w:rPr>
        <w:t>ased on the deep research of the current cloud backup system</w:t>
      </w:r>
      <w:r w:rsidR="009870FA">
        <w:rPr>
          <w:rFonts w:ascii="Times New Roman" w:hAnsi="Times New Roman"/>
        </w:rPr>
        <w:t xml:space="preserve">, this paper designs and implements the optimization of </w:t>
      </w:r>
      <w:r w:rsidR="004F5970" w:rsidRPr="004F5970">
        <w:rPr>
          <w:rFonts w:ascii="Times New Roman" w:hAnsi="Times New Roman"/>
        </w:rPr>
        <w:t>the existing cloud backup middleware system</w:t>
      </w:r>
      <w:r w:rsidR="009870FA">
        <w:rPr>
          <w:rFonts w:ascii="Times New Roman" w:hAnsi="Times New Roman"/>
        </w:rPr>
        <w:t xml:space="preserve"> </w:t>
      </w:r>
      <w:r w:rsidR="004F5970">
        <w:rPr>
          <w:rFonts w:ascii="Times New Roman" w:hAnsi="Times New Roman"/>
        </w:rPr>
        <w:t>b</w:t>
      </w:r>
      <w:r w:rsidR="00C607A9">
        <w:rPr>
          <w:rFonts w:ascii="Times New Roman" w:hAnsi="Times New Roman"/>
        </w:rPr>
        <w:t xml:space="preserve">y </w:t>
      </w:r>
      <w:r w:rsidR="005F504B">
        <w:rPr>
          <w:rFonts w:ascii="Times New Roman" w:hAnsi="Times New Roman"/>
        </w:rPr>
        <w:t>c</w:t>
      </w:r>
      <w:r w:rsidR="005F504B" w:rsidRPr="005F504B">
        <w:rPr>
          <w:rFonts w:ascii="Times New Roman" w:hAnsi="Times New Roman"/>
        </w:rPr>
        <w:t>larify</w:t>
      </w:r>
      <w:r w:rsidR="00C607A9">
        <w:rPr>
          <w:rFonts w:ascii="Times New Roman" w:hAnsi="Times New Roman"/>
        </w:rPr>
        <w:t>ing</w:t>
      </w:r>
      <w:r w:rsidR="005F504B" w:rsidRPr="005F504B">
        <w:rPr>
          <w:rFonts w:ascii="Times New Roman" w:hAnsi="Times New Roman"/>
        </w:rPr>
        <w:t xml:space="preserve"> the key technical trends</w:t>
      </w:r>
      <w:r w:rsidR="003C50ED">
        <w:rPr>
          <w:rFonts w:ascii="Times New Roman" w:hAnsi="Times New Roman"/>
        </w:rPr>
        <w:t xml:space="preserve"> and previous research results</w:t>
      </w:r>
      <w:r w:rsidR="00DC05E6">
        <w:rPr>
          <w:rFonts w:ascii="Times New Roman" w:hAnsi="Times New Roman"/>
        </w:rPr>
        <w:t xml:space="preserve">. </w:t>
      </w:r>
      <w:r w:rsidR="00DC05E6" w:rsidRPr="00DC05E6">
        <w:rPr>
          <w:rFonts w:ascii="Times New Roman" w:hAnsi="Times New Roman"/>
        </w:rPr>
        <w:t xml:space="preserve">The entire optimization design </w:t>
      </w:r>
      <w:r w:rsidR="006E63F4">
        <w:rPr>
          <w:rFonts w:ascii="Times New Roman" w:hAnsi="Times New Roman"/>
        </w:rPr>
        <w:t>contains</w:t>
      </w:r>
      <w:r w:rsidR="00DC05E6" w:rsidRPr="00DC05E6">
        <w:rPr>
          <w:rFonts w:ascii="Times New Roman" w:hAnsi="Times New Roman"/>
        </w:rPr>
        <w:t xml:space="preserve"> four parts</w:t>
      </w:r>
      <w:r w:rsidR="00DC05E6">
        <w:rPr>
          <w:rFonts w:ascii="Times New Roman" w:hAnsi="Times New Roman"/>
        </w:rPr>
        <w:t>: (1) Ensuring</w:t>
      </w:r>
      <w:r w:rsidR="008C255F">
        <w:rPr>
          <w:rFonts w:ascii="Times New Roman" w:hAnsi="Times New Roman"/>
        </w:rPr>
        <w:t xml:space="preserve"> </w:t>
      </w:r>
      <w:r w:rsidR="00DC05E6" w:rsidRPr="00DC05E6">
        <w:rPr>
          <w:rFonts w:ascii="Times New Roman" w:hAnsi="Times New Roman"/>
        </w:rPr>
        <w:t xml:space="preserve">the cache </w:t>
      </w:r>
      <w:r w:rsidR="00DF3BB9" w:rsidRPr="00DC05E6">
        <w:rPr>
          <w:rFonts w:ascii="Times New Roman" w:hAnsi="Times New Roman"/>
        </w:rPr>
        <w:t xml:space="preserve">of the user information and session records </w:t>
      </w:r>
      <w:r w:rsidR="00DC05E6" w:rsidRPr="00DC05E6">
        <w:rPr>
          <w:rFonts w:ascii="Times New Roman" w:hAnsi="Times New Roman"/>
        </w:rPr>
        <w:t xml:space="preserve">in the middleware </w:t>
      </w:r>
      <w:r w:rsidR="00DF3BB9">
        <w:rPr>
          <w:rFonts w:ascii="Times New Roman" w:hAnsi="Times New Roman"/>
        </w:rPr>
        <w:t>secure t</w:t>
      </w:r>
      <w:r w:rsidR="00DF3BB9" w:rsidRPr="00DF3BB9">
        <w:rPr>
          <w:rFonts w:ascii="Times New Roman" w:hAnsi="Times New Roman"/>
        </w:rPr>
        <w:t>hrough the physical isolation and data encryption</w:t>
      </w:r>
      <w:r w:rsidR="006E63F4">
        <w:rPr>
          <w:rFonts w:ascii="Times New Roman" w:hAnsi="Times New Roman"/>
        </w:rPr>
        <w:t xml:space="preserve">. (2) </w:t>
      </w:r>
      <w:r w:rsidR="00C30735">
        <w:rPr>
          <w:rFonts w:ascii="Times New Roman" w:hAnsi="Times New Roman"/>
        </w:rPr>
        <w:t xml:space="preserve">Solving the problem of </w:t>
      </w:r>
      <w:r w:rsidR="00C30735" w:rsidRPr="00C30735">
        <w:rPr>
          <w:rFonts w:ascii="Times New Roman" w:hAnsi="Times New Roman"/>
        </w:rPr>
        <w:t>data retransmission</w:t>
      </w:r>
      <w:r w:rsidR="00C30735">
        <w:rPr>
          <w:rFonts w:ascii="Times New Roman" w:hAnsi="Times New Roman"/>
        </w:rPr>
        <w:t xml:space="preserve"> caused by </w:t>
      </w:r>
      <w:r w:rsidR="00C30735" w:rsidRPr="00C30735">
        <w:rPr>
          <w:rFonts w:ascii="Times New Roman" w:hAnsi="Times New Roman"/>
        </w:rPr>
        <w:t>the network interruption or server crash</w:t>
      </w:r>
      <w:r w:rsidR="00C30735">
        <w:rPr>
          <w:rFonts w:ascii="Times New Roman" w:hAnsi="Times New Roman"/>
        </w:rPr>
        <w:t xml:space="preserve"> by </w:t>
      </w:r>
      <w:r w:rsidR="00C30735" w:rsidRPr="00C30735">
        <w:rPr>
          <w:rFonts w:ascii="Times New Roman" w:hAnsi="Times New Roman"/>
        </w:rPr>
        <w:t>large file block transfer</w:t>
      </w:r>
      <w:r w:rsidR="00C30735">
        <w:rPr>
          <w:rFonts w:ascii="Times New Roman" w:hAnsi="Times New Roman"/>
        </w:rPr>
        <w:t xml:space="preserve"> and </w:t>
      </w:r>
      <w:r w:rsidR="000C2FE6" w:rsidRPr="000C2FE6">
        <w:rPr>
          <w:rFonts w:ascii="Times New Roman" w:hAnsi="Times New Roman"/>
        </w:rPr>
        <w:t>breakpoint resume</w:t>
      </w:r>
      <w:r w:rsidR="000C2FE6">
        <w:rPr>
          <w:rFonts w:ascii="Times New Roman" w:hAnsi="Times New Roman"/>
        </w:rPr>
        <w:t xml:space="preserve">. </w:t>
      </w:r>
      <w:r w:rsidR="006F311E">
        <w:rPr>
          <w:rFonts w:ascii="Times New Roman" w:hAnsi="Times New Roman"/>
        </w:rPr>
        <w:t xml:space="preserve">(3) </w:t>
      </w:r>
      <w:r w:rsidR="00EC611F">
        <w:rPr>
          <w:rFonts w:ascii="Times New Roman" w:hAnsi="Times New Roman"/>
        </w:rPr>
        <w:t>Utilizing</w:t>
      </w:r>
      <w:r w:rsidR="000746F9" w:rsidRPr="000746F9">
        <w:rPr>
          <w:rFonts w:ascii="Times New Roman" w:hAnsi="Times New Roman"/>
        </w:rPr>
        <w:t xml:space="preserve"> local cache and high-level interface provided by the server to reduce the redundant data</w:t>
      </w:r>
      <w:r w:rsidR="003D2297">
        <w:rPr>
          <w:rFonts w:ascii="Times New Roman" w:hAnsi="Times New Roman"/>
        </w:rPr>
        <w:t xml:space="preserve">, </w:t>
      </w:r>
      <w:r w:rsidR="000746F9" w:rsidRPr="000746F9">
        <w:rPr>
          <w:rFonts w:ascii="Times New Roman" w:hAnsi="Times New Roman"/>
        </w:rPr>
        <w:t>and provide fast upload function to improve the stability of data transmission</w:t>
      </w:r>
      <w:r w:rsidR="000746F9">
        <w:rPr>
          <w:rFonts w:ascii="Times New Roman" w:hAnsi="Times New Roman"/>
        </w:rPr>
        <w:t>.</w:t>
      </w:r>
      <w:r w:rsidR="003038D2">
        <w:rPr>
          <w:rFonts w:ascii="Times New Roman" w:hAnsi="Times New Roman"/>
        </w:rPr>
        <w:t xml:space="preserve"> (4) </w:t>
      </w:r>
      <w:r w:rsidR="000D74F5">
        <w:rPr>
          <w:rFonts w:ascii="Times New Roman" w:hAnsi="Times New Roman"/>
        </w:rPr>
        <w:t>Optimizing and improving</w:t>
      </w:r>
      <w:r w:rsidR="000D74F5" w:rsidRPr="000D74F5">
        <w:rPr>
          <w:rFonts w:ascii="Times New Roman" w:hAnsi="Times New Roman"/>
        </w:rPr>
        <w:t xml:space="preserve"> platform framework and API support mechanisms to address requests adaptation </w:t>
      </w:r>
      <w:r w:rsidR="00670441">
        <w:rPr>
          <w:rFonts w:ascii="Times New Roman" w:hAnsi="Times New Roman"/>
        </w:rPr>
        <w:t xml:space="preserve">problems </w:t>
      </w:r>
      <w:r w:rsidR="000D74F5" w:rsidRPr="000D74F5">
        <w:rPr>
          <w:rFonts w:ascii="Times New Roman" w:hAnsi="Times New Roman"/>
        </w:rPr>
        <w:t>between different applications and cloud backup services</w:t>
      </w:r>
      <w:r w:rsidR="001D469E">
        <w:rPr>
          <w:rFonts w:ascii="Times New Roman" w:hAnsi="Times New Roman"/>
        </w:rPr>
        <w:t>.</w:t>
      </w:r>
      <w:r w:rsidR="009B0032">
        <w:rPr>
          <w:rFonts w:ascii="Times New Roman" w:hAnsi="Times New Roman"/>
        </w:rPr>
        <w:t xml:space="preserve"> </w:t>
      </w:r>
    </w:p>
    <w:p w14:paraId="2B98B3AE" w14:textId="4150F9C1" w:rsidR="007C76A5" w:rsidRDefault="00AD259A" w:rsidP="00D47978">
      <w:pPr>
        <w:spacing w:line="400" w:lineRule="exact"/>
        <w:ind w:firstLine="482"/>
        <w:rPr>
          <w:rFonts w:ascii="Times New Roman" w:hAnsi="Times New Roman"/>
        </w:rPr>
      </w:pPr>
      <w:r w:rsidRPr="00AD259A">
        <w:rPr>
          <w:rFonts w:ascii="Times New Roman" w:hAnsi="Times New Roman"/>
        </w:rPr>
        <w:t>This paper implements the above optimal design</w:t>
      </w:r>
      <w:r>
        <w:rPr>
          <w:rFonts w:ascii="Times New Roman" w:hAnsi="Times New Roman"/>
        </w:rPr>
        <w:t xml:space="preserve">. </w:t>
      </w:r>
      <w:r w:rsidRPr="00AD259A">
        <w:rPr>
          <w:rFonts w:ascii="Times New Roman" w:hAnsi="Times New Roman"/>
        </w:rPr>
        <w:t>The test results show that</w:t>
      </w:r>
      <w:r>
        <w:rPr>
          <w:rFonts w:ascii="Times New Roman" w:hAnsi="Times New Roman"/>
        </w:rPr>
        <w:t xml:space="preserve"> t</w:t>
      </w:r>
      <w:r w:rsidRPr="00AD259A">
        <w:rPr>
          <w:rFonts w:ascii="Times New Roman" w:hAnsi="Times New Roman"/>
        </w:rPr>
        <w:t>he optimized middleware system has better security and stability</w:t>
      </w:r>
      <w:r w:rsidR="00D47978">
        <w:rPr>
          <w:rFonts w:ascii="Times New Roman" w:hAnsi="Times New Roman" w:hint="eastAsia"/>
        </w:rPr>
        <w:t xml:space="preserve">, </w:t>
      </w:r>
      <w:r w:rsidR="00403B30">
        <w:rPr>
          <w:rFonts w:ascii="Times New Roman" w:hAnsi="Times New Roman" w:hint="eastAsia"/>
        </w:rPr>
        <w:t>which</w:t>
      </w:r>
      <w:r w:rsidR="00403B30">
        <w:rPr>
          <w:rFonts w:ascii="Times New Roman" w:hAnsi="Times New Roman"/>
        </w:rPr>
        <w:t xml:space="preserve"> can ensure the data security in transmission, storage and cache and</w:t>
      </w:r>
      <w:r w:rsidR="009E1C9A">
        <w:rPr>
          <w:rFonts w:ascii="Times New Roman" w:hAnsi="Times New Roman"/>
        </w:rPr>
        <w:t xml:space="preserve"> </w:t>
      </w:r>
      <w:r w:rsidR="00403B30">
        <w:rPr>
          <w:rFonts w:ascii="Times New Roman" w:hAnsi="Times New Roman"/>
        </w:rPr>
        <w:t>can guarantee</w:t>
      </w:r>
      <w:r w:rsidR="00D47978" w:rsidRPr="00D47978">
        <w:rPr>
          <w:rFonts w:ascii="Times New Roman" w:hAnsi="Times New Roman"/>
        </w:rPr>
        <w:t xml:space="preserve"> the efficiency of data transmission</w:t>
      </w:r>
      <w:r w:rsidR="00D47978">
        <w:rPr>
          <w:rFonts w:ascii="Times New Roman" w:hAnsi="Times New Roman"/>
        </w:rPr>
        <w:t xml:space="preserve"> </w:t>
      </w:r>
      <w:r w:rsidR="00D47978" w:rsidRPr="00D47978">
        <w:rPr>
          <w:rFonts w:ascii="Times New Roman" w:hAnsi="Times New Roman"/>
        </w:rPr>
        <w:t>in the</w:t>
      </w:r>
      <w:r w:rsidR="00D47978">
        <w:rPr>
          <w:rFonts w:ascii="Times New Roman" w:hAnsi="Times New Roman"/>
        </w:rPr>
        <w:t xml:space="preserve"> unstable network environment.</w:t>
      </w:r>
      <w:r w:rsidR="00026023">
        <w:rPr>
          <w:rFonts w:ascii="Times New Roman" w:hAnsi="Times New Roman"/>
        </w:rPr>
        <w:t xml:space="preserve"> </w:t>
      </w:r>
      <w:r w:rsidR="0065725E" w:rsidRPr="0065725E">
        <w:rPr>
          <w:rFonts w:ascii="Times New Roman" w:hAnsi="Times New Roman"/>
        </w:rPr>
        <w:t xml:space="preserve">At the same time, </w:t>
      </w:r>
      <w:r w:rsidR="0065725E">
        <w:rPr>
          <w:rFonts w:ascii="Times New Roman" w:hAnsi="Times New Roman"/>
        </w:rPr>
        <w:t xml:space="preserve">reducing the code </w:t>
      </w:r>
      <w:r w:rsidR="0065725E" w:rsidRPr="0065725E">
        <w:rPr>
          <w:rFonts w:ascii="Times New Roman" w:hAnsi="Times New Roman"/>
        </w:rPr>
        <w:t>loopholes</w:t>
      </w:r>
      <w:r w:rsidR="0065725E">
        <w:rPr>
          <w:rFonts w:ascii="Times New Roman" w:hAnsi="Times New Roman"/>
        </w:rPr>
        <w:t xml:space="preserve"> </w:t>
      </w:r>
      <w:r w:rsidR="0065725E" w:rsidRPr="0065725E">
        <w:rPr>
          <w:rFonts w:ascii="Times New Roman" w:hAnsi="Times New Roman"/>
        </w:rPr>
        <w:t>through the reconstruction of the</w:t>
      </w:r>
      <w:r w:rsidR="0065725E">
        <w:rPr>
          <w:rFonts w:ascii="Times New Roman" w:hAnsi="Times New Roman"/>
        </w:rPr>
        <w:t xml:space="preserve"> source code and improving t</w:t>
      </w:r>
      <w:r w:rsidR="0065725E" w:rsidRPr="0065725E">
        <w:rPr>
          <w:rFonts w:ascii="Times New Roman" w:hAnsi="Times New Roman"/>
        </w:rPr>
        <w:t xml:space="preserve">he </w:t>
      </w:r>
      <w:r w:rsidR="0065725E">
        <w:rPr>
          <w:rFonts w:ascii="Times New Roman" w:hAnsi="Times New Roman"/>
        </w:rPr>
        <w:t xml:space="preserve">system </w:t>
      </w:r>
      <w:r w:rsidR="0065725E" w:rsidRPr="0065725E">
        <w:rPr>
          <w:rFonts w:ascii="Times New Roman" w:hAnsi="Times New Roman"/>
        </w:rPr>
        <w:t xml:space="preserve">robustness </w:t>
      </w:r>
      <w:r w:rsidR="00B11BD8">
        <w:rPr>
          <w:rFonts w:ascii="Times New Roman" w:hAnsi="Times New Roman"/>
        </w:rPr>
        <w:t>by adding exception handle</w:t>
      </w:r>
      <w:r w:rsidR="0065725E" w:rsidRPr="0065725E">
        <w:rPr>
          <w:rFonts w:ascii="Times New Roman" w:hAnsi="Times New Roman"/>
        </w:rPr>
        <w:t xml:space="preserve"> mechanism</w:t>
      </w:r>
      <w:r w:rsidR="002F4ACB">
        <w:rPr>
          <w:rFonts w:ascii="Times New Roman" w:hAnsi="Times New Roman"/>
        </w:rPr>
        <w:t xml:space="preserve">. </w:t>
      </w:r>
      <w:r w:rsidR="00A355F0" w:rsidRPr="00A355F0">
        <w:rPr>
          <w:rFonts w:ascii="Times New Roman" w:hAnsi="Times New Roman"/>
        </w:rPr>
        <w:t>In addition,</w:t>
      </w:r>
      <w:r w:rsidR="00E053CC">
        <w:rPr>
          <w:rFonts w:ascii="Times New Roman" w:hAnsi="Times New Roman"/>
        </w:rPr>
        <w:t xml:space="preserve"> </w:t>
      </w:r>
      <w:r w:rsidR="00E053CC" w:rsidRPr="00E053CC">
        <w:rPr>
          <w:rFonts w:ascii="Times New Roman" w:hAnsi="Times New Roman"/>
        </w:rPr>
        <w:t>to increase the scalability of the system</w:t>
      </w:r>
      <w:r w:rsidR="00E053CC">
        <w:rPr>
          <w:rFonts w:ascii="Times New Roman" w:hAnsi="Times New Roman"/>
        </w:rPr>
        <w:t xml:space="preserve">, </w:t>
      </w:r>
      <w:r w:rsidR="00A355F0" w:rsidRPr="00A355F0">
        <w:rPr>
          <w:rFonts w:ascii="Times New Roman" w:hAnsi="Times New Roman"/>
        </w:rPr>
        <w:t xml:space="preserve">this </w:t>
      </w:r>
      <w:r w:rsidR="00A355F0">
        <w:rPr>
          <w:rFonts w:ascii="Times New Roman" w:hAnsi="Times New Roman"/>
        </w:rPr>
        <w:t>paper</w:t>
      </w:r>
      <w:r w:rsidR="00A355F0" w:rsidRPr="00A355F0">
        <w:rPr>
          <w:rFonts w:ascii="Times New Roman" w:hAnsi="Times New Roman"/>
        </w:rPr>
        <w:t xml:space="preserve"> developed two clients, </w:t>
      </w:r>
      <w:r w:rsidR="00A355F0">
        <w:rPr>
          <w:rFonts w:ascii="Times New Roman" w:hAnsi="Times New Roman"/>
        </w:rPr>
        <w:t xml:space="preserve">which </w:t>
      </w:r>
      <w:r w:rsidR="00A355F0" w:rsidRPr="00A355F0">
        <w:rPr>
          <w:rFonts w:ascii="Times New Roman" w:hAnsi="Times New Roman"/>
        </w:rPr>
        <w:t>can support more customers to use cloud backup services.</w:t>
      </w:r>
    </w:p>
    <w:p w14:paraId="53C13DEC" w14:textId="77777777" w:rsidR="00026637" w:rsidRPr="00AD259A" w:rsidRDefault="00026637" w:rsidP="00D47978">
      <w:pPr>
        <w:spacing w:line="400" w:lineRule="exact"/>
        <w:ind w:firstLine="482"/>
        <w:rPr>
          <w:rFonts w:ascii="Times New Roman" w:hAnsi="Times New Roman"/>
        </w:rPr>
      </w:pPr>
    </w:p>
    <w:p w14:paraId="6E710F29" w14:textId="22D0A14F" w:rsidR="00A355F0" w:rsidRPr="0075355F" w:rsidRDefault="00E75A74" w:rsidP="0075355F">
      <w:pPr>
        <w:widowControl/>
        <w:spacing w:line="400" w:lineRule="exact"/>
        <w:jc w:val="left"/>
        <w:rPr>
          <w:rFonts w:ascii="Times New Roman" w:hAnsi="Times New Roman"/>
          <w:b/>
        </w:rPr>
        <w:sectPr w:rsidR="00A355F0" w:rsidRPr="0075355F"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r w:rsidRPr="00B207B1">
        <w:rPr>
          <w:rFonts w:ascii="Times New Roman" w:hAnsi="Times New Roman"/>
          <w:b/>
        </w:rPr>
        <w:t>Keywords</w:t>
      </w:r>
      <w:r w:rsidRPr="00B207B1">
        <w:rPr>
          <w:rFonts w:ascii="Times New Roman" w:hAnsi="Times New Roman"/>
          <w:b/>
        </w:rPr>
        <w:t>：</w:t>
      </w:r>
      <w:r w:rsidRPr="00B207B1">
        <w:rPr>
          <w:rFonts w:ascii="Times New Roman" w:hAnsi="Times New Roman"/>
          <w:b/>
        </w:rPr>
        <w:t xml:space="preserve"> </w:t>
      </w:r>
      <w:r w:rsidR="00E053CC">
        <w:rPr>
          <w:rFonts w:ascii="Times New Roman" w:hAnsi="Times New Roman"/>
          <w:b/>
        </w:rPr>
        <w:t xml:space="preserve">cloud backup, middleware, data encryption, </w:t>
      </w:r>
      <w:r w:rsidR="00E053CC" w:rsidRPr="00E053CC">
        <w:rPr>
          <w:rFonts w:ascii="Times New Roman" w:hAnsi="Times New Roman"/>
          <w:b/>
        </w:rPr>
        <w:t>breakpoint resume</w:t>
      </w:r>
      <w:r w:rsidR="00E053CC">
        <w:rPr>
          <w:rFonts w:ascii="Times New Roman" w:hAnsi="Times New Roman"/>
          <w:b/>
        </w:rPr>
        <w:t xml:space="preserve">, local cache, </w:t>
      </w:r>
      <w:r w:rsidR="0075355F" w:rsidRPr="0075355F">
        <w:rPr>
          <w:rFonts w:ascii="Times New Roman" w:hAnsi="Times New Roman"/>
          <w:b/>
        </w:rPr>
        <w:t>scalability</w:t>
      </w:r>
    </w:p>
    <w:p w14:paraId="213A2F25" w14:textId="77777777" w:rsidR="005B43E0" w:rsidRPr="00B207B1" w:rsidRDefault="005B43E0" w:rsidP="00B87EE1">
      <w:pPr>
        <w:pStyle w:val="1"/>
        <w:rPr>
          <w:rFonts w:ascii="Times New Roman" w:hAnsi="Times New Roman"/>
        </w:rPr>
      </w:pPr>
      <w:bookmarkStart w:id="134" w:name="_Toc73467573"/>
      <w:bookmarkStart w:id="135" w:name="_Toc73467699"/>
      <w:bookmarkStart w:id="136" w:name="_Toc73467984"/>
      <w:bookmarkStart w:id="137" w:name="_Toc73468287"/>
      <w:bookmarkStart w:id="138" w:name="_Toc73468447"/>
      <w:bookmarkStart w:id="139" w:name="_Toc73468515"/>
      <w:bookmarkStart w:id="140" w:name="_Toc73468561"/>
      <w:bookmarkStart w:id="141" w:name="_Toc73951027"/>
      <w:bookmarkStart w:id="142" w:name="_Toc74024494"/>
      <w:bookmarkStart w:id="143" w:name="_Toc74025348"/>
      <w:bookmarkStart w:id="144" w:name="_Toc74025644"/>
      <w:bookmarkStart w:id="145" w:name="_Toc74025755"/>
      <w:bookmarkStart w:id="146" w:name="_Toc74025800"/>
      <w:bookmarkStart w:id="147" w:name="_Toc74025845"/>
      <w:bookmarkStart w:id="148" w:name="_Toc74025991"/>
      <w:bookmarkStart w:id="149" w:name="_Toc74030258"/>
      <w:bookmarkStart w:id="150" w:name="_Toc420959833"/>
      <w:bookmarkStart w:id="151" w:name="_Toc421026897"/>
      <w:bookmarkStart w:id="152" w:name="_Toc421230569"/>
      <w:bookmarkStart w:id="153" w:name="_Toc491952416"/>
      <w:bookmarkEnd w:id="2"/>
      <w:bookmarkEnd w:id="1"/>
      <w:bookmarkEnd w:id="0"/>
      <w:r w:rsidRPr="00B207B1">
        <w:rPr>
          <w:rFonts w:ascii="Times New Roman" w:hAnsi="Times New Roman"/>
        </w:rPr>
        <w:lastRenderedPageBreak/>
        <w:t>第一章</w:t>
      </w:r>
      <w:r w:rsidRPr="00B207B1">
        <w:rPr>
          <w:rFonts w:ascii="Times New Roman" w:hAnsi="Times New Roman"/>
        </w:rPr>
        <w:t xml:space="preserve"> </w:t>
      </w:r>
      <w:r w:rsidR="005E7255" w:rsidRPr="00B207B1">
        <w:rPr>
          <w:rFonts w:ascii="Times New Roman" w:hAnsi="Times New Roman" w:hint="eastAsia"/>
        </w:rPr>
        <w:t>引言</w:t>
      </w:r>
      <w:bookmarkEnd w:id="153"/>
    </w:p>
    <w:p w14:paraId="502F622D" w14:textId="77777777" w:rsidR="00E60563" w:rsidRPr="00B207B1" w:rsidRDefault="00F74305" w:rsidP="00BE5E25">
      <w:pPr>
        <w:pStyle w:val="21"/>
        <w:spacing w:line="240" w:lineRule="auto"/>
      </w:pPr>
      <w:bookmarkStart w:id="154" w:name="_Toc420959834"/>
      <w:bookmarkStart w:id="155" w:name="_Toc421026898"/>
      <w:bookmarkStart w:id="156" w:name="_Toc421230570"/>
      <w:bookmarkStart w:id="157" w:name="_Toc73467578"/>
      <w:bookmarkStart w:id="158" w:name="_Toc73467704"/>
      <w:bookmarkStart w:id="159" w:name="_Toc73467989"/>
      <w:bookmarkStart w:id="160" w:name="_Toc73468292"/>
      <w:bookmarkStart w:id="161" w:name="_Toc73468452"/>
      <w:bookmarkStart w:id="162" w:name="_Toc73468520"/>
      <w:bookmarkStart w:id="163" w:name="_Toc73468566"/>
      <w:bookmarkStart w:id="164" w:name="_Toc73951032"/>
      <w:bookmarkStart w:id="165" w:name="_Toc74024499"/>
      <w:bookmarkStart w:id="166" w:name="_Toc74025353"/>
      <w:bookmarkStart w:id="167" w:name="_Toc74025649"/>
      <w:bookmarkStart w:id="168" w:name="_Toc74025760"/>
      <w:bookmarkStart w:id="169" w:name="_Toc74025805"/>
      <w:bookmarkStart w:id="170" w:name="_Toc74025850"/>
      <w:bookmarkStart w:id="171" w:name="_Toc74025996"/>
      <w:bookmarkStart w:id="172" w:name="_Toc74030263"/>
      <w:bookmarkStart w:id="173" w:name="_Toc491952417"/>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Pr="00B207B1">
        <w:t xml:space="preserve">1.1 </w:t>
      </w:r>
      <w:r w:rsidR="00DC073C" w:rsidRPr="00B207B1">
        <w:rPr>
          <w:rFonts w:hint="eastAsia"/>
        </w:rPr>
        <w:t>研究</w:t>
      </w:r>
      <w:r w:rsidR="004E0177" w:rsidRPr="00B207B1">
        <w:rPr>
          <w:rFonts w:hint="eastAsia"/>
        </w:rPr>
        <w:t>背景</w:t>
      </w:r>
      <w:bookmarkEnd w:id="173"/>
    </w:p>
    <w:p w14:paraId="44D639FB" w14:textId="01F6839F" w:rsidR="00D76A00" w:rsidRPr="00B207B1" w:rsidRDefault="007058F7" w:rsidP="00235EEE">
      <w:pPr>
        <w:spacing w:line="400" w:lineRule="exact"/>
        <w:rPr>
          <w:rFonts w:hAnsiTheme="minorEastAsia"/>
          <w:rPrChange w:id="174" w:author="JY0225" w:date="2017-08-24T11:09:00Z">
            <w:rPr>
              <w:rFonts w:ascii="Times New Roman" w:hAnsi="Times New Roman"/>
              <w:spacing w:val="10"/>
              <w:szCs w:val="20"/>
            </w:rPr>
          </w:rPrChange>
        </w:rPr>
      </w:pPr>
      <w:r w:rsidRPr="00B207B1">
        <w:rPr>
          <w:rFonts w:ascii="Times New Roman" w:hAnsi="Times New Roman"/>
          <w:szCs w:val="20"/>
        </w:rPr>
        <w:tab/>
      </w:r>
      <w:r w:rsidR="0088020A" w:rsidRPr="00B207B1">
        <w:rPr>
          <w:rFonts w:hAnsiTheme="minorEastAsia" w:hint="eastAsia"/>
          <w:rPrChange w:id="175" w:author="JY0225" w:date="2017-08-24T11:09:00Z">
            <w:rPr>
              <w:rFonts w:ascii="Times New Roman" w:hAnsi="Times New Roman" w:hint="eastAsia"/>
              <w:spacing w:val="10"/>
              <w:szCs w:val="20"/>
            </w:rPr>
          </w:rPrChange>
        </w:rPr>
        <w:t>随着</w:t>
      </w:r>
      <w:r w:rsidRPr="00B207B1">
        <w:rPr>
          <w:rFonts w:hAnsiTheme="minorEastAsia" w:hint="eastAsia"/>
          <w:rPrChange w:id="176" w:author="JY0225" w:date="2017-08-24T11:09:00Z">
            <w:rPr>
              <w:rFonts w:ascii="Times New Roman" w:hAnsi="Times New Roman" w:hint="eastAsia"/>
              <w:spacing w:val="10"/>
              <w:szCs w:val="20"/>
            </w:rPr>
          </w:rPrChange>
        </w:rPr>
        <w:t>互联网</w:t>
      </w:r>
      <w:r w:rsidR="00BF1187" w:rsidRPr="00B207B1">
        <w:rPr>
          <w:rFonts w:hAnsiTheme="minorEastAsia" w:hint="eastAsia"/>
          <w:rPrChange w:id="177" w:author="JY0225" w:date="2017-08-24T11:09:00Z">
            <w:rPr>
              <w:rFonts w:ascii="Times New Roman" w:hAnsi="Times New Roman" w:hint="eastAsia"/>
              <w:spacing w:val="10"/>
              <w:szCs w:val="20"/>
            </w:rPr>
          </w:rPrChange>
        </w:rPr>
        <w:t>技术</w:t>
      </w:r>
      <w:r w:rsidR="00313FF9" w:rsidRPr="00B207B1">
        <w:rPr>
          <w:rFonts w:hAnsiTheme="minorEastAsia" w:hint="eastAsia"/>
          <w:rPrChange w:id="178" w:author="JY0225" w:date="2017-08-24T11:09:00Z">
            <w:rPr>
              <w:rFonts w:ascii="Times New Roman" w:hAnsi="Times New Roman" w:hint="eastAsia"/>
              <w:spacing w:val="10"/>
              <w:szCs w:val="20"/>
            </w:rPr>
          </w:rPrChange>
        </w:rPr>
        <w:t>的</w:t>
      </w:r>
      <w:r w:rsidR="00BF1187" w:rsidRPr="00B207B1">
        <w:rPr>
          <w:rFonts w:hAnsiTheme="minorEastAsia" w:hint="eastAsia"/>
          <w:rPrChange w:id="179" w:author="JY0225" w:date="2017-08-24T11:09:00Z">
            <w:rPr>
              <w:rFonts w:ascii="Times New Roman" w:hAnsi="Times New Roman" w:hint="eastAsia"/>
              <w:spacing w:val="10"/>
              <w:szCs w:val="20"/>
            </w:rPr>
          </w:rPrChange>
        </w:rPr>
        <w:t>飞速发展</w:t>
      </w:r>
      <w:r w:rsidR="00114855" w:rsidRPr="00B207B1">
        <w:rPr>
          <w:rFonts w:hAnsiTheme="minorEastAsia" w:hint="eastAsia"/>
          <w:rPrChange w:id="180" w:author="JY0225" w:date="2017-08-24T11:09:00Z">
            <w:rPr>
              <w:rFonts w:ascii="Times New Roman" w:hAnsi="Times New Roman" w:hint="eastAsia"/>
              <w:spacing w:val="10"/>
              <w:szCs w:val="20"/>
            </w:rPr>
          </w:rPrChange>
        </w:rPr>
        <w:t>，</w:t>
      </w:r>
      <w:r w:rsidR="001A513D" w:rsidRPr="00B207B1">
        <w:rPr>
          <w:rFonts w:hAnsiTheme="minorEastAsia" w:hint="eastAsia"/>
          <w:rPrChange w:id="181" w:author="JY0225" w:date="2017-08-24T11:09:00Z">
            <w:rPr>
              <w:rFonts w:ascii="Times New Roman" w:hAnsi="Times New Roman" w:hint="eastAsia"/>
              <w:spacing w:val="10"/>
              <w:szCs w:val="20"/>
            </w:rPr>
          </w:rPrChange>
        </w:rPr>
        <w:t>网络</w:t>
      </w:r>
      <w:r w:rsidR="00A52205" w:rsidRPr="00B207B1">
        <w:rPr>
          <w:rFonts w:hAnsiTheme="minorEastAsia" w:hint="eastAsia"/>
          <w:rPrChange w:id="182" w:author="JY0225" w:date="2017-08-24T11:09:00Z">
            <w:rPr>
              <w:rFonts w:ascii="Times New Roman" w:hAnsi="Times New Roman" w:hint="eastAsia"/>
              <w:spacing w:val="10"/>
              <w:szCs w:val="20"/>
            </w:rPr>
          </w:rPrChange>
        </w:rPr>
        <w:t>数据</w:t>
      </w:r>
      <w:r w:rsidR="00CE0AD4" w:rsidRPr="00B207B1">
        <w:rPr>
          <w:rFonts w:hAnsiTheme="minorEastAsia" w:hint="eastAsia"/>
          <w:rPrChange w:id="183" w:author="JY0225" w:date="2017-08-24T11:09:00Z">
            <w:rPr>
              <w:rFonts w:ascii="Times New Roman" w:hAnsi="Times New Roman" w:hint="eastAsia"/>
              <w:spacing w:val="10"/>
              <w:szCs w:val="20"/>
            </w:rPr>
          </w:rPrChange>
        </w:rPr>
        <w:t>呈现出井喷式的增长，</w:t>
      </w:r>
      <w:r w:rsidR="004F63D2" w:rsidRPr="00B207B1">
        <w:rPr>
          <w:rFonts w:hAnsiTheme="minorEastAsia" w:hint="eastAsia"/>
          <w:rPrChange w:id="184" w:author="JY0225" w:date="2017-08-24T11:09:00Z">
            <w:rPr>
              <w:rFonts w:ascii="Times New Roman" w:hAnsi="Times New Roman" w:hint="eastAsia"/>
              <w:spacing w:val="10"/>
              <w:szCs w:val="20"/>
            </w:rPr>
          </w:rPrChange>
        </w:rPr>
        <w:t>传统的</w:t>
      </w:r>
      <w:r w:rsidR="001B2472" w:rsidRPr="00B207B1">
        <w:rPr>
          <w:rFonts w:hAnsiTheme="minorEastAsia" w:hint="eastAsia"/>
          <w:rPrChange w:id="185" w:author="JY0225" w:date="2017-08-24T11:09:00Z">
            <w:rPr>
              <w:rFonts w:ascii="Times New Roman" w:hAnsi="Times New Roman" w:hint="eastAsia"/>
              <w:spacing w:val="10"/>
              <w:szCs w:val="20"/>
            </w:rPr>
          </w:rPrChange>
        </w:rPr>
        <w:t>数据</w:t>
      </w:r>
      <w:r w:rsidR="00476838" w:rsidRPr="00B207B1">
        <w:rPr>
          <w:rFonts w:hAnsiTheme="minorEastAsia" w:hint="eastAsia"/>
          <w:rPrChange w:id="186" w:author="JY0225" w:date="2017-08-24T11:09:00Z">
            <w:rPr>
              <w:rFonts w:ascii="Times New Roman" w:hAnsi="Times New Roman" w:hint="eastAsia"/>
              <w:spacing w:val="10"/>
              <w:szCs w:val="20"/>
            </w:rPr>
          </w:rPrChange>
        </w:rPr>
        <w:t>备份</w:t>
      </w:r>
      <w:r w:rsidR="004F63D2" w:rsidRPr="00B207B1">
        <w:rPr>
          <w:rFonts w:hAnsiTheme="minorEastAsia" w:hint="eastAsia"/>
          <w:rPrChange w:id="187" w:author="JY0225" w:date="2017-08-24T11:09:00Z">
            <w:rPr>
              <w:rFonts w:ascii="Times New Roman" w:hAnsi="Times New Roman" w:hint="eastAsia"/>
              <w:spacing w:val="10"/>
              <w:szCs w:val="20"/>
            </w:rPr>
          </w:rPrChange>
        </w:rPr>
        <w:t>方式存在太多的局限性，已经无法满足人们的</w:t>
      </w:r>
      <w:ins w:id="188" w:author="微软用户" w:date="2017-08-27T14:20:00Z">
        <w:r w:rsidR="00F122A9" w:rsidRPr="00B207B1">
          <w:rPr>
            <w:rFonts w:hAnsiTheme="minorEastAsia"/>
          </w:rPr>
          <w:t>需求</w:t>
        </w:r>
      </w:ins>
      <w:del w:id="189" w:author="微软用户" w:date="2017-08-27T14:20:00Z">
        <w:r w:rsidR="00602398" w:rsidRPr="00B207B1" w:rsidDel="00F122A9">
          <w:rPr>
            <w:rFonts w:hAnsiTheme="minorEastAsia" w:hint="eastAsia"/>
            <w:rPrChange w:id="190" w:author="JY0225" w:date="2017-08-24T11:09:00Z">
              <w:rPr>
                <w:rFonts w:ascii="Times New Roman" w:hAnsi="Times New Roman" w:hint="eastAsia"/>
                <w:spacing w:val="10"/>
                <w:szCs w:val="20"/>
              </w:rPr>
            </w:rPrChange>
          </w:rPr>
          <w:delText>要求</w:delText>
        </w:r>
      </w:del>
      <w:r w:rsidR="0056038D" w:rsidRPr="00B207B1">
        <w:rPr>
          <w:rFonts w:hAnsiTheme="minorEastAsia" w:hint="eastAsia"/>
          <w:rPrChange w:id="191" w:author="JY0225" w:date="2017-08-24T11:09:00Z">
            <w:rPr>
              <w:rFonts w:ascii="Times New Roman" w:hAnsi="Times New Roman" w:hint="eastAsia"/>
              <w:spacing w:val="10"/>
              <w:szCs w:val="20"/>
            </w:rPr>
          </w:rPrChange>
        </w:rPr>
        <w:t>。在这样</w:t>
      </w:r>
      <w:r w:rsidR="005C42E4" w:rsidRPr="00B207B1">
        <w:rPr>
          <w:rFonts w:hAnsiTheme="minorEastAsia" w:hint="eastAsia"/>
          <w:rPrChange w:id="192" w:author="JY0225" w:date="2017-08-24T11:09:00Z">
            <w:rPr>
              <w:rFonts w:ascii="Times New Roman" w:hAnsi="Times New Roman" w:hint="eastAsia"/>
              <w:spacing w:val="10"/>
              <w:szCs w:val="20"/>
            </w:rPr>
          </w:rPrChange>
        </w:rPr>
        <w:t>的</w:t>
      </w:r>
      <w:r w:rsidR="00444634" w:rsidRPr="00B207B1">
        <w:rPr>
          <w:rFonts w:hAnsiTheme="minorEastAsia" w:hint="eastAsia"/>
          <w:rPrChange w:id="193" w:author="JY0225" w:date="2017-08-24T11:09:00Z">
            <w:rPr>
              <w:rFonts w:ascii="Times New Roman" w:hAnsi="Times New Roman" w:hint="eastAsia"/>
              <w:spacing w:val="10"/>
              <w:szCs w:val="20"/>
            </w:rPr>
          </w:rPrChange>
        </w:rPr>
        <w:t>背景下</w:t>
      </w:r>
      <w:r w:rsidR="0056038D" w:rsidRPr="00B207B1">
        <w:rPr>
          <w:rFonts w:hAnsiTheme="minorEastAsia" w:hint="eastAsia"/>
          <w:rPrChange w:id="194" w:author="JY0225" w:date="2017-08-24T11:09:00Z">
            <w:rPr>
              <w:rFonts w:ascii="Times New Roman" w:hAnsi="Times New Roman" w:hint="eastAsia"/>
              <w:spacing w:val="10"/>
              <w:szCs w:val="20"/>
            </w:rPr>
          </w:rPrChange>
        </w:rPr>
        <w:t>，</w:t>
      </w:r>
      <w:r w:rsidR="0056038D" w:rsidRPr="00B207B1">
        <w:rPr>
          <w:rFonts w:hAnsiTheme="minorEastAsia" w:hint="eastAsia"/>
          <w:rPrChange w:id="195" w:author="JY0225" w:date="2017-08-24T11:09:00Z">
            <w:rPr>
              <w:rFonts w:ascii="Times New Roman" w:hAnsi="Times New Roman" w:hint="eastAsia"/>
              <w:spacing w:val="10"/>
            </w:rPr>
          </w:rPrChange>
        </w:rPr>
        <w:t>云</w:t>
      </w:r>
      <w:r w:rsidR="00476838" w:rsidRPr="00B207B1">
        <w:rPr>
          <w:rFonts w:hAnsiTheme="minorEastAsia" w:hint="eastAsia"/>
          <w:rPrChange w:id="196" w:author="JY0225" w:date="2017-08-24T11:09:00Z">
            <w:rPr>
              <w:rFonts w:ascii="Times New Roman" w:hAnsi="Times New Roman" w:hint="eastAsia"/>
              <w:spacing w:val="10"/>
            </w:rPr>
          </w:rPrChange>
        </w:rPr>
        <w:t>备份</w:t>
      </w:r>
      <w:r w:rsidR="0056038D" w:rsidRPr="00B207B1">
        <w:rPr>
          <w:rFonts w:hAnsiTheme="minorEastAsia" w:hint="eastAsia"/>
          <w:rPrChange w:id="197" w:author="JY0225" w:date="2017-08-24T11:09:00Z">
            <w:rPr>
              <w:rFonts w:ascii="Times New Roman" w:hAnsi="Times New Roman" w:hint="eastAsia"/>
              <w:spacing w:val="10"/>
            </w:rPr>
          </w:rPrChange>
        </w:rPr>
        <w:t>服务</w:t>
      </w:r>
      <w:del w:id="198" w:author="微软用户" w:date="2017-08-27T14:20:00Z">
        <w:r w:rsidR="0056038D" w:rsidRPr="00B207B1" w:rsidDel="00597F21">
          <w:rPr>
            <w:rFonts w:hAnsiTheme="minorEastAsia"/>
            <w:vertAlign w:val="superscript"/>
            <w:rPrChange w:id="199" w:author="JY0225" w:date="2017-08-24T11:09:00Z">
              <w:rPr>
                <w:vertAlign w:val="superscript"/>
              </w:rPr>
            </w:rPrChange>
          </w:rPr>
          <w:delText>[3]</w:delText>
        </w:r>
      </w:del>
      <w:r w:rsidR="002301D9" w:rsidRPr="00B207B1">
        <w:rPr>
          <w:rFonts w:hAnsiTheme="minorEastAsia" w:hint="eastAsia"/>
          <w:rPrChange w:id="200" w:author="JY0225" w:date="2017-08-24T11:09:00Z">
            <w:rPr>
              <w:rFonts w:ascii="Times New Roman" w:hAnsi="Times New Roman" w:hint="eastAsia"/>
              <w:spacing w:val="10"/>
            </w:rPr>
          </w:rPrChange>
        </w:rPr>
        <w:t>逐渐成为主流的数据</w:t>
      </w:r>
      <w:r w:rsidR="00476838" w:rsidRPr="00B207B1">
        <w:rPr>
          <w:rFonts w:hAnsiTheme="minorEastAsia" w:hint="eastAsia"/>
          <w:rPrChange w:id="201" w:author="JY0225" w:date="2017-08-24T11:09:00Z">
            <w:rPr>
              <w:rFonts w:ascii="Times New Roman" w:hAnsi="Times New Roman" w:hint="eastAsia"/>
              <w:spacing w:val="10"/>
            </w:rPr>
          </w:rPrChange>
        </w:rPr>
        <w:t>备份</w:t>
      </w:r>
      <w:r w:rsidR="002301D9" w:rsidRPr="00B207B1">
        <w:rPr>
          <w:rFonts w:hAnsiTheme="minorEastAsia" w:hint="eastAsia"/>
          <w:rPrChange w:id="202" w:author="JY0225" w:date="2017-08-24T11:09:00Z">
            <w:rPr>
              <w:rFonts w:ascii="Times New Roman" w:hAnsi="Times New Roman" w:hint="eastAsia"/>
              <w:spacing w:val="10"/>
            </w:rPr>
          </w:rPrChange>
        </w:rPr>
        <w:t>方式。</w:t>
      </w:r>
      <w:r w:rsidR="0032449F" w:rsidRPr="00B207B1">
        <w:rPr>
          <w:rFonts w:hAnsiTheme="minorEastAsia" w:hint="eastAsia"/>
          <w:rPrChange w:id="203" w:author="JY0225" w:date="2017-08-24T11:09:00Z">
            <w:rPr>
              <w:rFonts w:ascii="Times New Roman" w:hAnsi="Times New Roman" w:hint="eastAsia"/>
              <w:spacing w:val="10"/>
            </w:rPr>
          </w:rPrChange>
        </w:rPr>
        <w:t>因其</w:t>
      </w:r>
      <w:r w:rsidR="0056038D" w:rsidRPr="00B207B1">
        <w:rPr>
          <w:rFonts w:hAnsiTheme="minorEastAsia" w:hint="eastAsia"/>
          <w:rPrChange w:id="204" w:author="JY0225" w:date="2017-08-24T11:09:00Z">
            <w:rPr>
              <w:rFonts w:ascii="Times New Roman" w:hAnsi="Times New Roman" w:hint="eastAsia"/>
              <w:spacing w:val="10"/>
            </w:rPr>
          </w:rPrChange>
        </w:rPr>
        <w:t>海量的</w:t>
      </w:r>
      <w:r w:rsidR="00D71D84" w:rsidRPr="00B207B1">
        <w:rPr>
          <w:rFonts w:hAnsiTheme="minorEastAsia" w:hint="eastAsia"/>
          <w:rPrChange w:id="205" w:author="JY0225" w:date="2017-08-24T11:09:00Z">
            <w:rPr>
              <w:rFonts w:ascii="Times New Roman" w:hAnsi="Times New Roman" w:hint="eastAsia"/>
              <w:spacing w:val="10"/>
            </w:rPr>
          </w:rPrChange>
        </w:rPr>
        <w:t>存储</w:t>
      </w:r>
      <w:r w:rsidR="0056038D" w:rsidRPr="00B207B1">
        <w:rPr>
          <w:rFonts w:hAnsiTheme="minorEastAsia" w:hint="eastAsia"/>
          <w:rPrChange w:id="206" w:author="JY0225" w:date="2017-08-24T11:09:00Z">
            <w:rPr>
              <w:rFonts w:ascii="Times New Roman" w:hAnsi="Times New Roman" w:hint="eastAsia"/>
              <w:spacing w:val="10"/>
            </w:rPr>
          </w:rPrChange>
        </w:rPr>
        <w:t>空间、便携的存取方式、可靠的安全特性，</w:t>
      </w:r>
      <w:r w:rsidR="0056038D" w:rsidRPr="00B207B1">
        <w:rPr>
          <w:rFonts w:hAnsiTheme="minorEastAsia" w:hint="eastAsia"/>
          <w:rPrChange w:id="207" w:author="JY0225" w:date="2017-08-24T11:09:00Z">
            <w:rPr>
              <w:rFonts w:ascii="Times New Roman" w:hAnsi="Times New Roman" w:hint="eastAsia"/>
              <w:spacing w:val="10"/>
              <w:szCs w:val="20"/>
            </w:rPr>
          </w:rPrChange>
        </w:rPr>
        <w:t>越来越受大众的青睐，大型的机构如政府、医院、企业等也逐步将数据转移到云端。</w:t>
      </w:r>
      <w:r w:rsidR="00FE510D" w:rsidRPr="00B207B1">
        <w:rPr>
          <w:rFonts w:hAnsiTheme="minorEastAsia" w:hint="eastAsia"/>
          <w:rPrChange w:id="208" w:author="JY0225" w:date="2017-08-24T11:09:00Z">
            <w:rPr>
              <w:rFonts w:ascii="Times New Roman" w:hAnsi="Times New Roman" w:hint="eastAsia"/>
              <w:spacing w:val="10"/>
              <w:szCs w:val="20"/>
            </w:rPr>
          </w:rPrChange>
        </w:rPr>
        <w:t>数据显示，</w:t>
      </w:r>
      <w:r w:rsidR="00FE510D" w:rsidRPr="00B207B1">
        <w:rPr>
          <w:rFonts w:hAnsiTheme="minorEastAsia"/>
          <w:rPrChange w:id="209" w:author="JY0225" w:date="2017-08-24T11:09:00Z">
            <w:rPr>
              <w:rFonts w:ascii="Times New Roman" w:hAnsi="Times New Roman"/>
              <w:spacing w:val="10"/>
              <w:szCs w:val="20"/>
            </w:rPr>
          </w:rPrChange>
        </w:rPr>
        <w:t>2016</w:t>
      </w:r>
      <w:r w:rsidR="00FE510D" w:rsidRPr="00B207B1">
        <w:rPr>
          <w:rFonts w:hAnsiTheme="minorEastAsia" w:hint="eastAsia"/>
          <w:rPrChange w:id="210" w:author="JY0225" w:date="2017-08-24T11:09:00Z">
            <w:rPr>
              <w:rFonts w:ascii="Times New Roman" w:hAnsi="Times New Roman" w:hint="eastAsia"/>
              <w:spacing w:val="10"/>
              <w:szCs w:val="20"/>
            </w:rPr>
          </w:rPrChange>
        </w:rPr>
        <w:t>年，中国云服务市场规模超过</w:t>
      </w:r>
      <w:r w:rsidR="00FE510D" w:rsidRPr="00B207B1">
        <w:rPr>
          <w:rFonts w:hAnsiTheme="minorEastAsia"/>
          <w:rPrChange w:id="211" w:author="JY0225" w:date="2017-08-24T11:09:00Z">
            <w:rPr>
              <w:rFonts w:ascii="Times New Roman" w:hAnsi="Times New Roman"/>
              <w:spacing w:val="10"/>
              <w:szCs w:val="20"/>
            </w:rPr>
          </w:rPrChange>
        </w:rPr>
        <w:t>500</w:t>
      </w:r>
      <w:r w:rsidR="00FE510D" w:rsidRPr="00B207B1">
        <w:rPr>
          <w:rFonts w:hAnsiTheme="minorEastAsia" w:hint="eastAsia"/>
          <w:rPrChange w:id="212" w:author="JY0225" w:date="2017-08-24T11:09:00Z">
            <w:rPr>
              <w:rFonts w:ascii="Times New Roman" w:hAnsi="Times New Roman" w:hint="eastAsia"/>
              <w:spacing w:val="10"/>
              <w:szCs w:val="20"/>
            </w:rPr>
          </w:rPrChange>
        </w:rPr>
        <w:t>亿元，达到</w:t>
      </w:r>
      <w:r w:rsidR="00FE510D" w:rsidRPr="00B207B1">
        <w:rPr>
          <w:rFonts w:hAnsiTheme="minorEastAsia"/>
          <w:rPrChange w:id="213" w:author="JY0225" w:date="2017-08-24T11:09:00Z">
            <w:rPr>
              <w:rFonts w:ascii="Times New Roman" w:hAnsi="Times New Roman"/>
              <w:spacing w:val="10"/>
              <w:szCs w:val="20"/>
            </w:rPr>
          </w:rPrChange>
        </w:rPr>
        <w:t>516.6</w:t>
      </w:r>
      <w:r w:rsidR="00FE510D" w:rsidRPr="00B207B1">
        <w:rPr>
          <w:rFonts w:hAnsiTheme="minorEastAsia" w:hint="eastAsia"/>
          <w:rPrChange w:id="214" w:author="JY0225" w:date="2017-08-24T11:09:00Z">
            <w:rPr>
              <w:rFonts w:ascii="Times New Roman" w:hAnsi="Times New Roman" w:hint="eastAsia"/>
              <w:spacing w:val="10"/>
              <w:szCs w:val="20"/>
            </w:rPr>
          </w:rPrChange>
        </w:rPr>
        <w:t>亿。预计</w:t>
      </w:r>
      <w:r w:rsidR="00FE510D" w:rsidRPr="00B207B1">
        <w:rPr>
          <w:rFonts w:hAnsiTheme="minorEastAsia"/>
          <w:rPrChange w:id="215" w:author="JY0225" w:date="2017-08-24T11:09:00Z">
            <w:rPr>
              <w:rFonts w:ascii="Times New Roman" w:hAnsi="Times New Roman"/>
              <w:spacing w:val="10"/>
              <w:szCs w:val="20"/>
            </w:rPr>
          </w:rPrChange>
        </w:rPr>
        <w:t>2017</w:t>
      </w:r>
      <w:r w:rsidR="00F050F2" w:rsidRPr="00B207B1">
        <w:rPr>
          <w:rFonts w:hAnsiTheme="minorEastAsia" w:hint="eastAsia"/>
          <w:rPrChange w:id="216" w:author="JY0225" w:date="2017-08-24T11:09:00Z">
            <w:rPr>
              <w:rFonts w:ascii="Times New Roman" w:hAnsi="Times New Roman" w:hint="eastAsia"/>
              <w:spacing w:val="10"/>
              <w:szCs w:val="20"/>
            </w:rPr>
          </w:rPrChange>
        </w:rPr>
        <w:t>年中国云服务</w:t>
      </w:r>
      <w:r w:rsidR="00FE510D" w:rsidRPr="00B207B1">
        <w:rPr>
          <w:rFonts w:hAnsiTheme="minorEastAsia" w:hint="eastAsia"/>
          <w:rPrChange w:id="217" w:author="JY0225" w:date="2017-08-24T11:09:00Z">
            <w:rPr>
              <w:rFonts w:ascii="Times New Roman" w:hAnsi="Times New Roman" w:hint="eastAsia"/>
              <w:spacing w:val="10"/>
              <w:szCs w:val="20"/>
            </w:rPr>
          </w:rPrChange>
        </w:rPr>
        <w:t>市场份额将达到</w:t>
      </w:r>
      <w:r w:rsidR="00FE510D" w:rsidRPr="00B207B1">
        <w:rPr>
          <w:rFonts w:hAnsiTheme="minorEastAsia"/>
          <w:rPrChange w:id="218" w:author="JY0225" w:date="2017-08-24T11:09:00Z">
            <w:rPr>
              <w:rFonts w:ascii="Times New Roman" w:hAnsi="Times New Roman"/>
              <w:spacing w:val="10"/>
              <w:szCs w:val="20"/>
            </w:rPr>
          </w:rPrChange>
        </w:rPr>
        <w:t>690</w:t>
      </w:r>
      <w:r w:rsidR="00FE510D" w:rsidRPr="00B207B1">
        <w:rPr>
          <w:rFonts w:hAnsiTheme="minorEastAsia" w:hint="eastAsia"/>
          <w:rPrChange w:id="219" w:author="JY0225" w:date="2017-08-24T11:09:00Z">
            <w:rPr>
              <w:rFonts w:ascii="Times New Roman" w:hAnsi="Times New Roman" w:hint="eastAsia"/>
              <w:spacing w:val="10"/>
              <w:szCs w:val="20"/>
            </w:rPr>
          </w:rPrChange>
        </w:rPr>
        <w:t>亿以上。此外近三年来，年复合增长率超过</w:t>
      </w:r>
      <w:r w:rsidR="00FE510D" w:rsidRPr="00B207B1">
        <w:rPr>
          <w:rFonts w:hAnsiTheme="minorEastAsia"/>
          <w:rPrChange w:id="220" w:author="JY0225" w:date="2017-08-24T11:09:00Z">
            <w:rPr>
              <w:rFonts w:ascii="Times New Roman" w:hAnsi="Times New Roman"/>
              <w:spacing w:val="10"/>
              <w:szCs w:val="20"/>
            </w:rPr>
          </w:rPrChange>
        </w:rPr>
        <w:t>32%</w:t>
      </w:r>
      <w:r w:rsidR="00FE510D" w:rsidRPr="00B207B1">
        <w:rPr>
          <w:rFonts w:hAnsiTheme="minorEastAsia" w:hint="eastAsia"/>
          <w:rPrChange w:id="221" w:author="JY0225" w:date="2017-08-24T11:09:00Z">
            <w:rPr>
              <w:rFonts w:ascii="Times New Roman" w:hAnsi="Times New Roman" w:hint="eastAsia"/>
              <w:spacing w:val="10"/>
              <w:szCs w:val="20"/>
            </w:rPr>
          </w:rPrChange>
        </w:rPr>
        <w:t>，而且</w:t>
      </w:r>
      <w:r w:rsidR="00FE510D" w:rsidRPr="00B207B1">
        <w:rPr>
          <w:rFonts w:hAnsiTheme="minorEastAsia"/>
          <w:rPrChange w:id="222" w:author="JY0225" w:date="2017-08-24T11:09:00Z">
            <w:rPr>
              <w:rFonts w:ascii="Times New Roman" w:hAnsi="Times New Roman"/>
              <w:spacing w:val="10"/>
              <w:szCs w:val="20"/>
            </w:rPr>
          </w:rPrChange>
        </w:rPr>
        <w:t>2016</w:t>
      </w:r>
      <w:r w:rsidR="00FE510D" w:rsidRPr="00B207B1">
        <w:rPr>
          <w:rFonts w:hAnsiTheme="minorEastAsia" w:hint="eastAsia"/>
          <w:rPrChange w:id="223" w:author="JY0225" w:date="2017-08-24T11:09:00Z">
            <w:rPr>
              <w:rFonts w:ascii="Times New Roman" w:hAnsi="Times New Roman" w:hint="eastAsia"/>
              <w:spacing w:val="10"/>
              <w:szCs w:val="20"/>
            </w:rPr>
          </w:rPrChange>
        </w:rPr>
        <w:t>年增长率更高</w:t>
      </w:r>
      <w:r w:rsidR="00204DD9" w:rsidRPr="00B207B1">
        <w:rPr>
          <w:rFonts w:hAnsiTheme="minorEastAsia"/>
          <w:vertAlign w:val="superscript"/>
          <w:rPrChange w:id="224" w:author="JY0225" w:date="2017-08-24T11:09:00Z">
            <w:rPr>
              <w:vertAlign w:val="superscript"/>
            </w:rPr>
          </w:rPrChange>
        </w:rPr>
        <w:fldChar w:fldCharType="begin"/>
      </w:r>
      <w:r w:rsidR="00204DD9" w:rsidRPr="00B207B1">
        <w:rPr>
          <w:rFonts w:hAnsiTheme="minorEastAsia"/>
          <w:vertAlign w:val="superscript"/>
          <w:rPrChange w:id="225" w:author="JY0225" w:date="2017-08-24T11:09:00Z">
            <w:rPr>
              <w:vertAlign w:val="superscript"/>
            </w:rPr>
          </w:rPrChange>
        </w:rPr>
        <w:instrText xml:space="preserve"> REF _Ref489705969 \r \h </w:instrText>
      </w:r>
      <w:r w:rsidR="0034779C" w:rsidRPr="00B207B1">
        <w:rPr>
          <w:rFonts w:hAnsiTheme="minorEastAsia"/>
          <w:vertAlign w:val="superscript"/>
          <w:rPrChange w:id="226" w:author="JY0225" w:date="2017-08-24T11:09:00Z">
            <w:rPr>
              <w:vertAlign w:val="superscript"/>
            </w:rPr>
          </w:rPrChange>
        </w:rPr>
        <w:instrText xml:space="preserve"> \* MERGEFORMAT </w:instrText>
      </w:r>
      <w:r w:rsidR="00204DD9" w:rsidRPr="00B207B1">
        <w:rPr>
          <w:rFonts w:hAnsiTheme="minorEastAsia"/>
          <w:vertAlign w:val="superscript"/>
          <w:rPrChange w:id="227" w:author="JY0225" w:date="2017-08-24T11:09:00Z">
            <w:rPr>
              <w:rFonts w:hAnsiTheme="minorEastAsia"/>
              <w:vertAlign w:val="superscript"/>
            </w:rPr>
          </w:rPrChange>
        </w:rPr>
      </w:r>
      <w:r w:rsidR="00204DD9" w:rsidRPr="00B207B1">
        <w:rPr>
          <w:rFonts w:hAnsiTheme="minorEastAsia"/>
          <w:vertAlign w:val="superscript"/>
          <w:rPrChange w:id="228" w:author="JY0225" w:date="2017-08-24T11:09:00Z">
            <w:rPr>
              <w:vertAlign w:val="superscript"/>
            </w:rPr>
          </w:rPrChange>
        </w:rPr>
        <w:fldChar w:fldCharType="separate"/>
      </w:r>
      <w:r w:rsidR="003925A9">
        <w:rPr>
          <w:rFonts w:hAnsiTheme="minorEastAsia"/>
          <w:vertAlign w:val="superscript"/>
        </w:rPr>
        <w:t>[1]</w:t>
      </w:r>
      <w:r w:rsidR="00204DD9" w:rsidRPr="00B207B1">
        <w:rPr>
          <w:rFonts w:hAnsiTheme="minorEastAsia"/>
          <w:vertAlign w:val="superscript"/>
          <w:rPrChange w:id="229" w:author="JY0225" w:date="2017-08-24T11:09:00Z">
            <w:rPr>
              <w:vertAlign w:val="superscript"/>
            </w:rPr>
          </w:rPrChange>
        </w:rPr>
        <w:fldChar w:fldCharType="end"/>
      </w:r>
      <w:r w:rsidR="00FE510D" w:rsidRPr="00B207B1">
        <w:rPr>
          <w:rFonts w:hAnsiTheme="minorEastAsia" w:hint="eastAsia"/>
          <w:rPrChange w:id="230" w:author="JY0225" w:date="2017-08-24T11:09:00Z">
            <w:rPr>
              <w:rFonts w:ascii="Times New Roman" w:hAnsi="Times New Roman" w:hint="eastAsia"/>
              <w:spacing w:val="10"/>
              <w:szCs w:val="20"/>
            </w:rPr>
          </w:rPrChange>
        </w:rPr>
        <w:t>。</w:t>
      </w:r>
    </w:p>
    <w:p w14:paraId="697B1FA8" w14:textId="631B7634" w:rsidR="00761C37" w:rsidRPr="00B207B1" w:rsidRDefault="001724BF" w:rsidP="003D7736">
      <w:pPr>
        <w:spacing w:line="400" w:lineRule="exact"/>
        <w:ind w:firstLine="420"/>
        <w:rPr>
          <w:rFonts w:hAnsiTheme="minorEastAsia"/>
          <w:rPrChange w:id="231" w:author="JY0225" w:date="2017-08-24T11:09:00Z">
            <w:rPr>
              <w:rFonts w:ascii="Times New Roman" w:hAnsi="Times New Roman"/>
              <w:spacing w:val="10"/>
            </w:rPr>
          </w:rPrChange>
        </w:rPr>
      </w:pPr>
      <w:r w:rsidRPr="00B207B1">
        <w:rPr>
          <w:rFonts w:hAnsiTheme="minorEastAsia" w:hint="eastAsia"/>
          <w:color w:val="000000" w:themeColor="text1"/>
          <w:rPrChange w:id="232" w:author="JY0225" w:date="2017-08-24T11:09:00Z">
            <w:rPr>
              <w:rFonts w:ascii="Times New Roman" w:hAnsi="Times New Roman" w:hint="eastAsia"/>
              <w:color w:val="000000" w:themeColor="text1"/>
              <w:spacing w:val="10"/>
            </w:rPr>
          </w:rPrChange>
        </w:rPr>
        <w:t>然而，</w:t>
      </w:r>
      <w:r w:rsidR="00EA36EC" w:rsidRPr="00B207B1">
        <w:rPr>
          <w:rFonts w:hAnsiTheme="minorEastAsia" w:hint="eastAsia"/>
          <w:color w:val="000000" w:themeColor="text1"/>
          <w:rPrChange w:id="233" w:author="JY0225" w:date="2017-08-24T11:09:00Z">
            <w:rPr>
              <w:rFonts w:ascii="Times New Roman" w:hAnsi="Times New Roman" w:hint="eastAsia"/>
              <w:color w:val="000000" w:themeColor="text1"/>
              <w:spacing w:val="10"/>
            </w:rPr>
          </w:rPrChange>
        </w:rPr>
        <w:t>大范围</w:t>
      </w:r>
      <w:r w:rsidR="005715D9" w:rsidRPr="00B207B1">
        <w:rPr>
          <w:rFonts w:hAnsiTheme="minorEastAsia" w:hint="eastAsia"/>
          <w:color w:val="000000" w:themeColor="text1"/>
          <w:rPrChange w:id="234" w:author="JY0225" w:date="2017-08-24T11:09:00Z">
            <w:rPr>
              <w:rFonts w:ascii="Times New Roman" w:hAnsi="Times New Roman" w:hint="eastAsia"/>
              <w:color w:val="000000" w:themeColor="text1"/>
              <w:spacing w:val="10"/>
            </w:rPr>
          </w:rPrChange>
        </w:rPr>
        <w:t>普及</w:t>
      </w:r>
      <w:r w:rsidR="00C13ABF" w:rsidRPr="00B207B1">
        <w:rPr>
          <w:rFonts w:hAnsiTheme="minorEastAsia" w:hint="eastAsia"/>
          <w:color w:val="000000" w:themeColor="text1"/>
          <w:rPrChange w:id="235" w:author="JY0225" w:date="2017-08-24T11:09:00Z">
            <w:rPr>
              <w:rFonts w:ascii="Times New Roman" w:hAnsi="Times New Roman" w:hint="eastAsia"/>
              <w:color w:val="000000" w:themeColor="text1"/>
              <w:spacing w:val="10"/>
            </w:rPr>
          </w:rPrChange>
        </w:rPr>
        <w:t>的云</w:t>
      </w:r>
      <w:r w:rsidR="00476838" w:rsidRPr="00B207B1">
        <w:rPr>
          <w:rFonts w:hAnsiTheme="minorEastAsia" w:hint="eastAsia"/>
          <w:color w:val="000000" w:themeColor="text1"/>
          <w:rPrChange w:id="236" w:author="JY0225" w:date="2017-08-24T11:09:00Z">
            <w:rPr>
              <w:rFonts w:ascii="Times New Roman" w:hAnsi="Times New Roman" w:hint="eastAsia"/>
              <w:color w:val="000000" w:themeColor="text1"/>
              <w:spacing w:val="10"/>
            </w:rPr>
          </w:rPrChange>
        </w:rPr>
        <w:t>备份</w:t>
      </w:r>
      <w:r w:rsidR="0080720C" w:rsidRPr="00B207B1">
        <w:rPr>
          <w:rFonts w:hAnsiTheme="minorEastAsia" w:hint="eastAsia"/>
          <w:color w:val="000000" w:themeColor="text1"/>
          <w:rPrChange w:id="237" w:author="JY0225" w:date="2017-08-24T11:09:00Z">
            <w:rPr>
              <w:rFonts w:ascii="Times New Roman" w:hAnsi="Times New Roman" w:hint="eastAsia"/>
              <w:color w:val="000000" w:themeColor="text1"/>
              <w:spacing w:val="10"/>
            </w:rPr>
          </w:rPrChange>
        </w:rPr>
        <w:t>服务</w:t>
      </w:r>
      <w:r w:rsidR="008C5EDC" w:rsidRPr="00B207B1">
        <w:rPr>
          <w:rFonts w:hAnsiTheme="minorEastAsia" w:hint="eastAsia"/>
          <w:color w:val="000000" w:themeColor="text1"/>
          <w:rPrChange w:id="238" w:author="JY0225" w:date="2017-08-24T11:09:00Z">
            <w:rPr>
              <w:rFonts w:ascii="Times New Roman" w:hAnsi="Times New Roman" w:hint="eastAsia"/>
              <w:color w:val="000000" w:themeColor="text1"/>
              <w:spacing w:val="10"/>
            </w:rPr>
          </w:rPrChange>
        </w:rPr>
        <w:t>在近几年</w:t>
      </w:r>
      <w:r w:rsidR="00D11E85" w:rsidRPr="00B207B1">
        <w:rPr>
          <w:rFonts w:hAnsiTheme="minorEastAsia" w:hint="eastAsia"/>
          <w:color w:val="000000" w:themeColor="text1"/>
          <w:rPrChange w:id="239" w:author="JY0225" w:date="2017-08-24T11:09:00Z">
            <w:rPr>
              <w:rFonts w:ascii="Times New Roman" w:hAnsi="Times New Roman" w:hint="eastAsia"/>
              <w:color w:val="000000" w:themeColor="text1"/>
              <w:spacing w:val="10"/>
            </w:rPr>
          </w:rPrChange>
        </w:rPr>
        <w:t>迎</w:t>
      </w:r>
      <w:r w:rsidR="007901B0" w:rsidRPr="00B207B1">
        <w:rPr>
          <w:rFonts w:hAnsiTheme="minorEastAsia" w:hint="eastAsia"/>
          <w:color w:val="000000" w:themeColor="text1"/>
          <w:rPrChange w:id="240" w:author="JY0225" w:date="2017-08-24T11:09:00Z">
            <w:rPr>
              <w:rFonts w:ascii="Times New Roman" w:hAnsi="Times New Roman" w:hint="eastAsia"/>
              <w:color w:val="000000" w:themeColor="text1"/>
              <w:spacing w:val="10"/>
            </w:rPr>
          </w:rPrChange>
        </w:rPr>
        <w:t>来了</w:t>
      </w:r>
      <w:r w:rsidR="00113515" w:rsidRPr="00B207B1">
        <w:rPr>
          <w:rFonts w:hAnsiTheme="minorEastAsia" w:hint="eastAsia"/>
          <w:color w:val="000000" w:themeColor="text1"/>
          <w:rPrChange w:id="241" w:author="JY0225" w:date="2017-08-24T11:09:00Z">
            <w:rPr>
              <w:rFonts w:ascii="Times New Roman" w:hAnsi="Times New Roman" w:hint="eastAsia"/>
              <w:color w:val="000000" w:themeColor="text1"/>
              <w:spacing w:val="10"/>
            </w:rPr>
          </w:rPrChange>
        </w:rPr>
        <w:t>巨大的挑战</w:t>
      </w:r>
      <w:r w:rsidR="00861F20" w:rsidRPr="00B207B1">
        <w:rPr>
          <w:rFonts w:hAnsiTheme="minorEastAsia" w:hint="eastAsia"/>
          <w:color w:val="000000" w:themeColor="text1"/>
          <w:rPrChange w:id="242" w:author="JY0225" w:date="2017-08-24T11:09:00Z">
            <w:rPr>
              <w:rFonts w:ascii="Times New Roman" w:hAnsi="Times New Roman" w:hint="eastAsia"/>
              <w:color w:val="000000" w:themeColor="text1"/>
              <w:spacing w:val="10"/>
            </w:rPr>
          </w:rPrChange>
        </w:rPr>
        <w:t>，除了</w:t>
      </w:r>
      <w:r w:rsidR="005960BE" w:rsidRPr="00B207B1">
        <w:rPr>
          <w:rFonts w:hAnsiTheme="minorEastAsia" w:hint="eastAsia"/>
          <w:color w:val="000000" w:themeColor="text1"/>
          <w:rPrChange w:id="243" w:author="JY0225" w:date="2017-08-24T11:09:00Z">
            <w:rPr>
              <w:rFonts w:ascii="Times New Roman" w:hAnsi="Times New Roman" w:hint="eastAsia"/>
              <w:color w:val="000000" w:themeColor="text1"/>
              <w:spacing w:val="10"/>
            </w:rPr>
          </w:rPrChange>
        </w:rPr>
        <w:t>提供</w:t>
      </w:r>
      <w:r w:rsidR="009120F2" w:rsidRPr="00B207B1">
        <w:rPr>
          <w:rFonts w:hAnsiTheme="minorEastAsia" w:hint="eastAsia"/>
          <w:color w:val="000000" w:themeColor="text1"/>
          <w:rPrChange w:id="244" w:author="JY0225" w:date="2017-08-24T11:09:00Z">
            <w:rPr>
              <w:rFonts w:ascii="Times New Roman" w:hAnsi="Times New Roman" w:hint="eastAsia"/>
              <w:color w:val="000000" w:themeColor="text1"/>
              <w:spacing w:val="10"/>
            </w:rPr>
          </w:rPrChange>
        </w:rPr>
        <w:t>云端</w:t>
      </w:r>
      <w:r w:rsidR="00861F20" w:rsidRPr="00B207B1">
        <w:rPr>
          <w:rFonts w:hAnsiTheme="minorEastAsia" w:hint="eastAsia"/>
          <w:color w:val="000000" w:themeColor="text1"/>
          <w:rPrChange w:id="245" w:author="JY0225" w:date="2017-08-24T11:09:00Z">
            <w:rPr>
              <w:rFonts w:ascii="Times New Roman" w:hAnsi="Times New Roman" w:hint="eastAsia"/>
              <w:color w:val="000000" w:themeColor="text1"/>
              <w:spacing w:val="10"/>
            </w:rPr>
          </w:rPrChange>
        </w:rPr>
        <w:t>数据</w:t>
      </w:r>
      <w:r w:rsidR="00476838" w:rsidRPr="00B207B1">
        <w:rPr>
          <w:rFonts w:hAnsiTheme="minorEastAsia" w:hint="eastAsia"/>
          <w:color w:val="000000" w:themeColor="text1"/>
          <w:rPrChange w:id="246" w:author="JY0225" w:date="2017-08-24T11:09:00Z">
            <w:rPr>
              <w:rFonts w:ascii="Times New Roman" w:hAnsi="Times New Roman" w:hint="eastAsia"/>
              <w:color w:val="000000" w:themeColor="text1"/>
              <w:spacing w:val="10"/>
            </w:rPr>
          </w:rPrChange>
        </w:rPr>
        <w:t>备份</w:t>
      </w:r>
      <w:r w:rsidR="00861F20" w:rsidRPr="00B207B1">
        <w:rPr>
          <w:rFonts w:hAnsiTheme="minorEastAsia" w:hint="eastAsia"/>
          <w:color w:val="000000" w:themeColor="text1"/>
          <w:rPrChange w:id="247" w:author="JY0225" w:date="2017-08-24T11:09:00Z">
            <w:rPr>
              <w:rFonts w:ascii="Times New Roman" w:hAnsi="Times New Roman" w:hint="eastAsia"/>
              <w:color w:val="000000" w:themeColor="text1"/>
              <w:spacing w:val="10"/>
            </w:rPr>
          </w:rPrChange>
        </w:rPr>
        <w:t>这项</w:t>
      </w:r>
      <w:r w:rsidR="00337A88" w:rsidRPr="00B207B1">
        <w:rPr>
          <w:rFonts w:hAnsiTheme="minorEastAsia" w:hint="eastAsia"/>
          <w:color w:val="000000" w:themeColor="text1"/>
          <w:rPrChange w:id="248" w:author="JY0225" w:date="2017-08-24T11:09:00Z">
            <w:rPr>
              <w:rFonts w:ascii="Times New Roman" w:hAnsi="Times New Roman" w:hint="eastAsia"/>
              <w:color w:val="000000" w:themeColor="text1"/>
              <w:spacing w:val="10"/>
            </w:rPr>
          </w:rPrChange>
        </w:rPr>
        <w:t>基本的功能之外，人们对云</w:t>
      </w:r>
      <w:r w:rsidR="00476838" w:rsidRPr="00B207B1">
        <w:rPr>
          <w:rFonts w:hAnsiTheme="minorEastAsia" w:hint="eastAsia"/>
          <w:color w:val="000000" w:themeColor="text1"/>
          <w:rPrChange w:id="249" w:author="JY0225" w:date="2017-08-24T11:09:00Z">
            <w:rPr>
              <w:rFonts w:ascii="Times New Roman" w:hAnsi="Times New Roman" w:hint="eastAsia"/>
              <w:color w:val="000000" w:themeColor="text1"/>
              <w:spacing w:val="10"/>
            </w:rPr>
          </w:rPrChange>
        </w:rPr>
        <w:t>备份</w:t>
      </w:r>
      <w:r w:rsidR="001E5CFA">
        <w:rPr>
          <w:rFonts w:hAnsiTheme="minorEastAsia" w:hint="eastAsia"/>
          <w:color w:val="000000" w:themeColor="text1"/>
        </w:rPr>
        <w:t>服务</w:t>
      </w:r>
      <w:r w:rsidR="00337A88" w:rsidRPr="00B207B1">
        <w:rPr>
          <w:rFonts w:hAnsiTheme="minorEastAsia" w:hint="eastAsia"/>
          <w:color w:val="000000" w:themeColor="text1"/>
          <w:rPrChange w:id="250" w:author="JY0225" w:date="2017-08-24T11:09:00Z">
            <w:rPr>
              <w:rFonts w:ascii="Times New Roman" w:hAnsi="Times New Roman" w:hint="eastAsia"/>
              <w:color w:val="000000" w:themeColor="text1"/>
              <w:spacing w:val="10"/>
            </w:rPr>
          </w:rPrChange>
        </w:rPr>
        <w:t>的安全性</w:t>
      </w:r>
      <w:ins w:id="251" w:author="微软用户" w:date="2017-08-27T14:24:00Z">
        <w:r w:rsidR="00BF0FE4" w:rsidRPr="00B207B1">
          <w:rPr>
            <w:rFonts w:hAnsiTheme="minorEastAsia" w:hint="eastAsia"/>
            <w:color w:val="000000" w:themeColor="text1"/>
          </w:rPr>
          <w:t>、</w:t>
        </w:r>
      </w:ins>
      <w:del w:id="252" w:author="微软用户" w:date="2017-08-27T14:24:00Z">
        <w:r w:rsidR="00337A88" w:rsidRPr="00B207B1" w:rsidDel="00BF0FE4">
          <w:rPr>
            <w:rFonts w:hAnsiTheme="minorEastAsia" w:hint="eastAsia"/>
            <w:color w:val="000000" w:themeColor="text1"/>
            <w:rPrChange w:id="253" w:author="JY0225" w:date="2017-08-24T11:09:00Z">
              <w:rPr>
                <w:rFonts w:ascii="Times New Roman" w:hAnsi="Times New Roman" w:hint="eastAsia"/>
                <w:color w:val="000000" w:themeColor="text1"/>
                <w:spacing w:val="10"/>
              </w:rPr>
            </w:rPrChange>
          </w:rPr>
          <w:delText>、</w:delText>
        </w:r>
        <w:r w:rsidR="007B385C" w:rsidRPr="00B207B1" w:rsidDel="00BF0FE4">
          <w:rPr>
            <w:rFonts w:hAnsiTheme="minorEastAsia" w:hint="eastAsia"/>
            <w:color w:val="000000" w:themeColor="text1"/>
            <w:rPrChange w:id="254" w:author="JY0225" w:date="2017-08-24T11:09:00Z">
              <w:rPr>
                <w:rFonts w:ascii="Times New Roman" w:hAnsi="Times New Roman" w:hint="eastAsia"/>
                <w:color w:val="000000" w:themeColor="text1"/>
                <w:spacing w:val="10"/>
              </w:rPr>
            </w:rPrChange>
          </w:rPr>
          <w:delText>容</w:delText>
        </w:r>
      </w:del>
      <w:del w:id="255" w:author="微软用户" w:date="2017-08-27T14:22:00Z">
        <w:r w:rsidR="007B385C" w:rsidRPr="00B207B1" w:rsidDel="004B7BD1">
          <w:rPr>
            <w:rFonts w:hAnsiTheme="minorEastAsia" w:hint="eastAsia"/>
            <w:color w:val="000000" w:themeColor="text1"/>
            <w:rPrChange w:id="256" w:author="JY0225" w:date="2017-08-24T11:09:00Z">
              <w:rPr>
                <w:rFonts w:ascii="Times New Roman" w:hAnsi="Times New Roman" w:hint="eastAsia"/>
                <w:color w:val="000000" w:themeColor="text1"/>
                <w:spacing w:val="10"/>
              </w:rPr>
            </w:rPrChange>
          </w:rPr>
          <w:delText>灾性、</w:delText>
        </w:r>
      </w:del>
      <w:r w:rsidR="00337A88" w:rsidRPr="00B207B1">
        <w:rPr>
          <w:rFonts w:hAnsiTheme="minorEastAsia" w:hint="eastAsia"/>
          <w:color w:val="000000" w:themeColor="text1"/>
          <w:rPrChange w:id="257" w:author="JY0225" w:date="2017-08-24T11:09:00Z">
            <w:rPr>
              <w:rFonts w:ascii="Times New Roman" w:hAnsi="Times New Roman" w:hint="eastAsia"/>
              <w:color w:val="000000" w:themeColor="text1"/>
              <w:spacing w:val="10"/>
            </w:rPr>
          </w:rPrChange>
        </w:rPr>
        <w:t>稳定性</w:t>
      </w:r>
      <w:r w:rsidR="00D917F3" w:rsidRPr="00B207B1">
        <w:rPr>
          <w:rFonts w:hAnsiTheme="minorEastAsia" w:hint="eastAsia"/>
          <w:color w:val="000000" w:themeColor="text1"/>
          <w:rPrChange w:id="258" w:author="JY0225" w:date="2017-08-24T11:09:00Z">
            <w:rPr>
              <w:rFonts w:ascii="Times New Roman" w:hAnsi="Times New Roman" w:hint="eastAsia"/>
              <w:color w:val="000000" w:themeColor="text1"/>
              <w:spacing w:val="10"/>
            </w:rPr>
          </w:rPrChange>
        </w:rPr>
        <w:t>以及可扩展性</w:t>
      </w:r>
      <w:r w:rsidR="000555EB" w:rsidRPr="00B207B1">
        <w:rPr>
          <w:rFonts w:hAnsiTheme="minorEastAsia" w:hint="eastAsia"/>
          <w:color w:val="000000" w:themeColor="text1"/>
          <w:rPrChange w:id="259" w:author="JY0225" w:date="2017-08-24T11:09:00Z">
            <w:rPr>
              <w:rFonts w:ascii="Times New Roman" w:hAnsi="Times New Roman" w:hint="eastAsia"/>
              <w:color w:val="000000" w:themeColor="text1"/>
              <w:spacing w:val="10"/>
            </w:rPr>
          </w:rPrChange>
        </w:rPr>
        <w:t>投入了更多的关注</w:t>
      </w:r>
      <w:r w:rsidR="0076686B" w:rsidRPr="00B207B1">
        <w:rPr>
          <w:rFonts w:hAnsiTheme="minorEastAsia"/>
          <w:color w:val="000000" w:themeColor="text1"/>
          <w:vertAlign w:val="superscript"/>
          <w:rPrChange w:id="260" w:author="JY0225" w:date="2017-08-24T11:09:00Z">
            <w:rPr>
              <w:color w:val="000000" w:themeColor="text1"/>
              <w:vertAlign w:val="superscript"/>
            </w:rPr>
          </w:rPrChange>
        </w:rPr>
        <w:fldChar w:fldCharType="begin"/>
      </w:r>
      <w:r w:rsidR="0076686B" w:rsidRPr="00B207B1">
        <w:rPr>
          <w:rFonts w:hAnsiTheme="minorEastAsia"/>
          <w:color w:val="000000" w:themeColor="text1"/>
          <w:vertAlign w:val="superscript"/>
          <w:rPrChange w:id="261" w:author="JY0225" w:date="2017-08-24T11:09:00Z">
            <w:rPr>
              <w:color w:val="000000" w:themeColor="text1"/>
              <w:vertAlign w:val="superscript"/>
            </w:rPr>
          </w:rPrChange>
        </w:rPr>
        <w:instrText xml:space="preserve"> REF _Ref489690644 \r \h </w:instrText>
      </w:r>
      <w:r w:rsidR="0034779C" w:rsidRPr="00B207B1">
        <w:rPr>
          <w:rFonts w:hAnsiTheme="minorEastAsia"/>
          <w:color w:val="000000" w:themeColor="text1"/>
          <w:vertAlign w:val="superscript"/>
          <w:rPrChange w:id="262" w:author="JY0225" w:date="2017-08-24T11:09:00Z">
            <w:rPr>
              <w:color w:val="000000" w:themeColor="text1"/>
              <w:vertAlign w:val="superscript"/>
            </w:rPr>
          </w:rPrChange>
        </w:rPr>
        <w:instrText xml:space="preserve"> \* MERGEFORMAT </w:instrText>
      </w:r>
      <w:r w:rsidR="0076686B" w:rsidRPr="00B207B1">
        <w:rPr>
          <w:rFonts w:hAnsiTheme="minorEastAsia"/>
          <w:color w:val="000000" w:themeColor="text1"/>
          <w:vertAlign w:val="superscript"/>
          <w:rPrChange w:id="263" w:author="JY0225" w:date="2017-08-24T11:09:00Z">
            <w:rPr>
              <w:rFonts w:hAnsiTheme="minorEastAsia"/>
              <w:color w:val="000000" w:themeColor="text1"/>
              <w:vertAlign w:val="superscript"/>
            </w:rPr>
          </w:rPrChange>
        </w:rPr>
      </w:r>
      <w:r w:rsidR="0076686B" w:rsidRPr="00B207B1">
        <w:rPr>
          <w:rFonts w:hAnsiTheme="minorEastAsia"/>
          <w:color w:val="000000" w:themeColor="text1"/>
          <w:vertAlign w:val="superscript"/>
          <w:rPrChange w:id="264" w:author="JY0225" w:date="2017-08-24T11:09:00Z">
            <w:rPr>
              <w:color w:val="000000" w:themeColor="text1"/>
              <w:vertAlign w:val="superscript"/>
            </w:rPr>
          </w:rPrChange>
        </w:rPr>
        <w:fldChar w:fldCharType="separate"/>
      </w:r>
      <w:r w:rsidR="003925A9">
        <w:rPr>
          <w:rFonts w:hAnsiTheme="minorEastAsia"/>
          <w:color w:val="000000" w:themeColor="text1"/>
          <w:vertAlign w:val="superscript"/>
        </w:rPr>
        <w:t>[6]</w:t>
      </w:r>
      <w:r w:rsidR="0076686B" w:rsidRPr="00B207B1">
        <w:rPr>
          <w:rFonts w:hAnsiTheme="minorEastAsia"/>
          <w:color w:val="000000" w:themeColor="text1"/>
          <w:vertAlign w:val="superscript"/>
          <w:rPrChange w:id="265" w:author="JY0225" w:date="2017-08-24T11:09:00Z">
            <w:rPr>
              <w:color w:val="000000" w:themeColor="text1"/>
              <w:vertAlign w:val="superscript"/>
            </w:rPr>
          </w:rPrChange>
        </w:rPr>
        <w:fldChar w:fldCharType="end"/>
      </w:r>
      <w:r w:rsidR="0076686B" w:rsidRPr="00B207B1">
        <w:rPr>
          <w:rFonts w:hAnsiTheme="minorEastAsia"/>
          <w:color w:val="000000" w:themeColor="text1"/>
          <w:vertAlign w:val="superscript"/>
          <w:rPrChange w:id="266" w:author="JY0225" w:date="2017-08-24T11:09:00Z">
            <w:rPr>
              <w:color w:val="000000" w:themeColor="text1"/>
              <w:vertAlign w:val="superscript"/>
            </w:rPr>
          </w:rPrChange>
        </w:rPr>
        <w:fldChar w:fldCharType="begin"/>
      </w:r>
      <w:r w:rsidR="0076686B" w:rsidRPr="00B207B1">
        <w:rPr>
          <w:rFonts w:hAnsiTheme="minorEastAsia"/>
          <w:color w:val="000000" w:themeColor="text1"/>
          <w:vertAlign w:val="superscript"/>
          <w:rPrChange w:id="267" w:author="JY0225" w:date="2017-08-24T11:09:00Z">
            <w:rPr>
              <w:color w:val="000000" w:themeColor="text1"/>
              <w:vertAlign w:val="superscript"/>
            </w:rPr>
          </w:rPrChange>
        </w:rPr>
        <w:instrText xml:space="preserve"> REF _Ref489690647 \r \h </w:instrText>
      </w:r>
      <w:r w:rsidR="0034779C" w:rsidRPr="00B207B1">
        <w:rPr>
          <w:rFonts w:hAnsiTheme="minorEastAsia"/>
          <w:color w:val="000000" w:themeColor="text1"/>
          <w:vertAlign w:val="superscript"/>
          <w:rPrChange w:id="268" w:author="JY0225" w:date="2017-08-24T11:09:00Z">
            <w:rPr>
              <w:color w:val="000000" w:themeColor="text1"/>
              <w:vertAlign w:val="superscript"/>
            </w:rPr>
          </w:rPrChange>
        </w:rPr>
        <w:instrText xml:space="preserve"> \* MERGEFORMAT </w:instrText>
      </w:r>
      <w:r w:rsidR="0076686B" w:rsidRPr="00B207B1">
        <w:rPr>
          <w:rFonts w:hAnsiTheme="minorEastAsia"/>
          <w:color w:val="000000" w:themeColor="text1"/>
          <w:vertAlign w:val="superscript"/>
          <w:rPrChange w:id="269" w:author="JY0225" w:date="2017-08-24T11:09:00Z">
            <w:rPr>
              <w:rFonts w:hAnsiTheme="minorEastAsia"/>
              <w:color w:val="000000" w:themeColor="text1"/>
              <w:vertAlign w:val="superscript"/>
            </w:rPr>
          </w:rPrChange>
        </w:rPr>
      </w:r>
      <w:r w:rsidR="0076686B" w:rsidRPr="00B207B1">
        <w:rPr>
          <w:rFonts w:hAnsiTheme="minorEastAsia"/>
          <w:color w:val="000000" w:themeColor="text1"/>
          <w:vertAlign w:val="superscript"/>
          <w:rPrChange w:id="270" w:author="JY0225" w:date="2017-08-24T11:09:00Z">
            <w:rPr>
              <w:color w:val="000000" w:themeColor="text1"/>
              <w:vertAlign w:val="superscript"/>
            </w:rPr>
          </w:rPrChange>
        </w:rPr>
        <w:fldChar w:fldCharType="separate"/>
      </w:r>
      <w:r w:rsidR="003925A9">
        <w:rPr>
          <w:rFonts w:hAnsiTheme="minorEastAsia"/>
          <w:color w:val="000000" w:themeColor="text1"/>
          <w:vertAlign w:val="superscript"/>
        </w:rPr>
        <w:t>[7]</w:t>
      </w:r>
      <w:r w:rsidR="0076686B" w:rsidRPr="00B207B1">
        <w:rPr>
          <w:rFonts w:hAnsiTheme="minorEastAsia"/>
          <w:color w:val="000000" w:themeColor="text1"/>
          <w:vertAlign w:val="superscript"/>
          <w:rPrChange w:id="271" w:author="JY0225" w:date="2017-08-24T11:09:00Z">
            <w:rPr>
              <w:color w:val="000000" w:themeColor="text1"/>
              <w:vertAlign w:val="superscript"/>
            </w:rPr>
          </w:rPrChange>
        </w:rPr>
        <w:fldChar w:fldCharType="end"/>
      </w:r>
      <w:r w:rsidR="00172F8F" w:rsidRPr="00B207B1">
        <w:rPr>
          <w:rFonts w:hAnsiTheme="minorEastAsia"/>
          <w:color w:val="000000" w:themeColor="text1"/>
          <w:vertAlign w:val="superscript"/>
          <w:rPrChange w:id="272" w:author="JY0225" w:date="2017-08-24T11:09:00Z">
            <w:rPr>
              <w:color w:val="000000" w:themeColor="text1"/>
              <w:vertAlign w:val="superscript"/>
            </w:rPr>
          </w:rPrChange>
        </w:rPr>
        <w:fldChar w:fldCharType="begin"/>
      </w:r>
      <w:r w:rsidR="00172F8F" w:rsidRPr="00B207B1">
        <w:rPr>
          <w:rFonts w:hAnsiTheme="minorEastAsia"/>
          <w:color w:val="000000" w:themeColor="text1"/>
          <w:vertAlign w:val="superscript"/>
          <w:rPrChange w:id="273" w:author="JY0225" w:date="2017-08-24T11:09:00Z">
            <w:rPr>
              <w:color w:val="000000" w:themeColor="text1"/>
              <w:vertAlign w:val="superscript"/>
            </w:rPr>
          </w:rPrChange>
        </w:rPr>
        <w:instrText xml:space="preserve"> REF _Ref489691703 \r \h </w:instrText>
      </w:r>
      <w:r w:rsidR="0034779C" w:rsidRPr="00B207B1">
        <w:rPr>
          <w:rFonts w:hAnsiTheme="minorEastAsia"/>
          <w:color w:val="000000" w:themeColor="text1"/>
          <w:vertAlign w:val="superscript"/>
          <w:rPrChange w:id="274" w:author="JY0225" w:date="2017-08-24T11:09:00Z">
            <w:rPr>
              <w:color w:val="000000" w:themeColor="text1"/>
              <w:vertAlign w:val="superscript"/>
            </w:rPr>
          </w:rPrChange>
        </w:rPr>
        <w:instrText xml:space="preserve"> \* MERGEFORMAT </w:instrText>
      </w:r>
      <w:r w:rsidR="00172F8F" w:rsidRPr="00B207B1">
        <w:rPr>
          <w:rFonts w:hAnsiTheme="minorEastAsia"/>
          <w:color w:val="000000" w:themeColor="text1"/>
          <w:vertAlign w:val="superscript"/>
          <w:rPrChange w:id="275" w:author="JY0225" w:date="2017-08-24T11:09:00Z">
            <w:rPr>
              <w:rFonts w:hAnsiTheme="minorEastAsia"/>
              <w:color w:val="000000" w:themeColor="text1"/>
              <w:vertAlign w:val="superscript"/>
            </w:rPr>
          </w:rPrChange>
        </w:rPr>
      </w:r>
      <w:r w:rsidR="00172F8F" w:rsidRPr="00B207B1">
        <w:rPr>
          <w:rFonts w:hAnsiTheme="minorEastAsia"/>
          <w:color w:val="000000" w:themeColor="text1"/>
          <w:vertAlign w:val="superscript"/>
          <w:rPrChange w:id="276" w:author="JY0225" w:date="2017-08-24T11:09:00Z">
            <w:rPr>
              <w:color w:val="000000" w:themeColor="text1"/>
              <w:vertAlign w:val="superscript"/>
            </w:rPr>
          </w:rPrChange>
        </w:rPr>
        <w:fldChar w:fldCharType="separate"/>
      </w:r>
      <w:r w:rsidR="003925A9">
        <w:rPr>
          <w:rFonts w:hAnsiTheme="minorEastAsia"/>
          <w:color w:val="000000" w:themeColor="text1"/>
          <w:vertAlign w:val="superscript"/>
        </w:rPr>
        <w:t>[8]</w:t>
      </w:r>
      <w:r w:rsidR="00172F8F" w:rsidRPr="00B207B1">
        <w:rPr>
          <w:rFonts w:hAnsiTheme="minorEastAsia"/>
          <w:color w:val="000000" w:themeColor="text1"/>
          <w:vertAlign w:val="superscript"/>
          <w:rPrChange w:id="277" w:author="JY0225" w:date="2017-08-24T11:09:00Z">
            <w:rPr>
              <w:color w:val="000000" w:themeColor="text1"/>
              <w:vertAlign w:val="superscript"/>
            </w:rPr>
          </w:rPrChange>
        </w:rPr>
        <w:fldChar w:fldCharType="end"/>
      </w:r>
      <w:r w:rsidR="00337A88" w:rsidRPr="00B207B1">
        <w:rPr>
          <w:rFonts w:hAnsiTheme="minorEastAsia" w:hint="eastAsia"/>
          <w:color w:val="000000" w:themeColor="text1"/>
          <w:rPrChange w:id="278" w:author="JY0225" w:date="2017-08-24T11:09:00Z">
            <w:rPr>
              <w:rFonts w:ascii="Times New Roman" w:hAnsi="Times New Roman" w:hint="eastAsia"/>
              <w:color w:val="000000" w:themeColor="text1"/>
              <w:spacing w:val="10"/>
            </w:rPr>
          </w:rPrChange>
        </w:rPr>
        <w:t>。</w:t>
      </w:r>
      <w:commentRangeStart w:id="279"/>
      <w:r w:rsidR="00AB6716" w:rsidRPr="00B207B1">
        <w:rPr>
          <w:rFonts w:hAnsiTheme="minorEastAsia" w:hint="eastAsia"/>
          <w:color w:val="000000" w:themeColor="text1"/>
          <w:rPrChange w:id="280" w:author="JY0225" w:date="2017-08-24T11:09:00Z">
            <w:rPr>
              <w:rFonts w:ascii="Times New Roman" w:hAnsi="Times New Roman" w:hint="eastAsia"/>
              <w:color w:val="000000" w:themeColor="text1"/>
              <w:spacing w:val="10"/>
            </w:rPr>
          </w:rPrChange>
        </w:rPr>
        <w:t>在</w:t>
      </w:r>
      <w:r w:rsidR="00F25485" w:rsidRPr="00B207B1">
        <w:rPr>
          <w:rFonts w:hAnsiTheme="minorEastAsia" w:hint="eastAsia"/>
          <w:color w:val="000000" w:themeColor="text1"/>
          <w:rPrChange w:id="281" w:author="JY0225" w:date="2017-08-24T11:09:00Z">
            <w:rPr>
              <w:rFonts w:ascii="Times New Roman" w:hAnsi="Times New Roman" w:hint="eastAsia"/>
              <w:color w:val="000000" w:themeColor="text1"/>
              <w:spacing w:val="10"/>
            </w:rPr>
          </w:rPrChange>
        </w:rPr>
        <w:t>传统的数据</w:t>
      </w:r>
      <w:r w:rsidR="00476838" w:rsidRPr="00B207B1">
        <w:rPr>
          <w:rFonts w:hAnsiTheme="minorEastAsia" w:hint="eastAsia"/>
          <w:color w:val="000000" w:themeColor="text1"/>
          <w:rPrChange w:id="282" w:author="JY0225" w:date="2017-08-24T11:09:00Z">
            <w:rPr>
              <w:rFonts w:ascii="Times New Roman" w:hAnsi="Times New Roman" w:hint="eastAsia"/>
              <w:color w:val="000000" w:themeColor="text1"/>
              <w:spacing w:val="10"/>
            </w:rPr>
          </w:rPrChange>
        </w:rPr>
        <w:t>备份</w:t>
      </w:r>
      <w:r w:rsidR="00CE294F" w:rsidRPr="00B207B1">
        <w:rPr>
          <w:rFonts w:hAnsiTheme="minorEastAsia" w:hint="eastAsia"/>
          <w:color w:val="000000" w:themeColor="text1"/>
          <w:rPrChange w:id="283" w:author="JY0225" w:date="2017-08-24T11:09:00Z">
            <w:rPr>
              <w:rFonts w:ascii="Times New Roman" w:hAnsi="Times New Roman" w:hint="eastAsia"/>
              <w:color w:val="000000" w:themeColor="text1"/>
              <w:spacing w:val="10"/>
            </w:rPr>
          </w:rPrChange>
        </w:rPr>
        <w:t>方式</w:t>
      </w:r>
      <w:r w:rsidR="00AB6716" w:rsidRPr="00B207B1">
        <w:rPr>
          <w:rFonts w:hAnsiTheme="minorEastAsia" w:hint="eastAsia"/>
          <w:color w:val="000000" w:themeColor="text1"/>
          <w:rPrChange w:id="284" w:author="JY0225" w:date="2017-08-24T11:09:00Z">
            <w:rPr>
              <w:rFonts w:ascii="Times New Roman" w:hAnsi="Times New Roman" w:hint="eastAsia"/>
              <w:color w:val="000000" w:themeColor="text1"/>
              <w:spacing w:val="10"/>
            </w:rPr>
          </w:rPrChange>
        </w:rPr>
        <w:t>中</w:t>
      </w:r>
      <w:commentRangeEnd w:id="279"/>
      <w:r w:rsidR="005F1D0B" w:rsidRPr="00B207B1">
        <w:rPr>
          <w:rStyle w:val="af2"/>
          <w:rFonts w:hAnsiTheme="minorEastAsia"/>
          <w:color w:val="000000" w:themeColor="text1"/>
          <w:sz w:val="24"/>
          <w:szCs w:val="24"/>
          <w:rPrChange w:id="285" w:author="JY0225" w:date="2017-08-24T11:09:00Z">
            <w:rPr>
              <w:rStyle w:val="af2"/>
              <w:rFonts w:ascii="Calibri" w:eastAsia="宋体" w:hAnsi="Calibri"/>
              <w:color w:val="000000" w:themeColor="text1"/>
            </w:rPr>
          </w:rPrChange>
        </w:rPr>
        <w:commentReference w:id="279"/>
      </w:r>
      <w:r w:rsidR="00AB6716" w:rsidRPr="00B207B1">
        <w:rPr>
          <w:rFonts w:hAnsiTheme="minorEastAsia" w:hint="eastAsia"/>
          <w:color w:val="000000" w:themeColor="text1"/>
          <w:rPrChange w:id="286" w:author="JY0225" w:date="2017-08-24T11:09:00Z">
            <w:rPr>
              <w:rFonts w:ascii="Times New Roman" w:hAnsi="Times New Roman" w:hint="eastAsia"/>
              <w:color w:val="000000" w:themeColor="text1"/>
              <w:spacing w:val="10"/>
            </w:rPr>
          </w:rPrChange>
        </w:rPr>
        <w:t>，</w:t>
      </w:r>
      <w:r w:rsidR="00CE294F" w:rsidRPr="00B207B1">
        <w:rPr>
          <w:rFonts w:hAnsiTheme="minorEastAsia" w:hint="eastAsia"/>
          <w:color w:val="000000" w:themeColor="text1"/>
          <w:rPrChange w:id="287" w:author="JY0225" w:date="2017-08-24T11:09:00Z">
            <w:rPr>
              <w:rFonts w:ascii="Times New Roman" w:hAnsi="Times New Roman" w:hint="eastAsia"/>
              <w:color w:val="000000" w:themeColor="text1"/>
              <w:spacing w:val="10"/>
            </w:rPr>
          </w:rPrChange>
        </w:rPr>
        <w:t>数据</w:t>
      </w:r>
      <w:r w:rsidR="008C0087" w:rsidRPr="00B207B1">
        <w:rPr>
          <w:rFonts w:hAnsiTheme="minorEastAsia" w:hint="eastAsia"/>
          <w:color w:val="000000" w:themeColor="text1"/>
          <w:rPrChange w:id="288" w:author="JY0225" w:date="2017-08-24T11:09:00Z">
            <w:rPr>
              <w:rFonts w:ascii="Times New Roman" w:hAnsi="Times New Roman" w:hint="eastAsia"/>
              <w:color w:val="000000" w:themeColor="text1"/>
              <w:spacing w:val="10"/>
            </w:rPr>
          </w:rPrChange>
        </w:rPr>
        <w:t>保存</w:t>
      </w:r>
      <w:r w:rsidR="00CE294F" w:rsidRPr="00B207B1">
        <w:rPr>
          <w:rFonts w:hAnsiTheme="minorEastAsia" w:hint="eastAsia"/>
          <w:color w:val="000000" w:themeColor="text1"/>
          <w:rPrChange w:id="289" w:author="JY0225" w:date="2017-08-24T11:09:00Z">
            <w:rPr>
              <w:rFonts w:ascii="Times New Roman" w:hAnsi="Times New Roman" w:hint="eastAsia"/>
              <w:color w:val="000000" w:themeColor="text1"/>
              <w:spacing w:val="10"/>
            </w:rPr>
          </w:rPrChange>
        </w:rPr>
        <w:t>在本地，</w:t>
      </w:r>
      <w:r w:rsidR="00D76A00" w:rsidRPr="00B207B1">
        <w:rPr>
          <w:rFonts w:hAnsiTheme="minorEastAsia" w:hint="eastAsia"/>
          <w:color w:val="000000" w:themeColor="text1"/>
          <w:rPrChange w:id="290" w:author="JY0225" w:date="2017-08-24T11:09:00Z">
            <w:rPr>
              <w:rFonts w:ascii="Times New Roman" w:hAnsi="Times New Roman" w:hint="eastAsia"/>
              <w:color w:val="000000" w:themeColor="text1"/>
              <w:spacing w:val="10"/>
            </w:rPr>
          </w:rPrChange>
        </w:rPr>
        <w:t>对用户来说是可管控的</w:t>
      </w:r>
      <w:r w:rsidR="00EA25E0" w:rsidRPr="00B207B1">
        <w:rPr>
          <w:rFonts w:hAnsiTheme="minorEastAsia" w:hint="eastAsia"/>
          <w:color w:val="000000" w:themeColor="text1"/>
          <w:rPrChange w:id="291" w:author="JY0225" w:date="2017-08-24T11:09:00Z">
            <w:rPr>
              <w:rFonts w:ascii="Times New Roman" w:hAnsi="Times New Roman" w:hint="eastAsia"/>
              <w:color w:val="000000" w:themeColor="text1"/>
              <w:spacing w:val="10"/>
            </w:rPr>
          </w:rPrChange>
        </w:rPr>
        <w:t>，</w:t>
      </w:r>
      <w:r w:rsidR="00D76A00" w:rsidRPr="00B207B1">
        <w:rPr>
          <w:rFonts w:hAnsiTheme="minorEastAsia" w:hint="eastAsia"/>
          <w:color w:val="000000" w:themeColor="text1"/>
          <w:rPrChange w:id="292" w:author="JY0225" w:date="2017-08-24T11:09:00Z">
            <w:rPr>
              <w:rFonts w:ascii="Times New Roman" w:hAnsi="Times New Roman" w:hint="eastAsia"/>
              <w:color w:val="000000" w:themeColor="text1"/>
              <w:spacing w:val="10"/>
            </w:rPr>
          </w:rPrChange>
        </w:rPr>
        <w:t>而将数据</w:t>
      </w:r>
      <w:r w:rsidR="00476838" w:rsidRPr="00B207B1">
        <w:rPr>
          <w:rFonts w:hAnsiTheme="minorEastAsia" w:hint="eastAsia"/>
          <w:rPrChange w:id="293" w:author="JY0225" w:date="2017-08-24T11:09:00Z">
            <w:rPr>
              <w:rFonts w:ascii="Times New Roman" w:hAnsi="Times New Roman" w:hint="eastAsia"/>
              <w:spacing w:val="10"/>
            </w:rPr>
          </w:rPrChange>
        </w:rPr>
        <w:t>备份</w:t>
      </w:r>
      <w:r w:rsidR="00D76A00" w:rsidRPr="00B207B1">
        <w:rPr>
          <w:rFonts w:hAnsiTheme="minorEastAsia" w:hint="eastAsia"/>
          <w:rPrChange w:id="294" w:author="JY0225" w:date="2017-08-24T11:09:00Z">
            <w:rPr>
              <w:rFonts w:ascii="Times New Roman" w:hAnsi="Times New Roman" w:hint="eastAsia"/>
              <w:spacing w:val="10"/>
            </w:rPr>
          </w:rPrChange>
        </w:rPr>
        <w:t>在云端则可能产生如个人</w:t>
      </w:r>
      <w:r w:rsidR="00B94537" w:rsidRPr="00B207B1">
        <w:rPr>
          <w:rFonts w:hAnsiTheme="minorEastAsia" w:hint="eastAsia"/>
          <w:rPrChange w:id="295" w:author="JY0225" w:date="2017-08-24T11:09:00Z">
            <w:rPr>
              <w:rFonts w:ascii="Times New Roman" w:hAnsi="Times New Roman" w:hint="eastAsia"/>
              <w:spacing w:val="10"/>
            </w:rPr>
          </w:rPrChange>
        </w:rPr>
        <w:t>数据</w:t>
      </w:r>
      <w:r w:rsidR="00D76A00" w:rsidRPr="00B207B1">
        <w:rPr>
          <w:rFonts w:hAnsiTheme="minorEastAsia" w:hint="eastAsia"/>
          <w:rPrChange w:id="296" w:author="JY0225" w:date="2017-08-24T11:09:00Z">
            <w:rPr>
              <w:rFonts w:ascii="Times New Roman" w:hAnsi="Times New Roman" w:hint="eastAsia"/>
              <w:spacing w:val="10"/>
            </w:rPr>
          </w:rPrChange>
        </w:rPr>
        <w:t>泄露、</w:t>
      </w:r>
      <w:r w:rsidR="009C465B" w:rsidRPr="00B207B1">
        <w:rPr>
          <w:rFonts w:hAnsiTheme="minorEastAsia" w:hint="eastAsia"/>
          <w:rPrChange w:id="297" w:author="JY0225" w:date="2017-08-24T11:09:00Z">
            <w:rPr>
              <w:rFonts w:ascii="Times New Roman" w:hAnsi="Times New Roman" w:hint="eastAsia"/>
              <w:spacing w:val="10"/>
            </w:rPr>
          </w:rPrChange>
        </w:rPr>
        <w:t>商业信息遭到窃取、科研成果外泄等问题</w:t>
      </w:r>
      <w:r w:rsidR="00443AD4" w:rsidRPr="00B207B1">
        <w:rPr>
          <w:rStyle w:val="affff8"/>
          <w:rFonts w:hAnsiTheme="minorEastAsia"/>
          <w:rPrChange w:id="298" w:author="JY0225" w:date="2017-08-24T11:09:00Z">
            <w:rPr>
              <w:rStyle w:val="affff8"/>
              <w:rFonts w:ascii="Times New Roman" w:hAnsi="Times New Roman"/>
              <w:spacing w:val="10"/>
            </w:rPr>
          </w:rPrChange>
        </w:rPr>
        <w:footnoteReference w:id="1"/>
      </w:r>
      <w:r w:rsidR="009C465B" w:rsidRPr="00B207B1">
        <w:rPr>
          <w:rFonts w:hAnsiTheme="minorEastAsia" w:hint="eastAsia"/>
          <w:rPrChange w:id="299" w:author="JY0225" w:date="2017-08-24T11:09:00Z">
            <w:rPr>
              <w:rFonts w:ascii="Times New Roman" w:hAnsi="Times New Roman" w:hint="eastAsia"/>
              <w:spacing w:val="10"/>
            </w:rPr>
          </w:rPrChange>
        </w:rPr>
        <w:t>，</w:t>
      </w:r>
      <w:r w:rsidR="001D0165" w:rsidRPr="00B207B1">
        <w:rPr>
          <w:rFonts w:hAnsiTheme="minorEastAsia" w:hint="eastAsia"/>
          <w:rPrChange w:id="300" w:author="JY0225" w:date="2017-08-24T11:09:00Z">
            <w:rPr>
              <w:rFonts w:ascii="Times New Roman" w:hAnsi="Times New Roman" w:hint="eastAsia"/>
              <w:spacing w:val="10"/>
            </w:rPr>
          </w:rPrChange>
        </w:rPr>
        <w:t>这可能</w:t>
      </w:r>
      <w:r w:rsidR="0078247A" w:rsidRPr="00B207B1">
        <w:rPr>
          <w:rFonts w:hAnsiTheme="minorEastAsia" w:hint="eastAsia"/>
          <w:rPrChange w:id="301" w:author="JY0225" w:date="2017-08-24T11:09:00Z">
            <w:rPr>
              <w:rFonts w:ascii="Times New Roman" w:hAnsi="Times New Roman" w:hint="eastAsia"/>
              <w:spacing w:val="10"/>
            </w:rPr>
          </w:rPrChange>
        </w:rPr>
        <w:t>对用户</w:t>
      </w:r>
      <w:del w:id="302" w:author="微软用户" w:date="2017-08-27T14:24:00Z">
        <w:r w:rsidR="0078247A" w:rsidRPr="00B207B1" w:rsidDel="00342891">
          <w:rPr>
            <w:rFonts w:hAnsiTheme="minorEastAsia" w:hint="eastAsia"/>
            <w:rPrChange w:id="303" w:author="JY0225" w:date="2017-08-24T11:09:00Z">
              <w:rPr>
                <w:rFonts w:ascii="Times New Roman" w:hAnsi="Times New Roman" w:hint="eastAsia"/>
                <w:spacing w:val="10"/>
              </w:rPr>
            </w:rPrChange>
          </w:rPr>
          <w:delText>产生</w:delText>
        </w:r>
      </w:del>
      <w:ins w:id="304" w:author="微软用户" w:date="2017-08-27T14:24:00Z">
        <w:r w:rsidR="00342891" w:rsidRPr="00B207B1">
          <w:rPr>
            <w:rFonts w:hAnsiTheme="minorEastAsia" w:hint="eastAsia"/>
          </w:rPr>
          <w:t>造成</w:t>
        </w:r>
      </w:ins>
      <w:r w:rsidR="0078247A" w:rsidRPr="00B207B1">
        <w:rPr>
          <w:rFonts w:hAnsiTheme="minorEastAsia" w:hint="eastAsia"/>
          <w:rPrChange w:id="305" w:author="JY0225" w:date="2017-08-24T11:09:00Z">
            <w:rPr>
              <w:rFonts w:ascii="Times New Roman" w:hAnsi="Times New Roman" w:hint="eastAsia"/>
              <w:spacing w:val="10"/>
            </w:rPr>
          </w:rPrChange>
        </w:rPr>
        <w:t>不可逆的</w:t>
      </w:r>
      <w:ins w:id="306" w:author="微软用户" w:date="2017-08-27T14:24:00Z">
        <w:r w:rsidR="00342891" w:rsidRPr="00B207B1">
          <w:rPr>
            <w:rFonts w:hAnsiTheme="minorEastAsia"/>
          </w:rPr>
          <w:t>损失</w:t>
        </w:r>
      </w:ins>
      <w:del w:id="307" w:author="微软用户" w:date="2017-08-27T14:24:00Z">
        <w:r w:rsidR="0078247A" w:rsidRPr="00B207B1" w:rsidDel="00342891">
          <w:rPr>
            <w:rFonts w:hAnsiTheme="minorEastAsia" w:hint="eastAsia"/>
            <w:rPrChange w:id="308" w:author="JY0225" w:date="2017-08-24T11:09:00Z">
              <w:rPr>
                <w:rFonts w:ascii="Times New Roman" w:hAnsi="Times New Roman" w:hint="eastAsia"/>
                <w:spacing w:val="10"/>
              </w:rPr>
            </w:rPrChange>
          </w:rPr>
          <w:delText>后果</w:delText>
        </w:r>
      </w:del>
      <w:r w:rsidR="0078247A" w:rsidRPr="00B207B1">
        <w:rPr>
          <w:rFonts w:hAnsiTheme="minorEastAsia" w:hint="eastAsia"/>
          <w:rPrChange w:id="309" w:author="JY0225" w:date="2017-08-24T11:09:00Z">
            <w:rPr>
              <w:rFonts w:ascii="Times New Roman" w:hAnsi="Times New Roman" w:hint="eastAsia"/>
              <w:spacing w:val="10"/>
            </w:rPr>
          </w:rPrChange>
        </w:rPr>
        <w:t>。</w:t>
      </w:r>
      <w:r w:rsidR="004B257E" w:rsidRPr="00B207B1">
        <w:rPr>
          <w:rFonts w:hAnsiTheme="minorEastAsia" w:hint="eastAsia"/>
          <w:rPrChange w:id="310" w:author="JY0225" w:date="2017-08-24T11:09:00Z">
            <w:rPr>
              <w:rFonts w:ascii="Times New Roman" w:hAnsi="Times New Roman" w:hint="eastAsia"/>
              <w:spacing w:val="10"/>
            </w:rPr>
          </w:rPrChange>
        </w:rPr>
        <w:t>此外，</w:t>
      </w:r>
      <w:commentRangeStart w:id="311"/>
      <w:r w:rsidR="00000F68" w:rsidRPr="00B207B1">
        <w:rPr>
          <w:rFonts w:hAnsiTheme="minorEastAsia" w:hint="eastAsia"/>
          <w:rPrChange w:id="312" w:author="JY0225" w:date="2017-08-24T11:09:00Z">
            <w:rPr>
              <w:rFonts w:ascii="Times New Roman" w:hAnsi="Times New Roman" w:hint="eastAsia"/>
              <w:spacing w:val="10"/>
            </w:rPr>
          </w:rPrChange>
        </w:rPr>
        <w:t>云</w:t>
      </w:r>
      <w:r w:rsidR="00476838" w:rsidRPr="00B207B1">
        <w:rPr>
          <w:rFonts w:hAnsiTheme="minorEastAsia" w:hint="eastAsia"/>
          <w:rPrChange w:id="313" w:author="JY0225" w:date="2017-08-24T11:09:00Z">
            <w:rPr>
              <w:rFonts w:ascii="Times New Roman" w:hAnsi="Times New Roman" w:hint="eastAsia"/>
              <w:spacing w:val="10"/>
            </w:rPr>
          </w:rPrChange>
        </w:rPr>
        <w:t>备份</w:t>
      </w:r>
      <w:r w:rsidR="00000F68" w:rsidRPr="00B207B1">
        <w:rPr>
          <w:rFonts w:hAnsiTheme="minorEastAsia" w:hint="eastAsia"/>
          <w:rPrChange w:id="314" w:author="JY0225" w:date="2017-08-24T11:09:00Z">
            <w:rPr>
              <w:rFonts w:ascii="Times New Roman" w:hAnsi="Times New Roman" w:hint="eastAsia"/>
              <w:spacing w:val="10"/>
            </w:rPr>
          </w:rPrChange>
        </w:rPr>
        <w:t>服务以网络作为基础设施</w:t>
      </w:r>
      <w:commentRangeEnd w:id="311"/>
      <w:r w:rsidR="00054FF4" w:rsidRPr="00B207B1">
        <w:rPr>
          <w:rStyle w:val="af2"/>
          <w:rFonts w:hAnsiTheme="minorEastAsia"/>
          <w:sz w:val="24"/>
          <w:szCs w:val="24"/>
          <w:rPrChange w:id="315" w:author="JY0225" w:date="2017-08-24T11:09:00Z">
            <w:rPr>
              <w:rStyle w:val="af2"/>
              <w:rFonts w:ascii="Calibri" w:eastAsia="宋体" w:hAnsi="Calibri"/>
            </w:rPr>
          </w:rPrChange>
        </w:rPr>
        <w:commentReference w:id="311"/>
      </w:r>
      <w:r w:rsidR="00000F68" w:rsidRPr="00B207B1">
        <w:rPr>
          <w:rFonts w:hAnsiTheme="minorEastAsia" w:hint="eastAsia"/>
          <w:rPrChange w:id="316" w:author="JY0225" w:date="2017-08-24T11:09:00Z">
            <w:rPr>
              <w:rFonts w:ascii="Times New Roman" w:hAnsi="Times New Roman" w:hint="eastAsia"/>
              <w:spacing w:val="10"/>
            </w:rPr>
          </w:rPrChange>
        </w:rPr>
        <w:t>，</w:t>
      </w:r>
      <w:r w:rsidR="000B4434" w:rsidRPr="00B207B1">
        <w:rPr>
          <w:rFonts w:hAnsiTheme="minorEastAsia" w:hint="eastAsia"/>
          <w:rPrChange w:id="317" w:author="JY0225" w:date="2017-08-24T11:09:00Z">
            <w:rPr>
              <w:rFonts w:ascii="Times New Roman" w:hAnsi="Times New Roman" w:hint="eastAsia"/>
              <w:spacing w:val="10"/>
            </w:rPr>
          </w:rPrChange>
        </w:rPr>
        <w:t>而</w:t>
      </w:r>
      <w:r w:rsidR="00000F68" w:rsidRPr="00B207B1">
        <w:rPr>
          <w:rFonts w:hAnsiTheme="minorEastAsia" w:hint="eastAsia"/>
          <w:rPrChange w:id="318" w:author="JY0225" w:date="2017-08-24T11:09:00Z">
            <w:rPr>
              <w:rFonts w:ascii="Times New Roman" w:hAnsi="Times New Roman" w:hint="eastAsia"/>
              <w:spacing w:val="10"/>
            </w:rPr>
          </w:rPrChange>
        </w:rPr>
        <w:t>网络</w:t>
      </w:r>
      <w:r w:rsidR="00B7250C" w:rsidRPr="00B207B1">
        <w:rPr>
          <w:rFonts w:hAnsiTheme="minorEastAsia" w:hint="eastAsia"/>
          <w:rPrChange w:id="319" w:author="JY0225" w:date="2017-08-24T11:09:00Z">
            <w:rPr>
              <w:rFonts w:ascii="Times New Roman" w:hAnsi="Times New Roman" w:hint="eastAsia"/>
              <w:spacing w:val="10"/>
            </w:rPr>
          </w:rPrChange>
        </w:rPr>
        <w:t>又</w:t>
      </w:r>
      <w:r w:rsidR="00000F68" w:rsidRPr="00B207B1">
        <w:rPr>
          <w:rFonts w:hAnsiTheme="minorEastAsia" w:hint="eastAsia"/>
          <w:rPrChange w:id="320" w:author="JY0225" w:date="2017-08-24T11:09:00Z">
            <w:rPr>
              <w:rFonts w:ascii="Times New Roman" w:hAnsi="Times New Roman" w:hint="eastAsia"/>
              <w:spacing w:val="10"/>
            </w:rPr>
          </w:rPrChange>
        </w:rPr>
        <w:t>时常受限于硬件、软件和地域等多方面的因素，一旦出现网络波动或中断，将会</w:t>
      </w:r>
      <w:r w:rsidR="00427CE9" w:rsidRPr="00B207B1">
        <w:rPr>
          <w:rFonts w:hAnsiTheme="minorEastAsia" w:hint="eastAsia"/>
          <w:rPrChange w:id="321" w:author="JY0225" w:date="2017-08-24T11:09:00Z">
            <w:rPr>
              <w:rFonts w:ascii="Times New Roman" w:hAnsi="Times New Roman" w:hint="eastAsia"/>
              <w:spacing w:val="10"/>
            </w:rPr>
          </w:rPrChange>
        </w:rPr>
        <w:t>影响</w:t>
      </w:r>
      <w:r w:rsidR="00000F68" w:rsidRPr="00B207B1">
        <w:rPr>
          <w:rFonts w:hAnsiTheme="minorEastAsia" w:hint="eastAsia"/>
          <w:rPrChange w:id="322" w:author="JY0225" w:date="2017-08-24T11:09:00Z">
            <w:rPr>
              <w:rFonts w:ascii="Times New Roman" w:hAnsi="Times New Roman" w:hint="eastAsia"/>
              <w:spacing w:val="10"/>
            </w:rPr>
          </w:rPrChange>
        </w:rPr>
        <w:t>数据在网络层的传输</w:t>
      </w:r>
      <w:r w:rsidR="00500750" w:rsidRPr="00B207B1">
        <w:rPr>
          <w:rFonts w:hAnsiTheme="minorEastAsia" w:hint="eastAsia"/>
          <w:rPrChange w:id="323" w:author="JY0225" w:date="2017-08-24T11:09:00Z">
            <w:rPr>
              <w:rFonts w:ascii="Times New Roman" w:hAnsi="Times New Roman" w:hint="eastAsia"/>
              <w:spacing w:val="10"/>
            </w:rPr>
          </w:rPrChange>
        </w:rPr>
        <w:t>，尤其对较大</w:t>
      </w:r>
      <w:r w:rsidR="002D1DEC" w:rsidRPr="00B207B1">
        <w:rPr>
          <w:rFonts w:hAnsiTheme="minorEastAsia" w:hint="eastAsia"/>
          <w:rPrChange w:id="324" w:author="JY0225" w:date="2017-08-24T11:09:00Z">
            <w:rPr>
              <w:rFonts w:ascii="Times New Roman" w:hAnsi="Times New Roman" w:hint="eastAsia"/>
              <w:spacing w:val="10"/>
            </w:rPr>
          </w:rPrChange>
        </w:rPr>
        <w:t>的文件</w:t>
      </w:r>
      <w:del w:id="325" w:author="微软用户" w:date="2017-08-27T14:25:00Z">
        <w:r w:rsidR="00D57361" w:rsidRPr="00B207B1" w:rsidDel="008B6966">
          <w:rPr>
            <w:rFonts w:hAnsiTheme="minorEastAsia" w:hint="eastAsia"/>
            <w:rPrChange w:id="326" w:author="JY0225" w:date="2017-08-24T11:09:00Z">
              <w:rPr>
                <w:rFonts w:ascii="Times New Roman" w:hAnsi="Times New Roman" w:hint="eastAsia"/>
                <w:spacing w:val="10"/>
              </w:rPr>
            </w:rPrChange>
          </w:rPr>
          <w:delText>传输</w:delText>
        </w:r>
      </w:del>
      <w:r w:rsidR="00D57361" w:rsidRPr="00B207B1">
        <w:rPr>
          <w:rFonts w:hAnsiTheme="minorEastAsia" w:hint="eastAsia"/>
          <w:rPrChange w:id="327" w:author="JY0225" w:date="2017-08-24T11:09:00Z">
            <w:rPr>
              <w:rFonts w:ascii="Times New Roman" w:hAnsi="Times New Roman" w:hint="eastAsia"/>
              <w:spacing w:val="10"/>
            </w:rPr>
          </w:rPrChange>
        </w:rPr>
        <w:t>来说，遇到网络问题只能进行重传，这将极大地降低用户的体验度</w:t>
      </w:r>
      <w:r w:rsidR="00000F68" w:rsidRPr="00B207B1">
        <w:rPr>
          <w:rFonts w:hAnsiTheme="minorEastAsia" w:hint="eastAsia"/>
          <w:rPrChange w:id="328" w:author="JY0225" w:date="2017-08-24T11:09:00Z">
            <w:rPr>
              <w:rFonts w:ascii="Times New Roman" w:hAnsi="Times New Roman" w:hint="eastAsia"/>
              <w:spacing w:val="10"/>
            </w:rPr>
          </w:rPrChange>
        </w:rPr>
        <w:t>。</w:t>
      </w:r>
      <w:r w:rsidR="007E52A6" w:rsidRPr="00B207B1">
        <w:rPr>
          <w:rFonts w:hAnsiTheme="minorEastAsia" w:hint="eastAsia"/>
          <w:rPrChange w:id="329" w:author="JY0225" w:date="2017-08-24T11:09:00Z">
            <w:rPr>
              <w:rFonts w:ascii="Times New Roman" w:hAnsi="Times New Roman" w:hint="eastAsia"/>
              <w:spacing w:val="10"/>
            </w:rPr>
          </w:rPrChange>
        </w:rPr>
        <w:t>同时</w:t>
      </w:r>
      <w:r w:rsidR="003D7736" w:rsidRPr="00B207B1">
        <w:rPr>
          <w:rFonts w:hAnsiTheme="minorEastAsia" w:hint="eastAsia"/>
          <w:rPrChange w:id="330" w:author="JY0225" w:date="2017-08-24T11:09:00Z">
            <w:rPr>
              <w:rFonts w:ascii="Times New Roman" w:hAnsi="Times New Roman" w:hint="eastAsia"/>
              <w:spacing w:val="10"/>
            </w:rPr>
          </w:rPrChange>
        </w:rPr>
        <w:t>，</w:t>
      </w:r>
      <w:commentRangeStart w:id="331"/>
      <w:r w:rsidR="003D7736" w:rsidRPr="00B207B1">
        <w:rPr>
          <w:rFonts w:hAnsiTheme="minorEastAsia" w:hint="eastAsia"/>
          <w:rPrChange w:id="332" w:author="JY0225" w:date="2017-08-24T11:09:00Z">
            <w:rPr>
              <w:rFonts w:ascii="Times New Roman" w:hAnsi="Times New Roman" w:hint="eastAsia"/>
              <w:spacing w:val="10"/>
            </w:rPr>
          </w:rPrChange>
        </w:rPr>
        <w:t>随着云端数据不断地积累</w:t>
      </w:r>
      <w:commentRangeEnd w:id="331"/>
      <w:r w:rsidR="00054FF4" w:rsidRPr="00B207B1">
        <w:rPr>
          <w:rStyle w:val="af2"/>
          <w:rFonts w:hAnsiTheme="minorEastAsia"/>
          <w:sz w:val="24"/>
          <w:szCs w:val="24"/>
          <w:rPrChange w:id="333" w:author="JY0225" w:date="2017-08-24T11:09:00Z">
            <w:rPr>
              <w:rStyle w:val="af2"/>
              <w:rFonts w:ascii="Calibri" w:eastAsia="宋体" w:hAnsi="Calibri"/>
            </w:rPr>
          </w:rPrChange>
        </w:rPr>
        <w:commentReference w:id="331"/>
      </w:r>
      <w:r w:rsidR="003D7736" w:rsidRPr="00B207B1">
        <w:rPr>
          <w:rFonts w:hAnsiTheme="minorEastAsia" w:hint="eastAsia"/>
          <w:rPrChange w:id="334" w:author="JY0225" w:date="2017-08-24T11:09:00Z">
            <w:rPr>
              <w:rFonts w:ascii="Times New Roman" w:hAnsi="Times New Roman" w:hint="eastAsia"/>
              <w:spacing w:val="10"/>
            </w:rPr>
          </w:rPrChange>
        </w:rPr>
        <w:t>，</w:t>
      </w:r>
      <w:r w:rsidR="00B17559" w:rsidRPr="00B207B1">
        <w:rPr>
          <w:rFonts w:hAnsiTheme="minorEastAsia" w:hint="eastAsia"/>
          <w:rPrChange w:id="335" w:author="JY0225" w:date="2017-08-24T11:09:00Z">
            <w:rPr>
              <w:rFonts w:ascii="Times New Roman" w:hAnsi="Times New Roman" w:hint="eastAsia"/>
              <w:spacing w:val="10"/>
            </w:rPr>
          </w:rPrChange>
        </w:rPr>
        <w:t>产生</w:t>
      </w:r>
      <w:r w:rsidR="003D7736" w:rsidRPr="00B207B1">
        <w:rPr>
          <w:rFonts w:hAnsiTheme="minorEastAsia" w:hint="eastAsia"/>
          <w:rPrChange w:id="336" w:author="JY0225" w:date="2017-08-24T11:09:00Z">
            <w:rPr>
              <w:rFonts w:ascii="Times New Roman" w:hAnsi="Times New Roman" w:hint="eastAsia"/>
              <w:spacing w:val="10"/>
            </w:rPr>
          </w:rPrChange>
        </w:rPr>
        <w:t>了大量</w:t>
      </w:r>
      <w:del w:id="337" w:author="微软用户" w:date="2017-08-27T14:27:00Z">
        <w:r w:rsidR="003D7736" w:rsidRPr="00B207B1" w:rsidDel="00413952">
          <w:rPr>
            <w:rFonts w:hAnsiTheme="minorEastAsia" w:hint="eastAsia"/>
            <w:rPrChange w:id="338" w:author="JY0225" w:date="2017-08-24T11:09:00Z">
              <w:rPr>
                <w:rFonts w:ascii="Times New Roman" w:hAnsi="Times New Roman" w:hint="eastAsia"/>
                <w:spacing w:val="10"/>
              </w:rPr>
            </w:rPrChange>
          </w:rPr>
          <w:delText>重复</w:delText>
        </w:r>
      </w:del>
      <w:r w:rsidR="003D7736" w:rsidRPr="00B207B1">
        <w:rPr>
          <w:rFonts w:hAnsiTheme="minorEastAsia" w:hint="eastAsia"/>
          <w:rPrChange w:id="339" w:author="JY0225" w:date="2017-08-24T11:09:00Z">
            <w:rPr>
              <w:rFonts w:ascii="Times New Roman" w:hAnsi="Times New Roman" w:hint="eastAsia"/>
              <w:spacing w:val="10"/>
            </w:rPr>
          </w:rPrChange>
        </w:rPr>
        <w:t>冗余的数据。一方面这些</w:t>
      </w:r>
      <w:r w:rsidR="00791DF2" w:rsidRPr="00B207B1">
        <w:rPr>
          <w:rFonts w:hAnsiTheme="minorEastAsia" w:hint="eastAsia"/>
          <w:rPrChange w:id="340" w:author="JY0225" w:date="2017-08-24T11:09:00Z">
            <w:rPr>
              <w:rFonts w:ascii="Times New Roman" w:hAnsi="Times New Roman" w:hint="eastAsia"/>
              <w:spacing w:val="10"/>
            </w:rPr>
          </w:rPrChange>
        </w:rPr>
        <w:t>冗余</w:t>
      </w:r>
      <w:r w:rsidR="00375F71" w:rsidRPr="00B207B1">
        <w:rPr>
          <w:rFonts w:hAnsiTheme="minorEastAsia" w:hint="eastAsia"/>
          <w:rPrChange w:id="341" w:author="JY0225" w:date="2017-08-24T11:09:00Z">
            <w:rPr>
              <w:rFonts w:ascii="Times New Roman" w:hAnsi="Times New Roman" w:hint="eastAsia"/>
              <w:spacing w:val="10"/>
            </w:rPr>
          </w:rPrChange>
        </w:rPr>
        <w:t>的</w:t>
      </w:r>
      <w:r w:rsidR="003D7736" w:rsidRPr="00B207B1">
        <w:rPr>
          <w:rFonts w:hAnsiTheme="minorEastAsia" w:hint="eastAsia"/>
          <w:rPrChange w:id="342" w:author="JY0225" w:date="2017-08-24T11:09:00Z">
            <w:rPr>
              <w:rFonts w:ascii="Times New Roman" w:hAnsi="Times New Roman" w:hint="eastAsia"/>
              <w:spacing w:val="10"/>
            </w:rPr>
          </w:rPrChange>
        </w:rPr>
        <w:t>数据会占用服务器大量的</w:t>
      </w:r>
      <w:r w:rsidR="00476838" w:rsidRPr="00B207B1">
        <w:rPr>
          <w:rFonts w:hAnsiTheme="minorEastAsia" w:hint="eastAsia"/>
          <w:rPrChange w:id="343" w:author="JY0225" w:date="2017-08-24T11:09:00Z">
            <w:rPr>
              <w:rFonts w:ascii="Times New Roman" w:hAnsi="Times New Roman" w:hint="eastAsia"/>
              <w:spacing w:val="10"/>
            </w:rPr>
          </w:rPrChange>
        </w:rPr>
        <w:t>备份</w:t>
      </w:r>
      <w:r w:rsidR="003D7736" w:rsidRPr="00B207B1">
        <w:rPr>
          <w:rFonts w:hAnsiTheme="minorEastAsia" w:hint="eastAsia"/>
          <w:rPrChange w:id="344" w:author="JY0225" w:date="2017-08-24T11:09:00Z">
            <w:rPr>
              <w:rFonts w:ascii="Times New Roman" w:hAnsi="Times New Roman" w:hint="eastAsia"/>
              <w:spacing w:val="10"/>
            </w:rPr>
          </w:rPrChange>
        </w:rPr>
        <w:t>空间，另一方面用户</w:t>
      </w:r>
      <w:r w:rsidR="00476838" w:rsidRPr="00B207B1">
        <w:rPr>
          <w:rFonts w:hAnsiTheme="minorEastAsia" w:hint="eastAsia"/>
          <w:rPrChange w:id="345" w:author="JY0225" w:date="2017-08-24T11:09:00Z">
            <w:rPr>
              <w:rFonts w:ascii="Times New Roman" w:hAnsi="Times New Roman" w:hint="eastAsia"/>
              <w:spacing w:val="10"/>
            </w:rPr>
          </w:rPrChange>
        </w:rPr>
        <w:t>备份</w:t>
      </w:r>
      <w:r w:rsidR="005D3DCB" w:rsidRPr="00B207B1">
        <w:rPr>
          <w:rFonts w:hAnsiTheme="minorEastAsia" w:hint="eastAsia"/>
          <w:rPrChange w:id="346" w:author="JY0225" w:date="2017-08-24T11:09:00Z">
            <w:rPr>
              <w:rFonts w:ascii="Times New Roman" w:hAnsi="Times New Roman" w:hint="eastAsia"/>
              <w:spacing w:val="10"/>
            </w:rPr>
          </w:rPrChange>
        </w:rPr>
        <w:t>在服务器的文件只是一个映射的链接，</w:t>
      </w:r>
      <w:r w:rsidR="00557132" w:rsidRPr="00B207B1">
        <w:rPr>
          <w:rFonts w:hAnsiTheme="minorEastAsia" w:hint="eastAsia"/>
          <w:rPrChange w:id="347" w:author="JY0225" w:date="2017-08-24T11:09:00Z">
            <w:rPr>
              <w:rFonts w:ascii="Times New Roman" w:hAnsi="Times New Roman" w:hint="eastAsia"/>
              <w:spacing w:val="10"/>
            </w:rPr>
          </w:rPrChange>
        </w:rPr>
        <w:t>如果</w:t>
      </w:r>
      <w:r w:rsidR="001C0987" w:rsidRPr="00B207B1">
        <w:rPr>
          <w:rFonts w:hAnsiTheme="minorEastAsia" w:hint="eastAsia"/>
          <w:rPrChange w:id="348" w:author="JY0225" w:date="2017-08-24T11:09:00Z">
            <w:rPr>
              <w:rFonts w:ascii="Times New Roman" w:hAnsi="Times New Roman" w:hint="eastAsia"/>
              <w:spacing w:val="10"/>
            </w:rPr>
          </w:rPrChange>
        </w:rPr>
        <w:t>重复上传服务器中已存在的文件，将会占用大量的网络带宽</w:t>
      </w:r>
      <w:r w:rsidR="007E185A" w:rsidRPr="00B207B1">
        <w:rPr>
          <w:rFonts w:hAnsiTheme="minorEastAsia" w:hint="eastAsia"/>
          <w:rPrChange w:id="349" w:author="JY0225" w:date="2017-08-24T11:09:00Z">
            <w:rPr>
              <w:rFonts w:ascii="Times New Roman" w:hAnsi="Times New Roman" w:hint="eastAsia"/>
              <w:spacing w:val="10"/>
            </w:rPr>
          </w:rPrChange>
        </w:rPr>
        <w:t>。</w:t>
      </w:r>
      <w:r w:rsidR="002C2207" w:rsidRPr="00B207B1">
        <w:rPr>
          <w:rFonts w:hAnsiTheme="minorEastAsia" w:hint="eastAsia"/>
          <w:rPrChange w:id="350" w:author="JY0225" w:date="2017-08-24T11:09:00Z">
            <w:rPr>
              <w:rFonts w:ascii="Times New Roman" w:hAnsi="Times New Roman" w:hint="eastAsia"/>
              <w:spacing w:val="10"/>
            </w:rPr>
          </w:rPrChange>
        </w:rPr>
        <w:t>更进一步，</w:t>
      </w:r>
      <w:r w:rsidR="00F758DA" w:rsidRPr="00B207B1">
        <w:rPr>
          <w:rFonts w:hAnsiTheme="minorEastAsia" w:hint="eastAsia"/>
          <w:rPrChange w:id="351" w:author="JY0225" w:date="2017-08-24T11:09:00Z">
            <w:rPr>
              <w:rFonts w:ascii="Times New Roman" w:hAnsi="Times New Roman" w:hint="eastAsia"/>
              <w:spacing w:val="10"/>
            </w:rPr>
          </w:rPrChange>
        </w:rPr>
        <w:t>介于</w:t>
      </w:r>
      <w:commentRangeStart w:id="352"/>
      <w:r w:rsidR="00CC7526" w:rsidRPr="00B207B1">
        <w:rPr>
          <w:rFonts w:hAnsiTheme="minorEastAsia" w:hint="eastAsia"/>
          <w:rPrChange w:id="353" w:author="JY0225" w:date="2017-08-24T11:09:00Z">
            <w:rPr>
              <w:rFonts w:ascii="Times New Roman" w:hAnsi="Times New Roman" w:hint="eastAsia"/>
              <w:spacing w:val="10"/>
            </w:rPr>
          </w:rPrChange>
        </w:rPr>
        <w:t>移动互联网和智能手机</w:t>
      </w:r>
      <w:commentRangeEnd w:id="352"/>
      <w:r w:rsidR="00F758DA" w:rsidRPr="00B207B1">
        <w:rPr>
          <w:rStyle w:val="af2"/>
          <w:rFonts w:hAnsiTheme="minorEastAsia"/>
          <w:sz w:val="24"/>
          <w:szCs w:val="24"/>
          <w:rPrChange w:id="354" w:author="JY0225" w:date="2017-08-24T11:09:00Z">
            <w:rPr>
              <w:rStyle w:val="af2"/>
              <w:rFonts w:ascii="Calibri" w:eastAsia="宋体" w:hAnsi="Calibri"/>
            </w:rPr>
          </w:rPrChange>
        </w:rPr>
        <w:commentReference w:id="352"/>
      </w:r>
      <w:r w:rsidR="00CC7526" w:rsidRPr="00B207B1">
        <w:rPr>
          <w:rFonts w:hAnsiTheme="minorEastAsia" w:hint="eastAsia"/>
          <w:rPrChange w:id="355" w:author="JY0225" w:date="2017-08-24T11:09:00Z">
            <w:rPr>
              <w:rFonts w:ascii="Times New Roman" w:hAnsi="Times New Roman" w:hint="eastAsia"/>
              <w:spacing w:val="10"/>
            </w:rPr>
          </w:rPrChange>
        </w:rPr>
        <w:t>的热度持续走高</w:t>
      </w:r>
      <w:r w:rsidR="003F1AFE" w:rsidRPr="00B207B1">
        <w:rPr>
          <w:rStyle w:val="affff8"/>
          <w:rFonts w:hAnsiTheme="minorEastAsia"/>
          <w:rPrChange w:id="356" w:author="JY0225" w:date="2017-08-24T11:09:00Z">
            <w:rPr>
              <w:rStyle w:val="affff8"/>
              <w:rFonts w:ascii="Times New Roman" w:hAnsi="Times New Roman"/>
              <w:spacing w:val="10"/>
            </w:rPr>
          </w:rPrChange>
        </w:rPr>
        <w:footnoteReference w:id="2"/>
      </w:r>
      <w:r w:rsidR="00CC7526" w:rsidRPr="00B207B1">
        <w:rPr>
          <w:rFonts w:hAnsiTheme="minorEastAsia" w:hint="eastAsia"/>
          <w:rPrChange w:id="357" w:author="JY0225" w:date="2017-08-24T11:09:00Z">
            <w:rPr>
              <w:rFonts w:ascii="Times New Roman" w:hAnsi="Times New Roman" w:hint="eastAsia"/>
              <w:spacing w:val="10"/>
            </w:rPr>
          </w:rPrChange>
        </w:rPr>
        <w:t>，</w:t>
      </w:r>
      <w:r w:rsidR="00824067" w:rsidRPr="00B207B1">
        <w:rPr>
          <w:rFonts w:hAnsiTheme="minorEastAsia" w:hint="eastAsia"/>
          <w:rPrChange w:id="358" w:author="JY0225" w:date="2017-08-24T11:09:00Z">
            <w:rPr>
              <w:rFonts w:ascii="Times New Roman" w:hAnsi="Times New Roman" w:hint="eastAsia"/>
              <w:spacing w:val="10"/>
            </w:rPr>
          </w:rPrChange>
        </w:rPr>
        <w:t>人们的娱乐、办公环境</w:t>
      </w:r>
      <w:r w:rsidR="006C44FB" w:rsidRPr="00B207B1">
        <w:rPr>
          <w:rFonts w:hAnsiTheme="minorEastAsia" w:hint="eastAsia"/>
          <w:rPrChange w:id="359" w:author="JY0225" w:date="2017-08-24T11:09:00Z">
            <w:rPr>
              <w:rFonts w:ascii="Times New Roman" w:hAnsi="Times New Roman" w:hint="eastAsia"/>
              <w:spacing w:val="10"/>
            </w:rPr>
          </w:rPrChange>
        </w:rPr>
        <w:t>逐渐趋向于</w:t>
      </w:r>
      <w:r w:rsidR="002E10AB" w:rsidRPr="00B207B1">
        <w:rPr>
          <w:rFonts w:hAnsiTheme="minorEastAsia" w:hint="eastAsia"/>
          <w:rPrChange w:id="360" w:author="JY0225" w:date="2017-08-24T11:09:00Z">
            <w:rPr>
              <w:rFonts w:ascii="Times New Roman" w:hAnsi="Times New Roman" w:hint="eastAsia"/>
              <w:spacing w:val="10"/>
            </w:rPr>
          </w:rPrChange>
        </w:rPr>
        <w:t>平台</w:t>
      </w:r>
      <w:r w:rsidR="006C44FB" w:rsidRPr="00B207B1">
        <w:rPr>
          <w:rFonts w:hAnsiTheme="minorEastAsia" w:hint="eastAsia"/>
          <w:rPrChange w:id="361" w:author="JY0225" w:date="2017-08-24T11:09:00Z">
            <w:rPr>
              <w:rFonts w:ascii="Times New Roman" w:hAnsi="Times New Roman" w:hint="eastAsia"/>
              <w:spacing w:val="10"/>
            </w:rPr>
          </w:rPrChange>
        </w:rPr>
        <w:t>化，</w:t>
      </w:r>
      <w:r w:rsidR="00197B19" w:rsidRPr="00B207B1">
        <w:rPr>
          <w:rFonts w:hAnsiTheme="minorEastAsia" w:hint="eastAsia"/>
          <w:rPrChange w:id="362" w:author="JY0225" w:date="2017-08-24T11:09:00Z">
            <w:rPr>
              <w:rFonts w:ascii="Times New Roman" w:hAnsi="Times New Roman" w:hint="eastAsia"/>
              <w:spacing w:val="10"/>
            </w:rPr>
          </w:rPrChange>
        </w:rPr>
        <w:t>针对单一应用</w:t>
      </w:r>
      <w:r w:rsidR="00390640" w:rsidRPr="00B207B1">
        <w:rPr>
          <w:rFonts w:hAnsiTheme="minorEastAsia" w:hint="eastAsia"/>
          <w:rPrChange w:id="363" w:author="JY0225" w:date="2017-08-24T11:09:00Z">
            <w:rPr>
              <w:rFonts w:ascii="Times New Roman" w:hAnsi="Times New Roman" w:hint="eastAsia"/>
              <w:spacing w:val="10"/>
            </w:rPr>
          </w:rPrChange>
        </w:rPr>
        <w:t>的云</w:t>
      </w:r>
      <w:r w:rsidR="00476838" w:rsidRPr="00B207B1">
        <w:rPr>
          <w:rFonts w:hAnsiTheme="minorEastAsia" w:hint="eastAsia"/>
          <w:rPrChange w:id="364" w:author="JY0225" w:date="2017-08-24T11:09:00Z">
            <w:rPr>
              <w:rFonts w:ascii="Times New Roman" w:hAnsi="Times New Roman" w:hint="eastAsia"/>
              <w:spacing w:val="10"/>
            </w:rPr>
          </w:rPrChange>
        </w:rPr>
        <w:t>备份</w:t>
      </w:r>
      <w:r w:rsidR="00390640" w:rsidRPr="00B207B1">
        <w:rPr>
          <w:rFonts w:hAnsiTheme="minorEastAsia" w:hint="eastAsia"/>
          <w:rPrChange w:id="365" w:author="JY0225" w:date="2017-08-24T11:09:00Z">
            <w:rPr>
              <w:rFonts w:ascii="Times New Roman" w:hAnsi="Times New Roman" w:hint="eastAsia"/>
              <w:spacing w:val="10"/>
            </w:rPr>
          </w:rPrChange>
        </w:rPr>
        <w:t>服务</w:t>
      </w:r>
      <w:r w:rsidR="002E10AB" w:rsidRPr="00B207B1">
        <w:rPr>
          <w:rFonts w:hAnsiTheme="minorEastAsia" w:hint="eastAsia"/>
          <w:rPrChange w:id="366" w:author="JY0225" w:date="2017-08-24T11:09:00Z">
            <w:rPr>
              <w:rFonts w:ascii="Times New Roman" w:hAnsi="Times New Roman" w:hint="eastAsia"/>
              <w:spacing w:val="10"/>
            </w:rPr>
          </w:rPrChange>
        </w:rPr>
        <w:t>已不适应当前</w:t>
      </w:r>
      <w:r w:rsidR="00D07C25" w:rsidRPr="00B207B1">
        <w:rPr>
          <w:rFonts w:hAnsiTheme="minorEastAsia" w:hint="eastAsia"/>
          <w:rPrChange w:id="367" w:author="JY0225" w:date="2017-08-24T11:09:00Z">
            <w:rPr>
              <w:rFonts w:ascii="Times New Roman" w:hAnsi="Times New Roman" w:hint="eastAsia"/>
              <w:spacing w:val="10"/>
            </w:rPr>
          </w:rPrChange>
        </w:rPr>
        <w:t>平台</w:t>
      </w:r>
      <w:r w:rsidR="002E10AB" w:rsidRPr="00B207B1">
        <w:rPr>
          <w:rFonts w:hAnsiTheme="minorEastAsia" w:hint="eastAsia"/>
          <w:rPrChange w:id="368" w:author="JY0225" w:date="2017-08-24T11:09:00Z">
            <w:rPr>
              <w:rFonts w:ascii="Times New Roman" w:hAnsi="Times New Roman" w:hint="eastAsia"/>
              <w:spacing w:val="10"/>
            </w:rPr>
          </w:rPrChange>
        </w:rPr>
        <w:t>多元化的格局</w:t>
      </w:r>
      <w:r w:rsidR="00390640" w:rsidRPr="00B207B1">
        <w:rPr>
          <w:rFonts w:hAnsiTheme="minorEastAsia" w:hint="eastAsia"/>
          <w:rPrChange w:id="369" w:author="JY0225" w:date="2017-08-24T11:09:00Z">
            <w:rPr>
              <w:rFonts w:ascii="Times New Roman" w:hAnsi="Times New Roman" w:hint="eastAsia"/>
              <w:spacing w:val="10"/>
            </w:rPr>
          </w:rPrChange>
        </w:rPr>
        <w:t>，</w:t>
      </w:r>
      <w:r w:rsidR="006608A5" w:rsidRPr="00B207B1">
        <w:rPr>
          <w:rFonts w:hAnsiTheme="minorEastAsia" w:hint="eastAsia"/>
          <w:rPrChange w:id="370" w:author="JY0225" w:date="2017-08-24T11:09:00Z">
            <w:rPr>
              <w:rFonts w:ascii="Times New Roman" w:hAnsi="Times New Roman" w:hint="eastAsia"/>
              <w:spacing w:val="10"/>
            </w:rPr>
          </w:rPrChange>
        </w:rPr>
        <w:t>实现云端数据在多平台的共享，</w:t>
      </w:r>
      <w:r w:rsidR="0072476B" w:rsidRPr="00B207B1">
        <w:rPr>
          <w:rFonts w:hAnsiTheme="minorEastAsia" w:hint="eastAsia"/>
          <w:rPrChange w:id="371" w:author="JY0225" w:date="2017-08-24T11:09:00Z">
            <w:rPr>
              <w:rFonts w:ascii="Times New Roman" w:hAnsi="Times New Roman" w:hint="eastAsia"/>
              <w:spacing w:val="10"/>
            </w:rPr>
          </w:rPrChange>
        </w:rPr>
        <w:t>成为</w:t>
      </w:r>
      <w:r w:rsidR="00142332" w:rsidRPr="00B207B1">
        <w:rPr>
          <w:rFonts w:hAnsiTheme="minorEastAsia" w:hint="eastAsia"/>
          <w:rPrChange w:id="372" w:author="JY0225" w:date="2017-08-24T11:09:00Z">
            <w:rPr>
              <w:rFonts w:ascii="Times New Roman" w:hAnsi="Times New Roman" w:hint="eastAsia"/>
              <w:spacing w:val="10"/>
            </w:rPr>
          </w:rPrChange>
        </w:rPr>
        <w:t>了</w:t>
      </w:r>
      <w:r w:rsidR="00CC7526" w:rsidRPr="00B207B1">
        <w:rPr>
          <w:rFonts w:hAnsiTheme="minorEastAsia" w:hint="eastAsia"/>
          <w:rPrChange w:id="373" w:author="JY0225" w:date="2017-08-24T11:09:00Z">
            <w:rPr>
              <w:rFonts w:ascii="Times New Roman" w:hAnsi="Times New Roman" w:hint="eastAsia"/>
              <w:spacing w:val="10"/>
            </w:rPr>
          </w:rPrChange>
        </w:rPr>
        <w:t>云</w:t>
      </w:r>
      <w:r w:rsidR="00476838" w:rsidRPr="00B207B1">
        <w:rPr>
          <w:rFonts w:hAnsiTheme="minorEastAsia" w:hint="eastAsia"/>
          <w:rPrChange w:id="374" w:author="JY0225" w:date="2017-08-24T11:09:00Z">
            <w:rPr>
              <w:rFonts w:ascii="Times New Roman" w:hAnsi="Times New Roman" w:hint="eastAsia"/>
              <w:spacing w:val="10"/>
            </w:rPr>
          </w:rPrChange>
        </w:rPr>
        <w:t>备份</w:t>
      </w:r>
      <w:ins w:id="375" w:author="微软用户" w:date="2017-08-27T14:25:00Z">
        <w:r w:rsidR="00723E1A" w:rsidRPr="00B207B1">
          <w:rPr>
            <w:rFonts w:hAnsiTheme="minorEastAsia" w:hint="eastAsia"/>
          </w:rPr>
          <w:t>服务</w:t>
        </w:r>
      </w:ins>
      <w:r w:rsidR="00CC7526" w:rsidRPr="00B207B1">
        <w:rPr>
          <w:rFonts w:hAnsiTheme="minorEastAsia" w:hint="eastAsia"/>
          <w:rPrChange w:id="376" w:author="JY0225" w:date="2017-08-24T11:09:00Z">
            <w:rPr>
              <w:rFonts w:ascii="Times New Roman" w:hAnsi="Times New Roman" w:hint="eastAsia"/>
              <w:spacing w:val="10"/>
            </w:rPr>
          </w:rPrChange>
        </w:rPr>
        <w:t>行业的共识</w:t>
      </w:r>
      <w:r w:rsidR="0077381A" w:rsidRPr="00B207B1">
        <w:rPr>
          <w:rFonts w:hAnsiTheme="minorEastAsia" w:hint="eastAsia"/>
          <w:rPrChange w:id="377" w:author="JY0225" w:date="2017-08-24T11:09:00Z">
            <w:rPr>
              <w:rFonts w:ascii="Times New Roman" w:hAnsi="Times New Roman" w:hint="eastAsia"/>
              <w:spacing w:val="10"/>
            </w:rPr>
          </w:rPrChange>
        </w:rPr>
        <w:t>。</w:t>
      </w:r>
      <w:r w:rsidR="00390640" w:rsidRPr="00B207B1">
        <w:rPr>
          <w:rFonts w:hAnsiTheme="minorEastAsia"/>
          <w:rPrChange w:id="378" w:author="JY0225" w:date="2017-08-24T11:09:00Z">
            <w:rPr>
              <w:rFonts w:ascii="Times New Roman" w:hAnsi="Times New Roman"/>
              <w:spacing w:val="10"/>
            </w:rPr>
          </w:rPrChange>
        </w:rPr>
        <w:t xml:space="preserve"> </w:t>
      </w:r>
    </w:p>
    <w:p w14:paraId="7A224B9F" w14:textId="77777777" w:rsidR="003910E0" w:rsidRPr="00B207B1" w:rsidRDefault="003910E0" w:rsidP="003910E0">
      <w:pPr>
        <w:spacing w:line="400" w:lineRule="exact"/>
        <w:ind w:firstLine="420"/>
        <w:jc w:val="center"/>
        <w:rPr>
          <w:rFonts w:ascii="Times New Roman" w:hAnsi="Times New Roman"/>
        </w:rPr>
      </w:pPr>
      <w:r w:rsidRPr="00B207B1">
        <w:rPr>
          <w:rFonts w:ascii="Times New Roman" w:hAnsi="Times New Roman" w:hint="eastAsia"/>
        </w:rPr>
        <w:t>表</w:t>
      </w:r>
      <w:r w:rsidR="00865F35" w:rsidRPr="00B207B1">
        <w:rPr>
          <w:rFonts w:ascii="Times New Roman" w:hAnsi="Times New Roman" w:hint="eastAsia"/>
        </w:rPr>
        <w:t>1</w:t>
      </w:r>
      <w:r w:rsidR="00A42338" w:rsidRPr="00B207B1">
        <w:rPr>
          <w:rFonts w:ascii="Times New Roman" w:hAnsi="Times New Roman" w:hint="eastAsia"/>
        </w:rPr>
        <w:t>.</w:t>
      </w:r>
      <w:r w:rsidRPr="00B207B1">
        <w:rPr>
          <w:rFonts w:ascii="Times New Roman" w:hAnsi="Times New Roman" w:hint="eastAsia"/>
        </w:rPr>
        <w:t xml:space="preserve">1 </w:t>
      </w:r>
      <w:r w:rsidR="00E93B80" w:rsidRPr="00B207B1">
        <w:rPr>
          <w:rFonts w:ascii="Times New Roman" w:hAnsi="Times New Roman" w:hint="eastAsia"/>
        </w:rPr>
        <w:t>国内外知名云</w:t>
      </w:r>
      <w:r w:rsidR="00476838" w:rsidRPr="00B207B1">
        <w:rPr>
          <w:rFonts w:ascii="Times New Roman" w:hAnsi="Times New Roman" w:hint="eastAsia"/>
        </w:rPr>
        <w:t>备份</w:t>
      </w:r>
      <w:r w:rsidR="00E93B80" w:rsidRPr="00B207B1">
        <w:rPr>
          <w:rFonts w:ascii="Times New Roman" w:hAnsi="Times New Roman" w:hint="eastAsia"/>
        </w:rPr>
        <w:t>服务平台技术特性分析</w:t>
      </w:r>
    </w:p>
    <w:tbl>
      <w:tblPr>
        <w:tblStyle w:val="13"/>
        <w:tblW w:w="0" w:type="auto"/>
        <w:jc w:val="center"/>
        <w:tblLook w:val="04A0" w:firstRow="1" w:lastRow="0" w:firstColumn="1" w:lastColumn="0" w:noHBand="0" w:noVBand="1"/>
      </w:tblPr>
      <w:tblGrid>
        <w:gridCol w:w="1383"/>
        <w:gridCol w:w="1873"/>
        <w:gridCol w:w="1275"/>
        <w:gridCol w:w="1418"/>
        <w:gridCol w:w="1134"/>
        <w:gridCol w:w="1219"/>
      </w:tblGrid>
      <w:tr w:rsidR="00162E61" w:rsidRPr="00162E61" w14:paraId="2DAD9CD8" w14:textId="77777777" w:rsidTr="00CE7AB0">
        <w:trPr>
          <w:jc w:val="center"/>
        </w:trPr>
        <w:tc>
          <w:tcPr>
            <w:tcW w:w="1383" w:type="dxa"/>
          </w:tcPr>
          <w:p w14:paraId="0DF2E946" w14:textId="77777777" w:rsidR="00162E61" w:rsidRPr="00162E61" w:rsidRDefault="00162E61" w:rsidP="00162E61"/>
        </w:tc>
        <w:tc>
          <w:tcPr>
            <w:tcW w:w="1873" w:type="dxa"/>
          </w:tcPr>
          <w:p w14:paraId="3AEBD442" w14:textId="77777777" w:rsidR="00162E61" w:rsidRPr="00162E61" w:rsidRDefault="00162E61" w:rsidP="00162E61">
            <w:pPr>
              <w:jc w:val="left"/>
            </w:pPr>
            <w:r w:rsidRPr="00162E61">
              <w:rPr>
                <w:rFonts w:hint="eastAsia"/>
              </w:rPr>
              <w:t>加密算法</w:t>
            </w:r>
          </w:p>
        </w:tc>
        <w:tc>
          <w:tcPr>
            <w:tcW w:w="1275" w:type="dxa"/>
          </w:tcPr>
          <w:p w14:paraId="043AB9CD" w14:textId="77777777" w:rsidR="00162E61" w:rsidRPr="00162E61" w:rsidRDefault="00162E61" w:rsidP="00162E61">
            <w:pPr>
              <w:jc w:val="left"/>
            </w:pPr>
            <w:r w:rsidRPr="00162E61">
              <w:rPr>
                <w:rFonts w:hint="eastAsia"/>
              </w:rPr>
              <w:t>数据去冗余</w:t>
            </w:r>
          </w:p>
        </w:tc>
        <w:tc>
          <w:tcPr>
            <w:tcW w:w="1418" w:type="dxa"/>
          </w:tcPr>
          <w:p w14:paraId="5BF6AE6F" w14:textId="77777777" w:rsidR="00162E61" w:rsidRPr="00162E61" w:rsidRDefault="00162E61" w:rsidP="00162E61">
            <w:pPr>
              <w:jc w:val="left"/>
            </w:pPr>
            <w:r w:rsidRPr="00162E61">
              <w:rPr>
                <w:rFonts w:hint="eastAsia"/>
              </w:rPr>
              <w:t>大文件上传</w:t>
            </w:r>
          </w:p>
        </w:tc>
        <w:tc>
          <w:tcPr>
            <w:tcW w:w="1134" w:type="dxa"/>
          </w:tcPr>
          <w:p w14:paraId="218EC4AC" w14:textId="77777777" w:rsidR="00162E61" w:rsidRPr="00162E61" w:rsidRDefault="00162E61" w:rsidP="00162E61">
            <w:pPr>
              <w:jc w:val="left"/>
            </w:pPr>
            <w:r w:rsidRPr="00162E61">
              <w:rPr>
                <w:rFonts w:hint="eastAsia"/>
              </w:rPr>
              <w:t>断点续传</w:t>
            </w:r>
          </w:p>
        </w:tc>
        <w:tc>
          <w:tcPr>
            <w:tcW w:w="1219" w:type="dxa"/>
          </w:tcPr>
          <w:p w14:paraId="7D1BC6FC" w14:textId="77777777" w:rsidR="00162E61" w:rsidRPr="00162E61" w:rsidRDefault="00162E61" w:rsidP="00162E61">
            <w:pPr>
              <w:jc w:val="left"/>
            </w:pPr>
            <w:r w:rsidRPr="00162E61">
              <w:rPr>
                <w:rFonts w:hint="eastAsia"/>
              </w:rPr>
              <w:t>平台数</w:t>
            </w:r>
          </w:p>
        </w:tc>
      </w:tr>
      <w:tr w:rsidR="00162E61" w:rsidRPr="00162E61" w14:paraId="12363B5A" w14:textId="77777777" w:rsidTr="00CE7AB0">
        <w:trPr>
          <w:jc w:val="center"/>
        </w:trPr>
        <w:tc>
          <w:tcPr>
            <w:tcW w:w="1383" w:type="dxa"/>
          </w:tcPr>
          <w:p w14:paraId="7866E880" w14:textId="77777777" w:rsidR="00162E61" w:rsidRPr="00162E61" w:rsidRDefault="00162E61" w:rsidP="00162E61">
            <w:r w:rsidRPr="00162E61">
              <w:rPr>
                <w:rFonts w:hint="eastAsia"/>
              </w:rPr>
              <w:t>百度网盘</w:t>
            </w:r>
          </w:p>
        </w:tc>
        <w:tc>
          <w:tcPr>
            <w:tcW w:w="1873" w:type="dxa"/>
          </w:tcPr>
          <w:p w14:paraId="1EF27522"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56844BED" w14:textId="77777777" w:rsidR="00162E61" w:rsidRPr="00162E61" w:rsidRDefault="00162E61" w:rsidP="00162E61">
            <w:r w:rsidRPr="00162E61">
              <w:rPr>
                <w:rFonts w:hint="eastAsia"/>
              </w:rPr>
              <w:t>全局</w:t>
            </w:r>
          </w:p>
        </w:tc>
        <w:tc>
          <w:tcPr>
            <w:tcW w:w="1418" w:type="dxa"/>
          </w:tcPr>
          <w:p w14:paraId="2C61B43E" w14:textId="77777777" w:rsidR="00162E61" w:rsidRPr="00162E61" w:rsidRDefault="00162E61" w:rsidP="00162E61">
            <w:r w:rsidRPr="00162E61">
              <w:rPr>
                <w:rFonts w:hint="eastAsia"/>
              </w:rPr>
              <w:t>20G</w:t>
            </w:r>
            <w:r w:rsidRPr="00162E61">
              <w:t xml:space="preserve"> / 4</w:t>
            </w:r>
            <w:r w:rsidRPr="00162E61">
              <w:rPr>
                <w:rFonts w:hint="eastAsia"/>
              </w:rPr>
              <w:t>M</w:t>
            </w:r>
          </w:p>
        </w:tc>
        <w:tc>
          <w:tcPr>
            <w:tcW w:w="1134" w:type="dxa"/>
          </w:tcPr>
          <w:p w14:paraId="3B4C6CA4" w14:textId="77777777" w:rsidR="00162E61" w:rsidRPr="00162E61" w:rsidRDefault="00162E61" w:rsidP="00162E61">
            <w:r w:rsidRPr="00162E61">
              <w:rPr>
                <w:rFonts w:hint="eastAsia"/>
              </w:rPr>
              <w:t>支持</w:t>
            </w:r>
          </w:p>
        </w:tc>
        <w:tc>
          <w:tcPr>
            <w:tcW w:w="1219" w:type="dxa"/>
          </w:tcPr>
          <w:p w14:paraId="7DF0994E" w14:textId="77777777" w:rsidR="00162E61" w:rsidRPr="00162E61" w:rsidRDefault="00162E61" w:rsidP="00162E61">
            <w:r w:rsidRPr="00162E61">
              <w:rPr>
                <w:rFonts w:hint="eastAsia"/>
              </w:rPr>
              <w:t>6</w:t>
            </w:r>
            <w:r w:rsidRPr="00162E61">
              <w:rPr>
                <w:rFonts w:hint="eastAsia"/>
              </w:rPr>
              <w:t>种</w:t>
            </w:r>
          </w:p>
        </w:tc>
      </w:tr>
      <w:tr w:rsidR="00162E61" w:rsidRPr="00162E61" w14:paraId="119A5A7E" w14:textId="77777777" w:rsidTr="00CE7AB0">
        <w:trPr>
          <w:jc w:val="center"/>
        </w:trPr>
        <w:tc>
          <w:tcPr>
            <w:tcW w:w="1383" w:type="dxa"/>
          </w:tcPr>
          <w:p w14:paraId="458FA278" w14:textId="77777777" w:rsidR="00162E61" w:rsidRPr="00162E61" w:rsidRDefault="00162E61" w:rsidP="00162E61">
            <w:r w:rsidRPr="00162E61">
              <w:rPr>
                <w:rFonts w:hint="eastAsia"/>
              </w:rPr>
              <w:t>360</w:t>
            </w:r>
            <w:r w:rsidRPr="00162E61">
              <w:rPr>
                <w:rFonts w:hint="eastAsia"/>
              </w:rPr>
              <w:t>云盘</w:t>
            </w:r>
          </w:p>
        </w:tc>
        <w:tc>
          <w:tcPr>
            <w:tcW w:w="1873" w:type="dxa"/>
          </w:tcPr>
          <w:p w14:paraId="3258A6F8"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0E0A359D" w14:textId="77777777" w:rsidR="00162E61" w:rsidRPr="00162E61" w:rsidRDefault="00162E61" w:rsidP="00162E61">
            <w:r w:rsidRPr="00162E61">
              <w:rPr>
                <w:rFonts w:hint="eastAsia"/>
              </w:rPr>
              <w:t>全局</w:t>
            </w:r>
          </w:p>
        </w:tc>
        <w:tc>
          <w:tcPr>
            <w:tcW w:w="1418" w:type="dxa"/>
          </w:tcPr>
          <w:p w14:paraId="38B78062" w14:textId="77777777" w:rsidR="00162E61" w:rsidRPr="00162E61" w:rsidRDefault="00162E61" w:rsidP="00162E61">
            <w:r w:rsidRPr="00162E61">
              <w:rPr>
                <w:rFonts w:hint="eastAsia"/>
              </w:rPr>
              <w:t>5G</w:t>
            </w:r>
            <w:r w:rsidRPr="00162E61">
              <w:t xml:space="preserve"> / 4</w:t>
            </w:r>
            <w:r w:rsidRPr="00162E61">
              <w:rPr>
                <w:rFonts w:hint="eastAsia"/>
              </w:rPr>
              <w:t>M</w:t>
            </w:r>
          </w:p>
        </w:tc>
        <w:tc>
          <w:tcPr>
            <w:tcW w:w="1134" w:type="dxa"/>
          </w:tcPr>
          <w:p w14:paraId="72C4F9DA" w14:textId="77777777" w:rsidR="00162E61" w:rsidRPr="00162E61" w:rsidRDefault="00162E61" w:rsidP="00162E61">
            <w:r w:rsidRPr="00162E61">
              <w:rPr>
                <w:rFonts w:hint="eastAsia"/>
              </w:rPr>
              <w:t>支持</w:t>
            </w:r>
          </w:p>
        </w:tc>
        <w:tc>
          <w:tcPr>
            <w:tcW w:w="1219" w:type="dxa"/>
          </w:tcPr>
          <w:p w14:paraId="09B220A0" w14:textId="77777777" w:rsidR="00162E61" w:rsidRPr="00162E61" w:rsidRDefault="00162E61" w:rsidP="00162E61">
            <w:r w:rsidRPr="00162E61">
              <w:rPr>
                <w:rFonts w:hint="eastAsia"/>
              </w:rPr>
              <w:t>5</w:t>
            </w:r>
            <w:r w:rsidRPr="00162E61">
              <w:rPr>
                <w:rFonts w:hint="eastAsia"/>
              </w:rPr>
              <w:t>种</w:t>
            </w:r>
          </w:p>
        </w:tc>
      </w:tr>
      <w:tr w:rsidR="00162E61" w:rsidRPr="00162E61" w14:paraId="4F18FFA1" w14:textId="77777777" w:rsidTr="00CE7AB0">
        <w:trPr>
          <w:jc w:val="center"/>
        </w:trPr>
        <w:tc>
          <w:tcPr>
            <w:tcW w:w="1383" w:type="dxa"/>
          </w:tcPr>
          <w:p w14:paraId="698E485F" w14:textId="77777777" w:rsidR="00162E61" w:rsidRPr="00162E61" w:rsidRDefault="00162E61" w:rsidP="00162E61">
            <w:r w:rsidRPr="00162E61">
              <w:t>Google Drive</w:t>
            </w:r>
          </w:p>
        </w:tc>
        <w:tc>
          <w:tcPr>
            <w:tcW w:w="1873" w:type="dxa"/>
          </w:tcPr>
          <w:p w14:paraId="127B51FC" w14:textId="77777777" w:rsidR="00162E61" w:rsidRPr="00162E61" w:rsidRDefault="00162E61" w:rsidP="00162E61">
            <w:r w:rsidRPr="00162E61">
              <w:t>128</w:t>
            </w:r>
            <w:r w:rsidRPr="00162E61">
              <w:rPr>
                <w:rFonts w:hint="eastAsia"/>
              </w:rPr>
              <w:t>位</w:t>
            </w:r>
            <w:r w:rsidRPr="00162E61">
              <w:t>AES SSL/TLS</w:t>
            </w:r>
          </w:p>
        </w:tc>
        <w:tc>
          <w:tcPr>
            <w:tcW w:w="1275" w:type="dxa"/>
          </w:tcPr>
          <w:p w14:paraId="2004F27C" w14:textId="77777777" w:rsidR="00162E61" w:rsidRPr="00162E61" w:rsidRDefault="00162E61" w:rsidP="00162E61">
            <w:r w:rsidRPr="00162E61">
              <w:rPr>
                <w:rFonts w:hint="eastAsia"/>
              </w:rPr>
              <w:t>无</w:t>
            </w:r>
          </w:p>
        </w:tc>
        <w:tc>
          <w:tcPr>
            <w:tcW w:w="1418" w:type="dxa"/>
          </w:tcPr>
          <w:p w14:paraId="78D752E3" w14:textId="77777777" w:rsidR="00162E61" w:rsidRPr="00162E61" w:rsidRDefault="00162E61" w:rsidP="00162E61">
            <w:r w:rsidRPr="00162E61">
              <w:rPr>
                <w:rFonts w:hint="eastAsia"/>
              </w:rPr>
              <w:t>5TB</w:t>
            </w:r>
            <w:r w:rsidRPr="00162E61">
              <w:t xml:space="preserve"> / </w:t>
            </w:r>
            <w:r w:rsidRPr="00162E61">
              <w:rPr>
                <w:rFonts w:hint="eastAsia"/>
              </w:rPr>
              <w:t>字节流</w:t>
            </w:r>
          </w:p>
        </w:tc>
        <w:tc>
          <w:tcPr>
            <w:tcW w:w="1134" w:type="dxa"/>
          </w:tcPr>
          <w:p w14:paraId="7793D87B" w14:textId="77777777" w:rsidR="00162E61" w:rsidRPr="00162E61" w:rsidRDefault="00162E61" w:rsidP="00162E61">
            <w:r w:rsidRPr="00162E61">
              <w:rPr>
                <w:rFonts w:hint="eastAsia"/>
              </w:rPr>
              <w:t>支持</w:t>
            </w:r>
          </w:p>
        </w:tc>
        <w:tc>
          <w:tcPr>
            <w:tcW w:w="1219" w:type="dxa"/>
          </w:tcPr>
          <w:p w14:paraId="7DE4D6FF" w14:textId="77777777" w:rsidR="00162E61" w:rsidRPr="00162E61" w:rsidRDefault="00162E61" w:rsidP="00162E61">
            <w:r w:rsidRPr="00162E61">
              <w:rPr>
                <w:rFonts w:hint="eastAsia"/>
              </w:rPr>
              <w:t>5</w:t>
            </w:r>
            <w:r w:rsidRPr="00162E61">
              <w:rPr>
                <w:rFonts w:hint="eastAsia"/>
              </w:rPr>
              <w:t>种</w:t>
            </w:r>
          </w:p>
        </w:tc>
      </w:tr>
      <w:tr w:rsidR="00162E61" w:rsidRPr="00162E61" w14:paraId="18F0A120" w14:textId="77777777" w:rsidTr="00CE7AB0">
        <w:trPr>
          <w:jc w:val="center"/>
        </w:trPr>
        <w:tc>
          <w:tcPr>
            <w:tcW w:w="1383" w:type="dxa"/>
          </w:tcPr>
          <w:p w14:paraId="0D139B3C" w14:textId="77777777" w:rsidR="00162E61" w:rsidRPr="00162E61" w:rsidRDefault="00162E61" w:rsidP="00162E61">
            <w:r w:rsidRPr="00162E61">
              <w:t>Dropbox</w:t>
            </w:r>
          </w:p>
        </w:tc>
        <w:tc>
          <w:tcPr>
            <w:tcW w:w="1873" w:type="dxa"/>
          </w:tcPr>
          <w:p w14:paraId="4436F4CF" w14:textId="77777777" w:rsidR="00162E61" w:rsidRPr="00162E61" w:rsidRDefault="00162E61" w:rsidP="00162E61">
            <w:r w:rsidRPr="00162E61">
              <w:t>256</w:t>
            </w:r>
            <w:r w:rsidRPr="00162E61">
              <w:rPr>
                <w:rFonts w:hint="eastAsia"/>
              </w:rPr>
              <w:t>位</w:t>
            </w:r>
            <w:r w:rsidRPr="00162E61">
              <w:t xml:space="preserve"> SSL/TLS</w:t>
            </w:r>
          </w:p>
        </w:tc>
        <w:tc>
          <w:tcPr>
            <w:tcW w:w="1275" w:type="dxa"/>
          </w:tcPr>
          <w:p w14:paraId="0B5A82E4" w14:textId="77777777" w:rsidR="00162E61" w:rsidRPr="00162E61" w:rsidRDefault="00162E61" w:rsidP="00162E61">
            <w:r w:rsidRPr="00162E61">
              <w:rPr>
                <w:rFonts w:hint="eastAsia"/>
              </w:rPr>
              <w:t>单一用户</w:t>
            </w:r>
          </w:p>
        </w:tc>
        <w:tc>
          <w:tcPr>
            <w:tcW w:w="1418" w:type="dxa"/>
          </w:tcPr>
          <w:p w14:paraId="2A5C2891" w14:textId="77777777" w:rsidR="00162E61" w:rsidRPr="00162E61" w:rsidRDefault="00162E61" w:rsidP="00162E61">
            <w:r w:rsidRPr="00162E61">
              <w:rPr>
                <w:rFonts w:hint="eastAsia"/>
              </w:rPr>
              <w:t>不限</w:t>
            </w:r>
            <w:r w:rsidRPr="00162E61">
              <w:rPr>
                <w:rFonts w:hint="eastAsia"/>
              </w:rPr>
              <w:t xml:space="preserve"> / 8M</w:t>
            </w:r>
          </w:p>
        </w:tc>
        <w:tc>
          <w:tcPr>
            <w:tcW w:w="1134" w:type="dxa"/>
          </w:tcPr>
          <w:p w14:paraId="2C8CFDF2" w14:textId="77777777" w:rsidR="00162E61" w:rsidRPr="00162E61" w:rsidRDefault="00162E61" w:rsidP="00162E61">
            <w:r w:rsidRPr="00162E61">
              <w:rPr>
                <w:rFonts w:hint="eastAsia"/>
              </w:rPr>
              <w:t>支持</w:t>
            </w:r>
          </w:p>
        </w:tc>
        <w:tc>
          <w:tcPr>
            <w:tcW w:w="1219" w:type="dxa"/>
          </w:tcPr>
          <w:p w14:paraId="37F6FA64" w14:textId="77777777" w:rsidR="00162E61" w:rsidRPr="00162E61" w:rsidRDefault="00162E61" w:rsidP="00162E61">
            <w:r w:rsidRPr="00162E61">
              <w:rPr>
                <w:rFonts w:hint="eastAsia"/>
              </w:rPr>
              <w:t>7</w:t>
            </w:r>
            <w:r w:rsidRPr="00162E61">
              <w:rPr>
                <w:rFonts w:hint="eastAsia"/>
              </w:rPr>
              <w:t>种</w:t>
            </w:r>
          </w:p>
        </w:tc>
      </w:tr>
    </w:tbl>
    <w:p w14:paraId="7A0EDD84" w14:textId="7B3E904D" w:rsidR="00162E61" w:rsidRPr="00B207B1" w:rsidRDefault="00162E61" w:rsidP="008D0118">
      <w:pPr>
        <w:spacing w:line="400" w:lineRule="exact"/>
        <w:ind w:firstLine="420"/>
        <w:rPr>
          <w:rFonts w:hAnsiTheme="minorEastAsia"/>
        </w:rPr>
      </w:pPr>
      <w:r w:rsidRPr="00B207B1">
        <w:rPr>
          <w:rFonts w:hAnsiTheme="minorEastAsia" w:hint="eastAsia"/>
          <w:rPrChange w:id="379" w:author="JY0225" w:date="2017-08-24T11:09:00Z">
            <w:rPr>
              <w:rFonts w:ascii="Times New Roman" w:hAnsi="Times New Roman" w:hint="eastAsia"/>
              <w:spacing w:val="10"/>
            </w:rPr>
          </w:rPrChange>
        </w:rPr>
        <w:t>目前，国内外成熟的云备份服务供应商为应对这一系列新的挑战，纷纷推出了新的技术或</w:t>
      </w:r>
      <w:del w:id="380" w:author="微软用户" w:date="2017-08-27T14:34:00Z">
        <w:r w:rsidRPr="00B207B1" w:rsidDel="00775BF5">
          <w:rPr>
            <w:rFonts w:hAnsiTheme="minorEastAsia" w:hint="eastAsia"/>
            <w:rPrChange w:id="381" w:author="JY0225" w:date="2017-08-24T11:09:00Z">
              <w:rPr>
                <w:rFonts w:ascii="Times New Roman" w:hAnsi="Times New Roman" w:hint="eastAsia"/>
                <w:spacing w:val="10"/>
              </w:rPr>
            </w:rPrChange>
          </w:rPr>
          <w:delText>是</w:delText>
        </w:r>
      </w:del>
      <w:r w:rsidRPr="00B207B1">
        <w:rPr>
          <w:rFonts w:hAnsiTheme="minorEastAsia" w:hint="eastAsia"/>
          <w:rPrChange w:id="382" w:author="JY0225" w:date="2017-08-24T11:09:00Z">
            <w:rPr>
              <w:rFonts w:ascii="Times New Roman" w:hAnsi="Times New Roman" w:hint="eastAsia"/>
              <w:spacing w:val="10"/>
            </w:rPr>
          </w:rPrChange>
        </w:rPr>
        <w:t>对现有技术进行了</w:t>
      </w:r>
      <w:r w:rsidR="00CE7AB0" w:rsidRPr="00B207B1">
        <w:rPr>
          <w:rFonts w:hAnsiTheme="minorEastAsia" w:hint="eastAsia"/>
        </w:rPr>
        <w:t>优化</w:t>
      </w:r>
      <w:r w:rsidRPr="00B207B1">
        <w:rPr>
          <w:rFonts w:hAnsiTheme="minorEastAsia" w:hint="eastAsia"/>
          <w:rPrChange w:id="383" w:author="JY0225" w:date="2017-08-24T11:09:00Z">
            <w:rPr>
              <w:rFonts w:ascii="Times New Roman" w:hAnsi="Times New Roman" w:hint="eastAsia"/>
              <w:spacing w:val="10"/>
            </w:rPr>
          </w:rPrChange>
        </w:rPr>
        <w:t>，以最大化程度的满足用户需求。</w:t>
      </w:r>
      <w:r w:rsidRPr="00B207B1">
        <w:rPr>
          <w:rFonts w:hAnsiTheme="minorEastAsia" w:hint="eastAsia"/>
        </w:rPr>
        <w:t>如表1.1，</w:t>
      </w:r>
      <w:r w:rsidRPr="00B207B1">
        <w:rPr>
          <w:rFonts w:hAnsiTheme="minorEastAsia" w:hint="eastAsia"/>
          <w:rPrChange w:id="384" w:author="JY0225" w:date="2017-08-24T11:09:00Z">
            <w:rPr>
              <w:rFonts w:ascii="Times New Roman" w:hAnsi="Times New Roman" w:hint="eastAsia"/>
              <w:spacing w:val="10"/>
            </w:rPr>
          </w:rPrChange>
        </w:rPr>
        <w:lastRenderedPageBreak/>
        <w:t>本文选取了四个国内外较为知名的云备份服务供应商进行了调研，国内的百度网盘、</w:t>
      </w:r>
      <w:r w:rsidRPr="00B207B1">
        <w:rPr>
          <w:rFonts w:hAnsiTheme="minorEastAsia"/>
          <w:rPrChange w:id="385" w:author="JY0225" w:date="2017-08-24T11:09:00Z">
            <w:rPr>
              <w:rFonts w:ascii="Times New Roman" w:hAnsi="Times New Roman"/>
              <w:spacing w:val="10"/>
            </w:rPr>
          </w:rPrChange>
        </w:rPr>
        <w:t>360</w:t>
      </w:r>
      <w:r w:rsidRPr="00B207B1">
        <w:rPr>
          <w:rFonts w:hAnsiTheme="minorEastAsia" w:hint="eastAsia"/>
          <w:rPrChange w:id="386" w:author="JY0225" w:date="2017-08-24T11:09:00Z">
            <w:rPr>
              <w:rFonts w:ascii="Times New Roman" w:hAnsi="Times New Roman" w:hint="eastAsia"/>
              <w:spacing w:val="10"/>
            </w:rPr>
          </w:rPrChange>
        </w:rPr>
        <w:t>云盘</w:t>
      </w:r>
      <w:del w:id="387" w:author="微软用户" w:date="2017-08-27T14:35:00Z">
        <w:r w:rsidRPr="00B207B1" w:rsidDel="000C519F">
          <w:rPr>
            <w:rFonts w:hAnsiTheme="minorEastAsia"/>
            <w:color w:val="000000" w:themeColor="text1"/>
            <w:vertAlign w:val="superscript"/>
            <w:rPrChange w:id="388" w:author="JY0225" w:date="2017-08-24T11:09:00Z">
              <w:rPr>
                <w:color w:val="000000" w:themeColor="text1"/>
                <w:vertAlign w:val="superscript"/>
              </w:rPr>
            </w:rPrChange>
          </w:rPr>
          <w:fldChar w:fldCharType="begin"/>
        </w:r>
        <w:r w:rsidRPr="00B207B1" w:rsidDel="000C519F">
          <w:rPr>
            <w:rFonts w:hAnsiTheme="minorEastAsia"/>
            <w:color w:val="000000" w:themeColor="text1"/>
            <w:vertAlign w:val="superscript"/>
            <w:rPrChange w:id="389" w:author="JY0225" w:date="2017-08-24T11:09:00Z">
              <w:rPr>
                <w:color w:val="000000" w:themeColor="text1"/>
                <w:vertAlign w:val="superscript"/>
              </w:rPr>
            </w:rPrChange>
          </w:rPr>
          <w:delInstrText xml:space="preserve"> REF _Ref490467202 \r \h  \* MERGEFORMAT </w:delInstrText>
        </w:r>
        <w:r w:rsidRPr="00B207B1" w:rsidDel="000C519F">
          <w:rPr>
            <w:rFonts w:hAnsiTheme="minorEastAsia"/>
            <w:color w:val="000000" w:themeColor="text1"/>
            <w:vertAlign w:val="superscript"/>
            <w:rPrChange w:id="390" w:author="JY0225" w:date="2017-08-24T11:09:00Z">
              <w:rPr>
                <w:rFonts w:hAnsiTheme="minorEastAsia"/>
                <w:color w:val="000000" w:themeColor="text1"/>
                <w:vertAlign w:val="superscript"/>
              </w:rPr>
            </w:rPrChange>
          </w:rPr>
        </w:r>
        <w:r w:rsidRPr="00B207B1" w:rsidDel="000C519F">
          <w:rPr>
            <w:rFonts w:hAnsiTheme="minorEastAsia"/>
            <w:color w:val="000000" w:themeColor="text1"/>
            <w:vertAlign w:val="superscript"/>
            <w:rPrChange w:id="391" w:author="JY0225" w:date="2017-08-24T11:09:00Z">
              <w:rPr>
                <w:color w:val="000000" w:themeColor="text1"/>
                <w:vertAlign w:val="superscript"/>
              </w:rPr>
            </w:rPrChange>
          </w:rPr>
          <w:fldChar w:fldCharType="separate"/>
        </w:r>
      </w:del>
      <w:del w:id="392" w:author="微软用户" w:date="2017-08-24T22:18:00Z">
        <w:r w:rsidRPr="00B207B1" w:rsidDel="00C56CDB">
          <w:rPr>
            <w:rFonts w:hAnsiTheme="minorEastAsia"/>
            <w:color w:val="000000" w:themeColor="text1"/>
            <w:vertAlign w:val="superscript"/>
            <w:rPrChange w:id="393" w:author="JY0225" w:date="2017-08-24T11:09:00Z">
              <w:rPr>
                <w:color w:val="000000" w:themeColor="text1"/>
                <w:vertAlign w:val="superscript"/>
              </w:rPr>
            </w:rPrChange>
          </w:rPr>
          <w:delText>[9]</w:delText>
        </w:r>
      </w:del>
      <w:del w:id="394" w:author="微软用户" w:date="2017-08-27T14:35:00Z">
        <w:r w:rsidRPr="00B207B1" w:rsidDel="000C519F">
          <w:rPr>
            <w:rFonts w:hAnsiTheme="minorEastAsia"/>
            <w:color w:val="000000" w:themeColor="text1"/>
            <w:vertAlign w:val="superscript"/>
            <w:rPrChange w:id="395" w:author="JY0225" w:date="2017-08-24T11:09:00Z">
              <w:rPr>
                <w:color w:val="000000" w:themeColor="text1"/>
                <w:vertAlign w:val="superscript"/>
              </w:rPr>
            </w:rPrChange>
          </w:rPr>
          <w:fldChar w:fldCharType="end"/>
        </w:r>
      </w:del>
      <w:r w:rsidRPr="00B207B1">
        <w:rPr>
          <w:rFonts w:hAnsiTheme="minorEastAsia" w:hint="eastAsia"/>
          <w:rPrChange w:id="396" w:author="JY0225" w:date="2017-08-24T11:09:00Z">
            <w:rPr>
              <w:rFonts w:ascii="Times New Roman" w:hAnsi="Times New Roman" w:hint="eastAsia"/>
              <w:spacing w:val="10"/>
            </w:rPr>
          </w:rPrChange>
        </w:rPr>
        <w:t>，国外的</w:t>
      </w:r>
      <w:r w:rsidRPr="00B207B1">
        <w:rPr>
          <w:rFonts w:hAnsiTheme="minorEastAsia"/>
          <w:rPrChange w:id="397" w:author="JY0225" w:date="2017-08-24T11:09:00Z">
            <w:rPr>
              <w:rFonts w:ascii="Times New Roman" w:hAnsi="Times New Roman"/>
              <w:spacing w:val="10"/>
            </w:rPr>
          </w:rPrChange>
        </w:rPr>
        <w:t>Google Drive</w:t>
      </w:r>
      <w:r w:rsidRPr="00B207B1">
        <w:rPr>
          <w:rFonts w:hAnsiTheme="minorEastAsia" w:hint="eastAsia"/>
          <w:rPrChange w:id="398" w:author="JY0225" w:date="2017-08-24T11:09:00Z">
            <w:rPr>
              <w:rFonts w:ascii="Times New Roman" w:hAnsi="Times New Roman" w:hint="eastAsia"/>
              <w:spacing w:val="10"/>
            </w:rPr>
          </w:rPrChange>
        </w:rPr>
        <w:t>、</w:t>
      </w:r>
      <w:r w:rsidRPr="00B207B1">
        <w:rPr>
          <w:rFonts w:hAnsiTheme="minorEastAsia"/>
          <w:rPrChange w:id="399" w:author="JY0225" w:date="2017-08-24T11:09:00Z">
            <w:rPr>
              <w:rFonts w:ascii="Times New Roman" w:hAnsi="Times New Roman"/>
              <w:spacing w:val="10"/>
            </w:rPr>
          </w:rPrChange>
        </w:rPr>
        <w:t>Dropbox</w:t>
      </w:r>
      <w:ins w:id="400" w:author="微软用户" w:date="2017-08-27T14:35:00Z">
        <w:r w:rsidRPr="00B207B1">
          <w:rPr>
            <w:rFonts w:hAnsiTheme="minorEastAsia"/>
            <w:color w:val="000000" w:themeColor="text1"/>
            <w:vertAlign w:val="superscript"/>
          </w:rPr>
          <w:fldChar w:fldCharType="begin"/>
        </w:r>
        <w:r w:rsidRPr="00B207B1">
          <w:rPr>
            <w:rFonts w:hAnsiTheme="minorEastAsia"/>
            <w:color w:val="000000" w:themeColor="text1"/>
            <w:vertAlign w:val="superscript"/>
          </w:rPr>
          <w:instrText xml:space="preserve"> REF _Ref490467202 \r \h  \* MERGEFORMAT </w:instrText>
        </w:r>
      </w:ins>
      <w:r w:rsidRPr="00B207B1">
        <w:rPr>
          <w:rFonts w:hAnsiTheme="minorEastAsia"/>
          <w:color w:val="000000" w:themeColor="text1"/>
          <w:vertAlign w:val="superscript"/>
        </w:rPr>
      </w:r>
      <w:ins w:id="401" w:author="微软用户" w:date="2017-08-27T14:35:00Z">
        <w:r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[9]</w:t>
      </w:r>
      <w:ins w:id="402" w:author="微软用户" w:date="2017-08-27T14:35:00Z">
        <w:r w:rsidRPr="00B207B1">
          <w:rPr>
            <w:rFonts w:hAnsiTheme="minorEastAsia"/>
            <w:color w:val="000000" w:themeColor="text1"/>
            <w:vertAlign w:val="superscript"/>
          </w:rPr>
          <w:fldChar w:fldCharType="end"/>
        </w:r>
      </w:ins>
      <w:r w:rsidRPr="00B207B1">
        <w:rPr>
          <w:rFonts w:hAnsiTheme="minorEastAsia" w:hint="eastAsia"/>
          <w:rPrChange w:id="403" w:author="JY0225" w:date="2017-08-24T11:09:00Z">
            <w:rPr>
              <w:rFonts w:ascii="Times New Roman" w:hAnsi="Times New Roman" w:hint="eastAsia"/>
              <w:spacing w:val="10"/>
            </w:rPr>
          </w:rPrChange>
        </w:rPr>
        <w:t>，分别对他们的技术特性进行了全面的分析。</w:t>
      </w:r>
    </w:p>
    <w:p w14:paraId="7A0EF2F1" w14:textId="22B17182" w:rsidR="004E0D96" w:rsidRPr="00B207B1" w:rsidRDefault="008E04DD" w:rsidP="007527DE">
      <w:pPr>
        <w:spacing w:line="400" w:lineRule="exact"/>
        <w:ind w:firstLine="420"/>
        <w:rPr>
          <w:rFonts w:hAnsiTheme="minorEastAsia"/>
          <w:color w:val="000000" w:themeColor="text1"/>
          <w:rPrChange w:id="404"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405" w:author="JY0225" w:date="2017-08-24T11:10:00Z">
            <w:rPr>
              <w:rFonts w:ascii="Times New Roman" w:hAnsi="Times New Roman" w:hint="eastAsia"/>
              <w:color w:val="000000" w:themeColor="text1"/>
              <w:spacing w:val="10"/>
            </w:rPr>
          </w:rPrChange>
        </w:rPr>
        <w:t>保证云端数据的安全性是云备份服务的基本要求，对</w:t>
      </w:r>
      <w:commentRangeStart w:id="406"/>
      <w:r w:rsidR="00BF1EC2" w:rsidRPr="00B207B1">
        <w:rPr>
          <w:rFonts w:hAnsiTheme="minorEastAsia" w:hint="eastAsia"/>
          <w:color w:val="000000" w:themeColor="text1"/>
          <w:rPrChange w:id="407" w:author="JY0225" w:date="2017-08-24T11:10:00Z">
            <w:rPr>
              <w:rFonts w:ascii="Times New Roman" w:hAnsi="Times New Roman" w:hint="eastAsia"/>
              <w:color w:val="000000" w:themeColor="text1"/>
              <w:spacing w:val="10"/>
            </w:rPr>
          </w:rPrChange>
        </w:rPr>
        <w:t>数据</w:t>
      </w:r>
      <w:r w:rsidR="00676558" w:rsidRPr="00B207B1">
        <w:rPr>
          <w:rFonts w:hAnsiTheme="minorEastAsia" w:hint="eastAsia"/>
          <w:color w:val="000000" w:themeColor="text1"/>
          <w:rPrChange w:id="408" w:author="JY0225" w:date="2017-08-24T11:10:00Z">
            <w:rPr>
              <w:rFonts w:ascii="Times New Roman" w:hAnsi="Times New Roman" w:hint="eastAsia"/>
              <w:color w:val="000000" w:themeColor="text1"/>
              <w:spacing w:val="10"/>
            </w:rPr>
          </w:rPrChange>
        </w:rPr>
        <w:t>进行</w:t>
      </w:r>
      <w:r w:rsidR="00BF1EC2" w:rsidRPr="00B207B1">
        <w:rPr>
          <w:rFonts w:hAnsiTheme="minorEastAsia" w:hint="eastAsia"/>
          <w:color w:val="000000" w:themeColor="text1"/>
          <w:rPrChange w:id="409" w:author="JY0225" w:date="2017-08-24T11:10:00Z">
            <w:rPr>
              <w:rFonts w:ascii="Times New Roman" w:hAnsi="Times New Roman" w:hint="eastAsia"/>
              <w:color w:val="000000" w:themeColor="text1"/>
              <w:spacing w:val="10"/>
            </w:rPr>
          </w:rPrChange>
        </w:rPr>
        <w:t>加密</w:t>
      </w:r>
      <w:commentRangeEnd w:id="406"/>
      <w:r w:rsidR="000879DD" w:rsidRPr="00B207B1">
        <w:rPr>
          <w:rStyle w:val="af2"/>
          <w:rFonts w:hAnsiTheme="minorEastAsia"/>
          <w:color w:val="000000" w:themeColor="text1"/>
          <w:sz w:val="24"/>
          <w:szCs w:val="24"/>
          <w:rPrChange w:id="410" w:author="JY0225" w:date="2017-08-24T11:10:00Z">
            <w:rPr>
              <w:rStyle w:val="af2"/>
              <w:rFonts w:ascii="Calibri" w:eastAsia="宋体" w:hAnsi="Calibri"/>
              <w:color w:val="000000" w:themeColor="text1"/>
            </w:rPr>
          </w:rPrChange>
        </w:rPr>
        <w:commentReference w:id="406"/>
      </w:r>
      <w:r w:rsidR="00BF1EC2" w:rsidRPr="00B207B1">
        <w:rPr>
          <w:rFonts w:hAnsiTheme="minorEastAsia" w:hint="eastAsia"/>
          <w:color w:val="000000" w:themeColor="text1"/>
          <w:rPrChange w:id="411" w:author="JY0225" w:date="2017-08-24T11:10:00Z">
            <w:rPr>
              <w:rFonts w:ascii="Times New Roman" w:hAnsi="Times New Roman" w:hint="eastAsia"/>
              <w:color w:val="000000" w:themeColor="text1"/>
              <w:spacing w:val="10"/>
            </w:rPr>
          </w:rPrChange>
        </w:rPr>
        <w:t>是</w:t>
      </w:r>
      <w:r w:rsidR="00E77B11" w:rsidRPr="00B207B1">
        <w:rPr>
          <w:rFonts w:hAnsiTheme="minorEastAsia" w:hint="eastAsia"/>
          <w:color w:val="000000" w:themeColor="text1"/>
          <w:rPrChange w:id="412" w:author="JY0225" w:date="2017-08-24T11:10:00Z">
            <w:rPr>
              <w:rFonts w:ascii="Times New Roman" w:hAnsi="Times New Roman" w:hint="eastAsia"/>
              <w:color w:val="000000" w:themeColor="text1"/>
              <w:spacing w:val="10"/>
            </w:rPr>
          </w:rPrChange>
        </w:rPr>
        <w:t>一种强有力的安全措施来保护个人信息</w:t>
      </w:r>
      <w:r w:rsidR="007021BF" w:rsidRPr="00B207B1">
        <w:rPr>
          <w:rFonts w:hAnsiTheme="minorEastAsia" w:hint="eastAsia"/>
          <w:color w:val="000000" w:themeColor="text1"/>
          <w:rPrChange w:id="413" w:author="JY0225" w:date="2017-08-24T11:10:00Z">
            <w:rPr>
              <w:rFonts w:ascii="Times New Roman" w:hAnsi="Times New Roman" w:hint="eastAsia"/>
              <w:color w:val="000000" w:themeColor="text1"/>
              <w:spacing w:val="10"/>
            </w:rPr>
          </w:rPrChange>
        </w:rPr>
        <w:t>不被窃取或篡改。</w:t>
      </w:r>
      <w:r w:rsidR="00C86FD6" w:rsidRPr="00B207B1">
        <w:rPr>
          <w:rFonts w:hAnsiTheme="minorEastAsia" w:hint="eastAsia"/>
          <w:color w:val="000000" w:themeColor="text1"/>
          <w:rPrChange w:id="414" w:author="JY0225" w:date="2017-08-24T11:10:00Z">
            <w:rPr>
              <w:rFonts w:ascii="Times New Roman" w:hAnsi="Times New Roman" w:hint="eastAsia"/>
              <w:color w:val="000000" w:themeColor="text1"/>
              <w:spacing w:val="10"/>
            </w:rPr>
          </w:rPrChange>
        </w:rPr>
        <w:t>调研</w:t>
      </w:r>
      <w:r w:rsidR="008B1E00" w:rsidRPr="00B207B1">
        <w:rPr>
          <w:rFonts w:hAnsiTheme="minorEastAsia" w:hint="eastAsia"/>
          <w:color w:val="000000" w:themeColor="text1"/>
          <w:rPrChange w:id="415" w:author="JY0225" w:date="2017-08-24T11:10:00Z">
            <w:rPr>
              <w:rFonts w:ascii="Times New Roman" w:hAnsi="Times New Roman" w:hint="eastAsia"/>
              <w:color w:val="000000" w:themeColor="text1"/>
              <w:spacing w:val="10"/>
            </w:rPr>
          </w:rPrChange>
        </w:rPr>
        <w:t>结果</w:t>
      </w:r>
      <w:r w:rsidR="00992EAF" w:rsidRPr="00B207B1">
        <w:rPr>
          <w:rFonts w:hAnsiTheme="minorEastAsia" w:hint="eastAsia"/>
          <w:color w:val="000000" w:themeColor="text1"/>
          <w:rPrChange w:id="416" w:author="JY0225" w:date="2017-08-24T11:10:00Z">
            <w:rPr>
              <w:rFonts w:ascii="Times New Roman" w:hAnsi="Times New Roman" w:hint="eastAsia"/>
              <w:color w:val="000000" w:themeColor="text1"/>
              <w:spacing w:val="10"/>
            </w:rPr>
          </w:rPrChange>
        </w:rPr>
        <w:t>显示</w:t>
      </w:r>
      <w:r w:rsidR="008B1E00" w:rsidRPr="00B207B1">
        <w:rPr>
          <w:rFonts w:hAnsiTheme="minorEastAsia" w:hint="eastAsia"/>
          <w:color w:val="000000" w:themeColor="text1"/>
          <w:rPrChange w:id="417" w:author="JY0225" w:date="2017-08-24T11:10:00Z">
            <w:rPr>
              <w:rFonts w:ascii="Times New Roman" w:hAnsi="Times New Roman" w:hint="eastAsia"/>
              <w:color w:val="000000" w:themeColor="text1"/>
              <w:spacing w:val="10"/>
            </w:rPr>
          </w:rPrChange>
        </w:rPr>
        <w:t>，</w:t>
      </w:r>
      <w:r w:rsidR="00A53AA9" w:rsidRPr="00B207B1">
        <w:rPr>
          <w:rFonts w:hAnsiTheme="minorEastAsia" w:hint="eastAsia"/>
          <w:color w:val="000000" w:themeColor="text1"/>
          <w:rPrChange w:id="418" w:author="JY0225" w:date="2017-08-24T11:10:00Z">
            <w:rPr>
              <w:rFonts w:ascii="Times New Roman" w:hAnsi="Times New Roman" w:hint="eastAsia"/>
              <w:color w:val="000000" w:themeColor="text1"/>
              <w:spacing w:val="10"/>
            </w:rPr>
          </w:rPrChange>
        </w:rPr>
        <w:t>所有的</w:t>
      </w:r>
      <w:r w:rsidR="00565B9D" w:rsidRPr="00B207B1">
        <w:rPr>
          <w:rFonts w:hAnsiTheme="minorEastAsia" w:hint="eastAsia"/>
          <w:color w:val="000000" w:themeColor="text1"/>
          <w:rPrChange w:id="419"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20" w:author="JY0225" w:date="2017-08-24T11:10:00Z">
            <w:rPr>
              <w:rFonts w:ascii="Times New Roman" w:hAnsi="Times New Roman" w:hint="eastAsia"/>
              <w:color w:val="000000" w:themeColor="text1"/>
              <w:spacing w:val="10"/>
            </w:rPr>
          </w:rPrChange>
        </w:rPr>
        <w:t>备份</w:t>
      </w:r>
      <w:r w:rsidR="00565B9D" w:rsidRPr="00B207B1">
        <w:rPr>
          <w:rFonts w:hAnsiTheme="minorEastAsia" w:hint="eastAsia"/>
          <w:color w:val="000000" w:themeColor="text1"/>
          <w:rPrChange w:id="421" w:author="JY0225" w:date="2017-08-24T11:10:00Z">
            <w:rPr>
              <w:rFonts w:ascii="Times New Roman" w:hAnsi="Times New Roman" w:hint="eastAsia"/>
              <w:color w:val="000000" w:themeColor="text1"/>
              <w:spacing w:val="10"/>
            </w:rPr>
          </w:rPrChange>
        </w:rPr>
        <w:t>服务</w:t>
      </w:r>
      <w:r w:rsidR="00702F2A" w:rsidRPr="00B207B1">
        <w:rPr>
          <w:rFonts w:hAnsiTheme="minorEastAsia" w:hint="eastAsia"/>
          <w:color w:val="000000" w:themeColor="text1"/>
          <w:rPrChange w:id="422" w:author="JY0225" w:date="2017-08-24T11:10:00Z">
            <w:rPr>
              <w:rFonts w:ascii="Times New Roman" w:hAnsi="Times New Roman" w:hint="eastAsia"/>
              <w:color w:val="000000" w:themeColor="text1"/>
              <w:spacing w:val="10"/>
            </w:rPr>
          </w:rPrChange>
        </w:rPr>
        <w:t>供应</w:t>
      </w:r>
      <w:r w:rsidR="00565B9D" w:rsidRPr="00B207B1">
        <w:rPr>
          <w:rFonts w:hAnsiTheme="minorEastAsia" w:hint="eastAsia"/>
          <w:color w:val="000000" w:themeColor="text1"/>
          <w:rPrChange w:id="423" w:author="JY0225" w:date="2017-08-24T11:10:00Z">
            <w:rPr>
              <w:rFonts w:ascii="Times New Roman" w:hAnsi="Times New Roman" w:hint="eastAsia"/>
              <w:color w:val="000000" w:themeColor="text1"/>
              <w:spacing w:val="10"/>
            </w:rPr>
          </w:rPrChange>
        </w:rPr>
        <w:t>商</w:t>
      </w:r>
      <w:r w:rsidR="002C789E" w:rsidRPr="00B207B1">
        <w:rPr>
          <w:rFonts w:hAnsiTheme="minorEastAsia" w:hint="eastAsia"/>
          <w:color w:val="000000" w:themeColor="text1"/>
          <w:rPrChange w:id="424" w:author="JY0225" w:date="2017-08-24T11:10:00Z">
            <w:rPr>
              <w:rFonts w:ascii="Times New Roman" w:hAnsi="Times New Roman" w:hint="eastAsia"/>
              <w:color w:val="000000" w:themeColor="text1"/>
              <w:spacing w:val="10"/>
            </w:rPr>
          </w:rPrChange>
        </w:rPr>
        <w:t>都</w:t>
      </w:r>
      <w:del w:id="425" w:author="微软用户" w:date="2017-08-27T14:36:00Z">
        <w:r w:rsidR="00565B9D" w:rsidRPr="00B207B1" w:rsidDel="001F21B5">
          <w:rPr>
            <w:rFonts w:hAnsiTheme="minorEastAsia" w:hint="eastAsia"/>
            <w:color w:val="000000" w:themeColor="text1"/>
            <w:rPrChange w:id="426" w:author="JY0225" w:date="2017-08-24T11:10:00Z">
              <w:rPr>
                <w:rFonts w:ascii="Times New Roman" w:hAnsi="Times New Roman" w:hint="eastAsia"/>
                <w:color w:val="000000" w:themeColor="text1"/>
                <w:spacing w:val="10"/>
              </w:rPr>
            </w:rPrChange>
          </w:rPr>
          <w:delText>采用</w:delText>
        </w:r>
        <w:r w:rsidR="002B1309" w:rsidRPr="00B207B1" w:rsidDel="001F21B5">
          <w:rPr>
            <w:rFonts w:hAnsiTheme="minorEastAsia" w:hint="eastAsia"/>
            <w:color w:val="000000" w:themeColor="text1"/>
            <w:rPrChange w:id="427" w:author="JY0225" w:date="2017-08-24T11:10:00Z">
              <w:rPr>
                <w:rFonts w:ascii="Times New Roman" w:hAnsi="Times New Roman" w:hint="eastAsia"/>
                <w:color w:val="000000" w:themeColor="text1"/>
                <w:spacing w:val="10"/>
              </w:rPr>
            </w:rPrChange>
          </w:rPr>
          <w:delText>了</w:delText>
        </w:r>
        <w:r w:rsidR="004472A3" w:rsidRPr="00B207B1" w:rsidDel="001F21B5">
          <w:rPr>
            <w:rFonts w:hAnsiTheme="minorEastAsia" w:hint="eastAsia"/>
            <w:color w:val="000000" w:themeColor="text1"/>
            <w:rPrChange w:id="428" w:author="JY0225" w:date="2017-08-24T11:10:00Z">
              <w:rPr>
                <w:rFonts w:ascii="Times New Roman" w:hAnsi="Times New Roman" w:hint="eastAsia"/>
                <w:color w:val="000000" w:themeColor="text1"/>
                <w:spacing w:val="10"/>
              </w:rPr>
            </w:rPrChange>
          </w:rPr>
          <w:delText>类似的方式</w:delText>
        </w:r>
      </w:del>
      <w:r w:rsidR="004472A3" w:rsidRPr="00B207B1">
        <w:rPr>
          <w:rFonts w:hAnsiTheme="minorEastAsia" w:hint="eastAsia"/>
          <w:color w:val="000000" w:themeColor="text1"/>
          <w:rPrChange w:id="429" w:author="JY0225" w:date="2017-08-24T11:10:00Z">
            <w:rPr>
              <w:rFonts w:ascii="Times New Roman" w:hAnsi="Times New Roman" w:hint="eastAsia"/>
              <w:color w:val="000000" w:themeColor="text1"/>
              <w:spacing w:val="10"/>
            </w:rPr>
          </w:rPrChange>
        </w:rPr>
        <w:t>对数据在传输过程中</w:t>
      </w:r>
      <w:r w:rsidR="00565B9D" w:rsidRPr="00B207B1">
        <w:rPr>
          <w:rFonts w:hAnsiTheme="minorEastAsia" w:hint="eastAsia"/>
          <w:color w:val="000000" w:themeColor="text1"/>
          <w:rPrChange w:id="430" w:author="JY0225" w:date="2017-08-24T11:10:00Z">
            <w:rPr>
              <w:rFonts w:ascii="Times New Roman" w:hAnsi="Times New Roman" w:hint="eastAsia"/>
              <w:color w:val="000000" w:themeColor="text1"/>
              <w:spacing w:val="10"/>
            </w:rPr>
          </w:rPrChange>
        </w:rPr>
        <w:t>及</w:t>
      </w:r>
      <w:ins w:id="431" w:author="微软用户" w:date="2017-08-27T14:36:00Z">
        <w:r w:rsidR="00476F73" w:rsidRPr="00B207B1">
          <w:rPr>
            <w:rFonts w:hAnsiTheme="minorEastAsia"/>
            <w:color w:val="000000" w:themeColor="text1"/>
          </w:rPr>
          <w:t>存储</w:t>
        </w:r>
      </w:ins>
      <w:del w:id="432" w:author="微软用户" w:date="2017-08-27T14:36:00Z">
        <w:r w:rsidR="00476838" w:rsidRPr="00B207B1" w:rsidDel="00476F73">
          <w:rPr>
            <w:rFonts w:hAnsiTheme="minorEastAsia" w:hint="eastAsia"/>
            <w:color w:val="000000" w:themeColor="text1"/>
            <w:rPrChange w:id="433" w:author="JY0225" w:date="2017-08-24T11:10:00Z">
              <w:rPr>
                <w:rFonts w:ascii="Times New Roman" w:hAnsi="Times New Roman" w:hint="eastAsia"/>
                <w:color w:val="000000" w:themeColor="text1"/>
                <w:spacing w:val="10"/>
              </w:rPr>
            </w:rPrChange>
          </w:rPr>
          <w:delText>备份</w:delText>
        </w:r>
      </w:del>
      <w:r w:rsidR="00565B9D" w:rsidRPr="00B207B1">
        <w:rPr>
          <w:rFonts w:hAnsiTheme="minorEastAsia" w:hint="eastAsia"/>
          <w:color w:val="000000" w:themeColor="text1"/>
          <w:rPrChange w:id="434" w:author="JY0225" w:date="2017-08-24T11:10:00Z">
            <w:rPr>
              <w:rFonts w:ascii="Times New Roman" w:hAnsi="Times New Roman" w:hint="eastAsia"/>
              <w:color w:val="000000" w:themeColor="text1"/>
              <w:spacing w:val="10"/>
            </w:rPr>
          </w:rPrChange>
        </w:rPr>
        <w:t>在云端时两种状态进行</w:t>
      </w:r>
      <w:r w:rsidR="00142D52" w:rsidRPr="00B207B1">
        <w:rPr>
          <w:rFonts w:hAnsiTheme="minorEastAsia" w:hint="eastAsia"/>
          <w:color w:val="000000" w:themeColor="text1"/>
          <w:rPrChange w:id="435" w:author="JY0225" w:date="2017-08-24T11:10:00Z">
            <w:rPr>
              <w:rFonts w:ascii="Times New Roman" w:hAnsi="Times New Roman" w:hint="eastAsia"/>
              <w:color w:val="000000" w:themeColor="text1"/>
              <w:spacing w:val="10"/>
            </w:rPr>
          </w:rPrChange>
        </w:rPr>
        <w:t>了加密。</w:t>
      </w:r>
      <w:r w:rsidR="005510D5" w:rsidRPr="00B207B1">
        <w:rPr>
          <w:rFonts w:hAnsiTheme="minorEastAsia" w:hint="eastAsia"/>
          <w:color w:val="000000" w:themeColor="text1"/>
          <w:rPrChange w:id="436" w:author="JY0225" w:date="2017-08-24T11:10:00Z">
            <w:rPr>
              <w:rFonts w:ascii="Times New Roman" w:hAnsi="Times New Roman" w:hint="eastAsia"/>
              <w:color w:val="000000" w:themeColor="text1"/>
              <w:spacing w:val="10"/>
            </w:rPr>
          </w:rPrChange>
        </w:rPr>
        <w:t>在传输过程中，</w:t>
      </w:r>
      <w:r w:rsidR="00452A39" w:rsidRPr="00B207B1">
        <w:rPr>
          <w:rFonts w:hAnsiTheme="minorEastAsia" w:hint="eastAsia"/>
          <w:color w:val="000000" w:themeColor="text1"/>
          <w:rPrChange w:id="437" w:author="JY0225" w:date="2017-08-24T11:10:00Z">
            <w:rPr>
              <w:rFonts w:ascii="Times New Roman" w:hAnsi="Times New Roman" w:hint="eastAsia"/>
              <w:color w:val="000000" w:themeColor="text1"/>
              <w:spacing w:val="10"/>
            </w:rPr>
          </w:rPrChange>
        </w:rPr>
        <w:t>百度网盘和</w:t>
      </w:r>
      <w:r w:rsidR="00452A39" w:rsidRPr="00B207B1">
        <w:rPr>
          <w:rFonts w:hAnsiTheme="minorEastAsia"/>
          <w:color w:val="000000" w:themeColor="text1"/>
          <w:rPrChange w:id="438" w:author="JY0225" w:date="2017-08-24T11:10:00Z">
            <w:rPr>
              <w:rFonts w:ascii="Times New Roman" w:hAnsi="Times New Roman"/>
              <w:color w:val="000000" w:themeColor="text1"/>
              <w:spacing w:val="10"/>
            </w:rPr>
          </w:rPrChange>
        </w:rPr>
        <w:t>360</w:t>
      </w:r>
      <w:r w:rsidR="00452A39" w:rsidRPr="00B207B1">
        <w:rPr>
          <w:rFonts w:hAnsiTheme="minorEastAsia" w:hint="eastAsia"/>
          <w:color w:val="000000" w:themeColor="text1"/>
          <w:rPrChange w:id="439" w:author="JY0225" w:date="2017-08-24T11:10:00Z">
            <w:rPr>
              <w:rFonts w:ascii="Times New Roman" w:hAnsi="Times New Roman" w:hint="eastAsia"/>
              <w:color w:val="000000" w:themeColor="text1"/>
              <w:spacing w:val="10"/>
            </w:rPr>
          </w:rPrChange>
        </w:rPr>
        <w:t>云盘使用的是</w:t>
      </w:r>
      <w:r w:rsidR="00452A39" w:rsidRPr="00B207B1">
        <w:rPr>
          <w:rFonts w:hAnsiTheme="minorEastAsia"/>
          <w:color w:val="000000" w:themeColor="text1"/>
          <w:rPrChange w:id="440" w:author="JY0225" w:date="2017-08-24T11:10:00Z">
            <w:rPr>
              <w:rFonts w:ascii="Times New Roman" w:hAnsi="Times New Roman"/>
              <w:color w:val="000000" w:themeColor="text1"/>
              <w:spacing w:val="10"/>
            </w:rPr>
          </w:rPrChange>
        </w:rPr>
        <w:t>128</w:t>
      </w:r>
      <w:r w:rsidR="00452A39" w:rsidRPr="00B207B1">
        <w:rPr>
          <w:rFonts w:hAnsiTheme="minorEastAsia" w:hint="eastAsia"/>
          <w:color w:val="000000" w:themeColor="text1"/>
          <w:rPrChange w:id="441" w:author="JY0225" w:date="2017-08-24T11:10:00Z">
            <w:rPr>
              <w:rFonts w:ascii="Times New Roman" w:hAnsi="Times New Roman" w:hint="eastAsia"/>
              <w:color w:val="000000" w:themeColor="text1"/>
              <w:spacing w:val="10"/>
            </w:rPr>
          </w:rPrChange>
        </w:rPr>
        <w:t>位的</w:t>
      </w:r>
      <w:r w:rsidR="00452A39" w:rsidRPr="00B207B1">
        <w:rPr>
          <w:rFonts w:hAnsiTheme="minorEastAsia"/>
          <w:color w:val="000000" w:themeColor="text1"/>
          <w:rPrChange w:id="442" w:author="JY0225" w:date="2017-08-24T11:10:00Z">
            <w:rPr>
              <w:rFonts w:ascii="Times New Roman" w:hAnsi="Times New Roman"/>
              <w:color w:val="000000" w:themeColor="text1"/>
              <w:spacing w:val="10"/>
            </w:rPr>
          </w:rPrChange>
        </w:rPr>
        <w:t>SSL</w:t>
      </w:r>
      <w:r w:rsidR="00452A39" w:rsidRPr="00B207B1">
        <w:rPr>
          <w:rFonts w:hAnsiTheme="minorEastAsia" w:hint="eastAsia"/>
          <w:color w:val="000000" w:themeColor="text1"/>
          <w:rPrChange w:id="443" w:author="JY0225" w:date="2017-08-24T11:10:00Z">
            <w:rPr>
              <w:rFonts w:ascii="Times New Roman" w:hAnsi="Times New Roman" w:hint="eastAsia"/>
              <w:color w:val="000000" w:themeColor="text1"/>
              <w:spacing w:val="10"/>
            </w:rPr>
          </w:rPrChange>
        </w:rPr>
        <w:t>加密技术，</w:t>
      </w:r>
      <w:r w:rsidR="005510D5" w:rsidRPr="00B207B1">
        <w:rPr>
          <w:rFonts w:hAnsiTheme="minorEastAsia"/>
          <w:color w:val="000000" w:themeColor="text1"/>
          <w:rPrChange w:id="444" w:author="JY0225" w:date="2017-08-24T11:10:00Z">
            <w:rPr>
              <w:rFonts w:ascii="Times New Roman" w:hAnsi="Times New Roman"/>
              <w:color w:val="000000" w:themeColor="text1"/>
              <w:spacing w:val="10"/>
            </w:rPr>
          </w:rPrChange>
        </w:rPr>
        <w:t>Google Drive</w:t>
      </w:r>
      <w:r w:rsidR="003F6B4D" w:rsidRPr="00B207B1">
        <w:rPr>
          <w:rFonts w:hAnsiTheme="minorEastAsia" w:hint="eastAsia"/>
          <w:color w:val="000000" w:themeColor="text1"/>
          <w:rPrChange w:id="445" w:author="JY0225" w:date="2017-08-24T11:10:00Z">
            <w:rPr>
              <w:rFonts w:ascii="Times New Roman" w:hAnsi="Times New Roman" w:hint="eastAsia"/>
              <w:color w:val="000000" w:themeColor="text1"/>
              <w:spacing w:val="10"/>
            </w:rPr>
          </w:rPrChange>
        </w:rPr>
        <w:t>和</w:t>
      </w:r>
      <w:r w:rsidR="003F6B4D" w:rsidRPr="00B207B1">
        <w:rPr>
          <w:rFonts w:hAnsiTheme="minorEastAsia"/>
          <w:color w:val="000000" w:themeColor="text1"/>
          <w:rPrChange w:id="446" w:author="JY0225" w:date="2017-08-24T11:10:00Z">
            <w:rPr>
              <w:rFonts w:ascii="Times New Roman" w:hAnsi="Times New Roman"/>
              <w:color w:val="000000" w:themeColor="text1"/>
              <w:spacing w:val="10"/>
            </w:rPr>
          </w:rPrChange>
        </w:rPr>
        <w:t>Dropbox</w:t>
      </w:r>
      <w:r w:rsidR="003F6B4D" w:rsidRPr="00B207B1">
        <w:rPr>
          <w:rFonts w:hAnsiTheme="minorEastAsia" w:hint="eastAsia"/>
          <w:color w:val="000000" w:themeColor="text1"/>
          <w:rPrChange w:id="447" w:author="JY0225" w:date="2017-08-24T11:10:00Z">
            <w:rPr>
              <w:rFonts w:ascii="Times New Roman" w:hAnsi="Times New Roman" w:hint="eastAsia"/>
              <w:color w:val="000000" w:themeColor="text1"/>
              <w:spacing w:val="10"/>
            </w:rPr>
          </w:rPrChange>
        </w:rPr>
        <w:t>分别</w:t>
      </w:r>
      <w:r w:rsidR="005510D5" w:rsidRPr="00B207B1">
        <w:rPr>
          <w:rFonts w:hAnsiTheme="minorEastAsia" w:hint="eastAsia"/>
          <w:color w:val="000000" w:themeColor="text1"/>
          <w:rPrChange w:id="448" w:author="JY0225" w:date="2017-08-24T11:10:00Z">
            <w:rPr>
              <w:rFonts w:ascii="Times New Roman" w:hAnsi="Times New Roman" w:hint="eastAsia"/>
              <w:color w:val="000000" w:themeColor="text1"/>
              <w:spacing w:val="10"/>
            </w:rPr>
          </w:rPrChange>
        </w:rPr>
        <w:t>采用</w:t>
      </w:r>
      <w:r w:rsidR="003F6B4D" w:rsidRPr="00B207B1">
        <w:rPr>
          <w:rFonts w:hAnsiTheme="minorEastAsia" w:hint="eastAsia"/>
          <w:color w:val="000000" w:themeColor="text1"/>
          <w:rPrChange w:id="449" w:author="JY0225" w:date="2017-08-24T11:10:00Z">
            <w:rPr>
              <w:rFonts w:ascii="Times New Roman" w:hAnsi="Times New Roman" w:hint="eastAsia"/>
              <w:color w:val="000000" w:themeColor="text1"/>
              <w:spacing w:val="10"/>
            </w:rPr>
          </w:rPrChange>
        </w:rPr>
        <w:t>了</w:t>
      </w:r>
      <w:r w:rsidR="005510D5" w:rsidRPr="00B207B1">
        <w:rPr>
          <w:rFonts w:hAnsiTheme="minorEastAsia" w:hint="eastAsia"/>
          <w:color w:val="000000" w:themeColor="text1"/>
          <w:rPrChange w:id="450"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51" w:author="JY0225" w:date="2017-08-24T11:10:00Z">
            <w:rPr>
              <w:rFonts w:ascii="Times New Roman" w:hAnsi="Times New Roman"/>
              <w:color w:val="000000" w:themeColor="text1"/>
              <w:spacing w:val="10"/>
            </w:rPr>
          </w:rPrChange>
        </w:rPr>
        <w:t>128</w:t>
      </w:r>
      <w:r w:rsidR="00607D7E" w:rsidRPr="00B207B1">
        <w:rPr>
          <w:rFonts w:hAnsiTheme="minorEastAsia" w:hint="eastAsia"/>
          <w:color w:val="000000" w:themeColor="text1"/>
          <w:rPrChange w:id="452" w:author="JY0225" w:date="2017-08-24T11:10:00Z">
            <w:rPr>
              <w:rFonts w:ascii="Times New Roman" w:hAnsi="Times New Roman" w:hint="eastAsia"/>
              <w:color w:val="000000" w:themeColor="text1"/>
              <w:spacing w:val="10"/>
            </w:rPr>
          </w:rPrChange>
        </w:rPr>
        <w:t>位</w:t>
      </w:r>
      <w:r w:rsidR="009164BB" w:rsidRPr="00B207B1">
        <w:rPr>
          <w:rFonts w:hAnsiTheme="minorEastAsia"/>
          <w:color w:val="000000" w:themeColor="text1"/>
          <w:rPrChange w:id="453" w:author="JY0225" w:date="2017-08-24T11:10:00Z">
            <w:rPr>
              <w:rFonts w:ascii="Times New Roman" w:hAnsi="Times New Roman"/>
              <w:color w:val="000000" w:themeColor="text1"/>
              <w:spacing w:val="10"/>
            </w:rPr>
          </w:rPrChange>
        </w:rPr>
        <w:t>/256</w:t>
      </w:r>
      <w:r w:rsidR="009164BB" w:rsidRPr="00B207B1">
        <w:rPr>
          <w:rFonts w:hAnsiTheme="minorEastAsia" w:hint="eastAsia"/>
          <w:color w:val="000000" w:themeColor="text1"/>
          <w:rPrChange w:id="454" w:author="JY0225" w:date="2017-08-24T11:10:00Z">
            <w:rPr>
              <w:rFonts w:ascii="Times New Roman" w:hAnsi="Times New Roman" w:hint="eastAsia"/>
              <w:color w:val="000000" w:themeColor="text1"/>
              <w:spacing w:val="10"/>
            </w:rPr>
          </w:rPrChange>
        </w:rPr>
        <w:t>位</w:t>
      </w:r>
      <w:r w:rsidR="00607D7E" w:rsidRPr="00B207B1">
        <w:rPr>
          <w:rFonts w:hAnsiTheme="minorEastAsia" w:hint="eastAsia"/>
          <w:color w:val="000000" w:themeColor="text1"/>
          <w:rPrChange w:id="455"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56" w:author="JY0225" w:date="2017-08-24T11:10:00Z">
            <w:rPr>
              <w:rFonts w:ascii="Times New Roman" w:hAnsi="Times New Roman"/>
              <w:color w:val="000000" w:themeColor="text1"/>
              <w:spacing w:val="10"/>
            </w:rPr>
          </w:rPrChange>
        </w:rPr>
        <w:t>SSL/TLS</w:t>
      </w:r>
      <w:r w:rsidR="00D97E3C" w:rsidRPr="00B207B1">
        <w:rPr>
          <w:rFonts w:hAnsiTheme="minorEastAsia"/>
          <w:color w:val="000000" w:themeColor="text1"/>
          <w:vertAlign w:val="superscript"/>
          <w:rPrChange w:id="457" w:author="JY0225" w:date="2017-08-24T11:10:00Z">
            <w:rPr>
              <w:color w:val="000000" w:themeColor="text1"/>
              <w:vertAlign w:val="superscript"/>
            </w:rPr>
          </w:rPrChange>
        </w:rPr>
        <w:fldChar w:fldCharType="begin"/>
      </w:r>
      <w:r w:rsidR="00D97E3C" w:rsidRPr="00B207B1">
        <w:rPr>
          <w:rFonts w:hAnsiTheme="minorEastAsia"/>
          <w:color w:val="000000" w:themeColor="text1"/>
          <w:vertAlign w:val="superscript"/>
          <w:rPrChange w:id="458" w:author="JY0225" w:date="2017-08-24T11:10:00Z">
            <w:rPr>
              <w:color w:val="000000" w:themeColor="text1"/>
              <w:vertAlign w:val="superscript"/>
            </w:rPr>
          </w:rPrChange>
        </w:rPr>
        <w:instrText xml:space="preserve"> REF _Ref489792117 \r \h </w:instrText>
      </w:r>
      <w:r w:rsidR="0034779C" w:rsidRPr="00B207B1">
        <w:rPr>
          <w:rFonts w:hAnsiTheme="minorEastAsia"/>
          <w:color w:val="000000" w:themeColor="text1"/>
          <w:vertAlign w:val="superscript"/>
          <w:rPrChange w:id="459" w:author="JY0225" w:date="2017-08-24T11:10:00Z">
            <w:rPr>
              <w:color w:val="000000" w:themeColor="text1"/>
              <w:vertAlign w:val="superscript"/>
            </w:rPr>
          </w:rPrChange>
        </w:rPr>
        <w:instrText xml:space="preserve"> \* MERGEFORMAT </w:instrText>
      </w:r>
      <w:r w:rsidR="00D97E3C" w:rsidRPr="00B207B1">
        <w:rPr>
          <w:rFonts w:hAnsiTheme="minorEastAsia"/>
          <w:color w:val="000000" w:themeColor="text1"/>
          <w:vertAlign w:val="superscript"/>
          <w:rPrChange w:id="460" w:author="JY0225" w:date="2017-08-24T11:10:00Z">
            <w:rPr>
              <w:rFonts w:hAnsiTheme="minorEastAsia"/>
              <w:color w:val="000000" w:themeColor="text1"/>
              <w:vertAlign w:val="superscript"/>
            </w:rPr>
          </w:rPrChange>
        </w:rPr>
      </w:r>
      <w:r w:rsidR="00D97E3C" w:rsidRPr="00B207B1">
        <w:rPr>
          <w:rFonts w:hAnsiTheme="minorEastAsia"/>
          <w:color w:val="000000" w:themeColor="text1"/>
          <w:vertAlign w:val="superscript"/>
          <w:rPrChange w:id="461"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[10]</w:t>
      </w:r>
      <w:r w:rsidR="00D97E3C" w:rsidRPr="00B207B1">
        <w:rPr>
          <w:rFonts w:hAnsiTheme="minorEastAsia"/>
          <w:color w:val="000000" w:themeColor="text1"/>
          <w:vertAlign w:val="superscript"/>
          <w:rPrChange w:id="462" w:author="JY0225" w:date="2017-08-24T11:10:00Z">
            <w:rPr>
              <w:color w:val="000000" w:themeColor="text1"/>
              <w:vertAlign w:val="superscript"/>
            </w:rPr>
          </w:rPrChange>
        </w:rPr>
        <w:fldChar w:fldCharType="end"/>
      </w:r>
      <w:r w:rsidR="00A21FA0" w:rsidRPr="00B207B1">
        <w:rPr>
          <w:rFonts w:hAnsiTheme="minorEastAsia" w:hint="eastAsia"/>
          <w:color w:val="000000" w:themeColor="text1"/>
          <w:rPrChange w:id="463" w:author="JY0225" w:date="2017-08-24T11:10:00Z">
            <w:rPr>
              <w:rFonts w:ascii="Times New Roman" w:hAnsi="Times New Roman" w:hint="eastAsia"/>
              <w:color w:val="000000" w:themeColor="text1"/>
              <w:spacing w:val="10"/>
            </w:rPr>
          </w:rPrChange>
        </w:rPr>
        <w:t>加密技术。</w:t>
      </w:r>
      <w:r w:rsidR="00364334" w:rsidRPr="00B207B1">
        <w:rPr>
          <w:rFonts w:hAnsiTheme="minorEastAsia" w:hint="eastAsia"/>
          <w:color w:val="000000" w:themeColor="text1"/>
          <w:rPrChange w:id="464" w:author="JY0225" w:date="2017-08-24T11:10:00Z">
            <w:rPr>
              <w:rFonts w:ascii="Times New Roman" w:hAnsi="Times New Roman" w:hint="eastAsia"/>
              <w:color w:val="000000" w:themeColor="text1"/>
              <w:spacing w:val="10"/>
            </w:rPr>
          </w:rPrChange>
        </w:rPr>
        <w:t>数据</w:t>
      </w:r>
      <w:r w:rsidR="002D278B" w:rsidRPr="00B207B1">
        <w:rPr>
          <w:rFonts w:hAnsiTheme="minorEastAsia" w:hint="eastAsia"/>
          <w:color w:val="000000" w:themeColor="text1"/>
          <w:rPrChange w:id="465" w:author="JY0225" w:date="2017-08-24T11:10:00Z">
            <w:rPr>
              <w:rFonts w:ascii="Times New Roman" w:hAnsi="Times New Roman" w:hint="eastAsia"/>
              <w:color w:val="000000" w:themeColor="text1"/>
              <w:spacing w:val="10"/>
            </w:rPr>
          </w:rPrChange>
        </w:rPr>
        <w:t>在云端时，百度</w:t>
      </w:r>
      <w:r w:rsidR="00024CD4" w:rsidRPr="00B207B1">
        <w:rPr>
          <w:rFonts w:hAnsiTheme="minorEastAsia" w:hint="eastAsia"/>
          <w:color w:val="000000" w:themeColor="text1"/>
          <w:rPrChange w:id="466" w:author="JY0225" w:date="2017-08-24T11:10:00Z">
            <w:rPr>
              <w:rFonts w:ascii="Times New Roman" w:hAnsi="Times New Roman" w:hint="eastAsia"/>
              <w:color w:val="000000" w:themeColor="text1"/>
              <w:spacing w:val="10"/>
            </w:rPr>
          </w:rPrChange>
        </w:rPr>
        <w:t>网盘</w:t>
      </w:r>
      <w:r w:rsidR="002D278B" w:rsidRPr="00B207B1">
        <w:rPr>
          <w:rFonts w:hAnsiTheme="minorEastAsia" w:hint="eastAsia"/>
          <w:color w:val="000000" w:themeColor="text1"/>
          <w:rPrChange w:id="467" w:author="JY0225" w:date="2017-08-24T11:10:00Z">
            <w:rPr>
              <w:rFonts w:ascii="Times New Roman" w:hAnsi="Times New Roman" w:hint="eastAsia"/>
              <w:color w:val="000000" w:themeColor="text1"/>
              <w:spacing w:val="10"/>
            </w:rPr>
          </w:rPrChange>
        </w:rPr>
        <w:t>和</w:t>
      </w:r>
      <w:r w:rsidR="002D278B" w:rsidRPr="00B207B1">
        <w:rPr>
          <w:rFonts w:hAnsiTheme="minorEastAsia"/>
          <w:color w:val="000000" w:themeColor="text1"/>
          <w:rPrChange w:id="468" w:author="JY0225" w:date="2017-08-24T11:10:00Z">
            <w:rPr>
              <w:rFonts w:ascii="Times New Roman" w:hAnsi="Times New Roman"/>
              <w:color w:val="000000" w:themeColor="text1"/>
              <w:spacing w:val="10"/>
            </w:rPr>
          </w:rPrChange>
        </w:rPr>
        <w:t>360</w:t>
      </w:r>
      <w:r w:rsidR="002D278B" w:rsidRPr="00B207B1">
        <w:rPr>
          <w:rFonts w:hAnsiTheme="minorEastAsia" w:hint="eastAsia"/>
          <w:color w:val="000000" w:themeColor="text1"/>
          <w:rPrChange w:id="469" w:author="JY0225" w:date="2017-08-24T11:10:00Z">
            <w:rPr>
              <w:rFonts w:ascii="Times New Roman" w:hAnsi="Times New Roman" w:hint="eastAsia"/>
              <w:color w:val="000000" w:themeColor="text1"/>
              <w:spacing w:val="10"/>
            </w:rPr>
          </w:rPrChange>
        </w:rPr>
        <w:t>云盘</w:t>
      </w:r>
      <w:r w:rsidR="00C921DB" w:rsidRPr="00B207B1">
        <w:rPr>
          <w:rFonts w:hAnsiTheme="minorEastAsia" w:hint="eastAsia"/>
          <w:color w:val="000000" w:themeColor="text1"/>
          <w:rPrChange w:id="470" w:author="JY0225" w:date="2017-08-24T11:10:00Z">
            <w:rPr>
              <w:rFonts w:ascii="Times New Roman" w:hAnsi="Times New Roman" w:hint="eastAsia"/>
              <w:color w:val="000000" w:themeColor="text1"/>
              <w:spacing w:val="10"/>
            </w:rPr>
          </w:rPrChange>
        </w:rPr>
        <w:t>未强制对数据进行加密，而是由</w:t>
      </w:r>
      <w:r w:rsidR="00B86736" w:rsidRPr="00B207B1">
        <w:rPr>
          <w:rFonts w:hAnsiTheme="minorEastAsia" w:hint="eastAsia"/>
          <w:color w:val="000000" w:themeColor="text1"/>
          <w:rPrChange w:id="471" w:author="JY0225" w:date="2017-08-24T11:10:00Z">
            <w:rPr>
              <w:rFonts w:ascii="Times New Roman" w:hAnsi="Times New Roman" w:hint="eastAsia"/>
              <w:color w:val="000000" w:themeColor="text1"/>
              <w:spacing w:val="10"/>
            </w:rPr>
          </w:rPrChange>
        </w:rPr>
        <w:t>用户在上传</w:t>
      </w:r>
      <w:r w:rsidR="007452B4" w:rsidRPr="00B207B1">
        <w:rPr>
          <w:rFonts w:hAnsiTheme="minorEastAsia" w:hint="eastAsia"/>
          <w:color w:val="000000" w:themeColor="text1"/>
          <w:rPrChange w:id="472" w:author="JY0225" w:date="2017-08-24T11:10:00Z">
            <w:rPr>
              <w:rFonts w:ascii="Times New Roman" w:hAnsi="Times New Roman" w:hint="eastAsia"/>
              <w:color w:val="000000" w:themeColor="text1"/>
              <w:spacing w:val="10"/>
            </w:rPr>
          </w:rPrChange>
        </w:rPr>
        <w:t>之</w:t>
      </w:r>
      <w:r w:rsidR="007906B7" w:rsidRPr="00B207B1">
        <w:rPr>
          <w:rFonts w:hAnsiTheme="minorEastAsia" w:hint="eastAsia"/>
          <w:color w:val="000000" w:themeColor="text1"/>
          <w:rPrChange w:id="473" w:author="JY0225" w:date="2017-08-24T11:10:00Z">
            <w:rPr>
              <w:rFonts w:ascii="Times New Roman" w:hAnsi="Times New Roman" w:hint="eastAsia"/>
              <w:color w:val="000000" w:themeColor="text1"/>
              <w:spacing w:val="10"/>
            </w:rPr>
          </w:rPrChange>
        </w:rPr>
        <w:t>前</w:t>
      </w:r>
      <w:r w:rsidR="006053C5" w:rsidRPr="00B207B1">
        <w:rPr>
          <w:rFonts w:hAnsiTheme="minorEastAsia" w:hint="eastAsia"/>
          <w:color w:val="000000" w:themeColor="text1"/>
          <w:rPrChange w:id="474" w:author="JY0225" w:date="2017-08-24T11:10:00Z">
            <w:rPr>
              <w:rFonts w:ascii="Times New Roman" w:hAnsi="Times New Roman" w:hint="eastAsia"/>
              <w:color w:val="000000" w:themeColor="text1"/>
              <w:spacing w:val="10"/>
            </w:rPr>
          </w:rPrChange>
        </w:rPr>
        <w:t>决定</w:t>
      </w:r>
      <w:r w:rsidR="00B86736" w:rsidRPr="00B207B1">
        <w:rPr>
          <w:rFonts w:hAnsiTheme="minorEastAsia" w:hint="eastAsia"/>
          <w:color w:val="000000" w:themeColor="text1"/>
          <w:rPrChange w:id="475" w:author="JY0225" w:date="2017-08-24T11:10:00Z">
            <w:rPr>
              <w:rFonts w:ascii="Times New Roman" w:hAnsi="Times New Roman" w:hint="eastAsia"/>
              <w:color w:val="000000" w:themeColor="text1"/>
              <w:spacing w:val="10"/>
            </w:rPr>
          </w:rPrChange>
        </w:rPr>
        <w:t>是否要将数据以加密的形式</w:t>
      </w:r>
      <w:r w:rsidR="00476838" w:rsidRPr="00B207B1">
        <w:rPr>
          <w:rFonts w:hAnsiTheme="minorEastAsia" w:hint="eastAsia"/>
          <w:color w:val="000000" w:themeColor="text1"/>
          <w:rPrChange w:id="476" w:author="JY0225" w:date="2017-08-24T11:10:00Z">
            <w:rPr>
              <w:rFonts w:ascii="Times New Roman" w:hAnsi="Times New Roman" w:hint="eastAsia"/>
              <w:color w:val="000000" w:themeColor="text1"/>
              <w:spacing w:val="10"/>
            </w:rPr>
          </w:rPrChange>
        </w:rPr>
        <w:t>备份</w:t>
      </w:r>
      <w:r w:rsidR="00A95290" w:rsidRPr="00B207B1">
        <w:rPr>
          <w:rFonts w:hAnsiTheme="minorEastAsia" w:hint="eastAsia"/>
          <w:color w:val="000000" w:themeColor="text1"/>
          <w:rPrChange w:id="477" w:author="JY0225" w:date="2017-08-24T11:10:00Z">
            <w:rPr>
              <w:rFonts w:ascii="Times New Roman" w:hAnsi="Times New Roman" w:hint="eastAsia"/>
              <w:color w:val="000000" w:themeColor="text1"/>
              <w:spacing w:val="10"/>
            </w:rPr>
          </w:rPrChange>
        </w:rPr>
        <w:t>。反观</w:t>
      </w:r>
      <w:r w:rsidR="003209FB" w:rsidRPr="00B207B1">
        <w:rPr>
          <w:rFonts w:hAnsiTheme="minorEastAsia"/>
          <w:color w:val="000000" w:themeColor="text1"/>
          <w:rPrChange w:id="478" w:author="JY0225" w:date="2017-08-24T11:10:00Z">
            <w:rPr>
              <w:rFonts w:ascii="Times New Roman" w:hAnsi="Times New Roman"/>
              <w:color w:val="000000" w:themeColor="text1"/>
              <w:spacing w:val="10"/>
            </w:rPr>
          </w:rPrChange>
        </w:rPr>
        <w:t>Google Drive</w:t>
      </w:r>
      <w:r w:rsidR="003209FB" w:rsidRPr="00B207B1">
        <w:rPr>
          <w:rFonts w:hAnsiTheme="minorEastAsia" w:hint="eastAsia"/>
          <w:color w:val="000000" w:themeColor="text1"/>
          <w:rPrChange w:id="479" w:author="JY0225" w:date="2017-08-24T11:10:00Z">
            <w:rPr>
              <w:rFonts w:ascii="Times New Roman" w:hAnsi="Times New Roman" w:hint="eastAsia"/>
              <w:color w:val="000000" w:themeColor="text1"/>
              <w:spacing w:val="10"/>
            </w:rPr>
          </w:rPrChange>
        </w:rPr>
        <w:t>和</w:t>
      </w:r>
      <w:r w:rsidR="003209FB" w:rsidRPr="00B207B1">
        <w:rPr>
          <w:rFonts w:hAnsiTheme="minorEastAsia"/>
          <w:color w:val="000000" w:themeColor="text1"/>
          <w:rPrChange w:id="480" w:author="JY0225" w:date="2017-08-24T11:10:00Z">
            <w:rPr>
              <w:rFonts w:ascii="Times New Roman" w:hAnsi="Times New Roman"/>
              <w:color w:val="000000" w:themeColor="text1"/>
              <w:spacing w:val="10"/>
            </w:rPr>
          </w:rPrChange>
        </w:rPr>
        <w:t>Dropbox</w:t>
      </w:r>
      <w:r w:rsidR="003209FB" w:rsidRPr="00B207B1">
        <w:rPr>
          <w:rFonts w:hAnsiTheme="minorEastAsia" w:hint="eastAsia"/>
          <w:color w:val="000000" w:themeColor="text1"/>
          <w:rPrChange w:id="481" w:author="JY0225" w:date="2017-08-24T11:10:00Z">
            <w:rPr>
              <w:rFonts w:ascii="Times New Roman" w:hAnsi="Times New Roman" w:hint="eastAsia"/>
              <w:color w:val="000000" w:themeColor="text1"/>
              <w:spacing w:val="10"/>
            </w:rPr>
          </w:rPrChange>
        </w:rPr>
        <w:t>，它们选择了对上传至云端</w:t>
      </w:r>
      <w:ins w:id="482" w:author="微软用户" w:date="2017-08-27T14:37:00Z">
        <w:r w:rsidR="00C75142" w:rsidRPr="00B207B1">
          <w:rPr>
            <w:rFonts w:hAnsiTheme="minorEastAsia" w:hint="eastAsia"/>
            <w:color w:val="000000" w:themeColor="text1"/>
          </w:rPr>
          <w:t>的</w:t>
        </w:r>
      </w:ins>
      <w:r w:rsidR="003209FB" w:rsidRPr="00B207B1">
        <w:rPr>
          <w:rFonts w:hAnsiTheme="minorEastAsia" w:hint="eastAsia"/>
          <w:color w:val="000000" w:themeColor="text1"/>
          <w:rPrChange w:id="483" w:author="JY0225" w:date="2017-08-24T11:10:00Z">
            <w:rPr>
              <w:rFonts w:ascii="Times New Roman" w:hAnsi="Times New Roman" w:hint="eastAsia"/>
              <w:color w:val="000000" w:themeColor="text1"/>
              <w:spacing w:val="10"/>
            </w:rPr>
          </w:rPrChange>
        </w:rPr>
        <w:t>数据进行强制加密，</w:t>
      </w:r>
      <w:r w:rsidR="003209FB" w:rsidRPr="00B207B1">
        <w:rPr>
          <w:rFonts w:hAnsiTheme="minorEastAsia"/>
          <w:color w:val="000000" w:themeColor="text1"/>
          <w:rPrChange w:id="484" w:author="JY0225" w:date="2017-08-24T11:10:00Z">
            <w:rPr>
              <w:rFonts w:ascii="Times New Roman" w:hAnsi="Times New Roman"/>
              <w:color w:val="000000" w:themeColor="text1"/>
              <w:spacing w:val="10"/>
            </w:rPr>
          </w:rPrChange>
        </w:rPr>
        <w:t>Dropbox</w:t>
      </w:r>
      <w:r w:rsidR="00025847" w:rsidRPr="00B207B1">
        <w:rPr>
          <w:rFonts w:hAnsiTheme="minorEastAsia" w:hint="eastAsia"/>
          <w:color w:val="000000" w:themeColor="text1"/>
          <w:rPrChange w:id="485" w:author="JY0225" w:date="2017-08-24T11:10:00Z">
            <w:rPr>
              <w:rFonts w:ascii="Times New Roman" w:hAnsi="Times New Roman" w:hint="eastAsia"/>
              <w:color w:val="000000" w:themeColor="text1"/>
              <w:spacing w:val="10"/>
            </w:rPr>
          </w:rPrChange>
        </w:rPr>
        <w:t>使用的是</w:t>
      </w:r>
      <w:r w:rsidR="00C74BA5" w:rsidRPr="00B207B1">
        <w:rPr>
          <w:rFonts w:hAnsiTheme="minorEastAsia"/>
          <w:color w:val="000000" w:themeColor="text1"/>
          <w:rPrChange w:id="486" w:author="JY0225" w:date="2017-08-24T11:10:00Z">
            <w:rPr>
              <w:rFonts w:ascii="Times New Roman" w:hAnsi="Times New Roman"/>
              <w:color w:val="000000" w:themeColor="text1"/>
              <w:spacing w:val="10"/>
            </w:rPr>
          </w:rPrChange>
        </w:rPr>
        <w:t>256</w:t>
      </w:r>
      <w:r w:rsidR="00C74BA5" w:rsidRPr="00B207B1">
        <w:rPr>
          <w:rFonts w:hAnsiTheme="minorEastAsia" w:hint="eastAsia"/>
          <w:color w:val="000000" w:themeColor="text1"/>
          <w:rPrChange w:id="487" w:author="JY0225" w:date="2017-08-24T11:10:00Z">
            <w:rPr>
              <w:rFonts w:ascii="Times New Roman" w:hAnsi="Times New Roman" w:hint="eastAsia"/>
              <w:color w:val="000000" w:themeColor="text1"/>
              <w:spacing w:val="10"/>
            </w:rPr>
          </w:rPrChange>
        </w:rPr>
        <w:t>位的</w:t>
      </w:r>
      <w:r w:rsidR="00C74BA5" w:rsidRPr="00B207B1">
        <w:rPr>
          <w:rFonts w:hAnsiTheme="minorEastAsia"/>
          <w:color w:val="000000" w:themeColor="text1"/>
          <w:rPrChange w:id="488" w:author="JY0225" w:date="2017-08-24T11:10:00Z">
            <w:rPr>
              <w:rFonts w:ascii="Times New Roman" w:hAnsi="Times New Roman"/>
              <w:color w:val="000000" w:themeColor="text1"/>
              <w:spacing w:val="10"/>
            </w:rPr>
          </w:rPrChange>
        </w:rPr>
        <w:t>AES</w:t>
      </w:r>
      <w:r w:rsidR="00C74BA5" w:rsidRPr="00B207B1">
        <w:rPr>
          <w:rFonts w:hAnsiTheme="minorEastAsia" w:hint="eastAsia"/>
          <w:color w:val="000000" w:themeColor="text1"/>
          <w:rPrChange w:id="489" w:author="JY0225" w:date="2017-08-24T11:10:00Z">
            <w:rPr>
              <w:rFonts w:ascii="Times New Roman" w:hAnsi="Times New Roman" w:hint="eastAsia"/>
              <w:color w:val="000000" w:themeColor="text1"/>
              <w:spacing w:val="10"/>
            </w:rPr>
          </w:rPrChange>
        </w:rPr>
        <w:t>加密</w:t>
      </w:r>
      <w:r w:rsidR="000631B8" w:rsidRPr="00B207B1">
        <w:rPr>
          <w:rFonts w:hAnsiTheme="minorEastAsia"/>
          <w:color w:val="000000" w:themeColor="text1"/>
          <w:vertAlign w:val="superscript"/>
          <w:rPrChange w:id="490" w:author="JY0225" w:date="2017-08-24T11:10:00Z">
            <w:rPr>
              <w:color w:val="000000" w:themeColor="text1"/>
              <w:vertAlign w:val="superscript"/>
            </w:rPr>
          </w:rPrChange>
        </w:rPr>
        <w:fldChar w:fldCharType="begin"/>
      </w:r>
      <w:r w:rsidR="000631B8" w:rsidRPr="00B207B1">
        <w:rPr>
          <w:rFonts w:hAnsiTheme="minorEastAsia"/>
          <w:color w:val="000000" w:themeColor="text1"/>
          <w:vertAlign w:val="superscript"/>
          <w:rPrChange w:id="491" w:author="JY0225" w:date="2017-08-24T11:10:00Z">
            <w:rPr>
              <w:color w:val="000000" w:themeColor="text1"/>
              <w:vertAlign w:val="superscript"/>
            </w:rPr>
          </w:rPrChange>
        </w:rPr>
        <w:instrText xml:space="preserve"> REF _Ref489792943 \r \h </w:instrText>
      </w:r>
      <w:r w:rsidR="0034779C" w:rsidRPr="00B207B1">
        <w:rPr>
          <w:rFonts w:hAnsiTheme="minorEastAsia"/>
          <w:color w:val="000000" w:themeColor="text1"/>
          <w:vertAlign w:val="superscript"/>
          <w:rPrChange w:id="492" w:author="JY0225" w:date="2017-08-24T11:10:00Z">
            <w:rPr>
              <w:color w:val="000000" w:themeColor="text1"/>
              <w:vertAlign w:val="superscript"/>
            </w:rPr>
          </w:rPrChange>
        </w:rPr>
        <w:instrText xml:space="preserve"> \* MERGEFORMAT </w:instrText>
      </w:r>
      <w:r w:rsidR="000631B8" w:rsidRPr="00B207B1">
        <w:rPr>
          <w:rFonts w:hAnsiTheme="minorEastAsia"/>
          <w:color w:val="000000" w:themeColor="text1"/>
          <w:vertAlign w:val="superscript"/>
          <w:rPrChange w:id="493" w:author="JY0225" w:date="2017-08-24T11:10:00Z">
            <w:rPr>
              <w:rFonts w:hAnsiTheme="minorEastAsia"/>
              <w:color w:val="000000" w:themeColor="text1"/>
              <w:vertAlign w:val="superscript"/>
            </w:rPr>
          </w:rPrChange>
        </w:rPr>
      </w:r>
      <w:r w:rsidR="000631B8" w:rsidRPr="00B207B1">
        <w:rPr>
          <w:rFonts w:hAnsiTheme="minorEastAsia"/>
          <w:color w:val="000000" w:themeColor="text1"/>
          <w:vertAlign w:val="superscript"/>
          <w:rPrChange w:id="494"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[11]</w:t>
      </w:r>
      <w:r w:rsidR="000631B8" w:rsidRPr="00B207B1">
        <w:rPr>
          <w:rFonts w:hAnsiTheme="minorEastAsia"/>
          <w:color w:val="000000" w:themeColor="text1"/>
          <w:vertAlign w:val="superscript"/>
          <w:rPrChange w:id="495" w:author="JY0225" w:date="2017-08-24T11:10:00Z">
            <w:rPr>
              <w:color w:val="000000" w:themeColor="text1"/>
              <w:vertAlign w:val="superscript"/>
            </w:rPr>
          </w:rPrChange>
        </w:rPr>
        <w:fldChar w:fldCharType="end"/>
      </w:r>
      <w:r w:rsidR="00C74BA5" w:rsidRPr="00B207B1">
        <w:rPr>
          <w:rFonts w:hAnsiTheme="minorEastAsia" w:hint="eastAsia"/>
          <w:color w:val="000000" w:themeColor="text1"/>
          <w:rPrChange w:id="496" w:author="JY0225" w:date="2017-08-24T11:10:00Z">
            <w:rPr>
              <w:rFonts w:ascii="Times New Roman" w:hAnsi="Times New Roman" w:hint="eastAsia"/>
              <w:color w:val="000000" w:themeColor="text1"/>
              <w:spacing w:val="10"/>
            </w:rPr>
          </w:rPrChange>
        </w:rPr>
        <w:t>方式</w:t>
      </w:r>
      <w:r w:rsidR="008A498D" w:rsidRPr="00B207B1">
        <w:rPr>
          <w:rFonts w:hAnsiTheme="minorEastAsia" w:hint="eastAsia"/>
          <w:color w:val="000000" w:themeColor="text1"/>
          <w:rPrChange w:id="497" w:author="JY0225" w:date="2017-08-24T11:10:00Z">
            <w:rPr>
              <w:rFonts w:ascii="Times New Roman" w:hAnsi="Times New Roman" w:hint="eastAsia"/>
              <w:color w:val="000000" w:themeColor="text1"/>
              <w:spacing w:val="10"/>
            </w:rPr>
          </w:rPrChange>
        </w:rPr>
        <w:t>，而</w:t>
      </w:r>
      <w:r w:rsidR="008A498D" w:rsidRPr="00B207B1">
        <w:rPr>
          <w:rFonts w:hAnsiTheme="minorEastAsia"/>
          <w:color w:val="000000" w:themeColor="text1"/>
          <w:rPrChange w:id="498" w:author="JY0225" w:date="2017-08-24T11:10:00Z">
            <w:rPr>
              <w:rFonts w:ascii="Times New Roman" w:hAnsi="Times New Roman"/>
              <w:color w:val="000000" w:themeColor="text1"/>
              <w:spacing w:val="10"/>
            </w:rPr>
          </w:rPrChange>
        </w:rPr>
        <w:t>Google Drive</w:t>
      </w:r>
      <w:r w:rsidR="00B21153" w:rsidRPr="00B207B1">
        <w:rPr>
          <w:rFonts w:hAnsiTheme="minorEastAsia" w:hint="eastAsia"/>
          <w:color w:val="000000" w:themeColor="text1"/>
          <w:rPrChange w:id="499" w:author="JY0225" w:date="2017-08-24T11:10:00Z">
            <w:rPr>
              <w:rFonts w:ascii="Times New Roman" w:hAnsi="Times New Roman" w:hint="eastAsia"/>
              <w:color w:val="000000" w:themeColor="text1"/>
              <w:spacing w:val="10"/>
            </w:rPr>
          </w:rPrChange>
        </w:rPr>
        <w:t>采取</w:t>
      </w:r>
      <w:r w:rsidR="008A498D" w:rsidRPr="00B207B1">
        <w:rPr>
          <w:rFonts w:hAnsiTheme="minorEastAsia" w:hint="eastAsia"/>
          <w:color w:val="000000" w:themeColor="text1"/>
          <w:rPrChange w:id="500" w:author="JY0225" w:date="2017-08-24T11:10:00Z">
            <w:rPr>
              <w:rFonts w:ascii="Times New Roman" w:hAnsi="Times New Roman" w:hint="eastAsia"/>
              <w:color w:val="000000" w:themeColor="text1"/>
              <w:spacing w:val="10"/>
            </w:rPr>
          </w:rPrChange>
        </w:rPr>
        <w:t>了规模相对较小的</w:t>
      </w:r>
      <w:r w:rsidR="008A498D" w:rsidRPr="00B207B1">
        <w:rPr>
          <w:rFonts w:hAnsiTheme="minorEastAsia"/>
          <w:color w:val="000000" w:themeColor="text1"/>
          <w:rPrChange w:id="501" w:author="JY0225" w:date="2017-08-24T11:10:00Z">
            <w:rPr>
              <w:rFonts w:ascii="Times New Roman" w:hAnsi="Times New Roman"/>
              <w:color w:val="000000" w:themeColor="text1"/>
              <w:spacing w:val="10"/>
            </w:rPr>
          </w:rPrChange>
        </w:rPr>
        <w:t>128</w:t>
      </w:r>
      <w:r w:rsidR="008A498D" w:rsidRPr="00B207B1">
        <w:rPr>
          <w:rFonts w:hAnsiTheme="minorEastAsia" w:hint="eastAsia"/>
          <w:color w:val="000000" w:themeColor="text1"/>
          <w:rPrChange w:id="502" w:author="JY0225" w:date="2017-08-24T11:10:00Z">
            <w:rPr>
              <w:rFonts w:ascii="Times New Roman" w:hAnsi="Times New Roman" w:hint="eastAsia"/>
              <w:color w:val="000000" w:themeColor="text1"/>
              <w:spacing w:val="10"/>
            </w:rPr>
          </w:rPrChange>
        </w:rPr>
        <w:t>位</w:t>
      </w:r>
      <w:r w:rsidR="008A498D" w:rsidRPr="00B207B1">
        <w:rPr>
          <w:rFonts w:hAnsiTheme="minorEastAsia"/>
          <w:color w:val="000000" w:themeColor="text1"/>
          <w:rPrChange w:id="503" w:author="JY0225" w:date="2017-08-24T11:10:00Z">
            <w:rPr>
              <w:rFonts w:ascii="Times New Roman" w:hAnsi="Times New Roman"/>
              <w:color w:val="000000" w:themeColor="text1"/>
              <w:spacing w:val="10"/>
            </w:rPr>
          </w:rPrChange>
        </w:rPr>
        <w:t>AES</w:t>
      </w:r>
      <w:r w:rsidR="008A498D" w:rsidRPr="00B207B1">
        <w:rPr>
          <w:rFonts w:hAnsiTheme="minorEastAsia" w:hint="eastAsia"/>
          <w:color w:val="000000" w:themeColor="text1"/>
          <w:rPrChange w:id="504" w:author="JY0225" w:date="2017-08-24T11:10:00Z">
            <w:rPr>
              <w:rFonts w:ascii="Times New Roman" w:hAnsi="Times New Roman" w:hint="eastAsia"/>
              <w:color w:val="000000" w:themeColor="text1"/>
              <w:spacing w:val="10"/>
            </w:rPr>
          </w:rPrChange>
        </w:rPr>
        <w:t>加密技术。</w:t>
      </w:r>
    </w:p>
    <w:p w14:paraId="2A8AF626" w14:textId="0F1CD532" w:rsidR="00D423E9" w:rsidRPr="00B207B1" w:rsidRDefault="00A22E44" w:rsidP="007527DE">
      <w:pPr>
        <w:spacing w:line="400" w:lineRule="exact"/>
        <w:ind w:firstLine="420"/>
        <w:rPr>
          <w:rFonts w:hAnsiTheme="minorEastAsia"/>
          <w:color w:val="000000" w:themeColor="text1"/>
          <w:rPrChange w:id="505"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06" w:author="JY0225" w:date="2017-08-24T11:10:00Z">
            <w:rPr>
              <w:rFonts w:ascii="Times New Roman" w:hAnsi="Times New Roman" w:hint="eastAsia"/>
              <w:color w:val="000000" w:themeColor="text1"/>
              <w:spacing w:val="10"/>
            </w:rPr>
          </w:rPrChange>
        </w:rPr>
        <w:t>此外，</w:t>
      </w:r>
      <w:commentRangeStart w:id="507"/>
      <w:r w:rsidRPr="00B207B1">
        <w:rPr>
          <w:rFonts w:hAnsiTheme="minorEastAsia" w:hint="eastAsia"/>
          <w:color w:val="000000" w:themeColor="text1"/>
          <w:rPrChange w:id="508" w:author="JY0225" w:date="2017-08-24T11:10:00Z">
            <w:rPr>
              <w:rFonts w:ascii="Times New Roman" w:hAnsi="Times New Roman" w:hint="eastAsia"/>
              <w:color w:val="000000" w:themeColor="text1"/>
              <w:spacing w:val="10"/>
            </w:rPr>
          </w:rPrChange>
        </w:rPr>
        <w:t>考虑到网络的不稳定因素</w:t>
      </w:r>
      <w:commentRangeEnd w:id="507"/>
      <w:r w:rsidR="00C06733" w:rsidRPr="00B207B1">
        <w:rPr>
          <w:rStyle w:val="af2"/>
          <w:rFonts w:hAnsiTheme="minorEastAsia"/>
          <w:color w:val="000000" w:themeColor="text1"/>
          <w:sz w:val="24"/>
          <w:szCs w:val="24"/>
          <w:rPrChange w:id="509" w:author="JY0225" w:date="2017-08-24T11:10:00Z">
            <w:rPr>
              <w:rStyle w:val="af2"/>
              <w:rFonts w:ascii="Calibri" w:eastAsia="宋体" w:hAnsi="Calibri"/>
              <w:color w:val="000000" w:themeColor="text1"/>
            </w:rPr>
          </w:rPrChange>
        </w:rPr>
        <w:commentReference w:id="507"/>
      </w:r>
      <w:r w:rsidRPr="00B207B1">
        <w:rPr>
          <w:rFonts w:hAnsiTheme="minorEastAsia" w:hint="eastAsia"/>
          <w:color w:val="000000" w:themeColor="text1"/>
          <w:rPrChange w:id="510" w:author="JY0225" w:date="2017-08-24T11:10:00Z">
            <w:rPr>
              <w:rFonts w:ascii="Times New Roman" w:hAnsi="Times New Roman" w:hint="eastAsia"/>
              <w:color w:val="000000" w:themeColor="text1"/>
              <w:spacing w:val="10"/>
            </w:rPr>
          </w:rPrChange>
        </w:rPr>
        <w:t>，</w:t>
      </w:r>
      <w:r w:rsidR="00B436C5" w:rsidRPr="00B207B1">
        <w:rPr>
          <w:rFonts w:hAnsiTheme="minorEastAsia" w:hint="eastAsia"/>
          <w:color w:val="000000" w:themeColor="text1"/>
          <w:rPrChange w:id="511" w:author="JY0225" w:date="2017-08-24T11:10:00Z">
            <w:rPr>
              <w:rFonts w:ascii="Times New Roman" w:hAnsi="Times New Roman" w:hint="eastAsia"/>
              <w:color w:val="000000" w:themeColor="text1"/>
              <w:spacing w:val="10"/>
            </w:rPr>
          </w:rPrChange>
        </w:rPr>
        <w:t>亟需一种有效的方式确保数据传输</w:t>
      </w:r>
      <w:r w:rsidR="00CD42E0" w:rsidRPr="00B207B1">
        <w:rPr>
          <w:rFonts w:hAnsiTheme="minorEastAsia" w:hint="eastAsia"/>
          <w:color w:val="000000" w:themeColor="text1"/>
          <w:rPrChange w:id="512" w:author="JY0225" w:date="2017-08-24T11:10:00Z">
            <w:rPr>
              <w:rFonts w:ascii="Times New Roman" w:hAnsi="Times New Roman" w:hint="eastAsia"/>
              <w:color w:val="000000" w:themeColor="text1"/>
              <w:spacing w:val="10"/>
            </w:rPr>
          </w:rPrChange>
        </w:rPr>
        <w:t>的</w:t>
      </w:r>
      <w:r w:rsidR="00B436C5" w:rsidRPr="00B207B1">
        <w:rPr>
          <w:rFonts w:hAnsiTheme="minorEastAsia" w:hint="eastAsia"/>
          <w:color w:val="000000" w:themeColor="text1"/>
          <w:rPrChange w:id="513" w:author="JY0225" w:date="2017-08-24T11:10:00Z">
            <w:rPr>
              <w:rFonts w:ascii="Times New Roman" w:hAnsi="Times New Roman" w:hint="eastAsia"/>
              <w:color w:val="000000" w:themeColor="text1"/>
              <w:spacing w:val="10"/>
            </w:rPr>
          </w:rPrChange>
        </w:rPr>
        <w:t>稳定性</w:t>
      </w:r>
      <w:r w:rsidR="00613094" w:rsidRPr="00B207B1">
        <w:rPr>
          <w:rFonts w:hAnsiTheme="minorEastAsia" w:hint="eastAsia"/>
          <w:color w:val="000000" w:themeColor="text1"/>
          <w:rPrChange w:id="514" w:author="JY0225" w:date="2017-08-24T11:10:00Z">
            <w:rPr>
              <w:rFonts w:ascii="Times New Roman" w:hAnsi="Times New Roman" w:hint="eastAsia"/>
              <w:color w:val="000000" w:themeColor="text1"/>
              <w:spacing w:val="10"/>
            </w:rPr>
          </w:rPrChange>
        </w:rPr>
        <w:t>，尤其是针对大文件的传输。</w:t>
      </w:r>
      <w:r w:rsidR="00B57D66" w:rsidRPr="00B207B1">
        <w:rPr>
          <w:rFonts w:hAnsiTheme="minorEastAsia" w:hint="eastAsia"/>
          <w:color w:val="000000" w:themeColor="text1"/>
          <w:rPrChange w:id="515" w:author="JY0225" w:date="2017-08-24T11:10:00Z">
            <w:rPr>
              <w:rFonts w:ascii="Times New Roman" w:hAnsi="Times New Roman" w:hint="eastAsia"/>
              <w:color w:val="000000" w:themeColor="text1"/>
              <w:spacing w:val="10"/>
            </w:rPr>
          </w:rPrChange>
        </w:rPr>
        <w:t>各大供应商都对大文件传输的关键</w:t>
      </w:r>
      <w:r w:rsidR="000B02F4" w:rsidRPr="00B207B1">
        <w:rPr>
          <w:rFonts w:hAnsiTheme="minorEastAsia" w:hint="eastAsia"/>
          <w:color w:val="000000" w:themeColor="text1"/>
          <w:rPrChange w:id="516" w:author="JY0225" w:date="2017-08-24T11:10:00Z">
            <w:rPr>
              <w:rFonts w:ascii="Times New Roman" w:hAnsi="Times New Roman" w:hint="eastAsia"/>
              <w:color w:val="000000" w:themeColor="text1"/>
              <w:spacing w:val="10"/>
            </w:rPr>
          </w:rPrChange>
        </w:rPr>
        <w:t>技术</w:t>
      </w:r>
      <w:r w:rsidR="00F058B2" w:rsidRPr="00B207B1">
        <w:rPr>
          <w:rFonts w:hAnsiTheme="minorEastAsia" w:hint="eastAsia"/>
          <w:color w:val="000000" w:themeColor="text1"/>
          <w:rPrChange w:id="517" w:author="JY0225" w:date="2017-08-24T11:10:00Z">
            <w:rPr>
              <w:rFonts w:ascii="Times New Roman" w:hAnsi="Times New Roman" w:hint="eastAsia"/>
              <w:color w:val="000000" w:themeColor="text1"/>
              <w:spacing w:val="10"/>
            </w:rPr>
          </w:rPrChange>
        </w:rPr>
        <w:t>进行了优化，以避免因网络故障</w:t>
      </w:r>
      <w:r w:rsidRPr="00B207B1">
        <w:rPr>
          <w:rFonts w:hAnsiTheme="minorEastAsia" w:hint="eastAsia"/>
          <w:color w:val="000000" w:themeColor="text1"/>
          <w:rPrChange w:id="518" w:author="JY0225" w:date="2017-08-24T11:10:00Z">
            <w:rPr>
              <w:rFonts w:ascii="Times New Roman" w:hAnsi="Times New Roman" w:hint="eastAsia"/>
              <w:color w:val="000000" w:themeColor="text1"/>
              <w:spacing w:val="10"/>
            </w:rPr>
          </w:rPrChange>
        </w:rPr>
        <w:t>而导致</w:t>
      </w:r>
      <w:r w:rsidR="00BB49A6" w:rsidRPr="00B207B1">
        <w:rPr>
          <w:rFonts w:hAnsiTheme="minorEastAsia" w:hint="eastAsia"/>
          <w:color w:val="000000" w:themeColor="text1"/>
          <w:rPrChange w:id="519" w:author="JY0225" w:date="2017-08-24T11:10:00Z">
            <w:rPr>
              <w:rFonts w:ascii="Times New Roman" w:hAnsi="Times New Roman" w:hint="eastAsia"/>
              <w:color w:val="000000" w:themeColor="text1"/>
              <w:spacing w:val="10"/>
            </w:rPr>
          </w:rPrChange>
        </w:rPr>
        <w:t>的</w:t>
      </w:r>
      <w:r w:rsidR="00EE50EB" w:rsidRPr="00B207B1">
        <w:rPr>
          <w:rFonts w:hAnsiTheme="minorEastAsia" w:hint="eastAsia"/>
          <w:color w:val="000000" w:themeColor="text1"/>
          <w:rPrChange w:id="520" w:author="JY0225" w:date="2017-08-24T11:10:00Z">
            <w:rPr>
              <w:rFonts w:ascii="Times New Roman" w:hAnsi="Times New Roman" w:hint="eastAsia"/>
              <w:color w:val="000000" w:themeColor="text1"/>
              <w:spacing w:val="10"/>
            </w:rPr>
          </w:rPrChange>
        </w:rPr>
        <w:t>大</w:t>
      </w:r>
      <w:r w:rsidRPr="00B207B1">
        <w:rPr>
          <w:rFonts w:hAnsiTheme="minorEastAsia" w:hint="eastAsia"/>
          <w:color w:val="000000" w:themeColor="text1"/>
          <w:rPrChange w:id="521" w:author="JY0225" w:date="2017-08-24T11:10:00Z">
            <w:rPr>
              <w:rFonts w:ascii="Times New Roman" w:hAnsi="Times New Roman" w:hint="eastAsia"/>
              <w:color w:val="000000" w:themeColor="text1"/>
              <w:spacing w:val="10"/>
            </w:rPr>
          </w:rPrChange>
        </w:rPr>
        <w:t>文件重传</w:t>
      </w:r>
      <w:r w:rsidR="005F0685" w:rsidRPr="00B207B1">
        <w:rPr>
          <w:rFonts w:hAnsiTheme="minorEastAsia" w:hint="eastAsia"/>
          <w:color w:val="000000" w:themeColor="text1"/>
          <w:rPrChange w:id="522" w:author="JY0225" w:date="2017-08-24T11:10:00Z">
            <w:rPr>
              <w:rFonts w:ascii="Times New Roman" w:hAnsi="Times New Roman" w:hint="eastAsia"/>
              <w:color w:val="000000" w:themeColor="text1"/>
              <w:spacing w:val="10"/>
            </w:rPr>
          </w:rPrChange>
        </w:rPr>
        <w:t>问题</w:t>
      </w:r>
      <w:r w:rsidR="00FC3AD5" w:rsidRPr="00B207B1">
        <w:rPr>
          <w:rFonts w:hAnsiTheme="minorEastAsia"/>
          <w:color w:val="000000" w:themeColor="text1"/>
          <w:vertAlign w:val="superscript"/>
          <w:rPrChange w:id="523" w:author="JY0225" w:date="2017-08-24T11:10:00Z">
            <w:rPr>
              <w:color w:val="000000" w:themeColor="text1"/>
              <w:vertAlign w:val="superscript"/>
            </w:rPr>
          </w:rPrChange>
        </w:rPr>
        <w:fldChar w:fldCharType="begin"/>
      </w:r>
      <w:r w:rsidR="00FC3AD5" w:rsidRPr="00B207B1">
        <w:rPr>
          <w:rFonts w:hAnsiTheme="minorEastAsia"/>
          <w:color w:val="000000" w:themeColor="text1"/>
          <w:vertAlign w:val="superscript"/>
          <w:rPrChange w:id="524" w:author="JY0225" w:date="2017-08-24T11:10:00Z">
            <w:rPr>
              <w:color w:val="000000" w:themeColor="text1"/>
              <w:vertAlign w:val="superscript"/>
            </w:rPr>
          </w:rPrChange>
        </w:rPr>
        <w:instrText xml:space="preserve"> REF _Ref489792207 \r \h </w:instrText>
      </w:r>
      <w:r w:rsidR="0034779C" w:rsidRPr="00B207B1">
        <w:rPr>
          <w:rFonts w:hAnsiTheme="minorEastAsia"/>
          <w:color w:val="000000" w:themeColor="text1"/>
          <w:vertAlign w:val="superscript"/>
          <w:rPrChange w:id="525" w:author="JY0225" w:date="2017-08-24T11:10:00Z">
            <w:rPr>
              <w:color w:val="000000" w:themeColor="text1"/>
              <w:vertAlign w:val="superscript"/>
            </w:rPr>
          </w:rPrChange>
        </w:rPr>
        <w:instrText xml:space="preserve"> \* MERGEFORMAT </w:instrText>
      </w:r>
      <w:r w:rsidR="00FC3AD5" w:rsidRPr="00B207B1">
        <w:rPr>
          <w:rFonts w:hAnsiTheme="minorEastAsia"/>
          <w:color w:val="000000" w:themeColor="text1"/>
          <w:vertAlign w:val="superscript"/>
          <w:rPrChange w:id="526" w:author="JY0225" w:date="2017-08-24T11:10:00Z">
            <w:rPr>
              <w:rFonts w:hAnsiTheme="minorEastAsia"/>
              <w:color w:val="000000" w:themeColor="text1"/>
              <w:vertAlign w:val="superscript"/>
            </w:rPr>
          </w:rPrChange>
        </w:rPr>
      </w:r>
      <w:r w:rsidR="00FC3AD5" w:rsidRPr="00B207B1">
        <w:rPr>
          <w:rFonts w:hAnsiTheme="minorEastAsia"/>
          <w:color w:val="000000" w:themeColor="text1"/>
          <w:vertAlign w:val="superscript"/>
          <w:rPrChange w:id="527"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[12]</w:t>
      </w:r>
      <w:r w:rsidR="00FC3AD5" w:rsidRPr="00B207B1">
        <w:rPr>
          <w:rFonts w:hAnsiTheme="minorEastAsia"/>
          <w:color w:val="000000" w:themeColor="text1"/>
          <w:vertAlign w:val="superscript"/>
          <w:rPrChange w:id="528" w:author="JY0225" w:date="2017-08-24T11:10:00Z">
            <w:rPr>
              <w:color w:val="000000" w:themeColor="text1"/>
              <w:vertAlign w:val="superscript"/>
            </w:rPr>
          </w:rPrChange>
        </w:rPr>
        <w:fldChar w:fldCharType="end"/>
      </w:r>
      <w:r w:rsidRPr="00B207B1">
        <w:rPr>
          <w:rFonts w:hAnsiTheme="minorEastAsia" w:hint="eastAsia"/>
          <w:color w:val="000000" w:themeColor="text1"/>
          <w:rPrChange w:id="529" w:author="JY0225" w:date="2017-08-24T11:10:00Z">
            <w:rPr>
              <w:rFonts w:ascii="Times New Roman" w:hAnsi="Times New Roman" w:hint="eastAsia"/>
              <w:color w:val="000000" w:themeColor="text1"/>
              <w:spacing w:val="10"/>
            </w:rPr>
          </w:rPrChange>
        </w:rPr>
        <w:t>。百度云盘支持单个文件上传的大小</w:t>
      </w:r>
      <w:r w:rsidR="00155106" w:rsidRPr="00B207B1">
        <w:rPr>
          <w:rFonts w:hAnsiTheme="minorEastAsia" w:hint="eastAsia"/>
          <w:color w:val="000000" w:themeColor="text1"/>
          <w:rPrChange w:id="530" w:author="JY0225" w:date="2017-08-24T11:10:00Z">
            <w:rPr>
              <w:rFonts w:ascii="Times New Roman" w:hAnsi="Times New Roman" w:hint="eastAsia"/>
              <w:color w:val="000000" w:themeColor="text1"/>
              <w:spacing w:val="10"/>
            </w:rPr>
          </w:rPrChange>
        </w:rPr>
        <w:t>上限</w:t>
      </w:r>
      <w:r w:rsidRPr="00B207B1">
        <w:rPr>
          <w:rFonts w:hAnsiTheme="minorEastAsia" w:hint="eastAsia"/>
          <w:color w:val="000000" w:themeColor="text1"/>
          <w:rPrChange w:id="531"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532" w:author="JY0225" w:date="2017-08-24T11:10:00Z">
            <w:rPr>
              <w:rFonts w:ascii="Times New Roman" w:hAnsi="Times New Roman"/>
              <w:color w:val="000000" w:themeColor="text1"/>
              <w:spacing w:val="10"/>
            </w:rPr>
          </w:rPrChange>
        </w:rPr>
        <w:t>20G</w:t>
      </w:r>
      <w:r w:rsidRPr="00B207B1">
        <w:rPr>
          <w:rFonts w:hAnsiTheme="minorEastAsia" w:hint="eastAsia"/>
          <w:color w:val="000000" w:themeColor="text1"/>
          <w:rPrChange w:id="533"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534" w:author="JY0225" w:date="2017-08-24T11:10:00Z">
            <w:rPr>
              <w:rFonts w:ascii="Times New Roman" w:hAnsi="Times New Roman"/>
              <w:color w:val="000000" w:themeColor="text1"/>
              <w:spacing w:val="10"/>
            </w:rPr>
          </w:rPrChange>
        </w:rPr>
        <w:t>360</w:t>
      </w:r>
      <w:r w:rsidR="00BA7AE1" w:rsidRPr="00B207B1">
        <w:rPr>
          <w:rFonts w:hAnsiTheme="minorEastAsia" w:hint="eastAsia"/>
          <w:color w:val="000000" w:themeColor="text1"/>
          <w:rPrChange w:id="535" w:author="JY0225" w:date="2017-08-24T11:10:00Z">
            <w:rPr>
              <w:rFonts w:ascii="Times New Roman" w:hAnsi="Times New Roman" w:hint="eastAsia"/>
              <w:color w:val="000000" w:themeColor="text1"/>
              <w:spacing w:val="10"/>
            </w:rPr>
          </w:rPrChange>
        </w:rPr>
        <w:t>云</w:t>
      </w:r>
      <w:r w:rsidRPr="00B207B1">
        <w:rPr>
          <w:rFonts w:hAnsiTheme="minorEastAsia" w:hint="eastAsia"/>
          <w:color w:val="000000" w:themeColor="text1"/>
          <w:rPrChange w:id="536" w:author="JY0225" w:date="2017-08-24T11:10:00Z">
            <w:rPr>
              <w:rFonts w:ascii="Times New Roman" w:hAnsi="Times New Roman" w:hint="eastAsia"/>
              <w:color w:val="000000" w:themeColor="text1"/>
              <w:spacing w:val="10"/>
            </w:rPr>
          </w:rPrChange>
        </w:rPr>
        <w:t>盘为</w:t>
      </w:r>
      <w:r w:rsidRPr="00B207B1">
        <w:rPr>
          <w:rFonts w:hAnsiTheme="minorEastAsia"/>
          <w:color w:val="000000" w:themeColor="text1"/>
          <w:rPrChange w:id="537" w:author="JY0225" w:date="2017-08-24T11:10:00Z">
            <w:rPr>
              <w:rFonts w:ascii="Times New Roman" w:hAnsi="Times New Roman"/>
              <w:color w:val="000000" w:themeColor="text1"/>
              <w:spacing w:val="10"/>
            </w:rPr>
          </w:rPrChange>
        </w:rPr>
        <w:t>5G</w:t>
      </w:r>
      <w:r w:rsidRPr="00B207B1">
        <w:rPr>
          <w:rFonts w:hAnsiTheme="minorEastAsia" w:hint="eastAsia"/>
          <w:color w:val="000000" w:themeColor="text1"/>
          <w:rPrChange w:id="538"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539" w:author="JY0225" w:date="2017-08-24T11:10:00Z">
            <w:rPr>
              <w:rFonts w:ascii="Times New Roman" w:hAnsi="Times New Roman"/>
              <w:color w:val="000000" w:themeColor="text1"/>
              <w:spacing w:val="10"/>
            </w:rPr>
          </w:rPrChange>
        </w:rPr>
        <w:t>Google Drive</w:t>
      </w:r>
      <w:r w:rsidRPr="00B207B1">
        <w:rPr>
          <w:rFonts w:hAnsiTheme="minorEastAsia" w:hint="eastAsia"/>
          <w:color w:val="000000" w:themeColor="text1"/>
          <w:rPrChange w:id="540"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541" w:author="JY0225" w:date="2017-08-24T11:10:00Z">
            <w:rPr>
              <w:rFonts w:ascii="Times New Roman" w:hAnsi="Times New Roman"/>
              <w:color w:val="000000" w:themeColor="text1"/>
              <w:spacing w:val="10"/>
            </w:rPr>
          </w:rPrChange>
        </w:rPr>
        <w:t>5TB</w:t>
      </w:r>
      <w:r w:rsidRPr="00B207B1">
        <w:rPr>
          <w:rFonts w:hAnsiTheme="minorEastAsia" w:hint="eastAsia"/>
          <w:color w:val="000000" w:themeColor="text1"/>
          <w:rPrChange w:id="542" w:author="JY0225" w:date="2017-08-24T11:10:00Z">
            <w:rPr>
              <w:rFonts w:ascii="Times New Roman" w:hAnsi="Times New Roman" w:hint="eastAsia"/>
              <w:color w:val="000000" w:themeColor="text1"/>
              <w:spacing w:val="10"/>
            </w:rPr>
          </w:rPrChange>
        </w:rPr>
        <w:t>，而</w:t>
      </w:r>
      <w:r w:rsidRPr="00B207B1">
        <w:rPr>
          <w:rFonts w:hAnsiTheme="minorEastAsia"/>
          <w:color w:val="000000" w:themeColor="text1"/>
          <w:rPrChange w:id="543" w:author="JY0225" w:date="2017-08-24T11:10:00Z">
            <w:rPr>
              <w:rFonts w:ascii="Times New Roman" w:hAnsi="Times New Roman"/>
              <w:color w:val="000000" w:themeColor="text1"/>
              <w:spacing w:val="10"/>
            </w:rPr>
          </w:rPrChange>
        </w:rPr>
        <w:t>Dropbox</w:t>
      </w:r>
      <w:r w:rsidRPr="00B207B1">
        <w:rPr>
          <w:rFonts w:hAnsiTheme="minorEastAsia" w:hint="eastAsia"/>
          <w:color w:val="000000" w:themeColor="text1"/>
          <w:rPrChange w:id="544" w:author="JY0225" w:date="2017-08-24T11:10:00Z">
            <w:rPr>
              <w:rFonts w:ascii="Times New Roman" w:hAnsi="Times New Roman" w:hint="eastAsia"/>
              <w:color w:val="000000" w:themeColor="text1"/>
              <w:spacing w:val="10"/>
            </w:rPr>
          </w:rPrChange>
        </w:rPr>
        <w:t>不限制单个文件的大小。在</w:t>
      </w:r>
      <w:del w:id="545" w:author="微软用户" w:date="2017-08-27T14:39:00Z">
        <w:r w:rsidRPr="00B207B1" w:rsidDel="00BB5645">
          <w:rPr>
            <w:rFonts w:hAnsiTheme="minorEastAsia" w:hint="eastAsia"/>
            <w:color w:val="000000" w:themeColor="text1"/>
            <w:rPrChange w:id="546" w:author="JY0225" w:date="2017-08-24T11:10:00Z">
              <w:rPr>
                <w:rFonts w:ascii="Times New Roman" w:hAnsi="Times New Roman" w:hint="eastAsia"/>
                <w:color w:val="000000" w:themeColor="text1"/>
                <w:spacing w:val="10"/>
              </w:rPr>
            </w:rPrChange>
          </w:rPr>
          <w:delText>处理</w:delText>
        </w:r>
      </w:del>
      <w:r w:rsidRPr="00B207B1">
        <w:rPr>
          <w:rFonts w:hAnsiTheme="minorEastAsia" w:hint="eastAsia"/>
          <w:color w:val="000000" w:themeColor="text1"/>
          <w:rPrChange w:id="547" w:author="JY0225" w:date="2017-08-24T11:10:00Z">
            <w:rPr>
              <w:rFonts w:ascii="Times New Roman" w:hAnsi="Times New Roman" w:hint="eastAsia"/>
              <w:color w:val="000000" w:themeColor="text1"/>
              <w:spacing w:val="10"/>
            </w:rPr>
          </w:rPrChange>
        </w:rPr>
        <w:t>大文件上传的</w:t>
      </w:r>
      <w:ins w:id="548" w:author="微软用户" w:date="2017-08-27T14:39:00Z">
        <w:r w:rsidR="00265E24" w:rsidRPr="00B207B1">
          <w:rPr>
            <w:rFonts w:hAnsiTheme="minorEastAsia"/>
            <w:color w:val="000000" w:themeColor="text1"/>
          </w:rPr>
          <w:t>方式</w:t>
        </w:r>
      </w:ins>
      <w:del w:id="549" w:author="微软用户" w:date="2017-08-27T14:39:00Z">
        <w:r w:rsidRPr="00B207B1" w:rsidDel="00265E24">
          <w:rPr>
            <w:rFonts w:hAnsiTheme="minorEastAsia" w:hint="eastAsia"/>
            <w:color w:val="000000" w:themeColor="text1"/>
            <w:rPrChange w:id="550" w:author="JY0225" w:date="2017-08-24T11:10:00Z">
              <w:rPr>
                <w:rFonts w:ascii="Times New Roman" w:hAnsi="Times New Roman" w:hint="eastAsia"/>
                <w:color w:val="000000" w:themeColor="text1"/>
                <w:spacing w:val="10"/>
              </w:rPr>
            </w:rPrChange>
          </w:rPr>
          <w:delText>方案</w:delText>
        </w:r>
      </w:del>
      <w:r w:rsidRPr="00B207B1">
        <w:rPr>
          <w:rFonts w:hAnsiTheme="minorEastAsia" w:hint="eastAsia"/>
          <w:color w:val="000000" w:themeColor="text1"/>
          <w:rPrChange w:id="551" w:author="JY0225" w:date="2017-08-24T11:10:00Z">
            <w:rPr>
              <w:rFonts w:ascii="Times New Roman" w:hAnsi="Times New Roman" w:hint="eastAsia"/>
              <w:color w:val="000000" w:themeColor="text1"/>
              <w:spacing w:val="10"/>
            </w:rPr>
          </w:rPrChange>
        </w:rPr>
        <w:t>上，</w:t>
      </w:r>
      <w:r w:rsidR="00920676" w:rsidRPr="00B207B1">
        <w:rPr>
          <w:rFonts w:hAnsiTheme="minorEastAsia" w:hint="eastAsia"/>
          <w:color w:val="000000" w:themeColor="text1"/>
          <w:rPrChange w:id="552" w:author="JY0225" w:date="2017-08-24T11:10:00Z">
            <w:rPr>
              <w:rFonts w:ascii="Times New Roman" w:hAnsi="Times New Roman" w:hint="eastAsia"/>
              <w:color w:val="000000" w:themeColor="text1"/>
              <w:spacing w:val="10"/>
            </w:rPr>
          </w:rPrChange>
        </w:rPr>
        <w:t>它们</w:t>
      </w:r>
      <w:r w:rsidR="00F06DE7" w:rsidRPr="00B207B1">
        <w:rPr>
          <w:rFonts w:hAnsiTheme="minorEastAsia" w:hint="eastAsia"/>
          <w:color w:val="000000" w:themeColor="text1"/>
          <w:rPrChange w:id="553" w:author="JY0225" w:date="2017-08-24T11:10:00Z">
            <w:rPr>
              <w:rFonts w:ascii="Times New Roman" w:hAnsi="Times New Roman" w:hint="eastAsia"/>
              <w:color w:val="000000" w:themeColor="text1"/>
              <w:spacing w:val="10"/>
            </w:rPr>
          </w:rPrChange>
        </w:rPr>
        <w:t>都</w:t>
      </w:r>
      <w:r w:rsidRPr="00B207B1">
        <w:rPr>
          <w:rFonts w:hAnsiTheme="minorEastAsia" w:hint="eastAsia"/>
          <w:color w:val="000000" w:themeColor="text1"/>
          <w:rPrChange w:id="554" w:author="JY0225" w:date="2017-08-24T11:10:00Z">
            <w:rPr>
              <w:rFonts w:ascii="Times New Roman" w:hAnsi="Times New Roman" w:hint="eastAsia"/>
              <w:color w:val="000000" w:themeColor="text1"/>
              <w:spacing w:val="10"/>
            </w:rPr>
          </w:rPrChange>
        </w:rPr>
        <w:t>将文件</w:t>
      </w:r>
      <w:ins w:id="555" w:author="微软用户" w:date="2017-08-27T14:40:00Z">
        <w:r w:rsidR="00C65324" w:rsidRPr="00B207B1">
          <w:rPr>
            <w:rFonts w:hAnsiTheme="minorEastAsia"/>
            <w:color w:val="000000" w:themeColor="text1"/>
          </w:rPr>
          <w:t>分割成</w:t>
        </w:r>
      </w:ins>
      <w:del w:id="556" w:author="微软用户" w:date="2017-08-27T14:40:00Z">
        <w:r w:rsidRPr="00B207B1" w:rsidDel="00C65324">
          <w:rPr>
            <w:rFonts w:hAnsiTheme="minorEastAsia" w:hint="eastAsia"/>
            <w:color w:val="000000" w:themeColor="text1"/>
            <w:rPrChange w:id="557" w:author="JY0225" w:date="2017-08-24T11:10:00Z">
              <w:rPr>
                <w:rFonts w:ascii="Times New Roman" w:hAnsi="Times New Roman" w:hint="eastAsia"/>
                <w:color w:val="000000" w:themeColor="text1"/>
                <w:spacing w:val="10"/>
              </w:rPr>
            </w:rPrChange>
          </w:rPr>
          <w:delText>以</w:delText>
        </w:r>
      </w:del>
      <w:r w:rsidRPr="00B207B1">
        <w:rPr>
          <w:rFonts w:hAnsiTheme="minorEastAsia" w:hint="eastAsia"/>
          <w:color w:val="000000" w:themeColor="text1"/>
          <w:rPrChange w:id="558" w:author="JY0225" w:date="2017-08-24T11:10:00Z">
            <w:rPr>
              <w:rFonts w:ascii="Times New Roman" w:hAnsi="Times New Roman" w:hint="eastAsia"/>
              <w:color w:val="000000" w:themeColor="text1"/>
              <w:spacing w:val="10"/>
            </w:rPr>
          </w:rPrChange>
        </w:rPr>
        <w:t>固定大小的文件流形式，通过设定偏移量</w:t>
      </w:r>
      <w:del w:id="559" w:author="微软用户" w:date="2017-08-27T14:40:00Z">
        <w:r w:rsidRPr="00B207B1" w:rsidDel="00EB2A17">
          <w:rPr>
            <w:rFonts w:hAnsiTheme="minorEastAsia" w:hint="eastAsia"/>
            <w:color w:val="000000" w:themeColor="text1"/>
            <w:rPrChange w:id="560" w:author="JY0225" w:date="2017-08-24T11:10:00Z">
              <w:rPr>
                <w:rFonts w:ascii="Times New Roman" w:hAnsi="Times New Roman" w:hint="eastAsia"/>
                <w:color w:val="000000" w:themeColor="text1"/>
                <w:spacing w:val="10"/>
              </w:rPr>
            </w:rPrChange>
          </w:rPr>
          <w:delText>来</w:delText>
        </w:r>
        <w:r w:rsidRPr="00B207B1" w:rsidDel="004C1616">
          <w:rPr>
            <w:rFonts w:hAnsiTheme="minorEastAsia" w:hint="eastAsia"/>
            <w:color w:val="000000" w:themeColor="text1"/>
            <w:rPrChange w:id="561" w:author="JY0225" w:date="2017-08-24T11:10:00Z">
              <w:rPr>
                <w:rFonts w:ascii="Times New Roman" w:hAnsi="Times New Roman" w:hint="eastAsia"/>
                <w:color w:val="000000" w:themeColor="text1"/>
                <w:spacing w:val="10"/>
              </w:rPr>
            </w:rPrChange>
          </w:rPr>
          <w:delText>对大文件</w:delText>
        </w:r>
      </w:del>
      <w:r w:rsidRPr="00B207B1">
        <w:rPr>
          <w:rFonts w:hAnsiTheme="minorEastAsia" w:hint="eastAsia"/>
          <w:color w:val="000000" w:themeColor="text1"/>
          <w:rPrChange w:id="562" w:author="JY0225" w:date="2017-08-24T11:10:00Z">
            <w:rPr>
              <w:rFonts w:ascii="Times New Roman" w:hAnsi="Times New Roman" w:hint="eastAsia"/>
              <w:color w:val="000000" w:themeColor="text1"/>
              <w:spacing w:val="10"/>
            </w:rPr>
          </w:rPrChange>
        </w:rPr>
        <w:t>进行分块传输，</w:t>
      </w:r>
      <w:r w:rsidR="00FD3E01" w:rsidRPr="00B207B1">
        <w:rPr>
          <w:rFonts w:hAnsiTheme="minorEastAsia" w:hint="eastAsia"/>
          <w:color w:val="000000" w:themeColor="text1"/>
          <w:rPrChange w:id="563" w:author="JY0225" w:date="2017-08-24T11:10:00Z">
            <w:rPr>
              <w:rFonts w:ascii="Times New Roman" w:hAnsi="Times New Roman" w:hint="eastAsia"/>
              <w:color w:val="000000" w:themeColor="text1"/>
              <w:spacing w:val="10"/>
            </w:rPr>
          </w:rPrChange>
        </w:rPr>
        <w:t>这样做的好处是遇到网络故障时，只需记录已上传数据流的偏移量，重传时</w:t>
      </w:r>
      <w:r w:rsidR="00365D9F" w:rsidRPr="00B207B1">
        <w:rPr>
          <w:rFonts w:hAnsiTheme="minorEastAsia" w:hint="eastAsia"/>
          <w:color w:val="000000" w:themeColor="text1"/>
          <w:rPrChange w:id="564" w:author="JY0225" w:date="2017-08-24T11:10:00Z">
            <w:rPr>
              <w:rFonts w:ascii="Times New Roman" w:hAnsi="Times New Roman" w:hint="eastAsia"/>
              <w:color w:val="000000" w:themeColor="text1"/>
              <w:spacing w:val="10"/>
            </w:rPr>
          </w:rPrChange>
        </w:rPr>
        <w:t>可以根据</w:t>
      </w:r>
      <w:r w:rsidRPr="00B207B1">
        <w:rPr>
          <w:rFonts w:hAnsiTheme="minorEastAsia" w:hint="eastAsia"/>
          <w:color w:val="000000" w:themeColor="text1"/>
          <w:rPrChange w:id="565" w:author="JY0225" w:date="2017-08-24T11:10:00Z">
            <w:rPr>
              <w:rFonts w:ascii="Times New Roman" w:hAnsi="Times New Roman" w:hint="eastAsia"/>
              <w:color w:val="000000" w:themeColor="text1"/>
              <w:spacing w:val="10"/>
            </w:rPr>
          </w:rPrChange>
        </w:rPr>
        <w:t>偏移量</w:t>
      </w:r>
      <w:del w:id="566" w:author="微软用户" w:date="2017-08-27T14:40:00Z">
        <w:r w:rsidRPr="00B207B1" w:rsidDel="00962A6D">
          <w:rPr>
            <w:rFonts w:hAnsiTheme="minorEastAsia" w:hint="eastAsia"/>
            <w:color w:val="000000" w:themeColor="text1"/>
            <w:rPrChange w:id="567" w:author="JY0225" w:date="2017-08-24T11:10:00Z">
              <w:rPr>
                <w:rFonts w:ascii="Times New Roman" w:hAnsi="Times New Roman" w:hint="eastAsia"/>
                <w:color w:val="000000" w:themeColor="text1"/>
                <w:spacing w:val="10"/>
              </w:rPr>
            </w:rPrChange>
          </w:rPr>
          <w:delText>进行文件</w:delText>
        </w:r>
      </w:del>
      <w:r w:rsidRPr="00B207B1">
        <w:rPr>
          <w:rFonts w:hAnsiTheme="minorEastAsia" w:hint="eastAsia"/>
          <w:color w:val="000000" w:themeColor="text1"/>
          <w:rPrChange w:id="568" w:author="JY0225" w:date="2017-08-24T11:10:00Z">
            <w:rPr>
              <w:rFonts w:ascii="Times New Roman" w:hAnsi="Times New Roman" w:hint="eastAsia"/>
              <w:color w:val="000000" w:themeColor="text1"/>
              <w:spacing w:val="10"/>
            </w:rPr>
          </w:rPrChange>
        </w:rPr>
        <w:t>续传</w:t>
      </w:r>
      <w:r w:rsidR="004A27AE" w:rsidRPr="00B207B1">
        <w:rPr>
          <w:rFonts w:hAnsiTheme="minorEastAsia" w:hint="eastAsia"/>
          <w:color w:val="000000" w:themeColor="text1"/>
          <w:rPrChange w:id="569" w:author="JY0225" w:date="2017-08-24T11:10:00Z">
            <w:rPr>
              <w:rFonts w:ascii="Times New Roman" w:hAnsi="Times New Roman" w:hint="eastAsia"/>
              <w:color w:val="000000" w:themeColor="text1"/>
              <w:spacing w:val="10"/>
            </w:rPr>
          </w:rPrChange>
        </w:rPr>
        <w:t>而无需从头开始</w:t>
      </w:r>
      <w:r w:rsidR="00FC3AD5" w:rsidRPr="00B207B1">
        <w:rPr>
          <w:rFonts w:hAnsiTheme="minorEastAsia"/>
          <w:color w:val="000000" w:themeColor="text1"/>
          <w:vertAlign w:val="superscript"/>
          <w:rPrChange w:id="570" w:author="JY0225" w:date="2017-08-24T11:10:00Z">
            <w:rPr>
              <w:color w:val="000000" w:themeColor="text1"/>
              <w:vertAlign w:val="superscript"/>
            </w:rPr>
          </w:rPrChange>
        </w:rPr>
        <w:fldChar w:fldCharType="begin"/>
      </w:r>
      <w:r w:rsidR="00FC3AD5" w:rsidRPr="00B207B1">
        <w:rPr>
          <w:rFonts w:hAnsiTheme="minorEastAsia"/>
          <w:color w:val="000000" w:themeColor="text1"/>
          <w:vertAlign w:val="superscript"/>
          <w:rPrChange w:id="571" w:author="JY0225" w:date="2017-08-24T11:10:00Z">
            <w:rPr>
              <w:color w:val="000000" w:themeColor="text1"/>
              <w:vertAlign w:val="superscript"/>
            </w:rPr>
          </w:rPrChange>
        </w:rPr>
        <w:instrText xml:space="preserve"> REF _Ref489793033 \r \h </w:instrText>
      </w:r>
      <w:r w:rsidR="0034779C" w:rsidRPr="00B207B1">
        <w:rPr>
          <w:rFonts w:hAnsiTheme="minorEastAsia"/>
          <w:color w:val="000000" w:themeColor="text1"/>
          <w:vertAlign w:val="superscript"/>
          <w:rPrChange w:id="572" w:author="JY0225" w:date="2017-08-24T11:10:00Z">
            <w:rPr>
              <w:color w:val="000000" w:themeColor="text1"/>
              <w:vertAlign w:val="superscript"/>
            </w:rPr>
          </w:rPrChange>
        </w:rPr>
        <w:instrText xml:space="preserve"> \* MERGEFORMAT </w:instrText>
      </w:r>
      <w:r w:rsidR="00FC3AD5" w:rsidRPr="00B207B1">
        <w:rPr>
          <w:rFonts w:hAnsiTheme="minorEastAsia"/>
          <w:color w:val="000000" w:themeColor="text1"/>
          <w:vertAlign w:val="superscript"/>
          <w:rPrChange w:id="573" w:author="JY0225" w:date="2017-08-24T11:10:00Z">
            <w:rPr>
              <w:rFonts w:hAnsiTheme="minorEastAsia"/>
              <w:color w:val="000000" w:themeColor="text1"/>
              <w:vertAlign w:val="superscript"/>
            </w:rPr>
          </w:rPrChange>
        </w:rPr>
      </w:r>
      <w:r w:rsidR="00FC3AD5" w:rsidRPr="00B207B1">
        <w:rPr>
          <w:rFonts w:hAnsiTheme="minorEastAsia"/>
          <w:color w:val="000000" w:themeColor="text1"/>
          <w:vertAlign w:val="superscript"/>
          <w:rPrChange w:id="574"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[13]</w:t>
      </w:r>
      <w:r w:rsidR="00FC3AD5" w:rsidRPr="00B207B1">
        <w:rPr>
          <w:rFonts w:hAnsiTheme="minorEastAsia"/>
          <w:color w:val="000000" w:themeColor="text1"/>
          <w:vertAlign w:val="superscript"/>
          <w:rPrChange w:id="575" w:author="JY0225" w:date="2017-08-24T11:10:00Z">
            <w:rPr>
              <w:color w:val="000000" w:themeColor="text1"/>
              <w:vertAlign w:val="superscript"/>
            </w:rPr>
          </w:rPrChange>
        </w:rPr>
        <w:fldChar w:fldCharType="end"/>
      </w:r>
      <w:r w:rsidR="00FC3AD5" w:rsidRPr="00B207B1">
        <w:rPr>
          <w:rFonts w:hAnsiTheme="minorEastAsia"/>
          <w:color w:val="000000" w:themeColor="text1"/>
          <w:vertAlign w:val="superscript"/>
          <w:rPrChange w:id="576" w:author="JY0225" w:date="2017-08-24T11:10:00Z">
            <w:rPr>
              <w:color w:val="000000" w:themeColor="text1"/>
              <w:vertAlign w:val="superscript"/>
            </w:rPr>
          </w:rPrChange>
        </w:rPr>
        <w:fldChar w:fldCharType="begin"/>
      </w:r>
      <w:r w:rsidR="00FC3AD5" w:rsidRPr="00B207B1">
        <w:rPr>
          <w:rFonts w:hAnsiTheme="minorEastAsia"/>
          <w:color w:val="000000" w:themeColor="text1"/>
          <w:vertAlign w:val="superscript"/>
          <w:rPrChange w:id="577" w:author="JY0225" w:date="2017-08-24T11:10:00Z">
            <w:rPr>
              <w:color w:val="000000" w:themeColor="text1"/>
              <w:vertAlign w:val="superscript"/>
            </w:rPr>
          </w:rPrChange>
        </w:rPr>
        <w:instrText xml:space="preserve"> REF _Ref489793034 \r \h </w:instrText>
      </w:r>
      <w:r w:rsidR="0034779C" w:rsidRPr="00B207B1">
        <w:rPr>
          <w:rFonts w:hAnsiTheme="minorEastAsia"/>
          <w:color w:val="000000" w:themeColor="text1"/>
          <w:vertAlign w:val="superscript"/>
          <w:rPrChange w:id="578" w:author="JY0225" w:date="2017-08-24T11:10:00Z">
            <w:rPr>
              <w:color w:val="000000" w:themeColor="text1"/>
              <w:vertAlign w:val="superscript"/>
            </w:rPr>
          </w:rPrChange>
        </w:rPr>
        <w:instrText xml:space="preserve"> \* MERGEFORMAT </w:instrText>
      </w:r>
      <w:r w:rsidR="00FC3AD5" w:rsidRPr="00B207B1">
        <w:rPr>
          <w:rFonts w:hAnsiTheme="minorEastAsia"/>
          <w:color w:val="000000" w:themeColor="text1"/>
          <w:vertAlign w:val="superscript"/>
          <w:rPrChange w:id="579" w:author="JY0225" w:date="2017-08-24T11:10:00Z">
            <w:rPr>
              <w:rFonts w:hAnsiTheme="minorEastAsia"/>
              <w:color w:val="000000" w:themeColor="text1"/>
              <w:vertAlign w:val="superscript"/>
            </w:rPr>
          </w:rPrChange>
        </w:rPr>
      </w:r>
      <w:r w:rsidR="00FC3AD5" w:rsidRPr="00B207B1">
        <w:rPr>
          <w:rFonts w:hAnsiTheme="minorEastAsia"/>
          <w:color w:val="000000" w:themeColor="text1"/>
          <w:vertAlign w:val="superscript"/>
          <w:rPrChange w:id="580"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[14]</w:t>
      </w:r>
      <w:r w:rsidR="00FC3AD5" w:rsidRPr="00B207B1">
        <w:rPr>
          <w:rFonts w:hAnsiTheme="minorEastAsia"/>
          <w:color w:val="000000" w:themeColor="text1"/>
          <w:vertAlign w:val="superscript"/>
          <w:rPrChange w:id="581" w:author="JY0225" w:date="2017-08-24T11:10:00Z">
            <w:rPr>
              <w:color w:val="000000" w:themeColor="text1"/>
              <w:vertAlign w:val="superscript"/>
            </w:rPr>
          </w:rPrChange>
        </w:rPr>
        <w:fldChar w:fldCharType="end"/>
      </w:r>
      <w:r w:rsidRPr="00B207B1">
        <w:rPr>
          <w:rFonts w:hAnsiTheme="minorEastAsia" w:hint="eastAsia"/>
          <w:color w:val="000000" w:themeColor="text1"/>
          <w:rPrChange w:id="582" w:author="JY0225" w:date="2017-08-24T11:10:00Z">
            <w:rPr>
              <w:rFonts w:ascii="Times New Roman" w:hAnsi="Times New Roman" w:hint="eastAsia"/>
              <w:color w:val="000000" w:themeColor="text1"/>
              <w:spacing w:val="10"/>
            </w:rPr>
          </w:rPrChange>
        </w:rPr>
        <w:t>。</w:t>
      </w:r>
    </w:p>
    <w:p w14:paraId="3011C72E" w14:textId="60445815" w:rsidR="00B01C9B" w:rsidRPr="00B207B1" w:rsidRDefault="00F058B2" w:rsidP="007527DE">
      <w:pPr>
        <w:spacing w:line="400" w:lineRule="exact"/>
        <w:ind w:firstLine="420"/>
        <w:rPr>
          <w:rFonts w:hAnsiTheme="minorEastAsia"/>
          <w:color w:val="000000" w:themeColor="text1"/>
          <w:rPrChange w:id="583"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84" w:author="JY0225" w:date="2017-08-24T11:10:00Z">
            <w:rPr>
              <w:rFonts w:ascii="Times New Roman" w:hAnsi="Times New Roman" w:hint="eastAsia"/>
              <w:color w:val="000000" w:themeColor="text1"/>
              <w:spacing w:val="10"/>
            </w:rPr>
          </w:rPrChange>
        </w:rPr>
        <w:t>随着云端数据的积累，</w:t>
      </w:r>
      <w:r w:rsidR="000F3051" w:rsidRPr="00B207B1">
        <w:rPr>
          <w:rFonts w:hAnsiTheme="minorEastAsia" w:hint="eastAsia"/>
          <w:color w:val="000000" w:themeColor="text1"/>
          <w:rPrChange w:id="585" w:author="JY0225" w:date="2017-08-24T11:10:00Z">
            <w:rPr>
              <w:rFonts w:ascii="Times New Roman" w:hAnsi="Times New Roman" w:hint="eastAsia"/>
              <w:color w:val="000000" w:themeColor="text1"/>
              <w:spacing w:val="10"/>
            </w:rPr>
          </w:rPrChange>
        </w:rPr>
        <w:t>服务端存储</w:t>
      </w:r>
      <w:r w:rsidR="001C57EE" w:rsidRPr="00B207B1">
        <w:rPr>
          <w:rFonts w:hAnsiTheme="minorEastAsia" w:hint="eastAsia"/>
          <w:color w:val="000000" w:themeColor="text1"/>
          <w:rPrChange w:id="586" w:author="JY0225" w:date="2017-08-24T11:10:00Z">
            <w:rPr>
              <w:rFonts w:ascii="Times New Roman" w:hAnsi="Times New Roman" w:hint="eastAsia"/>
              <w:color w:val="000000" w:themeColor="text1"/>
              <w:spacing w:val="10"/>
            </w:rPr>
          </w:rPrChange>
        </w:rPr>
        <w:t>了</w:t>
      </w:r>
      <w:r w:rsidR="00B72768" w:rsidRPr="00B207B1">
        <w:rPr>
          <w:rFonts w:hAnsiTheme="minorEastAsia" w:hint="eastAsia"/>
          <w:color w:val="000000" w:themeColor="text1"/>
          <w:rPrChange w:id="587" w:author="JY0225" w:date="2017-08-24T11:10:00Z">
            <w:rPr>
              <w:rFonts w:ascii="Times New Roman" w:hAnsi="Times New Roman" w:hint="eastAsia"/>
              <w:color w:val="000000" w:themeColor="text1"/>
              <w:spacing w:val="10"/>
            </w:rPr>
          </w:rPrChange>
        </w:rPr>
        <w:t>大量</w:t>
      </w:r>
      <w:commentRangeStart w:id="588"/>
      <w:r w:rsidR="00B72768" w:rsidRPr="00B207B1">
        <w:rPr>
          <w:rFonts w:hAnsiTheme="minorEastAsia" w:hint="eastAsia"/>
          <w:color w:val="000000" w:themeColor="text1"/>
          <w:rPrChange w:id="589" w:author="JY0225" w:date="2017-08-24T11:10:00Z">
            <w:rPr>
              <w:rFonts w:ascii="Times New Roman" w:hAnsi="Times New Roman" w:hint="eastAsia"/>
              <w:color w:val="000000" w:themeColor="text1"/>
              <w:spacing w:val="10"/>
            </w:rPr>
          </w:rPrChange>
        </w:rPr>
        <w:t>冗余</w:t>
      </w:r>
      <w:commentRangeEnd w:id="588"/>
      <w:r w:rsidR="000879DD" w:rsidRPr="00B207B1">
        <w:rPr>
          <w:rStyle w:val="af2"/>
          <w:rFonts w:hAnsiTheme="minorEastAsia"/>
          <w:color w:val="000000" w:themeColor="text1"/>
          <w:sz w:val="24"/>
          <w:szCs w:val="24"/>
          <w:rPrChange w:id="590" w:author="JY0225" w:date="2017-08-24T11:10:00Z">
            <w:rPr>
              <w:rStyle w:val="af2"/>
              <w:rFonts w:ascii="Calibri" w:eastAsia="宋体" w:hAnsi="Calibri"/>
              <w:color w:val="000000" w:themeColor="text1"/>
            </w:rPr>
          </w:rPrChange>
        </w:rPr>
        <w:commentReference w:id="588"/>
      </w:r>
      <w:r w:rsidR="001C57EE" w:rsidRPr="00B207B1">
        <w:rPr>
          <w:rFonts w:hAnsiTheme="minorEastAsia" w:hint="eastAsia"/>
          <w:color w:val="000000" w:themeColor="text1"/>
          <w:rPrChange w:id="591" w:author="JY0225" w:date="2017-08-24T11:10:00Z">
            <w:rPr>
              <w:rFonts w:ascii="Times New Roman" w:hAnsi="Times New Roman" w:hint="eastAsia"/>
              <w:color w:val="000000" w:themeColor="text1"/>
              <w:spacing w:val="10"/>
            </w:rPr>
          </w:rPrChange>
        </w:rPr>
        <w:t>的数据</w:t>
      </w:r>
      <w:r w:rsidR="00936035" w:rsidRPr="00B207B1">
        <w:rPr>
          <w:rFonts w:hAnsiTheme="minorEastAsia"/>
          <w:color w:val="000000" w:themeColor="text1"/>
          <w:vertAlign w:val="superscript"/>
          <w:rPrChange w:id="592" w:author="JY0225" w:date="2017-08-24T11:10:00Z">
            <w:rPr>
              <w:color w:val="000000" w:themeColor="text1"/>
              <w:vertAlign w:val="superscript"/>
            </w:rPr>
          </w:rPrChange>
        </w:rPr>
        <w:fldChar w:fldCharType="begin"/>
      </w:r>
      <w:r w:rsidR="00936035" w:rsidRPr="00B207B1">
        <w:rPr>
          <w:rFonts w:hAnsiTheme="minorEastAsia"/>
          <w:color w:val="000000" w:themeColor="text1"/>
          <w:vertAlign w:val="superscript"/>
          <w:rPrChange w:id="593" w:author="JY0225" w:date="2017-08-24T11:10:00Z">
            <w:rPr>
              <w:color w:val="000000" w:themeColor="text1"/>
              <w:vertAlign w:val="superscript"/>
            </w:rPr>
          </w:rPrChange>
        </w:rPr>
        <w:instrText xml:space="preserve"> REF _Ref489793121 \r \h </w:instrText>
      </w:r>
      <w:r w:rsidR="0034779C" w:rsidRPr="00B207B1">
        <w:rPr>
          <w:rFonts w:hAnsiTheme="minorEastAsia"/>
          <w:color w:val="000000" w:themeColor="text1"/>
          <w:vertAlign w:val="superscript"/>
          <w:rPrChange w:id="594" w:author="JY0225" w:date="2017-08-24T11:10:00Z">
            <w:rPr>
              <w:color w:val="000000" w:themeColor="text1"/>
              <w:vertAlign w:val="superscript"/>
            </w:rPr>
          </w:rPrChange>
        </w:rPr>
        <w:instrText xml:space="preserve"> \* MERGEFORMAT </w:instrText>
      </w:r>
      <w:r w:rsidR="00936035" w:rsidRPr="00B207B1">
        <w:rPr>
          <w:rFonts w:hAnsiTheme="minorEastAsia"/>
          <w:color w:val="000000" w:themeColor="text1"/>
          <w:vertAlign w:val="superscript"/>
          <w:rPrChange w:id="595" w:author="JY0225" w:date="2017-08-24T11:10:00Z">
            <w:rPr>
              <w:rFonts w:hAnsiTheme="minorEastAsia"/>
              <w:color w:val="000000" w:themeColor="text1"/>
              <w:vertAlign w:val="superscript"/>
            </w:rPr>
          </w:rPrChange>
        </w:rPr>
      </w:r>
      <w:r w:rsidR="00936035" w:rsidRPr="00B207B1">
        <w:rPr>
          <w:rFonts w:hAnsiTheme="minorEastAsia"/>
          <w:color w:val="000000" w:themeColor="text1"/>
          <w:vertAlign w:val="superscript"/>
          <w:rPrChange w:id="596"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[15]</w:t>
      </w:r>
      <w:r w:rsidR="00936035" w:rsidRPr="00B207B1">
        <w:rPr>
          <w:rFonts w:hAnsiTheme="minorEastAsia"/>
          <w:color w:val="000000" w:themeColor="text1"/>
          <w:vertAlign w:val="superscript"/>
          <w:rPrChange w:id="597" w:author="JY0225" w:date="2017-08-24T11:10:00Z">
            <w:rPr>
              <w:color w:val="000000" w:themeColor="text1"/>
              <w:vertAlign w:val="superscript"/>
            </w:rPr>
          </w:rPrChange>
        </w:rPr>
        <w:fldChar w:fldCharType="end"/>
      </w:r>
      <w:ins w:id="598" w:author="微软用户" w:date="2017-08-24T21:51:00Z">
        <w:r w:rsidR="00D853F0" w:rsidRPr="00B207B1">
          <w:rPr>
            <w:rFonts w:hAnsiTheme="minorEastAsia"/>
            <w:color w:val="000000" w:themeColor="text1"/>
            <w:vertAlign w:val="superscript"/>
          </w:rPr>
          <w:fldChar w:fldCharType="begin"/>
        </w:r>
        <w:r w:rsidR="00D853F0" w:rsidRPr="00B207B1">
          <w:rPr>
            <w:rFonts w:hAnsiTheme="minorEastAsia"/>
            <w:color w:val="000000" w:themeColor="text1"/>
            <w:vertAlign w:val="superscript"/>
          </w:rPr>
          <w:instrText xml:space="preserve"> REF _Ref491374837 \r \h </w:instrText>
        </w:r>
      </w:ins>
      <w:r w:rsidR="001E6458" w:rsidRPr="00B207B1">
        <w:rPr>
          <w:rFonts w:hAnsiTheme="minorEastAsia"/>
          <w:color w:val="000000" w:themeColor="text1"/>
          <w:vertAlign w:val="superscript"/>
        </w:rPr>
        <w:instrText xml:space="preserve"> \* MERGEFORMAT </w:instrText>
      </w:r>
      <w:r w:rsidR="00D853F0" w:rsidRPr="00B207B1">
        <w:rPr>
          <w:rFonts w:hAnsiTheme="minorEastAsia"/>
          <w:color w:val="000000" w:themeColor="text1"/>
          <w:vertAlign w:val="superscript"/>
        </w:rPr>
      </w:r>
      <w:r w:rsidR="00D853F0"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[16]</w:t>
      </w:r>
      <w:ins w:id="599" w:author="微软用户" w:date="2017-08-24T21:51:00Z">
        <w:r w:rsidR="00D853F0" w:rsidRPr="00B207B1">
          <w:rPr>
            <w:rFonts w:hAnsiTheme="minorEastAsia"/>
            <w:color w:val="000000" w:themeColor="text1"/>
            <w:vertAlign w:val="superscript"/>
          </w:rPr>
          <w:fldChar w:fldCharType="end"/>
        </w:r>
      </w:ins>
      <w:del w:id="600" w:author="微软用户" w:date="2017-08-24T21:49:00Z">
        <w:r w:rsidR="00936035" w:rsidRPr="00B207B1" w:rsidDel="00D853F0">
          <w:rPr>
            <w:rFonts w:hAnsiTheme="minorEastAsia"/>
            <w:color w:val="000000" w:themeColor="text1"/>
            <w:vertAlign w:val="superscript"/>
            <w:rPrChange w:id="601" w:author="JY0225" w:date="2017-08-24T11:10:00Z">
              <w:rPr>
                <w:color w:val="000000" w:themeColor="text1"/>
                <w:vertAlign w:val="superscript"/>
              </w:rPr>
            </w:rPrChange>
          </w:rPr>
          <w:fldChar w:fldCharType="begin"/>
        </w:r>
        <w:r w:rsidR="00936035" w:rsidRPr="00B207B1" w:rsidDel="00D853F0">
          <w:rPr>
            <w:rFonts w:hAnsiTheme="minorEastAsia"/>
            <w:color w:val="000000" w:themeColor="text1"/>
            <w:vertAlign w:val="superscript"/>
            <w:rPrChange w:id="602" w:author="JY0225" w:date="2017-08-24T11:10:00Z">
              <w:rPr>
                <w:color w:val="000000" w:themeColor="text1"/>
                <w:vertAlign w:val="superscript"/>
              </w:rPr>
            </w:rPrChange>
          </w:rPr>
          <w:delInstrText xml:space="preserve"> REF _Ref489793122 \r \h </w:delInstrText>
        </w:r>
        <w:r w:rsidR="0034779C" w:rsidRPr="00B207B1" w:rsidDel="00D853F0">
          <w:rPr>
            <w:rFonts w:hAnsiTheme="minorEastAsia"/>
            <w:color w:val="000000" w:themeColor="text1"/>
            <w:vertAlign w:val="superscript"/>
            <w:rPrChange w:id="603" w:author="JY0225" w:date="2017-08-24T11:10:00Z">
              <w:rPr>
                <w:color w:val="000000" w:themeColor="text1"/>
                <w:vertAlign w:val="superscript"/>
              </w:rPr>
            </w:rPrChange>
          </w:rPr>
          <w:delInstrText xml:space="preserve"> \* MERGEFORMAT </w:delInstrText>
        </w:r>
        <w:r w:rsidR="00936035" w:rsidRPr="00B207B1" w:rsidDel="00D853F0">
          <w:rPr>
            <w:rFonts w:hAnsiTheme="minorEastAsia"/>
            <w:color w:val="000000" w:themeColor="text1"/>
            <w:vertAlign w:val="superscript"/>
            <w:rPrChange w:id="604" w:author="JY0225" w:date="2017-08-24T11:10:00Z">
              <w:rPr>
                <w:rFonts w:hAnsiTheme="minorEastAsia"/>
                <w:color w:val="000000" w:themeColor="text1"/>
                <w:vertAlign w:val="superscript"/>
              </w:rPr>
            </w:rPrChange>
          </w:rPr>
        </w:r>
        <w:r w:rsidR="00936035" w:rsidRPr="00B207B1" w:rsidDel="00D853F0">
          <w:rPr>
            <w:rFonts w:hAnsiTheme="minorEastAsia"/>
            <w:color w:val="000000" w:themeColor="text1"/>
            <w:vertAlign w:val="superscript"/>
            <w:rPrChange w:id="605" w:author="JY0225" w:date="2017-08-24T11:10:00Z">
              <w:rPr>
                <w:color w:val="000000" w:themeColor="text1"/>
                <w:vertAlign w:val="superscript"/>
              </w:rPr>
            </w:rPrChange>
          </w:rPr>
          <w:fldChar w:fldCharType="separate"/>
        </w:r>
      </w:del>
      <w:ins w:id="606" w:author="JY0225" w:date="2017-08-23T16:27:00Z">
        <w:del w:id="607" w:author="微软用户" w:date="2017-08-24T21:49:00Z">
          <w:r w:rsidR="008E2759" w:rsidRPr="00B207B1" w:rsidDel="00D853F0">
            <w:rPr>
              <w:rFonts w:hAnsiTheme="minorEastAsia"/>
              <w:color w:val="000000" w:themeColor="text1"/>
              <w:vertAlign w:val="superscript"/>
              <w:rPrChange w:id="608" w:author="JY0225" w:date="2017-08-24T11:10:00Z">
                <w:rPr>
                  <w:color w:val="000000" w:themeColor="text1"/>
                  <w:vertAlign w:val="superscript"/>
                </w:rPr>
              </w:rPrChange>
            </w:rPr>
            <w:delText>[1]</w:delText>
          </w:r>
        </w:del>
      </w:ins>
      <w:del w:id="609" w:author="微软用户" w:date="2017-08-24T21:49:00Z">
        <w:r w:rsidR="006D560D" w:rsidRPr="00B207B1" w:rsidDel="00D853F0">
          <w:rPr>
            <w:rFonts w:hAnsiTheme="minorEastAsia"/>
            <w:color w:val="000000" w:themeColor="text1"/>
            <w:vertAlign w:val="superscript"/>
            <w:rPrChange w:id="610" w:author="JY0225" w:date="2017-08-24T11:10:00Z">
              <w:rPr>
                <w:color w:val="000000" w:themeColor="text1"/>
                <w:vertAlign w:val="superscript"/>
              </w:rPr>
            </w:rPrChange>
          </w:rPr>
          <w:delText>[16]</w:delText>
        </w:r>
        <w:r w:rsidR="00936035" w:rsidRPr="00B207B1" w:rsidDel="00D853F0">
          <w:rPr>
            <w:rFonts w:hAnsiTheme="minorEastAsia"/>
            <w:color w:val="000000" w:themeColor="text1"/>
            <w:vertAlign w:val="superscript"/>
            <w:rPrChange w:id="611" w:author="JY0225" w:date="2017-08-24T11:10:00Z">
              <w:rPr>
                <w:color w:val="000000" w:themeColor="text1"/>
                <w:vertAlign w:val="superscript"/>
              </w:rPr>
            </w:rPrChange>
          </w:rPr>
          <w:fldChar w:fldCharType="end"/>
        </w:r>
      </w:del>
      <w:r w:rsidR="00835116" w:rsidRPr="00B207B1">
        <w:rPr>
          <w:rFonts w:hAnsiTheme="minorEastAsia" w:hint="eastAsia"/>
          <w:color w:val="000000" w:themeColor="text1"/>
          <w:rPrChange w:id="612" w:author="JY0225" w:date="2017-08-24T11:10:00Z">
            <w:rPr>
              <w:rFonts w:ascii="Times New Roman" w:hAnsi="Times New Roman" w:hint="eastAsia"/>
              <w:color w:val="000000" w:themeColor="text1"/>
              <w:spacing w:val="10"/>
            </w:rPr>
          </w:rPrChange>
        </w:rPr>
        <w:t>。</w:t>
      </w:r>
      <w:r w:rsidR="003A6A46" w:rsidRPr="00B207B1">
        <w:rPr>
          <w:rFonts w:hAnsiTheme="minorEastAsia" w:hint="eastAsia"/>
          <w:color w:val="000000" w:themeColor="text1"/>
          <w:rPrChange w:id="613" w:author="JY0225" w:date="2017-08-24T11:10:00Z">
            <w:rPr>
              <w:rFonts w:ascii="Times New Roman" w:hAnsi="Times New Roman" w:hint="eastAsia"/>
              <w:color w:val="000000" w:themeColor="text1"/>
              <w:spacing w:val="10"/>
            </w:rPr>
          </w:rPrChange>
        </w:rPr>
        <w:t>减少数据冗余以节省服务器的存储空间</w:t>
      </w:r>
      <w:r w:rsidR="00F20C43" w:rsidRPr="00B207B1">
        <w:rPr>
          <w:rFonts w:hAnsiTheme="minorEastAsia" w:hint="eastAsia"/>
          <w:color w:val="000000" w:themeColor="text1"/>
          <w:rPrChange w:id="614" w:author="JY0225" w:date="2017-08-24T11:10:00Z">
            <w:rPr>
              <w:rFonts w:ascii="Times New Roman" w:hAnsi="Times New Roman" w:hint="eastAsia"/>
              <w:color w:val="000000" w:themeColor="text1"/>
              <w:spacing w:val="10"/>
            </w:rPr>
          </w:rPrChange>
        </w:rPr>
        <w:t>是十分有必要的，</w:t>
      </w:r>
      <w:ins w:id="615" w:author="微软用户" w:date="2017-08-27T14:41:00Z">
        <w:r w:rsidR="00F70DF9" w:rsidRPr="00B207B1">
          <w:rPr>
            <w:rFonts w:hAnsiTheme="minorEastAsia"/>
            <w:color w:val="000000" w:themeColor="text1"/>
          </w:rPr>
          <w:t>除此之外</w:t>
        </w:r>
      </w:ins>
      <w:del w:id="616" w:author="微软用户" w:date="2017-08-27T14:41:00Z">
        <w:r w:rsidR="00F20C43" w:rsidRPr="00B207B1" w:rsidDel="00F70DF9">
          <w:rPr>
            <w:rFonts w:hAnsiTheme="minorEastAsia" w:hint="eastAsia"/>
            <w:color w:val="000000" w:themeColor="text1"/>
            <w:rPrChange w:id="617" w:author="JY0225" w:date="2017-08-24T11:10:00Z">
              <w:rPr>
                <w:rFonts w:ascii="Times New Roman" w:hAnsi="Times New Roman" w:hint="eastAsia"/>
                <w:color w:val="000000" w:themeColor="text1"/>
                <w:spacing w:val="10"/>
              </w:rPr>
            </w:rPrChange>
          </w:rPr>
          <w:delText>同时</w:delText>
        </w:r>
      </w:del>
      <w:r w:rsidR="00A60355" w:rsidRPr="00B207B1">
        <w:rPr>
          <w:rFonts w:hAnsiTheme="minorEastAsia" w:hint="eastAsia"/>
          <w:color w:val="000000" w:themeColor="text1"/>
          <w:rPrChange w:id="618" w:author="JY0225" w:date="2017-08-24T11:10:00Z">
            <w:rPr>
              <w:rFonts w:ascii="Times New Roman" w:hAnsi="Times New Roman" w:hint="eastAsia"/>
              <w:color w:val="000000" w:themeColor="text1"/>
              <w:spacing w:val="10"/>
            </w:rPr>
          </w:rPrChange>
        </w:rPr>
        <w:t>还</w:t>
      </w:r>
      <w:r w:rsidR="00221934" w:rsidRPr="00B207B1">
        <w:rPr>
          <w:rFonts w:hAnsiTheme="minorEastAsia" w:hint="eastAsia"/>
          <w:color w:val="000000" w:themeColor="text1"/>
          <w:rPrChange w:id="619" w:author="JY0225" w:date="2017-08-24T11:10:00Z">
            <w:rPr>
              <w:rFonts w:ascii="Times New Roman" w:hAnsi="Times New Roman" w:hint="eastAsia"/>
              <w:color w:val="000000" w:themeColor="text1"/>
              <w:spacing w:val="10"/>
            </w:rPr>
          </w:rPrChange>
        </w:rPr>
        <w:t>能为用户提供一</w:t>
      </w:r>
      <w:ins w:id="620" w:author="微软用户" w:date="2017-08-27T14:42:00Z">
        <w:r w:rsidR="00653881" w:rsidRPr="00B207B1">
          <w:rPr>
            <w:rFonts w:hAnsiTheme="minorEastAsia"/>
            <w:color w:val="000000" w:themeColor="text1"/>
          </w:rPr>
          <w:t>项</w:t>
        </w:r>
      </w:ins>
      <w:del w:id="621" w:author="微软用户" w:date="2017-08-27T14:42:00Z">
        <w:r w:rsidR="00221934" w:rsidRPr="00B207B1" w:rsidDel="00653881">
          <w:rPr>
            <w:rFonts w:hAnsiTheme="minorEastAsia" w:hint="eastAsia"/>
            <w:color w:val="000000" w:themeColor="text1"/>
            <w:rPrChange w:id="622" w:author="JY0225" w:date="2017-08-24T11:10:00Z">
              <w:rPr>
                <w:rFonts w:ascii="Times New Roman" w:hAnsi="Times New Roman" w:hint="eastAsia"/>
                <w:color w:val="000000" w:themeColor="text1"/>
                <w:spacing w:val="10"/>
              </w:rPr>
            </w:rPrChange>
          </w:rPr>
          <w:delText>种</w:delText>
        </w:r>
      </w:del>
      <w:r w:rsidR="00221934" w:rsidRPr="00B207B1">
        <w:rPr>
          <w:rFonts w:hAnsiTheme="minorEastAsia" w:hint="eastAsia"/>
          <w:color w:val="000000" w:themeColor="text1"/>
          <w:rPrChange w:id="623" w:author="JY0225" w:date="2017-08-24T11:10:00Z">
            <w:rPr>
              <w:rFonts w:ascii="Times New Roman" w:hAnsi="Times New Roman" w:hint="eastAsia"/>
              <w:color w:val="000000" w:themeColor="text1"/>
              <w:spacing w:val="10"/>
            </w:rPr>
          </w:rPrChange>
        </w:rPr>
        <w:t>新的功能，这种功能称之为</w:t>
      </w:r>
      <w:r w:rsidR="00F20C43" w:rsidRPr="00B207B1">
        <w:rPr>
          <w:rFonts w:hAnsiTheme="minorEastAsia" w:hint="eastAsia"/>
          <w:color w:val="000000" w:themeColor="text1"/>
          <w:rPrChange w:id="624" w:author="JY0225" w:date="2017-08-24T11:10:00Z">
            <w:rPr>
              <w:rFonts w:ascii="Times New Roman" w:hAnsi="Times New Roman" w:hint="eastAsia"/>
              <w:color w:val="000000" w:themeColor="text1"/>
              <w:spacing w:val="10"/>
            </w:rPr>
          </w:rPrChange>
        </w:rPr>
        <w:t>“秒传</w:t>
      </w:r>
      <w:r w:rsidR="00221934" w:rsidRPr="00B207B1">
        <w:rPr>
          <w:rFonts w:hAnsiTheme="minorEastAsia" w:hint="eastAsia"/>
          <w:color w:val="000000" w:themeColor="text1"/>
          <w:rPrChange w:id="625" w:author="JY0225" w:date="2017-08-24T11:10:00Z">
            <w:rPr>
              <w:rFonts w:ascii="Times New Roman" w:hAnsi="Times New Roman" w:hint="eastAsia"/>
              <w:color w:val="000000" w:themeColor="text1"/>
              <w:spacing w:val="10"/>
            </w:rPr>
          </w:rPrChange>
        </w:rPr>
        <w:t>”</w:t>
      </w:r>
      <w:r w:rsidR="00936035" w:rsidRPr="00B207B1">
        <w:rPr>
          <w:rFonts w:hAnsiTheme="minorEastAsia"/>
          <w:color w:val="000000" w:themeColor="text1"/>
          <w:vertAlign w:val="superscript"/>
          <w:rPrChange w:id="626" w:author="JY0225" w:date="2017-08-24T11:10:00Z">
            <w:rPr>
              <w:color w:val="000000" w:themeColor="text1"/>
              <w:vertAlign w:val="superscript"/>
            </w:rPr>
          </w:rPrChange>
        </w:rPr>
        <w:fldChar w:fldCharType="begin"/>
      </w:r>
      <w:r w:rsidR="00936035" w:rsidRPr="00B207B1">
        <w:rPr>
          <w:rFonts w:hAnsiTheme="minorEastAsia"/>
          <w:color w:val="000000" w:themeColor="text1"/>
          <w:vertAlign w:val="superscript"/>
          <w:rPrChange w:id="627" w:author="JY0225" w:date="2017-08-24T11:10:00Z">
            <w:rPr>
              <w:color w:val="000000" w:themeColor="text1"/>
              <w:vertAlign w:val="superscript"/>
            </w:rPr>
          </w:rPrChange>
        </w:rPr>
        <w:instrText xml:space="preserve"> REF _Ref489793153 \r \h </w:instrText>
      </w:r>
      <w:r w:rsidR="0034779C" w:rsidRPr="00B207B1">
        <w:rPr>
          <w:rFonts w:hAnsiTheme="minorEastAsia"/>
          <w:color w:val="000000" w:themeColor="text1"/>
          <w:vertAlign w:val="superscript"/>
          <w:rPrChange w:id="628" w:author="JY0225" w:date="2017-08-24T11:10:00Z">
            <w:rPr>
              <w:color w:val="000000" w:themeColor="text1"/>
              <w:vertAlign w:val="superscript"/>
            </w:rPr>
          </w:rPrChange>
        </w:rPr>
        <w:instrText xml:space="preserve"> \* MERGEFORMAT </w:instrText>
      </w:r>
      <w:r w:rsidR="00936035" w:rsidRPr="00B207B1">
        <w:rPr>
          <w:rFonts w:hAnsiTheme="minorEastAsia"/>
          <w:color w:val="000000" w:themeColor="text1"/>
          <w:vertAlign w:val="superscript"/>
          <w:rPrChange w:id="629" w:author="JY0225" w:date="2017-08-24T11:10:00Z">
            <w:rPr>
              <w:rFonts w:hAnsiTheme="minorEastAsia"/>
              <w:color w:val="000000" w:themeColor="text1"/>
              <w:vertAlign w:val="superscript"/>
            </w:rPr>
          </w:rPrChange>
        </w:rPr>
      </w:r>
      <w:r w:rsidR="00936035" w:rsidRPr="00B207B1">
        <w:rPr>
          <w:rFonts w:hAnsiTheme="minorEastAsia"/>
          <w:color w:val="000000" w:themeColor="text1"/>
          <w:vertAlign w:val="superscript"/>
          <w:rPrChange w:id="630"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[17]</w:t>
      </w:r>
      <w:r w:rsidR="00936035" w:rsidRPr="00B207B1">
        <w:rPr>
          <w:rFonts w:hAnsiTheme="minorEastAsia"/>
          <w:color w:val="000000" w:themeColor="text1"/>
          <w:vertAlign w:val="superscript"/>
          <w:rPrChange w:id="631" w:author="JY0225" w:date="2017-08-24T11:10:00Z">
            <w:rPr>
              <w:color w:val="000000" w:themeColor="text1"/>
              <w:vertAlign w:val="superscript"/>
            </w:rPr>
          </w:rPrChange>
        </w:rPr>
        <w:fldChar w:fldCharType="end"/>
      </w:r>
      <w:ins w:id="632" w:author="微软用户" w:date="2017-08-27T14:42:00Z">
        <w:r w:rsidR="001E2F75" w:rsidRPr="00B207B1">
          <w:rPr>
            <w:rFonts w:hAnsiTheme="minorEastAsia" w:hint="eastAsia"/>
            <w:color w:val="000000" w:themeColor="text1"/>
          </w:rPr>
          <w:t>，</w:t>
        </w:r>
      </w:ins>
      <w:del w:id="633" w:author="微软用户" w:date="2017-08-27T14:42:00Z">
        <w:r w:rsidR="00221934" w:rsidRPr="00B207B1" w:rsidDel="001E2F75">
          <w:rPr>
            <w:rFonts w:hAnsiTheme="minorEastAsia" w:hint="eastAsia"/>
            <w:color w:val="000000" w:themeColor="text1"/>
            <w:rPrChange w:id="634" w:author="JY0225" w:date="2017-08-24T11:10:00Z">
              <w:rPr>
                <w:rFonts w:ascii="Times New Roman" w:hAnsi="Times New Roman" w:hint="eastAsia"/>
                <w:color w:val="000000" w:themeColor="text1"/>
                <w:spacing w:val="10"/>
              </w:rPr>
            </w:rPrChange>
          </w:rPr>
          <w:delText>。</w:delText>
        </w:r>
        <w:r w:rsidR="00855782" w:rsidRPr="00B207B1" w:rsidDel="001E2F75">
          <w:rPr>
            <w:rFonts w:hAnsiTheme="minorEastAsia" w:hint="eastAsia"/>
            <w:color w:val="000000" w:themeColor="text1"/>
            <w:rPrChange w:id="635" w:author="JY0225" w:date="2017-08-24T11:10:00Z">
              <w:rPr>
                <w:rFonts w:ascii="Times New Roman" w:hAnsi="Times New Roman" w:hint="eastAsia"/>
                <w:color w:val="000000" w:themeColor="text1"/>
                <w:spacing w:val="10"/>
              </w:rPr>
            </w:rPrChange>
          </w:rPr>
          <w:delText>所谓的“秒传</w:delText>
        </w:r>
        <w:r w:rsidR="000879DD" w:rsidRPr="00B207B1" w:rsidDel="001E2F75">
          <w:rPr>
            <w:rFonts w:hAnsiTheme="minorEastAsia" w:hint="eastAsia"/>
            <w:color w:val="000000" w:themeColor="text1"/>
            <w:rPrChange w:id="636" w:author="JY0225" w:date="2017-08-24T11:10:00Z">
              <w:rPr>
                <w:rFonts w:ascii="Times New Roman" w:hAnsi="Times New Roman" w:hint="eastAsia"/>
                <w:color w:val="000000" w:themeColor="text1"/>
                <w:spacing w:val="10"/>
              </w:rPr>
            </w:rPrChange>
          </w:rPr>
          <w:delText>”</w:delText>
        </w:r>
      </w:del>
      <w:r w:rsidR="000879DD" w:rsidRPr="00B207B1">
        <w:rPr>
          <w:rFonts w:hAnsiTheme="minorEastAsia" w:hint="eastAsia"/>
          <w:color w:val="000000" w:themeColor="text1"/>
          <w:rPrChange w:id="637" w:author="JY0225" w:date="2017-08-24T11:10:00Z">
            <w:rPr>
              <w:rFonts w:ascii="Times New Roman" w:hAnsi="Times New Roman" w:hint="eastAsia"/>
              <w:color w:val="000000" w:themeColor="text1"/>
              <w:spacing w:val="10"/>
            </w:rPr>
          </w:rPrChange>
        </w:rPr>
        <w:t>指的是当服务器存在当前用户待上传的文件时</w:t>
      </w:r>
      <w:r w:rsidR="00553266" w:rsidRPr="00B207B1">
        <w:rPr>
          <w:rFonts w:hAnsiTheme="minorEastAsia" w:hint="eastAsia"/>
          <w:color w:val="000000" w:themeColor="text1"/>
          <w:rPrChange w:id="638" w:author="JY0225" w:date="2017-08-24T11:10:00Z">
            <w:rPr>
              <w:rFonts w:ascii="Times New Roman" w:hAnsi="Times New Roman" w:hint="eastAsia"/>
              <w:color w:val="000000" w:themeColor="text1"/>
              <w:spacing w:val="10"/>
            </w:rPr>
          </w:rPrChange>
        </w:rPr>
        <w:t>（通过文件的</w:t>
      </w:r>
      <w:r w:rsidR="00553266" w:rsidRPr="00B207B1">
        <w:rPr>
          <w:rFonts w:hAnsiTheme="minorEastAsia"/>
          <w:color w:val="000000" w:themeColor="text1"/>
          <w:rPrChange w:id="639" w:author="JY0225" w:date="2017-08-24T11:10:00Z">
            <w:rPr>
              <w:rFonts w:ascii="Times New Roman" w:hAnsi="Times New Roman"/>
              <w:color w:val="000000" w:themeColor="text1"/>
              <w:spacing w:val="10"/>
            </w:rPr>
          </w:rPrChange>
        </w:rPr>
        <w:t>MD5</w:t>
      </w:r>
      <w:r w:rsidR="007F3D14" w:rsidRPr="00B207B1">
        <w:rPr>
          <w:rFonts w:hAnsiTheme="minorEastAsia" w:hint="eastAsia"/>
          <w:color w:val="000000" w:themeColor="text1"/>
          <w:rPrChange w:id="640" w:author="JY0225" w:date="2017-08-24T11:10:00Z">
            <w:rPr>
              <w:rFonts w:ascii="Times New Roman" w:hAnsi="Times New Roman" w:hint="eastAsia"/>
              <w:color w:val="000000" w:themeColor="text1"/>
              <w:spacing w:val="10"/>
            </w:rPr>
          </w:rPrChange>
        </w:rPr>
        <w:t>值</w:t>
      </w:r>
      <w:r w:rsidR="00553266" w:rsidRPr="00B207B1">
        <w:rPr>
          <w:rFonts w:hAnsiTheme="minorEastAsia" w:hint="eastAsia"/>
          <w:color w:val="000000" w:themeColor="text1"/>
          <w:rPrChange w:id="641" w:author="JY0225" w:date="2017-08-24T11:10:00Z">
            <w:rPr>
              <w:rFonts w:ascii="Times New Roman" w:hAnsi="Times New Roman" w:hint="eastAsia"/>
              <w:color w:val="000000" w:themeColor="text1"/>
              <w:spacing w:val="10"/>
            </w:rPr>
          </w:rPrChange>
        </w:rPr>
        <w:t>进行校验</w:t>
      </w:r>
      <w:r w:rsidR="00352842" w:rsidRPr="00B207B1">
        <w:rPr>
          <w:rFonts w:hAnsiTheme="minorEastAsia"/>
          <w:color w:val="000000" w:themeColor="text1"/>
          <w:vertAlign w:val="superscript"/>
          <w:rPrChange w:id="642" w:author="JY0225" w:date="2017-08-24T11:10:00Z">
            <w:rPr>
              <w:color w:val="000000" w:themeColor="text1"/>
              <w:vertAlign w:val="superscript"/>
            </w:rPr>
          </w:rPrChange>
        </w:rPr>
        <w:t>[</w:t>
      </w:r>
      <w:r w:rsidR="00352842" w:rsidRPr="00B207B1">
        <w:rPr>
          <w:rFonts w:hAnsiTheme="minorEastAsia"/>
          <w:color w:val="000000" w:themeColor="text1"/>
          <w:vertAlign w:val="superscript"/>
          <w:rPrChange w:id="643" w:author="JY0225" w:date="2017-08-24T11:10:00Z">
            <w:rPr>
              <w:color w:val="000000" w:themeColor="text1"/>
              <w:vertAlign w:val="superscript"/>
            </w:rPr>
          </w:rPrChange>
        </w:rPr>
        <w:fldChar w:fldCharType="begin"/>
      </w:r>
      <w:r w:rsidR="00352842" w:rsidRPr="00B207B1">
        <w:rPr>
          <w:rFonts w:hAnsiTheme="minorEastAsia"/>
          <w:color w:val="000000" w:themeColor="text1"/>
          <w:vertAlign w:val="superscript"/>
          <w:rPrChange w:id="644" w:author="JY0225" w:date="2017-08-24T11:10:00Z">
            <w:rPr>
              <w:color w:val="000000" w:themeColor="text1"/>
              <w:vertAlign w:val="superscript"/>
            </w:rPr>
          </w:rPrChange>
        </w:rPr>
        <w:instrText xml:space="preserve"> REF _Ref489793205 \r \h </w:instrText>
      </w:r>
      <w:r w:rsidR="0034779C" w:rsidRPr="00B207B1">
        <w:rPr>
          <w:rFonts w:hAnsiTheme="minorEastAsia"/>
          <w:color w:val="000000" w:themeColor="text1"/>
          <w:vertAlign w:val="superscript"/>
          <w:rPrChange w:id="645" w:author="JY0225" w:date="2017-08-24T11:10:00Z">
            <w:rPr>
              <w:color w:val="000000" w:themeColor="text1"/>
              <w:vertAlign w:val="superscript"/>
            </w:rPr>
          </w:rPrChange>
        </w:rPr>
        <w:instrText xml:space="preserve"> \* MERGEFORMAT </w:instrText>
      </w:r>
      <w:r w:rsidR="00352842" w:rsidRPr="00B207B1">
        <w:rPr>
          <w:rFonts w:hAnsiTheme="minorEastAsia"/>
          <w:color w:val="000000" w:themeColor="text1"/>
          <w:vertAlign w:val="superscript"/>
          <w:rPrChange w:id="646" w:author="JY0225" w:date="2017-08-24T11:10:00Z">
            <w:rPr>
              <w:rFonts w:hAnsiTheme="minorEastAsia"/>
              <w:color w:val="000000" w:themeColor="text1"/>
              <w:vertAlign w:val="superscript"/>
            </w:rPr>
          </w:rPrChange>
        </w:rPr>
      </w:r>
      <w:r w:rsidR="00352842" w:rsidRPr="00B207B1">
        <w:rPr>
          <w:rFonts w:hAnsiTheme="minorEastAsia"/>
          <w:color w:val="000000" w:themeColor="text1"/>
          <w:vertAlign w:val="superscript"/>
          <w:rPrChange w:id="647"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[18]</w:t>
      </w:r>
      <w:r w:rsidR="00352842" w:rsidRPr="00B207B1">
        <w:rPr>
          <w:rFonts w:hAnsiTheme="minorEastAsia"/>
          <w:color w:val="000000" w:themeColor="text1"/>
          <w:vertAlign w:val="superscript"/>
          <w:rPrChange w:id="648" w:author="JY0225" w:date="2017-08-24T11:10:00Z">
            <w:rPr>
              <w:color w:val="000000" w:themeColor="text1"/>
              <w:vertAlign w:val="superscript"/>
            </w:rPr>
          </w:rPrChange>
        </w:rPr>
        <w:fldChar w:fldCharType="end"/>
      </w:r>
      <w:r w:rsidR="00553266" w:rsidRPr="00B207B1">
        <w:rPr>
          <w:rFonts w:hAnsiTheme="minorEastAsia" w:hint="eastAsia"/>
          <w:color w:val="000000" w:themeColor="text1"/>
          <w:rPrChange w:id="649" w:author="JY0225" w:date="2017-08-24T11:10:00Z">
            <w:rPr>
              <w:rFonts w:ascii="Times New Roman" w:hAnsi="Times New Roman" w:hint="eastAsia"/>
              <w:color w:val="000000" w:themeColor="text1"/>
              <w:spacing w:val="10"/>
            </w:rPr>
          </w:rPrChange>
        </w:rPr>
        <w:t>）</w:t>
      </w:r>
      <w:r w:rsidR="000879DD" w:rsidRPr="00B207B1">
        <w:rPr>
          <w:rFonts w:hAnsiTheme="minorEastAsia" w:hint="eastAsia"/>
          <w:color w:val="000000" w:themeColor="text1"/>
          <w:rPrChange w:id="650" w:author="JY0225" w:date="2017-08-24T11:10:00Z">
            <w:rPr>
              <w:rFonts w:ascii="Times New Roman" w:hAnsi="Times New Roman" w:hint="eastAsia"/>
              <w:color w:val="000000" w:themeColor="text1"/>
              <w:spacing w:val="10"/>
            </w:rPr>
          </w:rPrChange>
        </w:rPr>
        <w:t>，不会真实</w:t>
      </w:r>
      <w:r w:rsidR="00341574" w:rsidRPr="00B207B1">
        <w:rPr>
          <w:rFonts w:hAnsiTheme="minorEastAsia" w:hint="eastAsia"/>
          <w:color w:val="000000" w:themeColor="text1"/>
          <w:rPrChange w:id="651" w:author="JY0225" w:date="2017-08-24T11:10:00Z">
            <w:rPr>
              <w:rFonts w:ascii="Times New Roman" w:hAnsi="Times New Roman" w:hint="eastAsia"/>
              <w:color w:val="000000" w:themeColor="text1"/>
              <w:spacing w:val="10"/>
            </w:rPr>
          </w:rPrChange>
        </w:rPr>
        <w:t>地</w:t>
      </w:r>
      <w:r w:rsidR="000879DD" w:rsidRPr="00B207B1">
        <w:rPr>
          <w:rFonts w:hAnsiTheme="minorEastAsia" w:hint="eastAsia"/>
          <w:color w:val="000000" w:themeColor="text1"/>
          <w:rPrChange w:id="652" w:author="JY0225" w:date="2017-08-24T11:10:00Z">
            <w:rPr>
              <w:rFonts w:ascii="Times New Roman" w:hAnsi="Times New Roman" w:hint="eastAsia"/>
              <w:color w:val="000000" w:themeColor="text1"/>
              <w:spacing w:val="10"/>
            </w:rPr>
          </w:rPrChange>
        </w:rPr>
        <w:t>上传该文件，而是会</w:t>
      </w:r>
      <w:r w:rsidR="00726C19" w:rsidRPr="00B207B1">
        <w:rPr>
          <w:rFonts w:hAnsiTheme="minorEastAsia" w:hint="eastAsia"/>
          <w:color w:val="000000" w:themeColor="text1"/>
          <w:rPrChange w:id="653" w:author="JY0225" w:date="2017-08-24T11:10:00Z">
            <w:rPr>
              <w:rFonts w:ascii="Times New Roman" w:hAnsi="Times New Roman" w:hint="eastAsia"/>
              <w:color w:val="000000" w:themeColor="text1"/>
              <w:spacing w:val="10"/>
            </w:rPr>
          </w:rPrChange>
        </w:rPr>
        <w:t>将</w:t>
      </w:r>
      <w:ins w:id="654" w:author="微软用户" w:date="2017-08-27T14:44:00Z">
        <w:r w:rsidR="00021F2D" w:rsidRPr="00B207B1">
          <w:rPr>
            <w:rFonts w:hAnsiTheme="minorEastAsia"/>
            <w:color w:val="000000" w:themeColor="text1"/>
          </w:rPr>
          <w:t>该</w:t>
        </w:r>
      </w:ins>
      <w:del w:id="655" w:author="微软用户" w:date="2017-08-27T14:44:00Z">
        <w:r w:rsidR="001935DF" w:rsidRPr="00B207B1" w:rsidDel="00021F2D">
          <w:rPr>
            <w:rFonts w:hAnsiTheme="minorEastAsia" w:hint="eastAsia"/>
            <w:color w:val="000000" w:themeColor="text1"/>
            <w:rPrChange w:id="656" w:author="JY0225" w:date="2017-08-24T11:10:00Z">
              <w:rPr>
                <w:rFonts w:ascii="Times New Roman" w:hAnsi="Times New Roman" w:hint="eastAsia"/>
                <w:color w:val="000000" w:themeColor="text1"/>
                <w:spacing w:val="10"/>
              </w:rPr>
            </w:rPrChange>
          </w:rPr>
          <w:delText>这个</w:delText>
        </w:r>
      </w:del>
      <w:r w:rsidR="001935DF" w:rsidRPr="00B207B1">
        <w:rPr>
          <w:rFonts w:hAnsiTheme="minorEastAsia" w:hint="eastAsia"/>
          <w:color w:val="000000" w:themeColor="text1"/>
          <w:rPrChange w:id="657" w:author="JY0225" w:date="2017-08-24T11:10:00Z">
            <w:rPr>
              <w:rFonts w:ascii="Times New Roman" w:hAnsi="Times New Roman" w:hint="eastAsia"/>
              <w:color w:val="000000" w:themeColor="text1"/>
              <w:spacing w:val="10"/>
            </w:rPr>
          </w:rPrChange>
        </w:rPr>
        <w:t>文件的链接</w:t>
      </w:r>
      <w:ins w:id="658" w:author="微软用户" w:date="2017-08-27T14:44:00Z">
        <w:r w:rsidR="00647A93" w:rsidRPr="00B207B1">
          <w:rPr>
            <w:rFonts w:hAnsiTheme="minorEastAsia"/>
            <w:color w:val="000000" w:themeColor="text1"/>
          </w:rPr>
          <w:t>发送</w:t>
        </w:r>
      </w:ins>
      <w:del w:id="659" w:author="微软用户" w:date="2017-08-27T14:44:00Z">
        <w:r w:rsidR="001935DF" w:rsidRPr="00B207B1" w:rsidDel="00647A93">
          <w:rPr>
            <w:rFonts w:hAnsiTheme="minorEastAsia" w:hint="eastAsia"/>
            <w:color w:val="000000" w:themeColor="text1"/>
            <w:rPrChange w:id="660" w:author="JY0225" w:date="2017-08-24T11:10:00Z">
              <w:rPr>
                <w:rFonts w:ascii="Times New Roman" w:hAnsi="Times New Roman" w:hint="eastAsia"/>
                <w:color w:val="000000" w:themeColor="text1"/>
                <w:spacing w:val="10"/>
              </w:rPr>
            </w:rPrChange>
          </w:rPr>
          <w:delText>拷贝</w:delText>
        </w:r>
      </w:del>
      <w:r w:rsidR="001935DF" w:rsidRPr="00B207B1">
        <w:rPr>
          <w:rFonts w:hAnsiTheme="minorEastAsia" w:hint="eastAsia"/>
          <w:color w:val="000000" w:themeColor="text1"/>
          <w:rPrChange w:id="661" w:author="JY0225" w:date="2017-08-24T11:10:00Z">
            <w:rPr>
              <w:rFonts w:ascii="Times New Roman" w:hAnsi="Times New Roman" w:hint="eastAsia"/>
              <w:color w:val="000000" w:themeColor="text1"/>
              <w:spacing w:val="10"/>
            </w:rPr>
          </w:rPrChange>
        </w:rPr>
        <w:t>到用户的网盘中，这样能</w:t>
      </w:r>
      <w:r w:rsidR="001D0AB1" w:rsidRPr="00B207B1">
        <w:rPr>
          <w:rFonts w:hAnsiTheme="minorEastAsia" w:hint="eastAsia"/>
          <w:color w:val="000000" w:themeColor="text1"/>
          <w:rPrChange w:id="662" w:author="JY0225" w:date="2017-08-24T11:10:00Z">
            <w:rPr>
              <w:rFonts w:ascii="Times New Roman" w:hAnsi="Times New Roman" w:hint="eastAsia"/>
              <w:color w:val="000000" w:themeColor="text1"/>
              <w:spacing w:val="10"/>
            </w:rPr>
          </w:rPrChange>
        </w:rPr>
        <w:t>有效地解决</w:t>
      </w:r>
      <w:r w:rsidR="001935DF" w:rsidRPr="00B207B1">
        <w:rPr>
          <w:rFonts w:hAnsiTheme="minorEastAsia" w:hint="eastAsia"/>
          <w:color w:val="000000" w:themeColor="text1"/>
          <w:rPrChange w:id="663" w:author="JY0225" w:date="2017-08-24T11:10:00Z">
            <w:rPr>
              <w:rFonts w:ascii="Times New Roman" w:hAnsi="Times New Roman" w:hint="eastAsia"/>
              <w:color w:val="000000" w:themeColor="text1"/>
              <w:spacing w:val="10"/>
            </w:rPr>
          </w:rPrChange>
        </w:rPr>
        <w:t>冗余数据重复上传的问题。</w:t>
      </w:r>
      <w:r w:rsidR="00A412CC" w:rsidRPr="00B207B1">
        <w:rPr>
          <w:rFonts w:hAnsiTheme="minorEastAsia" w:hint="eastAsia"/>
          <w:color w:val="000000" w:themeColor="text1"/>
          <w:rPrChange w:id="664" w:author="JY0225" w:date="2017-08-24T11:10:00Z">
            <w:rPr>
              <w:rFonts w:ascii="Times New Roman" w:hAnsi="Times New Roman" w:hint="eastAsia"/>
              <w:color w:val="000000" w:themeColor="text1"/>
              <w:spacing w:val="10"/>
            </w:rPr>
          </w:rPrChange>
        </w:rPr>
        <w:t>百度网盘和</w:t>
      </w:r>
      <w:r w:rsidR="00A412CC" w:rsidRPr="00B207B1">
        <w:rPr>
          <w:rFonts w:hAnsiTheme="minorEastAsia"/>
          <w:color w:val="000000" w:themeColor="text1"/>
          <w:rPrChange w:id="665" w:author="JY0225" w:date="2017-08-24T11:10:00Z">
            <w:rPr>
              <w:rFonts w:ascii="Times New Roman" w:hAnsi="Times New Roman"/>
              <w:color w:val="000000" w:themeColor="text1"/>
              <w:spacing w:val="10"/>
            </w:rPr>
          </w:rPrChange>
        </w:rPr>
        <w:t>360</w:t>
      </w:r>
      <w:r w:rsidR="00A412CC" w:rsidRPr="00B207B1">
        <w:rPr>
          <w:rFonts w:hAnsiTheme="minorEastAsia" w:hint="eastAsia"/>
          <w:color w:val="000000" w:themeColor="text1"/>
          <w:rPrChange w:id="666" w:author="JY0225" w:date="2017-08-24T11:10:00Z">
            <w:rPr>
              <w:rFonts w:ascii="Times New Roman" w:hAnsi="Times New Roman" w:hint="eastAsia"/>
              <w:color w:val="000000" w:themeColor="text1"/>
              <w:spacing w:val="10"/>
            </w:rPr>
          </w:rPrChange>
        </w:rPr>
        <w:t>云盘都支持全局的</w:t>
      </w:r>
      <w:del w:id="667" w:author="微软用户" w:date="2017-08-27T14:45:00Z">
        <w:r w:rsidR="00A412CC" w:rsidRPr="00B207B1" w:rsidDel="00792FD4">
          <w:rPr>
            <w:rFonts w:hAnsiTheme="minorEastAsia" w:hint="eastAsia"/>
            <w:color w:val="000000" w:themeColor="text1"/>
            <w:rPrChange w:id="668" w:author="JY0225" w:date="2017-08-24T11:10:00Z">
              <w:rPr>
                <w:rFonts w:ascii="Times New Roman" w:hAnsi="Times New Roman" w:hint="eastAsia"/>
                <w:color w:val="000000" w:themeColor="text1"/>
                <w:spacing w:val="10"/>
              </w:rPr>
            </w:rPrChange>
          </w:rPr>
          <w:delText>重复</w:delText>
        </w:r>
      </w:del>
      <w:r w:rsidR="00A412CC" w:rsidRPr="00B207B1">
        <w:rPr>
          <w:rFonts w:hAnsiTheme="minorEastAsia" w:hint="eastAsia"/>
          <w:color w:val="000000" w:themeColor="text1"/>
          <w:rPrChange w:id="669" w:author="JY0225" w:date="2017-08-24T11:10:00Z">
            <w:rPr>
              <w:rFonts w:ascii="Times New Roman" w:hAnsi="Times New Roman" w:hint="eastAsia"/>
              <w:color w:val="000000" w:themeColor="text1"/>
              <w:spacing w:val="10"/>
            </w:rPr>
          </w:rPrChange>
        </w:rPr>
        <w:t>文件</w:t>
      </w:r>
      <w:ins w:id="670" w:author="微软用户" w:date="2017-08-27T14:45:00Z">
        <w:r w:rsidR="00792FD4" w:rsidRPr="00B207B1">
          <w:rPr>
            <w:rFonts w:hAnsiTheme="minorEastAsia" w:hint="eastAsia"/>
            <w:color w:val="000000" w:themeColor="text1"/>
          </w:rPr>
          <w:t>去重</w:t>
        </w:r>
      </w:ins>
      <w:r w:rsidR="00A412CC" w:rsidRPr="00B207B1">
        <w:rPr>
          <w:rFonts w:hAnsiTheme="minorEastAsia" w:hint="eastAsia"/>
          <w:color w:val="000000" w:themeColor="text1"/>
          <w:rPrChange w:id="671" w:author="JY0225" w:date="2017-08-24T11:10:00Z">
            <w:rPr>
              <w:rFonts w:ascii="Times New Roman" w:hAnsi="Times New Roman" w:hint="eastAsia"/>
              <w:color w:val="000000" w:themeColor="text1"/>
              <w:spacing w:val="10"/>
            </w:rPr>
          </w:rPrChange>
        </w:rPr>
        <w:t>校验，为用户提供了“秒传”</w:t>
      </w:r>
      <w:del w:id="672" w:author="微软用户" w:date="2017-08-27T14:45:00Z">
        <w:r w:rsidR="00514019" w:rsidRPr="00B207B1" w:rsidDel="001A2450">
          <w:rPr>
            <w:rFonts w:hAnsiTheme="minorEastAsia" w:hint="eastAsia"/>
            <w:color w:val="000000" w:themeColor="text1"/>
            <w:rPrChange w:id="673" w:author="JY0225" w:date="2017-08-24T11:10:00Z">
              <w:rPr>
                <w:rFonts w:ascii="Times New Roman" w:hAnsi="Times New Roman" w:hint="eastAsia"/>
                <w:color w:val="000000" w:themeColor="text1"/>
                <w:spacing w:val="10"/>
              </w:rPr>
            </w:rPrChange>
          </w:rPr>
          <w:delText>这项</w:delText>
        </w:r>
      </w:del>
      <w:r w:rsidR="00A412CC" w:rsidRPr="00B207B1">
        <w:rPr>
          <w:rFonts w:hAnsiTheme="minorEastAsia" w:hint="eastAsia"/>
          <w:color w:val="000000" w:themeColor="text1"/>
          <w:rPrChange w:id="674" w:author="JY0225" w:date="2017-08-24T11:10:00Z">
            <w:rPr>
              <w:rFonts w:ascii="Times New Roman" w:hAnsi="Times New Roman" w:hint="eastAsia"/>
              <w:color w:val="000000" w:themeColor="text1"/>
              <w:spacing w:val="10"/>
            </w:rPr>
          </w:rPrChange>
        </w:rPr>
        <w:t>功能</w:t>
      </w:r>
      <w:r w:rsidR="00636312" w:rsidRPr="00B207B1">
        <w:rPr>
          <w:rFonts w:hAnsiTheme="minorEastAsia" w:hint="eastAsia"/>
          <w:color w:val="000000" w:themeColor="text1"/>
          <w:rPrChange w:id="675" w:author="JY0225" w:date="2017-08-24T11:10:00Z">
            <w:rPr>
              <w:rFonts w:ascii="Times New Roman" w:hAnsi="Times New Roman" w:hint="eastAsia"/>
              <w:color w:val="000000" w:themeColor="text1"/>
              <w:spacing w:val="10"/>
            </w:rPr>
          </w:rPrChange>
        </w:rPr>
        <w:t>。</w:t>
      </w:r>
      <w:r w:rsidR="00605F11" w:rsidRPr="00B207B1">
        <w:rPr>
          <w:rFonts w:hAnsiTheme="minorEastAsia"/>
          <w:color w:val="000000" w:themeColor="text1"/>
          <w:rPrChange w:id="676" w:author="JY0225" w:date="2017-08-24T11:10:00Z">
            <w:rPr>
              <w:rFonts w:ascii="Times New Roman" w:hAnsi="Times New Roman"/>
              <w:color w:val="000000" w:themeColor="text1"/>
              <w:spacing w:val="10"/>
            </w:rPr>
          </w:rPrChange>
        </w:rPr>
        <w:t>Dropbox</w:t>
      </w:r>
      <w:r w:rsidR="00341574" w:rsidRPr="00B207B1">
        <w:rPr>
          <w:rFonts w:hAnsiTheme="minorEastAsia" w:hint="eastAsia"/>
          <w:color w:val="000000" w:themeColor="text1"/>
          <w:rPrChange w:id="677" w:author="JY0225" w:date="2017-08-24T11:10:00Z">
            <w:rPr>
              <w:rFonts w:ascii="Times New Roman" w:hAnsi="Times New Roman" w:hint="eastAsia"/>
              <w:color w:val="000000" w:themeColor="text1"/>
              <w:spacing w:val="10"/>
            </w:rPr>
          </w:rPrChange>
        </w:rPr>
        <w:t>采取的</w:t>
      </w:r>
      <w:r w:rsidR="00B81D41" w:rsidRPr="00B207B1">
        <w:rPr>
          <w:rFonts w:hAnsiTheme="minorEastAsia" w:hint="eastAsia"/>
          <w:color w:val="000000" w:themeColor="text1"/>
          <w:rPrChange w:id="678" w:author="JY0225" w:date="2017-08-24T11:10:00Z">
            <w:rPr>
              <w:rFonts w:ascii="Times New Roman" w:hAnsi="Times New Roman" w:hint="eastAsia"/>
              <w:color w:val="000000" w:themeColor="text1"/>
              <w:spacing w:val="10"/>
            </w:rPr>
          </w:rPrChange>
        </w:rPr>
        <w:t>是一种相对折中的</w:t>
      </w:r>
      <w:r w:rsidR="00341574" w:rsidRPr="00B207B1">
        <w:rPr>
          <w:rFonts w:hAnsiTheme="minorEastAsia" w:hint="eastAsia"/>
          <w:color w:val="000000" w:themeColor="text1"/>
          <w:rPrChange w:id="679" w:author="JY0225" w:date="2017-08-24T11:10:00Z">
            <w:rPr>
              <w:rFonts w:ascii="Times New Roman" w:hAnsi="Times New Roman" w:hint="eastAsia"/>
              <w:color w:val="000000" w:themeColor="text1"/>
              <w:spacing w:val="10"/>
            </w:rPr>
          </w:rPrChange>
        </w:rPr>
        <w:t>方式</w:t>
      </w:r>
      <w:r w:rsidR="00696A52" w:rsidRPr="00B207B1">
        <w:rPr>
          <w:rFonts w:hAnsiTheme="minorEastAsia" w:hint="eastAsia"/>
          <w:color w:val="000000" w:themeColor="text1"/>
          <w:rPrChange w:id="680" w:author="JY0225" w:date="2017-08-24T11:10:00Z">
            <w:rPr>
              <w:rFonts w:ascii="Times New Roman" w:hAnsi="Times New Roman" w:hint="eastAsia"/>
              <w:color w:val="000000" w:themeColor="text1"/>
              <w:spacing w:val="10"/>
            </w:rPr>
          </w:rPrChange>
        </w:rPr>
        <w:t>，</w:t>
      </w:r>
      <w:r w:rsidR="009D37F5" w:rsidRPr="00B207B1">
        <w:rPr>
          <w:rFonts w:hAnsiTheme="minorEastAsia" w:hint="eastAsia"/>
          <w:color w:val="000000" w:themeColor="text1"/>
          <w:rPrChange w:id="681" w:author="JY0225" w:date="2017-08-24T11:10:00Z">
            <w:rPr>
              <w:rFonts w:ascii="Times New Roman" w:hAnsi="Times New Roman" w:hint="eastAsia"/>
              <w:color w:val="000000" w:themeColor="text1"/>
              <w:spacing w:val="10"/>
            </w:rPr>
          </w:rPrChange>
        </w:rPr>
        <w:t>它不会在全局</w:t>
      </w:r>
      <w:r w:rsidR="003658AF" w:rsidRPr="00B207B1">
        <w:rPr>
          <w:rFonts w:hAnsiTheme="minorEastAsia" w:hint="eastAsia"/>
          <w:color w:val="000000" w:themeColor="text1"/>
          <w:rPrChange w:id="682" w:author="JY0225" w:date="2017-08-24T11:10:00Z">
            <w:rPr>
              <w:rFonts w:ascii="Times New Roman" w:hAnsi="Times New Roman" w:hint="eastAsia"/>
              <w:color w:val="000000" w:themeColor="text1"/>
              <w:spacing w:val="10"/>
            </w:rPr>
          </w:rPrChange>
        </w:rPr>
        <w:t>文件系统中</w:t>
      </w:r>
      <w:r w:rsidR="009D37F5" w:rsidRPr="00B207B1">
        <w:rPr>
          <w:rFonts w:hAnsiTheme="minorEastAsia" w:hint="eastAsia"/>
          <w:color w:val="000000" w:themeColor="text1"/>
          <w:rPrChange w:id="683" w:author="JY0225" w:date="2017-08-24T11:10:00Z">
            <w:rPr>
              <w:rFonts w:ascii="Times New Roman" w:hAnsi="Times New Roman" w:hint="eastAsia"/>
              <w:color w:val="000000" w:themeColor="text1"/>
              <w:spacing w:val="10"/>
            </w:rPr>
          </w:rPrChange>
        </w:rPr>
        <w:t>校验该文件是否存在，只针对单一用户进行去重处理，</w:t>
      </w:r>
      <w:r w:rsidR="00881D1F" w:rsidRPr="00B207B1">
        <w:rPr>
          <w:rFonts w:hAnsiTheme="minorEastAsia" w:hint="eastAsia"/>
          <w:color w:val="000000" w:themeColor="text1"/>
          <w:rPrChange w:id="684" w:author="JY0225" w:date="2017-08-24T11:10:00Z">
            <w:rPr>
              <w:rFonts w:ascii="Times New Roman" w:hAnsi="Times New Roman" w:hint="eastAsia"/>
              <w:color w:val="000000" w:themeColor="text1"/>
              <w:spacing w:val="10"/>
            </w:rPr>
          </w:rPrChange>
        </w:rPr>
        <w:t>这样能</w:t>
      </w:r>
      <w:r w:rsidR="0072781F" w:rsidRPr="00B207B1">
        <w:rPr>
          <w:rFonts w:hAnsiTheme="minorEastAsia" w:hint="eastAsia"/>
          <w:color w:val="000000" w:themeColor="text1"/>
          <w:rPrChange w:id="685" w:author="JY0225" w:date="2017-08-24T11:10:00Z">
            <w:rPr>
              <w:rFonts w:ascii="Times New Roman" w:hAnsi="Times New Roman" w:hint="eastAsia"/>
              <w:color w:val="000000" w:themeColor="text1"/>
              <w:spacing w:val="10"/>
            </w:rPr>
          </w:rPrChange>
        </w:rPr>
        <w:t>在</w:t>
      </w:r>
      <w:r w:rsidR="00881D1F" w:rsidRPr="00B207B1">
        <w:rPr>
          <w:rFonts w:hAnsiTheme="minorEastAsia" w:hint="eastAsia"/>
          <w:color w:val="000000" w:themeColor="text1"/>
          <w:rPrChange w:id="686" w:author="JY0225" w:date="2017-08-24T11:10:00Z">
            <w:rPr>
              <w:rFonts w:ascii="Times New Roman" w:hAnsi="Times New Roman" w:hint="eastAsia"/>
              <w:color w:val="000000" w:themeColor="text1"/>
              <w:spacing w:val="10"/>
            </w:rPr>
          </w:rPrChange>
        </w:rPr>
        <w:t>很大</w:t>
      </w:r>
      <w:r w:rsidR="009B03A1" w:rsidRPr="00B207B1">
        <w:rPr>
          <w:rFonts w:hAnsiTheme="minorEastAsia" w:hint="eastAsia"/>
          <w:color w:val="000000" w:themeColor="text1"/>
          <w:rPrChange w:id="687" w:author="JY0225" w:date="2017-08-24T11:10:00Z">
            <w:rPr>
              <w:rFonts w:ascii="Times New Roman" w:hAnsi="Times New Roman" w:hint="eastAsia"/>
              <w:color w:val="000000" w:themeColor="text1"/>
              <w:spacing w:val="10"/>
            </w:rPr>
          </w:rPrChange>
        </w:rPr>
        <w:t>程度上</w:t>
      </w:r>
      <w:r w:rsidR="00BB05CE" w:rsidRPr="00B207B1">
        <w:rPr>
          <w:rFonts w:hAnsiTheme="minorEastAsia" w:hint="eastAsia"/>
          <w:color w:val="000000" w:themeColor="text1"/>
          <w:rPrChange w:id="688" w:author="JY0225" w:date="2017-08-24T11:10:00Z">
            <w:rPr>
              <w:rFonts w:ascii="Times New Roman" w:hAnsi="Times New Roman" w:hint="eastAsia"/>
              <w:color w:val="000000" w:themeColor="text1"/>
              <w:spacing w:val="10"/>
            </w:rPr>
          </w:rPrChange>
        </w:rPr>
        <w:t>地</w:t>
      </w:r>
      <w:r w:rsidR="00290921" w:rsidRPr="00B207B1">
        <w:rPr>
          <w:rFonts w:hAnsiTheme="minorEastAsia" w:hint="eastAsia"/>
          <w:color w:val="000000" w:themeColor="text1"/>
          <w:rPrChange w:id="689" w:author="JY0225" w:date="2017-08-24T11:10:00Z">
            <w:rPr>
              <w:rFonts w:ascii="Times New Roman" w:hAnsi="Times New Roman" w:hint="eastAsia"/>
              <w:color w:val="000000" w:themeColor="text1"/>
              <w:spacing w:val="10"/>
            </w:rPr>
          </w:rPrChange>
        </w:rPr>
        <w:t>减少由去重而导致的数据安全问题</w:t>
      </w:r>
      <w:r w:rsidR="006A1318" w:rsidRPr="00B207B1">
        <w:rPr>
          <w:rFonts w:hAnsiTheme="minorEastAsia" w:hint="eastAsia"/>
          <w:color w:val="000000" w:themeColor="text1"/>
          <w:rPrChange w:id="690" w:author="JY0225" w:date="2017-08-24T11:10:00Z">
            <w:rPr>
              <w:rFonts w:ascii="Times New Roman" w:hAnsi="Times New Roman" w:hint="eastAsia"/>
              <w:color w:val="000000" w:themeColor="text1"/>
              <w:spacing w:val="10"/>
            </w:rPr>
          </w:rPrChange>
        </w:rPr>
        <w:t>，</w:t>
      </w:r>
      <w:r w:rsidR="00290921" w:rsidRPr="00B207B1">
        <w:rPr>
          <w:rFonts w:hAnsiTheme="minorEastAsia" w:hint="eastAsia"/>
          <w:color w:val="000000" w:themeColor="text1"/>
          <w:rPrChange w:id="691" w:author="JY0225" w:date="2017-08-24T11:10:00Z">
            <w:rPr>
              <w:rFonts w:ascii="Times New Roman" w:hAnsi="Times New Roman" w:hint="eastAsia"/>
              <w:color w:val="000000" w:themeColor="text1"/>
              <w:spacing w:val="10"/>
            </w:rPr>
          </w:rPrChange>
        </w:rPr>
        <w:t>如侧信道攻击</w:t>
      </w:r>
      <w:r w:rsidR="004A545D" w:rsidRPr="00B207B1">
        <w:rPr>
          <w:rFonts w:hAnsiTheme="minorEastAsia"/>
          <w:color w:val="000000" w:themeColor="text1"/>
          <w:vertAlign w:val="superscript"/>
          <w:rPrChange w:id="692" w:author="JY0225" w:date="2017-08-24T11:10:00Z">
            <w:rPr>
              <w:color w:val="000000" w:themeColor="text1"/>
              <w:vertAlign w:val="superscript"/>
            </w:rPr>
          </w:rPrChange>
        </w:rPr>
        <w:fldChar w:fldCharType="begin"/>
      </w:r>
      <w:r w:rsidR="004A545D" w:rsidRPr="00B207B1">
        <w:rPr>
          <w:rFonts w:hAnsiTheme="minorEastAsia"/>
          <w:color w:val="000000" w:themeColor="text1"/>
          <w:vertAlign w:val="superscript"/>
          <w:rPrChange w:id="693" w:author="JY0225" w:date="2017-08-24T11:10:00Z">
            <w:rPr>
              <w:color w:val="000000" w:themeColor="text1"/>
              <w:vertAlign w:val="superscript"/>
            </w:rPr>
          </w:rPrChange>
        </w:rPr>
        <w:instrText xml:space="preserve"> REF _Ref489793232 \r \h </w:instrText>
      </w:r>
      <w:r w:rsidR="0034779C" w:rsidRPr="00B207B1">
        <w:rPr>
          <w:rFonts w:hAnsiTheme="minorEastAsia"/>
          <w:color w:val="000000" w:themeColor="text1"/>
          <w:vertAlign w:val="superscript"/>
          <w:rPrChange w:id="694" w:author="JY0225" w:date="2017-08-24T11:10:00Z">
            <w:rPr>
              <w:color w:val="000000" w:themeColor="text1"/>
              <w:vertAlign w:val="superscript"/>
            </w:rPr>
          </w:rPrChange>
        </w:rPr>
        <w:instrText xml:space="preserve"> \* MERGEFORMAT </w:instrText>
      </w:r>
      <w:r w:rsidR="004A545D" w:rsidRPr="00B207B1">
        <w:rPr>
          <w:rFonts w:hAnsiTheme="minorEastAsia"/>
          <w:color w:val="000000" w:themeColor="text1"/>
          <w:vertAlign w:val="superscript"/>
          <w:rPrChange w:id="695" w:author="JY0225" w:date="2017-08-24T11:10:00Z">
            <w:rPr>
              <w:rFonts w:hAnsiTheme="minorEastAsia"/>
              <w:color w:val="000000" w:themeColor="text1"/>
              <w:vertAlign w:val="superscript"/>
            </w:rPr>
          </w:rPrChange>
        </w:rPr>
      </w:r>
      <w:r w:rsidR="004A545D" w:rsidRPr="00B207B1">
        <w:rPr>
          <w:rFonts w:hAnsiTheme="minorEastAsia"/>
          <w:color w:val="000000" w:themeColor="text1"/>
          <w:vertAlign w:val="superscript"/>
          <w:rPrChange w:id="696"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[19]</w:t>
      </w:r>
      <w:r w:rsidR="004A545D" w:rsidRPr="00B207B1">
        <w:rPr>
          <w:rFonts w:hAnsiTheme="minorEastAsia"/>
          <w:color w:val="000000" w:themeColor="text1"/>
          <w:vertAlign w:val="superscript"/>
          <w:rPrChange w:id="697" w:author="JY0225" w:date="2017-08-24T11:10:00Z">
            <w:rPr>
              <w:color w:val="000000" w:themeColor="text1"/>
              <w:vertAlign w:val="superscript"/>
            </w:rPr>
          </w:rPrChange>
        </w:rPr>
        <w:fldChar w:fldCharType="end"/>
      </w:r>
      <w:r w:rsidR="00D835BF" w:rsidRPr="00B207B1">
        <w:rPr>
          <w:rFonts w:hAnsiTheme="minorEastAsia" w:hint="eastAsia"/>
          <w:color w:val="000000" w:themeColor="text1"/>
          <w:rPrChange w:id="698" w:author="JY0225" w:date="2017-08-24T11:10:00Z">
            <w:rPr>
              <w:rFonts w:ascii="Times New Roman" w:hAnsi="Times New Roman" w:hint="eastAsia"/>
              <w:color w:val="000000" w:themeColor="text1"/>
              <w:spacing w:val="10"/>
            </w:rPr>
          </w:rPrChange>
        </w:rPr>
        <w:t>。</w:t>
      </w:r>
      <w:r w:rsidR="00E91D9F" w:rsidRPr="00B207B1">
        <w:rPr>
          <w:rFonts w:hAnsiTheme="minorEastAsia"/>
          <w:color w:val="000000" w:themeColor="text1"/>
          <w:rPrChange w:id="699" w:author="JY0225" w:date="2017-08-24T11:10:00Z">
            <w:rPr>
              <w:rFonts w:ascii="Times New Roman" w:hAnsi="Times New Roman"/>
              <w:color w:val="000000" w:themeColor="text1"/>
              <w:spacing w:val="10"/>
            </w:rPr>
          </w:rPrChange>
        </w:rPr>
        <w:t>Google Drive</w:t>
      </w:r>
      <w:r w:rsidR="00DC2A12" w:rsidRPr="00B207B1">
        <w:rPr>
          <w:rFonts w:hAnsiTheme="minorEastAsia" w:hint="eastAsia"/>
          <w:color w:val="000000" w:themeColor="text1"/>
          <w:rPrChange w:id="700" w:author="JY0225" w:date="2017-08-24T11:10:00Z">
            <w:rPr>
              <w:rFonts w:ascii="Times New Roman" w:hAnsi="Times New Roman" w:hint="eastAsia"/>
              <w:color w:val="000000" w:themeColor="text1"/>
              <w:spacing w:val="10"/>
            </w:rPr>
          </w:rPrChange>
        </w:rPr>
        <w:t>对待“秒传技术”极</w:t>
      </w:r>
      <w:ins w:id="701" w:author="微软用户" w:date="2017-08-27T14:46:00Z">
        <w:r w:rsidR="00082080" w:rsidRPr="00B207B1">
          <w:rPr>
            <w:rFonts w:hAnsiTheme="minorEastAsia"/>
            <w:color w:val="000000" w:themeColor="text1"/>
          </w:rPr>
          <w:t>为</w:t>
        </w:r>
      </w:ins>
      <w:del w:id="702" w:author="微软用户" w:date="2017-08-27T14:46:00Z">
        <w:r w:rsidR="00DC2A12" w:rsidRPr="00B207B1" w:rsidDel="00082080">
          <w:rPr>
            <w:rFonts w:hAnsiTheme="minorEastAsia" w:hint="eastAsia"/>
            <w:color w:val="000000" w:themeColor="text1"/>
            <w:rPrChange w:id="703" w:author="JY0225" w:date="2017-08-24T11:10:00Z">
              <w:rPr>
                <w:rFonts w:ascii="Times New Roman" w:hAnsi="Times New Roman" w:hint="eastAsia"/>
                <w:color w:val="000000" w:themeColor="text1"/>
                <w:spacing w:val="10"/>
              </w:rPr>
            </w:rPrChange>
          </w:rPr>
          <w:delText>其</w:delText>
        </w:r>
      </w:del>
      <w:r w:rsidR="00DC2A12" w:rsidRPr="00B207B1">
        <w:rPr>
          <w:rFonts w:hAnsiTheme="minorEastAsia" w:hint="eastAsia"/>
          <w:color w:val="000000" w:themeColor="text1"/>
          <w:rPrChange w:id="704" w:author="JY0225" w:date="2017-08-24T11:10:00Z">
            <w:rPr>
              <w:rFonts w:ascii="Times New Roman" w:hAnsi="Times New Roman" w:hint="eastAsia"/>
              <w:color w:val="000000" w:themeColor="text1"/>
              <w:spacing w:val="10"/>
            </w:rPr>
          </w:rPrChange>
        </w:rPr>
        <w:t>谨慎，尽管这样做能够大幅度地</w:t>
      </w:r>
      <w:r w:rsidR="00E91D9F" w:rsidRPr="00B207B1">
        <w:rPr>
          <w:rFonts w:hAnsiTheme="minorEastAsia" w:hint="eastAsia"/>
          <w:color w:val="000000" w:themeColor="text1"/>
          <w:rPrChange w:id="705" w:author="JY0225" w:date="2017-08-24T11:10:00Z">
            <w:rPr>
              <w:rFonts w:ascii="Times New Roman" w:hAnsi="Times New Roman" w:hint="eastAsia"/>
              <w:color w:val="000000" w:themeColor="text1"/>
              <w:spacing w:val="10"/>
            </w:rPr>
          </w:rPrChange>
        </w:rPr>
        <w:t>提升</w:t>
      </w:r>
      <w:ins w:id="706" w:author="微软用户" w:date="2017-08-27T14:46:00Z">
        <w:r w:rsidR="002F006E" w:rsidRPr="00B207B1">
          <w:rPr>
            <w:rFonts w:hAnsiTheme="minorEastAsia" w:hint="eastAsia"/>
            <w:color w:val="000000" w:themeColor="text1"/>
          </w:rPr>
          <w:t>数据</w:t>
        </w:r>
      </w:ins>
      <w:r w:rsidR="00E91D9F" w:rsidRPr="00B207B1">
        <w:rPr>
          <w:rFonts w:hAnsiTheme="minorEastAsia" w:hint="eastAsia"/>
          <w:color w:val="000000" w:themeColor="text1"/>
          <w:rPrChange w:id="707" w:author="JY0225" w:date="2017-08-24T11:10:00Z">
            <w:rPr>
              <w:rFonts w:ascii="Times New Roman" w:hAnsi="Times New Roman" w:hint="eastAsia"/>
              <w:color w:val="000000" w:themeColor="text1"/>
              <w:spacing w:val="10"/>
            </w:rPr>
          </w:rPrChange>
        </w:rPr>
        <w:t>上传的效率，但出于安全</w:t>
      </w:r>
      <w:del w:id="708" w:author="微软用户" w:date="2017-08-27T14:46:00Z">
        <w:r w:rsidR="00E91D9F" w:rsidRPr="00B207B1" w:rsidDel="001112DA">
          <w:rPr>
            <w:rFonts w:hAnsiTheme="minorEastAsia" w:hint="eastAsia"/>
            <w:color w:val="000000" w:themeColor="text1"/>
            <w:rPrChange w:id="709" w:author="JY0225" w:date="2017-08-24T11:10:00Z">
              <w:rPr>
                <w:rFonts w:ascii="Times New Roman" w:hAnsi="Times New Roman" w:hint="eastAsia"/>
                <w:color w:val="000000" w:themeColor="text1"/>
                <w:spacing w:val="10"/>
              </w:rPr>
            </w:rPrChange>
          </w:rPr>
          <w:delText>性</w:delText>
        </w:r>
      </w:del>
      <w:r w:rsidR="00E91D9F" w:rsidRPr="00B207B1">
        <w:rPr>
          <w:rFonts w:hAnsiTheme="minorEastAsia" w:hint="eastAsia"/>
          <w:color w:val="000000" w:themeColor="text1"/>
          <w:rPrChange w:id="710" w:author="JY0225" w:date="2017-08-24T11:10:00Z">
            <w:rPr>
              <w:rFonts w:ascii="Times New Roman" w:hAnsi="Times New Roman" w:hint="eastAsia"/>
              <w:color w:val="000000" w:themeColor="text1"/>
              <w:spacing w:val="10"/>
            </w:rPr>
          </w:rPrChange>
        </w:rPr>
        <w:t>方面的考虑，</w:t>
      </w:r>
      <w:r w:rsidR="00E91D9F" w:rsidRPr="00B207B1">
        <w:rPr>
          <w:rFonts w:hAnsiTheme="minorEastAsia"/>
          <w:color w:val="000000" w:themeColor="text1"/>
          <w:rPrChange w:id="711" w:author="JY0225" w:date="2017-08-24T11:10:00Z">
            <w:rPr>
              <w:rFonts w:ascii="Times New Roman" w:hAnsi="Times New Roman"/>
              <w:color w:val="000000" w:themeColor="text1"/>
              <w:spacing w:val="10"/>
            </w:rPr>
          </w:rPrChange>
        </w:rPr>
        <w:t>Google Drive</w:t>
      </w:r>
      <w:r w:rsidR="00E91D9F" w:rsidRPr="00B207B1">
        <w:rPr>
          <w:rFonts w:hAnsiTheme="minorEastAsia" w:hint="eastAsia"/>
          <w:color w:val="000000" w:themeColor="text1"/>
          <w:rPrChange w:id="712" w:author="JY0225" w:date="2017-08-24T11:10:00Z">
            <w:rPr>
              <w:rFonts w:ascii="Times New Roman" w:hAnsi="Times New Roman" w:hint="eastAsia"/>
              <w:color w:val="000000" w:themeColor="text1"/>
              <w:spacing w:val="10"/>
            </w:rPr>
          </w:rPrChange>
        </w:rPr>
        <w:t>未在云盘中使用该技术。</w:t>
      </w:r>
    </w:p>
    <w:p w14:paraId="3512EC1B" w14:textId="022D2AFC" w:rsidR="00E959FB" w:rsidRPr="00B207B1" w:rsidRDefault="003821C1" w:rsidP="007527DE">
      <w:pPr>
        <w:spacing w:line="400" w:lineRule="exact"/>
        <w:ind w:firstLine="420"/>
        <w:rPr>
          <w:rFonts w:hAnsiTheme="minorEastAsia"/>
          <w:color w:val="000000" w:themeColor="text1"/>
          <w:rPrChange w:id="713"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714" w:author="JY0225" w:date="2017-08-24T11:10:00Z">
            <w:rPr>
              <w:rFonts w:ascii="Times New Roman" w:hAnsi="Times New Roman" w:hint="eastAsia"/>
              <w:color w:val="000000" w:themeColor="text1"/>
              <w:spacing w:val="10"/>
            </w:rPr>
          </w:rPrChange>
        </w:rPr>
        <w:t>同时，</w:t>
      </w:r>
      <w:r w:rsidR="00840362" w:rsidRPr="00B207B1">
        <w:rPr>
          <w:rFonts w:hAnsiTheme="minorEastAsia" w:hint="eastAsia"/>
          <w:color w:val="000000" w:themeColor="text1"/>
          <w:rPrChange w:id="715" w:author="JY0225" w:date="2017-08-24T11:10:00Z">
            <w:rPr>
              <w:rFonts w:ascii="Times New Roman" w:hAnsi="Times New Roman" w:hint="eastAsia"/>
              <w:color w:val="000000" w:themeColor="text1"/>
              <w:spacing w:val="10"/>
            </w:rPr>
          </w:rPrChange>
        </w:rPr>
        <w:t>这些成熟的云</w:t>
      </w:r>
      <w:r w:rsidR="00476838" w:rsidRPr="00B207B1">
        <w:rPr>
          <w:rFonts w:hAnsiTheme="minorEastAsia" w:hint="eastAsia"/>
          <w:color w:val="000000" w:themeColor="text1"/>
          <w:rPrChange w:id="716" w:author="JY0225" w:date="2017-08-24T11:10:00Z">
            <w:rPr>
              <w:rFonts w:ascii="Times New Roman" w:hAnsi="Times New Roman" w:hint="eastAsia"/>
              <w:color w:val="000000" w:themeColor="text1"/>
              <w:spacing w:val="10"/>
            </w:rPr>
          </w:rPrChange>
        </w:rPr>
        <w:t>备份</w:t>
      </w:r>
      <w:ins w:id="717" w:author="微软用户" w:date="2017-08-27T14:47:00Z">
        <w:r w:rsidR="005D6382" w:rsidRPr="00B207B1">
          <w:rPr>
            <w:rFonts w:hAnsiTheme="minorEastAsia" w:hint="eastAsia"/>
            <w:color w:val="000000" w:themeColor="text1"/>
          </w:rPr>
          <w:t>服务</w:t>
        </w:r>
      </w:ins>
      <w:r w:rsidR="005C14A3" w:rsidRPr="00B207B1">
        <w:rPr>
          <w:rFonts w:hAnsiTheme="minorEastAsia" w:hint="eastAsia"/>
          <w:color w:val="000000" w:themeColor="text1"/>
          <w:rPrChange w:id="718" w:author="JY0225" w:date="2017-08-24T11:10:00Z">
            <w:rPr>
              <w:rFonts w:ascii="Times New Roman" w:hAnsi="Times New Roman" w:hint="eastAsia"/>
              <w:color w:val="000000" w:themeColor="text1"/>
              <w:spacing w:val="10"/>
            </w:rPr>
          </w:rPrChange>
        </w:rPr>
        <w:t>供</w:t>
      </w:r>
      <w:r w:rsidR="00840362" w:rsidRPr="00B207B1">
        <w:rPr>
          <w:rFonts w:hAnsiTheme="minorEastAsia" w:hint="eastAsia"/>
          <w:color w:val="000000" w:themeColor="text1"/>
          <w:rPrChange w:id="719" w:author="JY0225" w:date="2017-08-24T11:10:00Z">
            <w:rPr>
              <w:rFonts w:ascii="Times New Roman" w:hAnsi="Times New Roman" w:hint="eastAsia"/>
              <w:color w:val="000000" w:themeColor="text1"/>
              <w:spacing w:val="10"/>
            </w:rPr>
          </w:rPrChange>
        </w:rPr>
        <w:t>应商都会针对主流的操作系统和平台</w:t>
      </w:r>
      <w:r w:rsidR="00090B00" w:rsidRPr="00B207B1">
        <w:rPr>
          <w:rFonts w:hAnsiTheme="minorEastAsia" w:hint="eastAsia"/>
          <w:color w:val="000000" w:themeColor="text1"/>
          <w:rPrChange w:id="720" w:author="JY0225" w:date="2017-08-24T11:10:00Z">
            <w:rPr>
              <w:rFonts w:ascii="Times New Roman" w:hAnsi="Times New Roman" w:hint="eastAsia"/>
              <w:color w:val="000000" w:themeColor="text1"/>
              <w:spacing w:val="10"/>
            </w:rPr>
          </w:rPrChange>
        </w:rPr>
        <w:t>，</w:t>
      </w:r>
      <w:commentRangeStart w:id="721"/>
      <w:r w:rsidR="00090B00" w:rsidRPr="00B207B1">
        <w:rPr>
          <w:rFonts w:hAnsiTheme="minorEastAsia" w:hint="eastAsia"/>
          <w:color w:val="000000" w:themeColor="text1"/>
          <w:rPrChange w:id="722" w:author="JY0225" w:date="2017-08-24T11:10:00Z">
            <w:rPr>
              <w:rFonts w:ascii="Times New Roman" w:hAnsi="Times New Roman" w:hint="eastAsia"/>
              <w:color w:val="000000" w:themeColor="text1"/>
              <w:spacing w:val="10"/>
            </w:rPr>
          </w:rPrChange>
        </w:rPr>
        <w:t>提供不同类型的客户端</w:t>
      </w:r>
      <w:commentRangeEnd w:id="721"/>
      <w:r w:rsidR="00C41A56" w:rsidRPr="00B207B1">
        <w:rPr>
          <w:rStyle w:val="af2"/>
          <w:rFonts w:hAnsiTheme="minorEastAsia"/>
          <w:color w:val="000000" w:themeColor="text1"/>
          <w:sz w:val="24"/>
          <w:szCs w:val="24"/>
          <w:rPrChange w:id="723" w:author="JY0225" w:date="2017-08-24T11:10:00Z">
            <w:rPr>
              <w:rStyle w:val="af2"/>
              <w:rFonts w:ascii="Calibri" w:eastAsia="宋体" w:hAnsi="Calibri"/>
              <w:color w:val="000000" w:themeColor="text1"/>
            </w:rPr>
          </w:rPrChange>
        </w:rPr>
        <w:commentReference w:id="721"/>
      </w:r>
      <w:r w:rsidR="00090B00" w:rsidRPr="00B207B1">
        <w:rPr>
          <w:rFonts w:hAnsiTheme="minorEastAsia" w:hint="eastAsia"/>
          <w:color w:val="000000" w:themeColor="text1"/>
          <w:rPrChange w:id="724" w:author="JY0225" w:date="2017-08-24T11:10:00Z">
            <w:rPr>
              <w:rFonts w:ascii="Times New Roman" w:hAnsi="Times New Roman" w:hint="eastAsia"/>
              <w:color w:val="000000" w:themeColor="text1"/>
              <w:spacing w:val="10"/>
            </w:rPr>
          </w:rPrChange>
        </w:rPr>
        <w:t>，这样使得用户可以跨平台地使用云</w:t>
      </w:r>
      <w:r w:rsidR="00476838" w:rsidRPr="00B207B1">
        <w:rPr>
          <w:rFonts w:hAnsiTheme="minorEastAsia" w:hint="eastAsia"/>
          <w:color w:val="000000" w:themeColor="text1"/>
          <w:rPrChange w:id="725" w:author="JY0225" w:date="2017-08-24T11:10:00Z">
            <w:rPr>
              <w:rFonts w:ascii="Times New Roman" w:hAnsi="Times New Roman" w:hint="eastAsia"/>
              <w:color w:val="000000" w:themeColor="text1"/>
              <w:spacing w:val="10"/>
            </w:rPr>
          </w:rPrChange>
        </w:rPr>
        <w:t>备份</w:t>
      </w:r>
      <w:r w:rsidR="00090B00" w:rsidRPr="00B207B1">
        <w:rPr>
          <w:rFonts w:hAnsiTheme="minorEastAsia" w:hint="eastAsia"/>
          <w:color w:val="000000" w:themeColor="text1"/>
          <w:rPrChange w:id="726" w:author="JY0225" w:date="2017-08-24T11:10:00Z">
            <w:rPr>
              <w:rFonts w:ascii="Times New Roman" w:hAnsi="Times New Roman" w:hint="eastAsia"/>
              <w:color w:val="000000" w:themeColor="text1"/>
              <w:spacing w:val="10"/>
            </w:rPr>
          </w:rPrChange>
        </w:rPr>
        <w:t>服务。</w:t>
      </w:r>
      <w:r w:rsidR="008F355E" w:rsidRPr="00B207B1">
        <w:rPr>
          <w:rFonts w:hAnsiTheme="minorEastAsia" w:hint="eastAsia"/>
          <w:color w:val="000000" w:themeColor="text1"/>
          <w:rPrChange w:id="727" w:author="JY0225" w:date="2017-08-24T11:10:00Z">
            <w:rPr>
              <w:rFonts w:ascii="Times New Roman" w:hAnsi="Times New Roman" w:hint="eastAsia"/>
              <w:color w:val="000000" w:themeColor="text1"/>
              <w:spacing w:val="10"/>
            </w:rPr>
          </w:rPrChange>
        </w:rPr>
        <w:t>常见的平台有</w:t>
      </w:r>
      <w:r w:rsidR="008F355E" w:rsidRPr="00B207B1">
        <w:rPr>
          <w:rFonts w:hAnsiTheme="minorEastAsia"/>
          <w:color w:val="000000" w:themeColor="text1"/>
          <w:rPrChange w:id="728" w:author="JY0225" w:date="2017-08-24T11:10:00Z">
            <w:rPr>
              <w:rFonts w:ascii="Times New Roman" w:hAnsi="Times New Roman"/>
              <w:color w:val="000000" w:themeColor="text1"/>
              <w:spacing w:val="10"/>
            </w:rPr>
          </w:rPrChange>
        </w:rPr>
        <w:t>Windows</w:t>
      </w:r>
      <w:r w:rsidR="008F355E" w:rsidRPr="00B207B1">
        <w:rPr>
          <w:rFonts w:hAnsiTheme="minorEastAsia" w:hint="eastAsia"/>
          <w:color w:val="000000" w:themeColor="text1"/>
          <w:rPrChange w:id="729"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0" w:author="JY0225" w:date="2017-08-24T11:10:00Z">
            <w:rPr>
              <w:rFonts w:ascii="Times New Roman" w:hAnsi="Times New Roman"/>
              <w:color w:val="000000" w:themeColor="text1"/>
              <w:spacing w:val="10"/>
            </w:rPr>
          </w:rPrChange>
        </w:rPr>
        <w:t>Mac</w:t>
      </w:r>
      <w:r w:rsidR="008F355E" w:rsidRPr="00B207B1">
        <w:rPr>
          <w:rFonts w:hAnsiTheme="minorEastAsia" w:hint="eastAsia"/>
          <w:color w:val="000000" w:themeColor="text1"/>
          <w:rPrChange w:id="731"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2" w:author="JY0225" w:date="2017-08-24T11:10:00Z">
            <w:rPr>
              <w:rFonts w:ascii="Times New Roman" w:hAnsi="Times New Roman"/>
              <w:color w:val="000000" w:themeColor="text1"/>
              <w:spacing w:val="10"/>
            </w:rPr>
          </w:rPrChange>
        </w:rPr>
        <w:t>Android</w:t>
      </w:r>
      <w:r w:rsidR="008F355E" w:rsidRPr="00B207B1">
        <w:rPr>
          <w:rFonts w:hAnsiTheme="minorEastAsia" w:hint="eastAsia"/>
          <w:color w:val="000000" w:themeColor="text1"/>
          <w:rPrChange w:id="733"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4" w:author="JY0225" w:date="2017-08-24T11:10:00Z">
            <w:rPr>
              <w:rFonts w:ascii="Times New Roman" w:hAnsi="Times New Roman"/>
              <w:color w:val="000000" w:themeColor="text1"/>
              <w:spacing w:val="10"/>
            </w:rPr>
          </w:rPrChange>
        </w:rPr>
        <w:t>iPhone</w:t>
      </w:r>
      <w:r w:rsidR="008F355E" w:rsidRPr="00B207B1">
        <w:rPr>
          <w:rFonts w:hAnsiTheme="minorEastAsia" w:hint="eastAsia"/>
          <w:color w:val="000000" w:themeColor="text1"/>
          <w:rPrChange w:id="735"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6" w:author="JY0225" w:date="2017-08-24T11:10:00Z">
            <w:rPr>
              <w:rFonts w:ascii="Times New Roman" w:hAnsi="Times New Roman"/>
              <w:color w:val="000000" w:themeColor="text1"/>
              <w:spacing w:val="10"/>
            </w:rPr>
          </w:rPrChange>
        </w:rPr>
        <w:t>Web</w:t>
      </w:r>
      <w:r w:rsidR="008F355E" w:rsidRPr="00B207B1">
        <w:rPr>
          <w:rFonts w:hAnsiTheme="minorEastAsia" w:hint="eastAsia"/>
          <w:color w:val="000000" w:themeColor="text1"/>
          <w:rPrChange w:id="737" w:author="JY0225" w:date="2017-08-24T11:10:00Z">
            <w:rPr>
              <w:rFonts w:ascii="Times New Roman" w:hAnsi="Times New Roman" w:hint="eastAsia"/>
              <w:color w:val="000000" w:themeColor="text1"/>
              <w:spacing w:val="10"/>
            </w:rPr>
          </w:rPrChange>
        </w:rPr>
        <w:t>，</w:t>
      </w:r>
      <w:r w:rsidR="00E04455" w:rsidRPr="00B207B1">
        <w:rPr>
          <w:rFonts w:hAnsiTheme="minorEastAsia" w:hint="eastAsia"/>
          <w:color w:val="000000" w:themeColor="text1"/>
          <w:rPrChange w:id="738" w:author="JY0225" w:date="2017-08-24T11:10:00Z">
            <w:rPr>
              <w:rFonts w:ascii="Times New Roman" w:hAnsi="Times New Roman" w:hint="eastAsia"/>
              <w:color w:val="000000" w:themeColor="text1"/>
              <w:spacing w:val="10"/>
            </w:rPr>
          </w:rPrChange>
        </w:rPr>
        <w:t>以上四个</w:t>
      </w:r>
      <w:r w:rsidR="008F355E" w:rsidRPr="00B207B1">
        <w:rPr>
          <w:rFonts w:hAnsiTheme="minorEastAsia" w:hint="eastAsia"/>
          <w:color w:val="000000" w:themeColor="text1"/>
          <w:rPrChange w:id="739"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740" w:author="JY0225" w:date="2017-08-24T11:10:00Z">
            <w:rPr>
              <w:rFonts w:ascii="Times New Roman" w:hAnsi="Times New Roman" w:hint="eastAsia"/>
              <w:color w:val="000000" w:themeColor="text1"/>
              <w:spacing w:val="10"/>
            </w:rPr>
          </w:rPrChange>
        </w:rPr>
        <w:t>备份</w:t>
      </w:r>
      <w:ins w:id="741" w:author="微软用户" w:date="2017-08-27T14:47:00Z">
        <w:r w:rsidR="00855C6E" w:rsidRPr="00B207B1">
          <w:rPr>
            <w:rFonts w:hAnsiTheme="minorEastAsia" w:hint="eastAsia"/>
            <w:color w:val="000000" w:themeColor="text1"/>
          </w:rPr>
          <w:t>服务</w:t>
        </w:r>
      </w:ins>
      <w:r w:rsidR="008F355E" w:rsidRPr="00B207B1">
        <w:rPr>
          <w:rFonts w:hAnsiTheme="minorEastAsia" w:hint="eastAsia"/>
          <w:color w:val="000000" w:themeColor="text1"/>
          <w:rPrChange w:id="742" w:author="JY0225" w:date="2017-08-24T11:10:00Z">
            <w:rPr>
              <w:rFonts w:ascii="Times New Roman" w:hAnsi="Times New Roman" w:hint="eastAsia"/>
              <w:color w:val="000000" w:themeColor="text1"/>
              <w:spacing w:val="10"/>
            </w:rPr>
          </w:rPrChange>
        </w:rPr>
        <w:t>供应商都</w:t>
      </w:r>
      <w:r w:rsidR="00D971A7" w:rsidRPr="00B207B1">
        <w:rPr>
          <w:rFonts w:hAnsiTheme="minorEastAsia" w:hint="eastAsia"/>
          <w:color w:val="000000" w:themeColor="text1"/>
          <w:rPrChange w:id="743" w:author="JY0225" w:date="2017-08-24T11:10:00Z">
            <w:rPr>
              <w:rFonts w:ascii="Times New Roman" w:hAnsi="Times New Roman" w:hint="eastAsia"/>
              <w:color w:val="000000" w:themeColor="text1"/>
              <w:spacing w:val="10"/>
            </w:rPr>
          </w:rPrChange>
        </w:rPr>
        <w:t>提供了这些平台的客户端，</w:t>
      </w:r>
      <w:r w:rsidR="00F23B9D" w:rsidRPr="00B207B1">
        <w:rPr>
          <w:rFonts w:hAnsiTheme="minorEastAsia" w:hint="eastAsia"/>
          <w:color w:val="000000" w:themeColor="text1"/>
          <w:rPrChange w:id="744" w:author="JY0225" w:date="2017-08-24T11:10:00Z">
            <w:rPr>
              <w:rFonts w:ascii="Times New Roman" w:hAnsi="Times New Roman" w:hint="eastAsia"/>
              <w:color w:val="000000" w:themeColor="text1"/>
              <w:spacing w:val="10"/>
            </w:rPr>
          </w:rPrChange>
        </w:rPr>
        <w:t>其中百度云盘还支持</w:t>
      </w:r>
      <w:r w:rsidR="00F23B9D" w:rsidRPr="00B207B1">
        <w:rPr>
          <w:rFonts w:hAnsiTheme="minorEastAsia"/>
          <w:color w:val="000000" w:themeColor="text1"/>
          <w:rPrChange w:id="745" w:author="JY0225" w:date="2017-08-24T11:10:00Z">
            <w:rPr>
              <w:rFonts w:ascii="Times New Roman" w:hAnsi="Times New Roman"/>
              <w:color w:val="000000" w:themeColor="text1"/>
              <w:spacing w:val="10"/>
            </w:rPr>
          </w:rPrChange>
        </w:rPr>
        <w:t>Windows Phone</w:t>
      </w:r>
      <w:r w:rsidR="00F23B9D" w:rsidRPr="00B207B1">
        <w:rPr>
          <w:rFonts w:hAnsiTheme="minorEastAsia" w:hint="eastAsia"/>
          <w:color w:val="000000" w:themeColor="text1"/>
          <w:rPrChange w:id="746" w:author="JY0225" w:date="2017-08-24T11:10:00Z">
            <w:rPr>
              <w:rFonts w:ascii="Times New Roman" w:hAnsi="Times New Roman" w:hint="eastAsia"/>
              <w:color w:val="000000" w:themeColor="text1"/>
              <w:spacing w:val="10"/>
            </w:rPr>
          </w:rPrChange>
        </w:rPr>
        <w:t>，</w:t>
      </w:r>
      <w:r w:rsidR="00F23B9D" w:rsidRPr="00B207B1">
        <w:rPr>
          <w:rFonts w:hAnsiTheme="minorEastAsia"/>
          <w:color w:val="000000" w:themeColor="text1"/>
          <w:rPrChange w:id="747" w:author="JY0225" w:date="2017-08-24T11:10:00Z">
            <w:rPr>
              <w:rFonts w:ascii="Times New Roman" w:hAnsi="Times New Roman"/>
              <w:color w:val="000000" w:themeColor="text1"/>
              <w:spacing w:val="10"/>
            </w:rPr>
          </w:rPrChange>
        </w:rPr>
        <w:t>Dropbox</w:t>
      </w:r>
      <w:r w:rsidR="00F23B9D" w:rsidRPr="00B207B1">
        <w:rPr>
          <w:rFonts w:hAnsiTheme="minorEastAsia" w:hint="eastAsia"/>
          <w:color w:val="000000" w:themeColor="text1"/>
          <w:rPrChange w:id="748" w:author="JY0225" w:date="2017-08-24T11:10:00Z">
            <w:rPr>
              <w:rFonts w:ascii="Times New Roman" w:hAnsi="Times New Roman" w:hint="eastAsia"/>
              <w:color w:val="000000" w:themeColor="text1"/>
              <w:spacing w:val="10"/>
            </w:rPr>
          </w:rPrChange>
        </w:rPr>
        <w:t>是唯一支持</w:t>
      </w:r>
      <w:del w:id="749" w:author="微软用户" w:date="2017-08-27T14:48:00Z">
        <w:r w:rsidR="00F23B9D" w:rsidRPr="00B207B1" w:rsidDel="0034733D">
          <w:rPr>
            <w:rFonts w:hAnsiTheme="minorEastAsia"/>
            <w:color w:val="000000" w:themeColor="text1"/>
            <w:rPrChange w:id="750" w:author="JY0225" w:date="2017-08-24T11:10:00Z">
              <w:rPr>
                <w:rFonts w:ascii="Times New Roman" w:hAnsi="Times New Roman"/>
                <w:color w:val="000000" w:themeColor="text1"/>
                <w:spacing w:val="10"/>
              </w:rPr>
            </w:rPrChange>
          </w:rPr>
          <w:lastRenderedPageBreak/>
          <w:delText>Linux</w:delText>
        </w:r>
        <w:r w:rsidR="00F23B9D" w:rsidRPr="00B207B1" w:rsidDel="0034733D">
          <w:rPr>
            <w:rFonts w:hAnsiTheme="minorEastAsia" w:hint="eastAsia"/>
            <w:color w:val="000000" w:themeColor="text1"/>
            <w:rPrChange w:id="751" w:author="JY0225" w:date="2017-08-24T11:10:00Z">
              <w:rPr>
                <w:rFonts w:ascii="Times New Roman" w:hAnsi="Times New Roman" w:hint="eastAsia"/>
                <w:color w:val="000000" w:themeColor="text1"/>
                <w:spacing w:val="10"/>
              </w:rPr>
            </w:rPrChange>
          </w:rPr>
          <w:delText>和</w:delText>
        </w:r>
      </w:del>
      <w:r w:rsidR="00F23B9D" w:rsidRPr="00B207B1">
        <w:rPr>
          <w:rFonts w:hAnsiTheme="minorEastAsia"/>
          <w:color w:val="000000" w:themeColor="text1"/>
          <w:rPrChange w:id="752" w:author="JY0225" w:date="2017-08-24T11:10:00Z">
            <w:rPr>
              <w:rFonts w:ascii="Times New Roman" w:hAnsi="Times New Roman"/>
              <w:color w:val="000000" w:themeColor="text1"/>
              <w:spacing w:val="10"/>
            </w:rPr>
          </w:rPrChange>
        </w:rPr>
        <w:t>BlackBerry</w:t>
      </w:r>
      <w:r w:rsidR="00F23B9D" w:rsidRPr="00B207B1">
        <w:rPr>
          <w:rFonts w:hAnsiTheme="minorEastAsia" w:hint="eastAsia"/>
          <w:color w:val="000000" w:themeColor="text1"/>
          <w:rPrChange w:id="753" w:author="JY0225" w:date="2017-08-24T11:10:00Z">
            <w:rPr>
              <w:rFonts w:ascii="Times New Roman" w:hAnsi="Times New Roman" w:hint="eastAsia"/>
              <w:color w:val="000000" w:themeColor="text1"/>
              <w:spacing w:val="10"/>
            </w:rPr>
          </w:rPrChange>
        </w:rPr>
        <w:t>智能手机的平台</w:t>
      </w:r>
      <w:r w:rsidR="000D6924" w:rsidRPr="00B207B1">
        <w:rPr>
          <w:rFonts w:hAnsiTheme="minorEastAsia"/>
          <w:color w:val="000000" w:themeColor="text1"/>
          <w:vertAlign w:val="superscript"/>
          <w:rPrChange w:id="754" w:author="JY0225" w:date="2017-08-24T11:10:00Z">
            <w:rPr>
              <w:color w:val="000000" w:themeColor="text1"/>
              <w:vertAlign w:val="superscript"/>
            </w:rPr>
          </w:rPrChange>
        </w:rPr>
        <w:fldChar w:fldCharType="begin"/>
      </w:r>
      <w:r w:rsidR="000D6924" w:rsidRPr="00B207B1">
        <w:rPr>
          <w:rFonts w:hAnsiTheme="minorEastAsia"/>
          <w:color w:val="000000" w:themeColor="text1"/>
          <w:vertAlign w:val="superscript"/>
          <w:rPrChange w:id="755" w:author="JY0225" w:date="2017-08-24T11:10:00Z">
            <w:rPr>
              <w:color w:val="000000" w:themeColor="text1"/>
              <w:vertAlign w:val="superscript"/>
            </w:rPr>
          </w:rPrChange>
        </w:rPr>
        <w:instrText xml:space="preserve"> REF _Ref489793334 \r \h </w:instrText>
      </w:r>
      <w:r w:rsidR="0034779C" w:rsidRPr="00B207B1">
        <w:rPr>
          <w:rFonts w:hAnsiTheme="minorEastAsia"/>
          <w:color w:val="000000" w:themeColor="text1"/>
          <w:vertAlign w:val="superscript"/>
          <w:rPrChange w:id="756" w:author="JY0225" w:date="2017-08-24T11:10:00Z">
            <w:rPr>
              <w:color w:val="000000" w:themeColor="text1"/>
              <w:vertAlign w:val="superscript"/>
            </w:rPr>
          </w:rPrChange>
        </w:rPr>
        <w:instrText xml:space="preserve"> \* MERGEFORMAT </w:instrText>
      </w:r>
      <w:r w:rsidR="000D6924" w:rsidRPr="00B207B1">
        <w:rPr>
          <w:rFonts w:hAnsiTheme="minorEastAsia"/>
          <w:color w:val="000000" w:themeColor="text1"/>
          <w:vertAlign w:val="superscript"/>
          <w:rPrChange w:id="757" w:author="JY0225" w:date="2017-08-24T11:10:00Z">
            <w:rPr>
              <w:rFonts w:hAnsiTheme="minorEastAsia"/>
              <w:color w:val="000000" w:themeColor="text1"/>
              <w:vertAlign w:val="superscript"/>
            </w:rPr>
          </w:rPrChange>
        </w:rPr>
      </w:r>
      <w:r w:rsidR="000D6924" w:rsidRPr="00B207B1">
        <w:rPr>
          <w:rFonts w:hAnsiTheme="minorEastAsia"/>
          <w:color w:val="000000" w:themeColor="text1"/>
          <w:vertAlign w:val="superscript"/>
          <w:rPrChange w:id="758"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[20]</w:t>
      </w:r>
      <w:r w:rsidR="000D6924" w:rsidRPr="00B207B1">
        <w:rPr>
          <w:rFonts w:hAnsiTheme="minorEastAsia"/>
          <w:color w:val="000000" w:themeColor="text1"/>
          <w:vertAlign w:val="superscript"/>
          <w:rPrChange w:id="759" w:author="JY0225" w:date="2017-08-24T11:10:00Z">
            <w:rPr>
              <w:color w:val="000000" w:themeColor="text1"/>
              <w:vertAlign w:val="superscript"/>
            </w:rPr>
          </w:rPrChange>
        </w:rPr>
        <w:fldChar w:fldCharType="end"/>
      </w:r>
      <w:r w:rsidR="00F23B9D" w:rsidRPr="00B207B1">
        <w:rPr>
          <w:rFonts w:hAnsiTheme="minorEastAsia" w:hint="eastAsia"/>
          <w:color w:val="000000" w:themeColor="text1"/>
          <w:rPrChange w:id="760" w:author="JY0225" w:date="2017-08-24T11:10:00Z">
            <w:rPr>
              <w:rFonts w:ascii="Times New Roman" w:hAnsi="Times New Roman" w:hint="eastAsia"/>
              <w:color w:val="000000" w:themeColor="text1"/>
              <w:spacing w:val="10"/>
            </w:rPr>
          </w:rPrChange>
        </w:rPr>
        <w:t>。</w:t>
      </w:r>
    </w:p>
    <w:p w14:paraId="31F88AB9" w14:textId="46459937" w:rsidR="00DC3BB6" w:rsidRPr="00B207B1" w:rsidRDefault="0060033A" w:rsidP="001C008D">
      <w:pPr>
        <w:spacing w:line="400" w:lineRule="exact"/>
        <w:ind w:firstLine="420"/>
        <w:rPr>
          <w:rFonts w:hAnsiTheme="minorEastAsia"/>
          <w:rPrChange w:id="761" w:author="JY0225" w:date="2017-08-24T11:10:00Z">
            <w:rPr>
              <w:rFonts w:ascii="Times New Roman" w:hAnsi="Times New Roman"/>
              <w:spacing w:val="10"/>
            </w:rPr>
          </w:rPrChange>
        </w:rPr>
      </w:pPr>
      <w:r w:rsidRPr="00B207B1">
        <w:rPr>
          <w:rFonts w:hAnsiTheme="minorEastAsia" w:hint="eastAsia"/>
          <w:rPrChange w:id="762" w:author="JY0225" w:date="2017-08-24T11:10:00Z">
            <w:rPr>
              <w:rFonts w:ascii="Times New Roman" w:hAnsi="Times New Roman" w:hint="eastAsia"/>
              <w:spacing w:val="10"/>
            </w:rPr>
          </w:rPrChange>
        </w:rPr>
        <w:t>尽管这些</w:t>
      </w:r>
      <w:r w:rsidR="00DC3BB6" w:rsidRPr="00B207B1">
        <w:rPr>
          <w:rFonts w:hAnsiTheme="minorEastAsia" w:hint="eastAsia"/>
          <w:rPrChange w:id="763" w:author="JY0225" w:date="2017-08-24T11:10:00Z">
            <w:rPr>
              <w:rFonts w:ascii="Times New Roman" w:hAnsi="Times New Roman" w:hint="eastAsia"/>
              <w:spacing w:val="10"/>
            </w:rPr>
          </w:rPrChange>
        </w:rPr>
        <w:t>云备份</w:t>
      </w:r>
      <w:r w:rsidR="003D0018" w:rsidRPr="00B207B1">
        <w:rPr>
          <w:rFonts w:hAnsiTheme="minorEastAsia" w:hint="eastAsia"/>
          <w:rPrChange w:id="764" w:author="JY0225" w:date="2017-08-24T11:10:00Z">
            <w:rPr>
              <w:rFonts w:ascii="Times New Roman" w:hAnsi="Times New Roman" w:hint="eastAsia"/>
              <w:spacing w:val="10"/>
            </w:rPr>
          </w:rPrChange>
        </w:rPr>
        <w:t>服务产品在市场上取得</w:t>
      </w:r>
      <w:ins w:id="765" w:author="微软用户" w:date="2017-08-27T14:48:00Z">
        <w:r w:rsidR="004F4DBD" w:rsidRPr="00B207B1">
          <w:rPr>
            <w:rFonts w:hAnsiTheme="minorEastAsia"/>
          </w:rPr>
          <w:t>了</w:t>
        </w:r>
      </w:ins>
      <w:del w:id="766" w:author="微软用户" w:date="2017-08-27T14:48:00Z">
        <w:r w:rsidR="003D0018" w:rsidRPr="00B207B1" w:rsidDel="004F4DBD">
          <w:rPr>
            <w:rFonts w:hAnsiTheme="minorEastAsia" w:hint="eastAsia"/>
            <w:rPrChange w:id="767" w:author="JY0225" w:date="2017-08-24T11:10:00Z">
              <w:rPr>
                <w:rFonts w:ascii="Times New Roman" w:hAnsi="Times New Roman" w:hint="eastAsia"/>
                <w:spacing w:val="10"/>
              </w:rPr>
            </w:rPrChange>
          </w:rPr>
          <w:delText>了很大的</w:delText>
        </w:r>
      </w:del>
      <w:r w:rsidR="003D0018" w:rsidRPr="00B207B1">
        <w:rPr>
          <w:rFonts w:hAnsiTheme="minorEastAsia" w:hint="eastAsia"/>
          <w:rPrChange w:id="768" w:author="JY0225" w:date="2017-08-24T11:10:00Z">
            <w:rPr>
              <w:rFonts w:ascii="Times New Roman" w:hAnsi="Times New Roman" w:hint="eastAsia"/>
              <w:spacing w:val="10"/>
            </w:rPr>
          </w:rPrChange>
        </w:rPr>
        <w:t>成功，但</w:t>
      </w:r>
      <w:del w:id="769" w:author="微软用户" w:date="2017-08-27T14:48:00Z">
        <w:r w:rsidR="003D0018" w:rsidRPr="00B207B1" w:rsidDel="00EA23E9">
          <w:rPr>
            <w:rFonts w:hAnsiTheme="minorEastAsia" w:hint="eastAsia"/>
            <w:rPrChange w:id="770" w:author="JY0225" w:date="2017-08-24T11:10:00Z">
              <w:rPr>
                <w:rFonts w:ascii="Times New Roman" w:hAnsi="Times New Roman" w:hint="eastAsia"/>
                <w:spacing w:val="10"/>
              </w:rPr>
            </w:rPrChange>
          </w:rPr>
          <w:delText>是</w:delText>
        </w:r>
      </w:del>
      <w:r w:rsidR="00DC3BB6" w:rsidRPr="00B207B1">
        <w:rPr>
          <w:rFonts w:hAnsiTheme="minorEastAsia" w:hint="eastAsia"/>
          <w:rPrChange w:id="771" w:author="JY0225" w:date="2017-08-24T11:10:00Z">
            <w:rPr>
              <w:rFonts w:ascii="Times New Roman" w:hAnsi="Times New Roman" w:hint="eastAsia"/>
              <w:spacing w:val="10"/>
            </w:rPr>
          </w:rPrChange>
        </w:rPr>
        <w:t>仍存在一些</w:t>
      </w:r>
      <w:ins w:id="772" w:author="微软用户" w:date="2017-08-27T14:48:00Z">
        <w:r w:rsidR="004C28BD" w:rsidRPr="00B207B1">
          <w:rPr>
            <w:rFonts w:hAnsiTheme="minorEastAsia"/>
          </w:rPr>
          <w:t>不足</w:t>
        </w:r>
      </w:ins>
      <w:del w:id="773" w:author="微软用户" w:date="2017-08-27T14:48:00Z">
        <w:r w:rsidR="00DC3BB6" w:rsidRPr="00B207B1" w:rsidDel="004C28BD">
          <w:rPr>
            <w:rFonts w:hAnsiTheme="minorEastAsia" w:hint="eastAsia"/>
            <w:rPrChange w:id="774" w:author="JY0225" w:date="2017-08-24T11:10:00Z">
              <w:rPr>
                <w:rFonts w:ascii="Times New Roman" w:hAnsi="Times New Roman" w:hint="eastAsia"/>
                <w:spacing w:val="10"/>
              </w:rPr>
            </w:rPrChange>
          </w:rPr>
          <w:delText>问题</w:delText>
        </w:r>
      </w:del>
      <w:r w:rsidR="00DC3BB6" w:rsidRPr="00B207B1">
        <w:rPr>
          <w:rFonts w:hAnsiTheme="minorEastAsia" w:hint="eastAsia"/>
          <w:rPrChange w:id="775" w:author="JY0225" w:date="2017-08-24T11:10:00Z">
            <w:rPr>
              <w:rFonts w:ascii="Times New Roman" w:hAnsi="Times New Roman" w:hint="eastAsia"/>
              <w:spacing w:val="10"/>
            </w:rPr>
          </w:rPrChange>
        </w:rPr>
        <w:t>。在功能上</w:t>
      </w:r>
      <w:del w:id="776" w:author="微软用户" w:date="2017-08-27T14:48:00Z">
        <w:r w:rsidR="00DC3BB6" w:rsidRPr="00B207B1" w:rsidDel="0060595A">
          <w:rPr>
            <w:rFonts w:hAnsiTheme="minorEastAsia" w:hint="eastAsia"/>
            <w:rPrChange w:id="777" w:author="JY0225" w:date="2017-08-24T11:10:00Z">
              <w:rPr>
                <w:rFonts w:ascii="Times New Roman" w:hAnsi="Times New Roman" w:hint="eastAsia"/>
                <w:spacing w:val="10"/>
              </w:rPr>
            </w:rPrChange>
          </w:rPr>
          <w:delText>以上四大云备份服务平台存在一些不足</w:delText>
        </w:r>
      </w:del>
      <w:r w:rsidR="00DC3BB6" w:rsidRPr="00B207B1">
        <w:rPr>
          <w:rFonts w:hAnsiTheme="minorEastAsia" w:hint="eastAsia"/>
          <w:rPrChange w:id="778" w:author="JY0225" w:date="2017-08-24T11:10:00Z">
            <w:rPr>
              <w:rFonts w:ascii="Times New Roman" w:hAnsi="Times New Roman" w:hint="eastAsia"/>
              <w:spacing w:val="10"/>
            </w:rPr>
          </w:rPrChange>
        </w:rPr>
        <w:t>，都没有提供本地缓存的功能，也就是说它们只做到了服务器端的</w:t>
      </w:r>
      <w:ins w:id="779" w:author="微软用户" w:date="2017-08-27T14:49:00Z">
        <w:r w:rsidR="003C58C6" w:rsidRPr="00B207B1">
          <w:rPr>
            <w:rFonts w:hAnsiTheme="minorEastAsia" w:hint="eastAsia"/>
          </w:rPr>
          <w:t>数据</w:t>
        </w:r>
      </w:ins>
      <w:r w:rsidR="00DC3BB6" w:rsidRPr="00B207B1">
        <w:rPr>
          <w:rFonts w:hAnsiTheme="minorEastAsia" w:hint="eastAsia"/>
          <w:rPrChange w:id="780" w:author="JY0225" w:date="2017-08-24T11:10:00Z">
            <w:rPr>
              <w:rFonts w:ascii="Times New Roman" w:hAnsi="Times New Roman" w:hint="eastAsia"/>
              <w:spacing w:val="10"/>
            </w:rPr>
          </w:rPrChange>
        </w:rPr>
        <w:t>去重，</w:t>
      </w:r>
      <w:del w:id="781" w:author="微软用户" w:date="2017-08-27T14:49:00Z">
        <w:r w:rsidR="00DC3BB6" w:rsidRPr="00B207B1" w:rsidDel="00F23AC5">
          <w:rPr>
            <w:rFonts w:hAnsiTheme="minorEastAsia" w:hint="eastAsia"/>
            <w:rPrChange w:id="782" w:author="JY0225" w:date="2017-08-24T11:10:00Z">
              <w:rPr>
                <w:rFonts w:ascii="Times New Roman" w:hAnsi="Times New Roman" w:hint="eastAsia"/>
                <w:spacing w:val="10"/>
              </w:rPr>
            </w:rPrChange>
          </w:rPr>
          <w:delText>当服务器中存在用户待上传的文件时，可以通过在服务器端拷贝文件的方式实现“秒传”功能。</w:delText>
        </w:r>
      </w:del>
      <w:ins w:id="783" w:author="微软用户" w:date="2017-08-27T14:49:00Z">
        <w:r w:rsidR="00A25752" w:rsidRPr="00B207B1">
          <w:rPr>
            <w:rFonts w:hAnsiTheme="minorEastAsia"/>
          </w:rPr>
          <w:t>但</w:t>
        </w:r>
      </w:ins>
      <w:del w:id="784" w:author="微软用户" w:date="2017-08-27T14:49:00Z">
        <w:r w:rsidR="00DC3BB6" w:rsidRPr="00B207B1" w:rsidDel="00A25752">
          <w:rPr>
            <w:rFonts w:hAnsiTheme="minorEastAsia" w:hint="eastAsia"/>
            <w:rPrChange w:id="785" w:author="JY0225" w:date="2017-08-24T11:10:00Z">
              <w:rPr>
                <w:rFonts w:ascii="Times New Roman" w:hAnsi="Times New Roman" w:hint="eastAsia"/>
                <w:spacing w:val="10"/>
              </w:rPr>
            </w:rPrChange>
          </w:rPr>
          <w:delText>然而</w:delText>
        </w:r>
      </w:del>
      <w:r w:rsidR="00DC3BB6" w:rsidRPr="00B207B1">
        <w:rPr>
          <w:rFonts w:hAnsiTheme="minorEastAsia" w:hint="eastAsia"/>
          <w:rPrChange w:id="786" w:author="JY0225" w:date="2017-08-24T11:10:00Z">
            <w:rPr>
              <w:rFonts w:ascii="Times New Roman" w:hAnsi="Times New Roman" w:hint="eastAsia"/>
              <w:spacing w:val="10"/>
            </w:rPr>
          </w:rPrChange>
        </w:rPr>
        <w:t>重复地从服务器端下载同</w:t>
      </w:r>
      <w:r w:rsidR="00827EC4" w:rsidRPr="00B207B1">
        <w:rPr>
          <w:rFonts w:hAnsiTheme="minorEastAsia" w:hint="eastAsia"/>
          <w:rPrChange w:id="787" w:author="JY0225" w:date="2017-08-24T11:10:00Z">
            <w:rPr>
              <w:rFonts w:ascii="Times New Roman" w:hAnsi="Times New Roman" w:hint="eastAsia"/>
              <w:spacing w:val="10"/>
            </w:rPr>
          </w:rPrChange>
        </w:rPr>
        <w:t>一文件也是一种常见的用户行为，</w:t>
      </w:r>
      <w:del w:id="788" w:author="微软用户" w:date="2017-08-27T14:50:00Z">
        <w:r w:rsidR="00827EC4" w:rsidRPr="00B207B1" w:rsidDel="00D40A7C">
          <w:rPr>
            <w:rFonts w:hAnsiTheme="minorEastAsia" w:hint="eastAsia"/>
            <w:rPrChange w:id="789" w:author="JY0225" w:date="2017-08-24T11:10:00Z">
              <w:rPr>
                <w:rFonts w:ascii="Times New Roman" w:hAnsi="Times New Roman" w:hint="eastAsia"/>
                <w:spacing w:val="10"/>
              </w:rPr>
            </w:rPrChange>
          </w:rPr>
          <w:delText>如果在本地备份用户下载的文件，</w:delText>
        </w:r>
        <w:r w:rsidR="00DC3BB6" w:rsidRPr="00B207B1" w:rsidDel="00D40A7C">
          <w:rPr>
            <w:rFonts w:hAnsiTheme="minorEastAsia" w:hint="eastAsia"/>
            <w:rPrChange w:id="790" w:author="JY0225" w:date="2017-08-24T11:10:00Z">
              <w:rPr>
                <w:rFonts w:ascii="Times New Roman" w:hAnsi="Times New Roman" w:hint="eastAsia"/>
                <w:spacing w:val="10"/>
              </w:rPr>
            </w:rPrChange>
          </w:rPr>
          <w:delText>也可以</w:delText>
        </w:r>
      </w:del>
      <w:ins w:id="791" w:author="微软用户" w:date="2017-08-27T14:50:00Z">
        <w:r w:rsidR="00D40A7C" w:rsidRPr="00B207B1">
          <w:rPr>
            <w:rFonts w:hAnsiTheme="minorEastAsia" w:hint="eastAsia"/>
          </w:rPr>
          <w:t>通过</w:t>
        </w:r>
      </w:ins>
      <w:r w:rsidR="00DC3BB6" w:rsidRPr="00B207B1">
        <w:rPr>
          <w:rFonts w:hAnsiTheme="minorEastAsia" w:hint="eastAsia"/>
          <w:rPrChange w:id="792" w:author="JY0225" w:date="2017-08-24T11:10:00Z">
            <w:rPr>
              <w:rFonts w:ascii="Times New Roman" w:hAnsi="Times New Roman" w:hint="eastAsia"/>
              <w:spacing w:val="10"/>
            </w:rPr>
          </w:rPrChange>
        </w:rPr>
        <w:t>利用本地缓存技术，节省</w:t>
      </w:r>
      <w:ins w:id="793" w:author="微软用户" w:date="2017-08-27T14:50:00Z">
        <w:r w:rsidR="001356AF" w:rsidRPr="00B207B1">
          <w:rPr>
            <w:rFonts w:hAnsiTheme="minorEastAsia" w:hint="eastAsia"/>
          </w:rPr>
          <w:t>重复</w:t>
        </w:r>
      </w:ins>
      <w:r w:rsidR="00DC3BB6" w:rsidRPr="00B207B1">
        <w:rPr>
          <w:rFonts w:hAnsiTheme="minorEastAsia" w:hint="eastAsia"/>
          <w:rPrChange w:id="794" w:author="JY0225" w:date="2017-08-24T11:10:00Z">
            <w:rPr>
              <w:rFonts w:ascii="Times New Roman" w:hAnsi="Times New Roman" w:hint="eastAsia"/>
              <w:spacing w:val="10"/>
            </w:rPr>
          </w:rPrChange>
        </w:rPr>
        <w:t>下载</w:t>
      </w:r>
      <w:ins w:id="795" w:author="微软用户" w:date="2017-08-27T14:50:00Z">
        <w:r w:rsidR="003118E5" w:rsidRPr="00B207B1">
          <w:rPr>
            <w:rFonts w:hAnsiTheme="minorEastAsia"/>
          </w:rPr>
          <w:t>文件</w:t>
        </w:r>
      </w:ins>
      <w:del w:id="796" w:author="微软用户" w:date="2017-08-27T14:50:00Z">
        <w:r w:rsidR="00DC3BB6" w:rsidRPr="00B207B1" w:rsidDel="001356AF">
          <w:rPr>
            <w:rFonts w:hAnsiTheme="minorEastAsia" w:hint="eastAsia"/>
            <w:rPrChange w:id="797" w:author="JY0225" w:date="2017-08-24T11:10:00Z">
              <w:rPr>
                <w:rFonts w:ascii="Times New Roman" w:hAnsi="Times New Roman" w:hint="eastAsia"/>
                <w:spacing w:val="10"/>
              </w:rPr>
            </w:rPrChange>
          </w:rPr>
          <w:delText>时</w:delText>
        </w:r>
      </w:del>
      <w:r w:rsidR="00DC3BB6" w:rsidRPr="00B207B1">
        <w:rPr>
          <w:rFonts w:hAnsiTheme="minorEastAsia" w:hint="eastAsia"/>
          <w:rPrChange w:id="798" w:author="JY0225" w:date="2017-08-24T11:10:00Z">
            <w:rPr>
              <w:rFonts w:ascii="Times New Roman" w:hAnsi="Times New Roman" w:hint="eastAsia"/>
              <w:spacing w:val="10"/>
            </w:rPr>
          </w:rPrChange>
        </w:rPr>
        <w:t>所需的网络带宽，从而实现快速下载功能。</w:t>
      </w:r>
      <w:r w:rsidR="001C008D" w:rsidRPr="00B207B1">
        <w:rPr>
          <w:rFonts w:hAnsiTheme="minorEastAsia" w:hint="eastAsia"/>
          <w:rPrChange w:id="799" w:author="JY0225" w:date="2017-08-24T11:10:00Z">
            <w:rPr>
              <w:rFonts w:ascii="Times New Roman" w:hAnsi="Times New Roman" w:hint="eastAsia"/>
              <w:spacing w:val="10"/>
            </w:rPr>
          </w:rPrChange>
        </w:rPr>
        <w:t>此外，</w:t>
      </w:r>
      <w:del w:id="800" w:author="微软用户" w:date="2017-08-27T14:52:00Z">
        <w:r w:rsidR="001C008D" w:rsidRPr="00B207B1" w:rsidDel="004624D1">
          <w:rPr>
            <w:rFonts w:hAnsiTheme="minorEastAsia" w:hint="eastAsia"/>
            <w:rPrChange w:id="801" w:author="JY0225" w:date="2017-08-24T11:10:00Z">
              <w:rPr>
                <w:rFonts w:ascii="Times New Roman" w:hAnsi="Times New Roman" w:hint="eastAsia"/>
                <w:spacing w:val="10"/>
              </w:rPr>
            </w:rPrChange>
          </w:rPr>
          <w:delText>以上的云备份服务商都没有提供</w:delText>
        </w:r>
      </w:del>
      <w:ins w:id="802" w:author="微软用户" w:date="2017-08-27T14:52:00Z">
        <w:r w:rsidR="00F07F30" w:rsidRPr="00B207B1">
          <w:rPr>
            <w:rFonts w:hAnsiTheme="minorEastAsia"/>
          </w:rPr>
          <w:t>Web</w:t>
        </w:r>
      </w:ins>
      <w:ins w:id="803" w:author="微软用户" w:date="2017-08-27T14:51:00Z">
        <w:r w:rsidR="00F90CE2" w:rsidRPr="00B207B1">
          <w:rPr>
            <w:rFonts w:hAnsiTheme="minorEastAsia"/>
          </w:rPr>
          <w:t>扩展</w:t>
        </w:r>
      </w:ins>
      <w:ins w:id="804" w:author="微软用户" w:date="2017-08-27T14:52:00Z">
        <w:r w:rsidR="00F07F30" w:rsidRPr="00B207B1">
          <w:rPr>
            <w:rFonts w:hAnsiTheme="minorEastAsia"/>
          </w:rPr>
          <w:t>应用</w:t>
        </w:r>
      </w:ins>
      <w:del w:id="805" w:author="微软用户" w:date="2017-08-27T14:51:00Z">
        <w:r w:rsidR="001C008D" w:rsidRPr="00B207B1" w:rsidDel="00F90CE2">
          <w:rPr>
            <w:rFonts w:hAnsiTheme="minorEastAsia" w:hint="eastAsia"/>
            <w:rPrChange w:id="806" w:author="JY0225" w:date="2017-08-24T11:10:00Z">
              <w:rPr>
                <w:rFonts w:ascii="Times New Roman" w:hAnsi="Times New Roman" w:hint="eastAsia"/>
                <w:spacing w:val="10"/>
              </w:rPr>
            </w:rPrChange>
          </w:rPr>
          <w:delText>插件</w:delText>
        </w:r>
      </w:del>
      <w:r w:rsidR="001C008D" w:rsidRPr="00B207B1">
        <w:rPr>
          <w:rFonts w:hAnsiTheme="minorEastAsia" w:hint="eastAsia"/>
          <w:rPrChange w:id="807" w:author="JY0225" w:date="2017-08-24T11:10:00Z">
            <w:rPr>
              <w:rFonts w:ascii="Times New Roman" w:hAnsi="Times New Roman" w:hint="eastAsia"/>
              <w:spacing w:val="10"/>
            </w:rPr>
          </w:rPrChange>
        </w:rPr>
        <w:t>形式的客户端</w:t>
      </w:r>
      <w:del w:id="808" w:author="微软用户" w:date="2017-08-27T14:52:00Z">
        <w:r w:rsidR="001C008D" w:rsidRPr="00B207B1" w:rsidDel="00471911">
          <w:rPr>
            <w:rFonts w:hAnsiTheme="minorEastAsia" w:hint="eastAsia"/>
            <w:rPrChange w:id="809" w:author="JY0225" w:date="2017-08-24T11:10:00Z">
              <w:rPr>
                <w:rFonts w:ascii="Times New Roman" w:hAnsi="Times New Roman" w:hint="eastAsia"/>
                <w:spacing w:val="10"/>
              </w:rPr>
            </w:rPrChange>
          </w:rPr>
          <w:delText>，这种类型的客户端</w:delText>
        </w:r>
      </w:del>
      <w:ins w:id="810" w:author="微软用户" w:date="2017-08-27T14:52:00Z">
        <w:r w:rsidR="00471911" w:rsidRPr="00B207B1">
          <w:rPr>
            <w:rFonts w:hAnsiTheme="minorEastAsia" w:hint="eastAsia"/>
          </w:rPr>
          <w:t>相较于其他</w:t>
        </w:r>
      </w:ins>
      <w:ins w:id="811" w:author="微软用户" w:date="2017-08-27T14:53:00Z">
        <w:r w:rsidR="003B4B3A" w:rsidRPr="00B207B1">
          <w:rPr>
            <w:rFonts w:hAnsiTheme="minorEastAsia" w:hint="eastAsia"/>
          </w:rPr>
          <w:t>类型</w:t>
        </w:r>
      </w:ins>
      <w:ins w:id="812" w:author="微软用户" w:date="2017-08-27T14:52:00Z">
        <w:r w:rsidR="00471911" w:rsidRPr="00B207B1">
          <w:rPr>
            <w:rFonts w:hAnsiTheme="minorEastAsia" w:hint="eastAsia"/>
          </w:rPr>
          <w:t>的客户端</w:t>
        </w:r>
      </w:ins>
      <w:r w:rsidR="001C008D" w:rsidRPr="00B207B1">
        <w:rPr>
          <w:rFonts w:hAnsiTheme="minorEastAsia" w:hint="eastAsia"/>
          <w:rPrChange w:id="813" w:author="JY0225" w:date="2017-08-24T11:10:00Z">
            <w:rPr>
              <w:rFonts w:ascii="Times New Roman" w:hAnsi="Times New Roman" w:hint="eastAsia"/>
              <w:spacing w:val="10"/>
            </w:rPr>
          </w:rPrChange>
        </w:rPr>
        <w:t>使用</w:t>
      </w:r>
      <w:ins w:id="814" w:author="微软用户" w:date="2017-08-27T14:52:00Z">
        <w:r w:rsidR="00471911" w:rsidRPr="00B207B1">
          <w:rPr>
            <w:rFonts w:hAnsiTheme="minorEastAsia"/>
          </w:rPr>
          <w:t>更加</w:t>
        </w:r>
      </w:ins>
      <w:del w:id="815" w:author="微软用户" w:date="2017-08-27T14:52:00Z">
        <w:r w:rsidR="001C008D" w:rsidRPr="00B207B1" w:rsidDel="00471911">
          <w:rPr>
            <w:rFonts w:hAnsiTheme="minorEastAsia" w:hint="eastAsia"/>
            <w:rPrChange w:id="816" w:author="JY0225" w:date="2017-08-24T11:10:00Z">
              <w:rPr>
                <w:rFonts w:ascii="Times New Roman" w:hAnsi="Times New Roman" w:hint="eastAsia"/>
                <w:spacing w:val="10"/>
              </w:rPr>
            </w:rPrChange>
          </w:rPr>
          <w:delText>十分</w:delText>
        </w:r>
      </w:del>
      <w:r w:rsidR="001C008D" w:rsidRPr="00B207B1">
        <w:rPr>
          <w:rFonts w:hAnsiTheme="minorEastAsia" w:hint="eastAsia"/>
          <w:rPrChange w:id="817" w:author="JY0225" w:date="2017-08-24T11:10:00Z">
            <w:rPr>
              <w:rFonts w:ascii="Times New Roman" w:hAnsi="Times New Roman" w:hint="eastAsia"/>
              <w:spacing w:val="10"/>
            </w:rPr>
          </w:rPrChange>
        </w:rPr>
        <w:t>方便，更加轻量级，同时还支持用户将网页上浏览</w:t>
      </w:r>
      <w:ins w:id="818" w:author="微软用户" w:date="2017-08-27T14:54:00Z">
        <w:r w:rsidR="00CC089B" w:rsidRPr="00B207B1">
          <w:rPr>
            <w:rFonts w:hAnsiTheme="minorEastAsia" w:hint="eastAsia"/>
          </w:rPr>
          <w:t>到</w:t>
        </w:r>
      </w:ins>
      <w:r w:rsidR="001C008D" w:rsidRPr="00B207B1">
        <w:rPr>
          <w:rFonts w:hAnsiTheme="minorEastAsia" w:hint="eastAsia"/>
          <w:rPrChange w:id="819" w:author="JY0225" w:date="2017-08-24T11:10:00Z">
            <w:rPr>
              <w:rFonts w:ascii="Times New Roman" w:hAnsi="Times New Roman" w:hint="eastAsia"/>
              <w:spacing w:val="10"/>
            </w:rPr>
          </w:rPrChange>
        </w:rPr>
        <w:t>的任何形式的资源</w:t>
      </w:r>
      <w:ins w:id="820" w:author="微软用户" w:date="2017-08-27T14:54:00Z">
        <w:r w:rsidR="00CC089B" w:rsidRPr="00B207B1">
          <w:rPr>
            <w:rFonts w:hAnsiTheme="minorEastAsia" w:hint="eastAsia"/>
          </w:rPr>
          <w:t>实时</w:t>
        </w:r>
      </w:ins>
      <w:ins w:id="821" w:author="JY0225" w:date="2017-08-14T12:31:00Z">
        <w:del w:id="822" w:author="微软用户" w:date="2017-08-27T14:54:00Z">
          <w:r w:rsidR="007830F2" w:rsidRPr="00B207B1" w:rsidDel="00CC089B">
            <w:rPr>
              <w:rFonts w:hAnsiTheme="minorEastAsia" w:hint="eastAsia"/>
              <w:rPrChange w:id="823" w:author="JY0225" w:date="2017-08-24T11:10:00Z">
                <w:rPr>
                  <w:rFonts w:ascii="Times New Roman" w:hAnsi="Times New Roman" w:hint="eastAsia"/>
                  <w:spacing w:val="10"/>
                </w:rPr>
              </w:rPrChange>
            </w:rPr>
            <w:delText>同步</w:delText>
          </w:r>
        </w:del>
      </w:ins>
      <w:del w:id="824" w:author="JY0225" w:date="2017-08-14T12:31:00Z">
        <w:r w:rsidR="001C008D" w:rsidRPr="00B207B1" w:rsidDel="007830F2">
          <w:rPr>
            <w:rFonts w:hAnsiTheme="minorEastAsia" w:hint="eastAsia"/>
            <w:rPrChange w:id="825" w:author="JY0225" w:date="2017-08-24T11:10:00Z">
              <w:rPr>
                <w:rFonts w:ascii="Times New Roman" w:hAnsi="Times New Roman" w:hint="eastAsia"/>
                <w:spacing w:val="10"/>
              </w:rPr>
            </w:rPrChange>
          </w:rPr>
          <w:delText>随时</w:delText>
        </w:r>
      </w:del>
      <w:r w:rsidR="001C008D" w:rsidRPr="00B207B1">
        <w:rPr>
          <w:rFonts w:hAnsiTheme="minorEastAsia" w:hint="eastAsia"/>
          <w:rPrChange w:id="826" w:author="JY0225" w:date="2017-08-24T11:10:00Z">
            <w:rPr>
              <w:rFonts w:ascii="Times New Roman" w:hAnsi="Times New Roman" w:hint="eastAsia"/>
              <w:spacing w:val="10"/>
            </w:rPr>
          </w:rPrChange>
        </w:rPr>
        <w:t>上传到服务器</w:t>
      </w:r>
      <w:ins w:id="827" w:author="微软用户" w:date="2017-08-27T14:53:00Z">
        <w:r w:rsidR="00A07BCA" w:rsidRPr="00B207B1">
          <w:rPr>
            <w:rFonts w:hAnsiTheme="minorEastAsia" w:hint="eastAsia"/>
          </w:rPr>
          <w:t>，</w:t>
        </w:r>
        <w:r w:rsidR="0029277A" w:rsidRPr="00B207B1">
          <w:rPr>
            <w:rFonts w:hAnsiTheme="minorEastAsia" w:hint="eastAsia"/>
          </w:rPr>
          <w:t>以上供应商都没有提供该类型的客户端。</w:t>
        </w:r>
      </w:ins>
      <w:del w:id="828" w:author="微软用户" w:date="2017-08-27T14:53:00Z">
        <w:r w:rsidR="001C008D" w:rsidRPr="00B207B1" w:rsidDel="00A07BCA">
          <w:rPr>
            <w:rFonts w:hAnsiTheme="minorEastAsia" w:hint="eastAsia"/>
            <w:rPrChange w:id="829" w:author="JY0225" w:date="2017-08-24T11:10:00Z">
              <w:rPr>
                <w:rFonts w:ascii="Times New Roman" w:hAnsi="Times New Roman" w:hint="eastAsia"/>
                <w:spacing w:val="10"/>
              </w:rPr>
            </w:rPrChange>
          </w:rPr>
          <w:delText>。</w:delText>
        </w:r>
      </w:del>
      <w:r w:rsidR="00DC3BB6" w:rsidRPr="00B207B1">
        <w:rPr>
          <w:rFonts w:hAnsiTheme="minorEastAsia" w:hint="eastAsia"/>
          <w:rPrChange w:id="830" w:author="JY0225" w:date="2017-08-24T11:10:00Z">
            <w:rPr>
              <w:rFonts w:ascii="Times New Roman" w:hAnsi="Times New Roman" w:hint="eastAsia"/>
              <w:spacing w:val="10"/>
            </w:rPr>
          </w:rPrChange>
        </w:rPr>
        <w:t>在安全性上，成熟</w:t>
      </w:r>
      <w:ins w:id="831" w:author="微软用户" w:date="2017-08-27T14:55:00Z">
        <w:r w:rsidR="00F97B2C" w:rsidRPr="00B207B1">
          <w:rPr>
            <w:rFonts w:hAnsiTheme="minorEastAsia" w:hint="eastAsia"/>
          </w:rPr>
          <w:t>的</w:t>
        </w:r>
      </w:ins>
      <w:r w:rsidR="00DC3BB6" w:rsidRPr="00B207B1">
        <w:rPr>
          <w:rFonts w:hAnsiTheme="minorEastAsia" w:hint="eastAsia"/>
          <w:rPrChange w:id="832" w:author="JY0225" w:date="2017-08-24T11:10:00Z">
            <w:rPr>
              <w:rFonts w:ascii="Times New Roman" w:hAnsi="Times New Roman" w:hint="eastAsia"/>
              <w:spacing w:val="10"/>
            </w:rPr>
          </w:rPrChange>
        </w:rPr>
        <w:t>云备份</w:t>
      </w:r>
      <w:r w:rsidR="001C6313">
        <w:rPr>
          <w:rFonts w:hAnsiTheme="minorEastAsia" w:hint="eastAsia"/>
        </w:rPr>
        <w:t>服务</w:t>
      </w:r>
      <w:r w:rsidR="00DC3BB6" w:rsidRPr="00B207B1">
        <w:rPr>
          <w:rFonts w:hAnsiTheme="minorEastAsia" w:hint="eastAsia"/>
          <w:rPrChange w:id="833" w:author="JY0225" w:date="2017-08-24T11:10:00Z">
            <w:rPr>
              <w:rFonts w:ascii="Times New Roman" w:hAnsi="Times New Roman" w:hint="eastAsia"/>
              <w:spacing w:val="10"/>
            </w:rPr>
          </w:rPrChange>
        </w:rPr>
        <w:t>平台也存在一些漏洞，有些漏洞被黑客利用后对用户利益造成了严重的损伤，如百度云</w:t>
      </w:r>
      <w:r w:rsidR="00DC3BB6" w:rsidRPr="00B207B1">
        <w:rPr>
          <w:rFonts w:hAnsiTheme="minorEastAsia" w:hint="eastAsia"/>
          <w:rPrChange w:id="834" w:author="JY0225" w:date="2017-08-24T11:10:00Z">
            <w:rPr>
              <w:rFonts w:ascii="Times New Roman" w:hAnsi="Times New Roman" w:hint="eastAsia"/>
              <w:spacing w:val="10"/>
            </w:rPr>
          </w:rPrChange>
        </w:rPr>
        <w:t>SDK虫洞漏洞</w:t>
      </w:r>
      <w:r w:rsidR="00DC3BB6" w:rsidRPr="00B207B1">
        <w:rPr>
          <w:rStyle w:val="affff8"/>
          <w:rFonts w:hAnsiTheme="minorEastAsia"/>
          <w:rPrChange w:id="835" w:author="JY0225" w:date="2017-08-24T11:10:00Z">
            <w:rPr>
              <w:rStyle w:val="affff8"/>
              <w:rFonts w:ascii="Times New Roman" w:hAnsi="Times New Roman"/>
              <w:spacing w:val="10"/>
            </w:rPr>
          </w:rPrChange>
        </w:rPr>
        <w:footnoteReference w:id="3"/>
      </w:r>
      <w:r w:rsidR="00DC3BB6" w:rsidRPr="00B207B1">
        <w:rPr>
          <w:rFonts w:hAnsiTheme="minorEastAsia"/>
          <w:rPrChange w:id="836" w:author="JY0225" w:date="2017-08-24T11:10:00Z">
            <w:rPr>
              <w:rFonts w:ascii="Times New Roman" w:hAnsi="Times New Roman"/>
              <w:spacing w:val="10"/>
            </w:rPr>
          </w:rPrChange>
        </w:rPr>
        <w:t xml:space="preserve"> </w:t>
      </w:r>
      <w:r w:rsidR="00DC3BB6" w:rsidRPr="00B207B1">
        <w:rPr>
          <w:rFonts w:hAnsiTheme="minorEastAsia" w:hint="eastAsia"/>
          <w:rPrChange w:id="837" w:author="JY0225" w:date="2017-08-24T11:10:00Z">
            <w:rPr>
              <w:rFonts w:ascii="Times New Roman" w:hAnsi="Times New Roman" w:hint="eastAsia"/>
              <w:spacing w:val="10"/>
            </w:rPr>
          </w:rPrChange>
        </w:rPr>
        <w:t>，安装了百度云的</w:t>
      </w:r>
      <w:r w:rsidR="00DC3BB6" w:rsidRPr="00B207B1">
        <w:rPr>
          <w:rFonts w:hAnsiTheme="minorEastAsia"/>
          <w:rPrChange w:id="838" w:author="JY0225" w:date="2017-08-24T11:10:00Z">
            <w:rPr>
              <w:rFonts w:ascii="Times New Roman" w:hAnsi="Times New Roman"/>
              <w:spacing w:val="10"/>
            </w:rPr>
          </w:rPrChange>
        </w:rPr>
        <w:t>Android</w:t>
      </w:r>
      <w:r w:rsidR="00DC3BB6" w:rsidRPr="00B207B1">
        <w:rPr>
          <w:rFonts w:hAnsiTheme="minorEastAsia" w:hint="eastAsia"/>
          <w:rPrChange w:id="839" w:author="JY0225" w:date="2017-08-24T11:10:00Z">
            <w:rPr>
              <w:rFonts w:ascii="Times New Roman" w:hAnsi="Times New Roman" w:hint="eastAsia"/>
              <w:spacing w:val="10"/>
            </w:rPr>
          </w:rPrChange>
        </w:rPr>
        <w:t>手机遭到攻击后能被黑客任意操作。再如</w:t>
      </w:r>
      <w:r w:rsidR="00DC3BB6" w:rsidRPr="00B207B1">
        <w:rPr>
          <w:rFonts w:hAnsiTheme="minorEastAsia"/>
          <w:rPrChange w:id="840" w:author="JY0225" w:date="2017-08-24T11:10:00Z">
            <w:rPr>
              <w:rFonts w:ascii="Times New Roman" w:hAnsi="Times New Roman"/>
              <w:spacing w:val="10"/>
            </w:rPr>
          </w:rPrChange>
        </w:rPr>
        <w:t>Dropbox CVE-2014-8889</w:t>
      </w:r>
      <w:del w:id="841" w:author="微软用户" w:date="2017-08-27T14:55:00Z">
        <w:r w:rsidR="00DC3BB6" w:rsidRPr="00B207B1" w:rsidDel="009354C2">
          <w:rPr>
            <w:rFonts w:hAnsiTheme="minorEastAsia" w:hint="eastAsia"/>
            <w:rPrChange w:id="842" w:author="JY0225" w:date="2017-08-24T11:10:00Z">
              <w:rPr>
                <w:rFonts w:ascii="Times New Roman" w:hAnsi="Times New Roman" w:hint="eastAsia"/>
                <w:spacing w:val="10"/>
              </w:rPr>
            </w:rPrChange>
          </w:rPr>
          <w:delText>的</w:delText>
        </w:r>
      </w:del>
      <w:r w:rsidR="00DC3BB6" w:rsidRPr="00B207B1">
        <w:rPr>
          <w:rFonts w:hAnsiTheme="minorEastAsia" w:hint="eastAsia"/>
          <w:rPrChange w:id="843" w:author="JY0225" w:date="2017-08-24T11:10:00Z">
            <w:rPr>
              <w:rFonts w:ascii="Times New Roman" w:hAnsi="Times New Roman" w:hint="eastAsia"/>
              <w:spacing w:val="10"/>
            </w:rPr>
          </w:rPrChange>
        </w:rPr>
        <w:t>漏洞</w:t>
      </w:r>
      <w:r w:rsidR="00DC3BB6" w:rsidRPr="00B207B1">
        <w:rPr>
          <w:rStyle w:val="affff8"/>
          <w:rFonts w:hAnsiTheme="minorEastAsia"/>
          <w:rPrChange w:id="844" w:author="JY0225" w:date="2017-08-24T11:10:00Z">
            <w:rPr>
              <w:rStyle w:val="affff8"/>
              <w:rFonts w:ascii="Times New Roman" w:hAnsi="Times New Roman"/>
              <w:spacing w:val="10"/>
            </w:rPr>
          </w:rPrChange>
        </w:rPr>
        <w:footnoteReference w:id="4"/>
      </w:r>
      <w:r w:rsidR="00DC3BB6" w:rsidRPr="00B207B1">
        <w:rPr>
          <w:rFonts w:hAnsiTheme="minorEastAsia" w:hint="eastAsia"/>
          <w:rPrChange w:id="845" w:author="JY0225" w:date="2017-08-24T11:10:00Z">
            <w:rPr>
              <w:rFonts w:ascii="Times New Roman" w:hAnsi="Times New Roman" w:hint="eastAsia"/>
              <w:spacing w:val="10"/>
            </w:rPr>
          </w:rPrChange>
        </w:rPr>
        <w:t>，</w:t>
      </w:r>
      <w:ins w:id="846" w:author="微软用户" w:date="2017-08-27T14:57:00Z">
        <w:r w:rsidR="00947487" w:rsidRPr="00B207B1">
          <w:rPr>
            <w:rFonts w:hAnsiTheme="minorEastAsia" w:hint="eastAsia"/>
          </w:rPr>
          <w:t>只要用户安装了含有</w:t>
        </w:r>
        <w:r w:rsidR="0005558D" w:rsidRPr="00B207B1">
          <w:rPr>
            <w:rFonts w:hAnsiTheme="minorEastAsia"/>
          </w:rPr>
          <w:t>Dropbox SDK</w:t>
        </w:r>
      </w:ins>
      <w:ins w:id="847" w:author="微软用户" w:date="2017-08-27T14:58:00Z">
        <w:r w:rsidR="00947487" w:rsidRPr="00B207B1">
          <w:rPr>
            <w:rFonts w:hAnsiTheme="minorEastAsia" w:hint="eastAsia"/>
          </w:rPr>
          <w:t>漏洞的应用程序</w:t>
        </w:r>
      </w:ins>
      <w:ins w:id="848" w:author="微软用户" w:date="2017-08-27T14:57:00Z">
        <w:r w:rsidR="0005558D" w:rsidRPr="00B207B1">
          <w:rPr>
            <w:rFonts w:hAnsiTheme="minorEastAsia" w:hint="eastAsia"/>
          </w:rPr>
          <w:t>，</w:t>
        </w:r>
      </w:ins>
      <w:r w:rsidR="00DC3BB6" w:rsidRPr="00B207B1">
        <w:rPr>
          <w:rFonts w:hAnsiTheme="minorEastAsia" w:hint="eastAsia"/>
          <w:rPrChange w:id="849" w:author="JY0225" w:date="2017-08-24T11:10:00Z">
            <w:rPr>
              <w:rFonts w:ascii="Times New Roman" w:hAnsi="Times New Roman" w:hint="eastAsia"/>
              <w:spacing w:val="10"/>
            </w:rPr>
          </w:rPrChange>
        </w:rPr>
        <w:t>攻击者</w:t>
      </w:r>
      <w:del w:id="850" w:author="微软用户" w:date="2017-08-27T14:59:00Z">
        <w:r w:rsidR="00DC3BB6" w:rsidRPr="00B207B1" w:rsidDel="009758CA">
          <w:rPr>
            <w:rFonts w:hAnsiTheme="minorEastAsia" w:hint="eastAsia"/>
            <w:rPrChange w:id="851" w:author="JY0225" w:date="2017-08-24T11:10:00Z">
              <w:rPr>
                <w:rFonts w:ascii="Times New Roman" w:hAnsi="Times New Roman" w:hint="eastAsia"/>
                <w:spacing w:val="10"/>
              </w:rPr>
            </w:rPrChange>
          </w:rPr>
          <w:delText>利用该漏洞</w:delText>
        </w:r>
      </w:del>
      <w:ins w:id="852" w:author="微软用户" w:date="2017-08-27T14:59:00Z">
        <w:r w:rsidR="009758CA" w:rsidRPr="00B207B1">
          <w:rPr>
            <w:rFonts w:hAnsiTheme="minorEastAsia" w:hint="eastAsia"/>
          </w:rPr>
          <w:t>便</w:t>
        </w:r>
      </w:ins>
      <w:ins w:id="853" w:author="微软用户" w:date="2017-08-27T14:57:00Z">
        <w:r w:rsidR="00A23410" w:rsidRPr="00B207B1">
          <w:rPr>
            <w:rFonts w:hAnsiTheme="minorEastAsia" w:hint="eastAsia"/>
          </w:rPr>
          <w:t>可</w:t>
        </w:r>
      </w:ins>
      <w:ins w:id="854" w:author="微软用户" w:date="2017-08-27T14:56:00Z">
        <w:r w:rsidR="007E5FB6" w:rsidRPr="00B207B1">
          <w:rPr>
            <w:rFonts w:hAnsiTheme="minorEastAsia"/>
          </w:rPr>
          <w:t>在</w:t>
        </w:r>
      </w:ins>
      <w:del w:id="855" w:author="微软用户" w:date="2017-08-27T14:56:00Z">
        <w:r w:rsidR="00DC3BB6" w:rsidRPr="00B207B1" w:rsidDel="007E5FB6">
          <w:rPr>
            <w:rFonts w:hAnsiTheme="minorEastAsia" w:hint="eastAsia"/>
            <w:rPrChange w:id="856" w:author="JY0225" w:date="2017-08-24T11:10:00Z">
              <w:rPr>
                <w:rFonts w:ascii="Times New Roman" w:hAnsi="Times New Roman" w:hint="eastAsia"/>
                <w:spacing w:val="10"/>
              </w:rPr>
            </w:rPrChange>
          </w:rPr>
          <w:delText>可</w:delText>
        </w:r>
      </w:del>
      <w:r w:rsidR="00DC3BB6" w:rsidRPr="00B207B1">
        <w:rPr>
          <w:rFonts w:hAnsiTheme="minorEastAsia" w:hint="eastAsia"/>
          <w:rPrChange w:id="857" w:author="JY0225" w:date="2017-08-24T11:10:00Z">
            <w:rPr>
              <w:rFonts w:ascii="Times New Roman" w:hAnsi="Times New Roman" w:hint="eastAsia"/>
              <w:spacing w:val="10"/>
            </w:rPr>
          </w:rPrChange>
        </w:rPr>
        <w:t>未经用户同意</w:t>
      </w:r>
      <w:ins w:id="858" w:author="微软用户" w:date="2017-08-27T14:56:00Z">
        <w:r w:rsidR="007E5FB6" w:rsidRPr="00B207B1">
          <w:rPr>
            <w:rFonts w:hAnsiTheme="minorEastAsia" w:hint="eastAsia"/>
          </w:rPr>
          <w:t>的情况下</w:t>
        </w:r>
      </w:ins>
      <w:r w:rsidR="00DC3BB6" w:rsidRPr="00B207B1">
        <w:rPr>
          <w:rFonts w:hAnsiTheme="minorEastAsia" w:hint="eastAsia"/>
          <w:rPrChange w:id="859" w:author="JY0225" w:date="2017-08-24T11:10:00Z">
            <w:rPr>
              <w:rFonts w:ascii="Times New Roman" w:hAnsi="Times New Roman" w:hint="eastAsia"/>
              <w:spacing w:val="10"/>
            </w:rPr>
          </w:rPrChange>
        </w:rPr>
        <w:t>直接</w:t>
      </w:r>
      <w:del w:id="860" w:author="微软用户" w:date="2017-08-27T14:56:00Z">
        <w:r w:rsidR="00DC3BB6" w:rsidRPr="00B207B1" w:rsidDel="007A55DC">
          <w:rPr>
            <w:rFonts w:hAnsiTheme="minorEastAsia" w:hint="eastAsia"/>
            <w:rPrChange w:id="861" w:author="JY0225" w:date="2017-08-24T11:10:00Z">
              <w:rPr>
                <w:rFonts w:ascii="Times New Roman" w:hAnsi="Times New Roman" w:hint="eastAsia"/>
                <w:spacing w:val="10"/>
              </w:rPr>
            </w:rPrChange>
          </w:rPr>
          <w:delText>把应用程序和</w:delText>
        </w:r>
      </w:del>
      <w:ins w:id="862" w:author="微软用户" w:date="2017-08-27T14:56:00Z">
        <w:r w:rsidR="007A55DC" w:rsidRPr="00B207B1">
          <w:rPr>
            <w:rFonts w:hAnsiTheme="minorEastAsia" w:hint="eastAsia"/>
          </w:rPr>
          <w:t>访问用户的</w:t>
        </w:r>
      </w:ins>
      <w:r w:rsidR="00DC3BB6" w:rsidRPr="00B207B1">
        <w:rPr>
          <w:rFonts w:hAnsiTheme="minorEastAsia"/>
          <w:rPrChange w:id="863" w:author="JY0225" w:date="2017-08-24T11:10:00Z">
            <w:rPr>
              <w:rFonts w:ascii="Times New Roman" w:hAnsi="Times New Roman"/>
              <w:spacing w:val="10"/>
            </w:rPr>
          </w:rPrChange>
        </w:rPr>
        <w:t>Dropbox</w:t>
      </w:r>
      <w:ins w:id="864" w:author="微软用户" w:date="2017-08-27T14:57:00Z">
        <w:r w:rsidR="00300C53" w:rsidRPr="00B207B1">
          <w:rPr>
            <w:rFonts w:hAnsiTheme="minorEastAsia"/>
          </w:rPr>
          <w:t>资源</w:t>
        </w:r>
      </w:ins>
      <w:del w:id="865" w:author="微软用户" w:date="2017-08-27T14:57:00Z">
        <w:r w:rsidR="00DC3BB6" w:rsidRPr="00B207B1" w:rsidDel="00300C53">
          <w:rPr>
            <w:rFonts w:hAnsiTheme="minorEastAsia" w:hint="eastAsia"/>
            <w:rPrChange w:id="866" w:author="JY0225" w:date="2017-08-24T11:10:00Z">
              <w:rPr>
                <w:rFonts w:ascii="Times New Roman" w:hAnsi="Times New Roman" w:hint="eastAsia"/>
                <w:spacing w:val="10"/>
              </w:rPr>
            </w:rPrChange>
          </w:rPr>
          <w:delText>账户</w:delText>
        </w:r>
        <w:r w:rsidR="00DC3BB6" w:rsidRPr="00B207B1" w:rsidDel="007A55DC">
          <w:rPr>
            <w:rFonts w:hAnsiTheme="minorEastAsia" w:hint="eastAsia"/>
            <w:rPrChange w:id="867" w:author="JY0225" w:date="2017-08-24T11:10:00Z">
              <w:rPr>
                <w:rFonts w:ascii="Times New Roman" w:hAnsi="Times New Roman" w:hint="eastAsia"/>
                <w:spacing w:val="10"/>
              </w:rPr>
            </w:rPrChange>
          </w:rPr>
          <w:delText>连接</w:delText>
        </w:r>
      </w:del>
      <w:r w:rsidR="00DC3BB6" w:rsidRPr="00B207B1">
        <w:rPr>
          <w:rFonts w:hAnsiTheme="minorEastAsia" w:hint="eastAsia"/>
          <w:rPrChange w:id="868" w:author="JY0225" w:date="2017-08-24T11:10:00Z">
            <w:rPr>
              <w:rFonts w:ascii="Times New Roman" w:hAnsi="Times New Roman" w:hint="eastAsia"/>
              <w:spacing w:val="10"/>
            </w:rPr>
          </w:rPrChange>
        </w:rPr>
        <w:t>。</w:t>
      </w:r>
      <w:del w:id="869" w:author="微软用户" w:date="2017-08-27T14:57:00Z">
        <w:r w:rsidR="00DC3BB6" w:rsidRPr="00B207B1" w:rsidDel="0005558D">
          <w:rPr>
            <w:rFonts w:hAnsiTheme="minorEastAsia" w:hint="eastAsia"/>
            <w:rPrChange w:id="870" w:author="JY0225" w:date="2017-08-24T11:10:00Z">
              <w:rPr>
                <w:rFonts w:ascii="Times New Roman" w:hAnsi="Times New Roman" w:hint="eastAsia"/>
                <w:spacing w:val="10"/>
              </w:rPr>
            </w:rPrChange>
          </w:rPr>
          <w:delText>只要用户安装的应用程序使用了含有漏洞的</w:delText>
        </w:r>
        <w:r w:rsidR="00DC3BB6" w:rsidRPr="00B207B1" w:rsidDel="0005558D">
          <w:rPr>
            <w:rFonts w:hAnsiTheme="minorEastAsia"/>
            <w:rPrChange w:id="871" w:author="JY0225" w:date="2017-08-24T11:10:00Z">
              <w:rPr>
                <w:rFonts w:ascii="Times New Roman" w:hAnsi="Times New Roman"/>
                <w:spacing w:val="10"/>
              </w:rPr>
            </w:rPrChange>
          </w:rPr>
          <w:delText>Dropbox SDK</w:delText>
        </w:r>
        <w:r w:rsidR="00DC3BB6" w:rsidRPr="00B207B1" w:rsidDel="0005558D">
          <w:rPr>
            <w:rFonts w:hAnsiTheme="minorEastAsia" w:hint="eastAsia"/>
            <w:rPrChange w:id="872" w:author="JY0225" w:date="2017-08-24T11:10:00Z">
              <w:rPr>
                <w:rFonts w:ascii="Times New Roman" w:hAnsi="Times New Roman" w:hint="eastAsia"/>
                <w:spacing w:val="10"/>
              </w:rPr>
            </w:rPrChange>
          </w:rPr>
          <w:delText>，则其敏感信息就可能被攻击者窃取。</w:delText>
        </w:r>
      </w:del>
    </w:p>
    <w:p w14:paraId="26EE968D" w14:textId="77777777" w:rsidR="008A6FE3" w:rsidRPr="00B207B1" w:rsidRDefault="002E3864" w:rsidP="00CC3C4C">
      <w:pPr>
        <w:pStyle w:val="21"/>
        <w:spacing w:line="240" w:lineRule="auto"/>
      </w:pPr>
      <w:bookmarkStart w:id="873" w:name="_Toc491952418"/>
      <w:r w:rsidRPr="00B207B1">
        <w:t xml:space="preserve">1.2 </w:t>
      </w:r>
      <w:bookmarkEnd w:id="154"/>
      <w:bookmarkEnd w:id="155"/>
      <w:bookmarkEnd w:id="156"/>
      <w:r w:rsidR="00C06BEE" w:rsidRPr="00B207B1">
        <w:rPr>
          <w:rFonts w:hint="eastAsia"/>
        </w:rPr>
        <w:t>研究内容及意义</w:t>
      </w:r>
      <w:bookmarkEnd w:id="873"/>
    </w:p>
    <w:p w14:paraId="2A1273AB" w14:textId="0885CF86" w:rsidR="008E66D8" w:rsidRPr="00B207B1" w:rsidRDefault="001D3873" w:rsidP="00A078AB">
      <w:pPr>
        <w:spacing w:line="400" w:lineRule="exact"/>
        <w:ind w:firstLine="420"/>
        <w:rPr>
          <w:rFonts w:hAnsiTheme="minorEastAsia"/>
          <w:rPrChange w:id="874" w:author="JY0225" w:date="2017-08-24T11:10:00Z">
            <w:rPr>
              <w:rFonts w:ascii="Times New Roman" w:hAnsi="Times New Roman"/>
              <w:spacing w:val="10"/>
            </w:rPr>
          </w:rPrChange>
        </w:rPr>
      </w:pPr>
      <w:r w:rsidRPr="00B207B1">
        <w:rPr>
          <w:rFonts w:hAnsiTheme="minorEastAsia" w:hint="eastAsia"/>
          <w:rPrChange w:id="875" w:author="JY0225" w:date="2017-08-24T11:10:00Z">
            <w:rPr>
              <w:rFonts w:ascii="Times New Roman" w:hAnsi="Times New Roman" w:hint="eastAsia"/>
              <w:spacing w:val="10"/>
            </w:rPr>
          </w:rPrChange>
        </w:rPr>
        <w:t>由国家“核高基”科技重大专项自主研</w:t>
      </w:r>
      <w:ins w:id="876" w:author="微软用户" w:date="2017-08-27T15:08:00Z">
        <w:r w:rsidR="00C9097E" w:rsidRPr="00B207B1">
          <w:rPr>
            <w:rFonts w:hAnsiTheme="minorEastAsia"/>
          </w:rPr>
          <w:t>发</w:t>
        </w:r>
      </w:ins>
      <w:del w:id="877" w:author="微软用户" w:date="2017-08-27T15:08:00Z">
        <w:r w:rsidRPr="00B207B1" w:rsidDel="00C9097E">
          <w:rPr>
            <w:rFonts w:hAnsiTheme="minorEastAsia" w:hint="eastAsia"/>
            <w:rPrChange w:id="878" w:author="JY0225" w:date="2017-08-24T11:10:00Z">
              <w:rPr>
                <w:rFonts w:ascii="Times New Roman" w:hAnsi="Times New Roman" w:hint="eastAsia"/>
                <w:spacing w:val="10"/>
              </w:rPr>
            </w:rPrChange>
          </w:rPr>
          <w:delText>制</w:delText>
        </w:r>
      </w:del>
      <w:r w:rsidRPr="00B207B1">
        <w:rPr>
          <w:rFonts w:hAnsiTheme="minorEastAsia" w:hint="eastAsia"/>
          <w:rPrChange w:id="879" w:author="JY0225" w:date="2017-08-24T11:10:00Z">
            <w:rPr>
              <w:rFonts w:ascii="Times New Roman" w:hAnsi="Times New Roman" w:hint="eastAsia"/>
              <w:spacing w:val="10"/>
            </w:rPr>
          </w:rPrChange>
        </w:rPr>
        <w:t>的云</w:t>
      </w:r>
      <w:r w:rsidR="00476838" w:rsidRPr="00B207B1">
        <w:rPr>
          <w:rFonts w:hAnsiTheme="minorEastAsia" w:hint="eastAsia"/>
          <w:rPrChange w:id="880" w:author="JY0225" w:date="2017-08-24T11:10:00Z">
            <w:rPr>
              <w:rFonts w:ascii="Times New Roman" w:hAnsi="Times New Roman" w:hint="eastAsia"/>
              <w:spacing w:val="10"/>
            </w:rPr>
          </w:rPrChange>
        </w:rPr>
        <w:t>备份</w:t>
      </w:r>
      <w:r w:rsidRPr="00B207B1">
        <w:rPr>
          <w:rFonts w:hAnsiTheme="minorEastAsia" w:hint="eastAsia"/>
          <w:rPrChange w:id="881" w:author="JY0225" w:date="2017-08-24T11:10:00Z">
            <w:rPr>
              <w:rFonts w:ascii="Times New Roman" w:hAnsi="Times New Roman" w:hint="eastAsia"/>
              <w:spacing w:val="10"/>
            </w:rPr>
          </w:rPrChange>
        </w:rPr>
        <w:t>服务平台</w:t>
      </w:r>
      <w:r w:rsidR="00144DC7" w:rsidRPr="00B207B1">
        <w:rPr>
          <w:rFonts w:hAnsiTheme="minorEastAsia" w:hint="eastAsia"/>
          <w:rPrChange w:id="882" w:author="JY0225" w:date="2017-08-24T11:10:00Z">
            <w:rPr>
              <w:rFonts w:ascii="Times New Roman" w:hAnsi="Times New Roman" w:hint="eastAsia"/>
              <w:spacing w:val="10"/>
            </w:rPr>
          </w:rPrChange>
        </w:rPr>
        <w:t>以中间件作为服务器与客户端之间通信的桥梁，实现了数据传输、数据压缩、数据加密以及安全会话等基本功能，有效地分离了客户端云备份工具与基础设施之间的绑定</w:t>
      </w:r>
      <w:r w:rsidR="00D26CF8" w:rsidRPr="00B207B1">
        <w:rPr>
          <w:rFonts w:hAnsiTheme="minorEastAsia" w:hint="eastAsia"/>
          <w:rPrChange w:id="883" w:author="JY0225" w:date="2017-08-24T11:10:00Z">
            <w:rPr>
              <w:rFonts w:ascii="Times New Roman" w:hAnsi="Times New Roman" w:hint="eastAsia"/>
              <w:spacing w:val="10"/>
            </w:rPr>
          </w:rPrChange>
        </w:rPr>
        <w:t>。</w:t>
      </w:r>
      <w:r w:rsidR="00D30616" w:rsidRPr="00B207B1">
        <w:rPr>
          <w:rFonts w:hAnsiTheme="minorEastAsia" w:hint="eastAsia"/>
          <w:rPrChange w:id="884" w:author="JY0225" w:date="2017-08-24T11:10:00Z">
            <w:rPr>
              <w:rFonts w:ascii="Times New Roman" w:hAnsi="Times New Roman" w:hint="eastAsia"/>
              <w:spacing w:val="10"/>
            </w:rPr>
          </w:rPrChange>
        </w:rPr>
        <w:t>然而，这些基础的</w:t>
      </w:r>
      <w:ins w:id="885" w:author="微软用户" w:date="2017-08-27T15:15:00Z">
        <w:r w:rsidR="009E6E6E" w:rsidRPr="00B207B1">
          <w:rPr>
            <w:rFonts w:hAnsiTheme="minorEastAsia"/>
          </w:rPr>
          <w:t>功能已</w:t>
        </w:r>
      </w:ins>
      <w:del w:id="886" w:author="微软用户" w:date="2017-08-27T15:15:00Z">
        <w:r w:rsidR="00D30616" w:rsidRPr="00B207B1" w:rsidDel="009E6E6E">
          <w:rPr>
            <w:rFonts w:hAnsiTheme="minorEastAsia" w:hint="eastAsia"/>
            <w:rPrChange w:id="887" w:author="JY0225" w:date="2017-08-24T11:10:00Z">
              <w:rPr>
                <w:rFonts w:ascii="Times New Roman" w:hAnsi="Times New Roman" w:hint="eastAsia"/>
                <w:spacing w:val="10"/>
              </w:rPr>
            </w:rPrChange>
          </w:rPr>
          <w:delText>功能</w:delText>
        </w:r>
      </w:del>
      <w:ins w:id="888" w:author="JY0225" w:date="2017-08-14T12:31:00Z">
        <w:del w:id="889" w:author="微软用户" w:date="2017-08-27T15:15:00Z">
          <w:r w:rsidR="008621A3" w:rsidRPr="00B207B1" w:rsidDel="009E6E6E">
            <w:rPr>
              <w:rFonts w:hAnsiTheme="minorEastAsia" w:hint="eastAsia"/>
              <w:rPrChange w:id="890" w:author="JY0225" w:date="2017-08-24T11:10:00Z">
                <w:rPr>
                  <w:rFonts w:ascii="Times New Roman" w:hAnsi="Times New Roman" w:hint="eastAsia"/>
                  <w:spacing w:val="10"/>
                </w:rPr>
              </w:rPrChange>
            </w:rPr>
            <w:delText>还</w:delText>
          </w:r>
        </w:del>
      </w:ins>
      <w:del w:id="891" w:author="JY0225" w:date="2017-08-14T12:31:00Z">
        <w:r w:rsidR="00D30616" w:rsidRPr="00B207B1" w:rsidDel="008621A3">
          <w:rPr>
            <w:rFonts w:hAnsiTheme="minorEastAsia" w:hint="eastAsia"/>
            <w:rPrChange w:id="892" w:author="JY0225" w:date="2017-08-24T11:10:00Z">
              <w:rPr>
                <w:rFonts w:ascii="Times New Roman" w:hAnsi="Times New Roman" w:hint="eastAsia"/>
                <w:spacing w:val="10"/>
              </w:rPr>
            </w:rPrChange>
          </w:rPr>
          <w:delText>已经</w:delText>
        </w:r>
      </w:del>
      <w:r w:rsidR="00D30616" w:rsidRPr="00B207B1">
        <w:rPr>
          <w:rFonts w:hAnsiTheme="minorEastAsia" w:hint="eastAsia"/>
          <w:rPrChange w:id="893" w:author="JY0225" w:date="2017-08-24T11:10:00Z">
            <w:rPr>
              <w:rFonts w:ascii="Times New Roman" w:hAnsi="Times New Roman" w:hint="eastAsia"/>
              <w:spacing w:val="10"/>
            </w:rPr>
          </w:rPrChange>
        </w:rPr>
        <w:t>无法满足当前云备份</w:t>
      </w:r>
      <w:r w:rsidR="00BE17AD">
        <w:rPr>
          <w:rFonts w:hAnsiTheme="minorEastAsia" w:hint="eastAsia"/>
        </w:rPr>
        <w:t>服务</w:t>
      </w:r>
      <w:r w:rsidR="00D30616" w:rsidRPr="00B207B1">
        <w:rPr>
          <w:rFonts w:hAnsiTheme="minorEastAsia" w:hint="eastAsia"/>
          <w:rPrChange w:id="894" w:author="JY0225" w:date="2017-08-24T11:10:00Z">
            <w:rPr>
              <w:rFonts w:ascii="Times New Roman" w:hAnsi="Times New Roman" w:hint="eastAsia"/>
              <w:spacing w:val="10"/>
            </w:rPr>
          </w:rPrChange>
        </w:rPr>
        <w:t>行业的需求</w:t>
      </w:r>
      <w:r w:rsidR="00DA53A9" w:rsidRPr="00B207B1">
        <w:rPr>
          <w:rFonts w:hAnsiTheme="minorEastAsia" w:hint="eastAsia"/>
          <w:rPrChange w:id="895" w:author="JY0225" w:date="2017-08-24T11:10:00Z">
            <w:rPr>
              <w:rFonts w:ascii="Times New Roman" w:hAnsi="Times New Roman" w:hint="eastAsia"/>
              <w:spacing w:val="10"/>
            </w:rPr>
          </w:rPrChange>
        </w:rPr>
        <w:t>。</w:t>
      </w:r>
      <w:r w:rsidR="00D26CF8" w:rsidRPr="00B207B1">
        <w:rPr>
          <w:rFonts w:hAnsiTheme="minorEastAsia" w:hint="eastAsia"/>
          <w:rPrChange w:id="896" w:author="JY0225" w:date="2017-08-24T11:10:00Z">
            <w:rPr>
              <w:rFonts w:ascii="Times New Roman" w:hAnsi="Times New Roman" w:hint="eastAsia"/>
              <w:spacing w:val="10"/>
            </w:rPr>
          </w:rPrChange>
        </w:rPr>
        <w:t>云备份关键技术作为产品的核心竞争力，已成为了各大供应商</w:t>
      </w:r>
      <w:del w:id="897" w:author="微软用户" w:date="2017-08-27T15:16:00Z">
        <w:r w:rsidR="00D26CF8" w:rsidRPr="00B207B1" w:rsidDel="003566AC">
          <w:rPr>
            <w:rFonts w:hAnsiTheme="minorEastAsia" w:hint="eastAsia"/>
            <w:rPrChange w:id="898" w:author="JY0225" w:date="2017-08-24T11:10:00Z">
              <w:rPr>
                <w:rFonts w:ascii="Times New Roman" w:hAnsi="Times New Roman" w:hint="eastAsia"/>
                <w:spacing w:val="10"/>
              </w:rPr>
            </w:rPrChange>
          </w:rPr>
          <w:delText>的</w:delText>
        </w:r>
      </w:del>
      <w:r w:rsidR="00D26CF8" w:rsidRPr="00B207B1">
        <w:rPr>
          <w:rFonts w:hAnsiTheme="minorEastAsia" w:hint="eastAsia"/>
          <w:rPrChange w:id="899" w:author="JY0225" w:date="2017-08-24T11:10:00Z">
            <w:rPr>
              <w:rFonts w:ascii="Times New Roman" w:hAnsi="Times New Roman" w:hint="eastAsia"/>
              <w:spacing w:val="10"/>
            </w:rPr>
          </w:rPrChange>
        </w:rPr>
        <w:t>研究的重点</w:t>
      </w:r>
      <w:r w:rsidR="00D21E05" w:rsidRPr="00B207B1">
        <w:rPr>
          <w:rFonts w:hAnsiTheme="minorEastAsia" w:hint="eastAsia"/>
          <w:rPrChange w:id="900" w:author="JY0225" w:date="2017-08-24T11:10:00Z">
            <w:rPr>
              <w:rFonts w:ascii="Times New Roman" w:hAnsi="Times New Roman" w:hint="eastAsia"/>
              <w:spacing w:val="10"/>
            </w:rPr>
          </w:rPrChange>
        </w:rPr>
        <w:t>，</w:t>
      </w:r>
      <w:r w:rsidR="00E1521A" w:rsidRPr="00B207B1">
        <w:rPr>
          <w:rFonts w:hAnsiTheme="minorEastAsia" w:hint="eastAsia"/>
          <w:rPrChange w:id="901" w:author="JY0225" w:date="2017-08-24T11:10:00Z">
            <w:rPr>
              <w:rFonts w:ascii="Times New Roman" w:hAnsi="Times New Roman" w:hint="eastAsia"/>
              <w:spacing w:val="10"/>
            </w:rPr>
          </w:rPrChange>
        </w:rPr>
        <w:t>而</w:t>
      </w:r>
      <w:del w:id="902" w:author="微软用户" w:date="2017-08-27T15:16:00Z">
        <w:r w:rsidR="00E1521A" w:rsidRPr="00B207B1" w:rsidDel="00515F51">
          <w:rPr>
            <w:rFonts w:hAnsiTheme="minorEastAsia" w:hint="eastAsia"/>
            <w:rPrChange w:id="903" w:author="JY0225" w:date="2017-08-24T11:10:00Z">
              <w:rPr>
                <w:rFonts w:ascii="Times New Roman" w:hAnsi="Times New Roman" w:hint="eastAsia"/>
                <w:spacing w:val="10"/>
              </w:rPr>
            </w:rPrChange>
          </w:rPr>
          <w:delText>各</w:delText>
        </w:r>
        <w:r w:rsidR="001F0FE9" w:rsidRPr="00B207B1" w:rsidDel="00515F51">
          <w:rPr>
            <w:rFonts w:hAnsiTheme="minorEastAsia" w:hint="eastAsia"/>
            <w:rPrChange w:id="904" w:author="JY0225" w:date="2017-08-24T11:10:00Z">
              <w:rPr>
                <w:rFonts w:ascii="Times New Roman" w:hAnsi="Times New Roman" w:hint="eastAsia"/>
                <w:spacing w:val="10"/>
              </w:rPr>
            </w:rPrChange>
          </w:rPr>
          <w:delText>大云</w:delText>
        </w:r>
        <w:r w:rsidR="00476838" w:rsidRPr="00B207B1" w:rsidDel="00515F51">
          <w:rPr>
            <w:rFonts w:hAnsiTheme="minorEastAsia" w:hint="eastAsia"/>
            <w:rPrChange w:id="905" w:author="JY0225" w:date="2017-08-24T11:10:00Z">
              <w:rPr>
                <w:rFonts w:ascii="Times New Roman" w:hAnsi="Times New Roman" w:hint="eastAsia"/>
                <w:spacing w:val="10"/>
              </w:rPr>
            </w:rPrChange>
          </w:rPr>
          <w:delText>备份</w:delText>
        </w:r>
        <w:r w:rsidR="001F0FE9" w:rsidRPr="00B207B1" w:rsidDel="00515F51">
          <w:rPr>
            <w:rFonts w:hAnsiTheme="minorEastAsia" w:hint="eastAsia"/>
            <w:rPrChange w:id="906" w:author="JY0225" w:date="2017-08-24T11:10:00Z">
              <w:rPr>
                <w:rFonts w:ascii="Times New Roman" w:hAnsi="Times New Roman" w:hint="eastAsia"/>
                <w:spacing w:val="10"/>
              </w:rPr>
            </w:rPrChange>
          </w:rPr>
          <w:delText>服务器平台的</w:delText>
        </w:r>
        <w:r w:rsidR="00943525" w:rsidRPr="00B207B1" w:rsidDel="00515F51">
          <w:rPr>
            <w:rFonts w:hAnsiTheme="minorEastAsia" w:hint="eastAsia"/>
            <w:rPrChange w:id="907" w:author="JY0225" w:date="2017-08-24T11:10:00Z">
              <w:rPr>
                <w:rFonts w:ascii="Times New Roman" w:hAnsi="Times New Roman" w:hint="eastAsia"/>
                <w:spacing w:val="10"/>
              </w:rPr>
            </w:rPrChange>
          </w:rPr>
          <w:delText>关键</w:delText>
        </w:r>
      </w:del>
      <w:ins w:id="908" w:author="微软用户" w:date="2017-08-27T15:16:00Z">
        <w:r w:rsidR="00515F51" w:rsidRPr="00B207B1">
          <w:rPr>
            <w:rFonts w:hAnsiTheme="minorEastAsia" w:hint="eastAsia"/>
          </w:rPr>
          <w:t>这些</w:t>
        </w:r>
      </w:ins>
      <w:r w:rsidR="00943525" w:rsidRPr="00B207B1">
        <w:rPr>
          <w:rFonts w:hAnsiTheme="minorEastAsia" w:hint="eastAsia"/>
          <w:rPrChange w:id="909" w:author="JY0225" w:date="2017-08-24T11:10:00Z">
            <w:rPr>
              <w:rFonts w:ascii="Times New Roman" w:hAnsi="Times New Roman" w:hint="eastAsia"/>
              <w:spacing w:val="10"/>
            </w:rPr>
          </w:rPrChange>
        </w:rPr>
        <w:t>技术</w:t>
      </w:r>
      <w:r w:rsidR="001F0FE9" w:rsidRPr="00B207B1">
        <w:rPr>
          <w:rFonts w:hAnsiTheme="minorEastAsia" w:hint="eastAsia"/>
          <w:rPrChange w:id="910" w:author="JY0225" w:date="2017-08-24T11:10:00Z">
            <w:rPr>
              <w:rFonts w:ascii="Times New Roman" w:hAnsi="Times New Roman" w:hint="eastAsia"/>
              <w:spacing w:val="10"/>
            </w:rPr>
          </w:rPrChange>
        </w:rPr>
        <w:t>都是不对外公开的，因此只能</w:t>
      </w:r>
      <w:r w:rsidR="00AB31D8" w:rsidRPr="00B207B1">
        <w:rPr>
          <w:rFonts w:hAnsiTheme="minorEastAsia" w:hint="eastAsia"/>
          <w:rPrChange w:id="911" w:author="JY0225" w:date="2017-08-24T11:10:00Z">
            <w:rPr>
              <w:rFonts w:ascii="Times New Roman" w:hAnsi="Times New Roman" w:hint="eastAsia"/>
              <w:spacing w:val="10"/>
            </w:rPr>
          </w:rPrChange>
        </w:rPr>
        <w:t>通过</w:t>
      </w:r>
      <w:r w:rsidR="0009664F" w:rsidRPr="00B207B1">
        <w:rPr>
          <w:rFonts w:hAnsiTheme="minorEastAsia" w:hint="eastAsia"/>
          <w:rPrChange w:id="912" w:author="JY0225" w:date="2017-08-24T11:10:00Z">
            <w:rPr>
              <w:rFonts w:ascii="Times New Roman" w:hAnsi="Times New Roman" w:hint="eastAsia"/>
              <w:spacing w:val="10"/>
            </w:rPr>
          </w:rPrChange>
        </w:rPr>
        <w:t>对</w:t>
      </w:r>
      <w:r w:rsidR="00E05DB3" w:rsidRPr="00B207B1">
        <w:rPr>
          <w:rFonts w:hAnsiTheme="minorEastAsia" w:hint="eastAsia"/>
          <w:rPrChange w:id="913" w:author="JY0225" w:date="2017-08-24T11:10:00Z">
            <w:rPr>
              <w:rFonts w:ascii="Times New Roman" w:hAnsi="Times New Roman" w:hint="eastAsia"/>
              <w:spacing w:val="10"/>
            </w:rPr>
          </w:rPrChange>
        </w:rPr>
        <w:t>现有</w:t>
      </w:r>
      <w:r w:rsidR="00612F8E" w:rsidRPr="00B207B1">
        <w:rPr>
          <w:rFonts w:hAnsiTheme="minorEastAsia" w:hint="eastAsia"/>
          <w:rPrChange w:id="914" w:author="JY0225" w:date="2017-08-24T11:10:00Z">
            <w:rPr>
              <w:rFonts w:ascii="Times New Roman" w:hAnsi="Times New Roman" w:hint="eastAsia"/>
              <w:spacing w:val="10"/>
            </w:rPr>
          </w:rPrChange>
        </w:rPr>
        <w:t>的</w:t>
      </w:r>
      <w:r w:rsidR="0009664F" w:rsidRPr="00B207B1">
        <w:rPr>
          <w:rFonts w:hAnsiTheme="minorEastAsia" w:hint="eastAsia"/>
          <w:rPrChange w:id="915" w:author="JY0225" w:date="2017-08-24T11:10:00Z">
            <w:rPr>
              <w:rFonts w:ascii="Times New Roman" w:hAnsi="Times New Roman" w:hint="eastAsia"/>
              <w:spacing w:val="10"/>
            </w:rPr>
          </w:rPrChange>
        </w:rPr>
        <w:t>中间件系统</w:t>
      </w:r>
      <w:r w:rsidR="00BF6461" w:rsidRPr="00B207B1">
        <w:rPr>
          <w:rFonts w:hAnsiTheme="minorEastAsia" w:hint="eastAsia"/>
          <w:rPrChange w:id="916" w:author="JY0225" w:date="2017-08-24T11:10:00Z">
            <w:rPr>
              <w:rFonts w:ascii="Times New Roman" w:hAnsi="Times New Roman" w:hint="eastAsia"/>
              <w:spacing w:val="10"/>
            </w:rPr>
          </w:rPrChange>
        </w:rPr>
        <w:t>进行</w:t>
      </w:r>
      <w:r w:rsidR="0009664F" w:rsidRPr="00B207B1">
        <w:rPr>
          <w:rFonts w:hAnsiTheme="minorEastAsia" w:hint="eastAsia"/>
          <w:rPrChange w:id="917" w:author="JY0225" w:date="2017-08-24T11:10:00Z">
            <w:rPr>
              <w:rFonts w:ascii="Times New Roman" w:hAnsi="Times New Roman" w:hint="eastAsia"/>
              <w:spacing w:val="10"/>
            </w:rPr>
          </w:rPrChange>
        </w:rPr>
        <w:t>全面分析，</w:t>
      </w:r>
      <w:r w:rsidR="001F0FE9" w:rsidRPr="00B207B1">
        <w:rPr>
          <w:rFonts w:hAnsiTheme="minorEastAsia" w:hint="eastAsia"/>
          <w:rPrChange w:id="918" w:author="JY0225" w:date="2017-08-24T11:10:00Z">
            <w:rPr>
              <w:rFonts w:ascii="Times New Roman" w:hAnsi="Times New Roman" w:hint="eastAsia"/>
              <w:spacing w:val="10"/>
            </w:rPr>
          </w:rPrChange>
        </w:rPr>
        <w:t>同时借鉴业内成熟产品的技术特点</w:t>
      </w:r>
      <w:r w:rsidR="001A42F0" w:rsidRPr="00B207B1">
        <w:rPr>
          <w:rFonts w:hAnsiTheme="minorEastAsia" w:hint="eastAsia"/>
          <w:rPrChange w:id="919" w:author="JY0225" w:date="2017-08-24T11:10:00Z">
            <w:rPr>
              <w:rFonts w:ascii="Times New Roman" w:hAnsi="Times New Roman" w:hint="eastAsia"/>
              <w:spacing w:val="10"/>
            </w:rPr>
          </w:rPrChange>
        </w:rPr>
        <w:t>，</w:t>
      </w:r>
      <w:r w:rsidR="00587634" w:rsidRPr="00B207B1">
        <w:rPr>
          <w:rFonts w:hAnsiTheme="minorEastAsia" w:hint="eastAsia"/>
          <w:rPrChange w:id="920" w:author="JY0225" w:date="2017-08-24T11:10:00Z">
            <w:rPr>
              <w:rFonts w:ascii="Times New Roman" w:hAnsi="Times New Roman" w:hint="eastAsia"/>
              <w:spacing w:val="10"/>
            </w:rPr>
          </w:rPrChange>
        </w:rPr>
        <w:t>对</w:t>
      </w:r>
      <w:r w:rsidR="00DC0C8E" w:rsidRPr="00B207B1">
        <w:rPr>
          <w:rFonts w:hAnsiTheme="minorEastAsia" w:hint="eastAsia"/>
          <w:rPrChange w:id="921" w:author="JY0225" w:date="2017-08-24T11:10:00Z">
            <w:rPr>
              <w:rFonts w:ascii="Times New Roman" w:hAnsi="Times New Roman" w:hint="eastAsia"/>
              <w:spacing w:val="10"/>
            </w:rPr>
          </w:rPrChange>
        </w:rPr>
        <w:t>中间件的关键技术</w:t>
      </w:r>
      <w:r w:rsidR="00D54DD6" w:rsidRPr="00B207B1">
        <w:rPr>
          <w:rFonts w:hAnsiTheme="minorEastAsia" w:hint="eastAsia"/>
          <w:rPrChange w:id="922" w:author="JY0225" w:date="2017-08-24T11:10:00Z">
            <w:rPr>
              <w:rFonts w:ascii="Times New Roman" w:hAnsi="Times New Roman" w:hint="eastAsia"/>
              <w:spacing w:val="10"/>
            </w:rPr>
          </w:rPrChange>
        </w:rPr>
        <w:t>进行</w:t>
      </w:r>
      <w:del w:id="923" w:author="微软用户" w:date="2017-08-27T17:11:00Z">
        <w:r w:rsidR="00D54DD6" w:rsidRPr="00B207B1" w:rsidDel="00780111">
          <w:rPr>
            <w:rFonts w:hAnsiTheme="minorEastAsia" w:hint="eastAsia"/>
            <w:rPrChange w:id="924" w:author="JY0225" w:date="2017-08-24T11:10:00Z">
              <w:rPr>
                <w:rFonts w:ascii="Times New Roman" w:hAnsi="Times New Roman" w:hint="eastAsia"/>
                <w:spacing w:val="10"/>
              </w:rPr>
            </w:rPrChange>
          </w:rPr>
          <w:delText>自主研发</w:delText>
        </w:r>
      </w:del>
      <w:ins w:id="925" w:author="微软用户" w:date="2017-08-27T17:11:00Z">
        <w:r w:rsidR="00780111" w:rsidRPr="00B207B1">
          <w:rPr>
            <w:rFonts w:hAnsiTheme="minorEastAsia" w:hint="eastAsia"/>
          </w:rPr>
          <w:t>优化</w:t>
        </w:r>
      </w:ins>
      <w:r w:rsidR="00D54DD6" w:rsidRPr="00B207B1">
        <w:rPr>
          <w:rFonts w:hAnsiTheme="minorEastAsia" w:hint="eastAsia"/>
          <w:rPrChange w:id="926" w:author="JY0225" w:date="2017-08-24T11:10:00Z">
            <w:rPr>
              <w:rFonts w:ascii="Times New Roman" w:hAnsi="Times New Roman" w:hint="eastAsia"/>
              <w:spacing w:val="10"/>
            </w:rPr>
          </w:rPrChange>
        </w:rPr>
        <w:t>，以符合当前云</w:t>
      </w:r>
      <w:r w:rsidR="00476838" w:rsidRPr="00B207B1">
        <w:rPr>
          <w:rFonts w:hAnsiTheme="minorEastAsia" w:hint="eastAsia"/>
          <w:rPrChange w:id="927" w:author="JY0225" w:date="2017-08-24T11:10:00Z">
            <w:rPr>
              <w:rFonts w:ascii="Times New Roman" w:hAnsi="Times New Roman" w:hint="eastAsia"/>
              <w:spacing w:val="10"/>
            </w:rPr>
          </w:rPrChange>
        </w:rPr>
        <w:t>备份</w:t>
      </w:r>
      <w:r w:rsidR="00B31124">
        <w:rPr>
          <w:rFonts w:hAnsiTheme="minorEastAsia" w:hint="eastAsia"/>
        </w:rPr>
        <w:t>服务</w:t>
      </w:r>
      <w:r w:rsidR="00D54DD6" w:rsidRPr="00B207B1">
        <w:rPr>
          <w:rFonts w:hAnsiTheme="minorEastAsia" w:hint="eastAsia"/>
          <w:rPrChange w:id="928" w:author="JY0225" w:date="2017-08-24T11:10:00Z">
            <w:rPr>
              <w:rFonts w:ascii="Times New Roman" w:hAnsi="Times New Roman" w:hint="eastAsia"/>
              <w:spacing w:val="10"/>
            </w:rPr>
          </w:rPrChange>
        </w:rPr>
        <w:t>行业的发展趋势</w:t>
      </w:r>
      <w:r w:rsidR="00B447F7" w:rsidRPr="00B207B1">
        <w:rPr>
          <w:rFonts w:hAnsiTheme="minorEastAsia" w:hint="eastAsia"/>
          <w:rPrChange w:id="929" w:author="JY0225" w:date="2017-08-24T11:10:00Z">
            <w:rPr>
              <w:rFonts w:ascii="Times New Roman" w:hAnsi="Times New Roman" w:hint="eastAsia"/>
              <w:spacing w:val="10"/>
            </w:rPr>
          </w:rPrChange>
        </w:rPr>
        <w:t>。</w:t>
      </w:r>
    </w:p>
    <w:p w14:paraId="20EC35CC" w14:textId="77777777" w:rsidR="00122638" w:rsidRPr="00B207B1" w:rsidRDefault="008F1CE4" w:rsidP="00AB69B6">
      <w:pPr>
        <w:spacing w:line="400" w:lineRule="exact"/>
        <w:ind w:firstLine="420"/>
        <w:rPr>
          <w:rFonts w:hAnsiTheme="minorEastAsia"/>
          <w:rPrChange w:id="930" w:author="JY0225" w:date="2017-08-24T11:10:00Z">
            <w:rPr>
              <w:rFonts w:ascii="Times New Roman" w:hAnsi="Times New Roman"/>
              <w:spacing w:val="10"/>
            </w:rPr>
          </w:rPrChange>
        </w:rPr>
      </w:pPr>
      <w:r w:rsidRPr="00B207B1">
        <w:rPr>
          <w:rFonts w:hAnsiTheme="minorEastAsia" w:hint="eastAsia"/>
          <w:rPrChange w:id="931" w:author="JY0225" w:date="2017-08-24T11:10:00Z">
            <w:rPr>
              <w:rFonts w:ascii="Times New Roman" w:hAnsi="Times New Roman" w:hint="eastAsia"/>
              <w:spacing w:val="10"/>
            </w:rPr>
          </w:rPrChange>
        </w:rPr>
        <w:t>同时，成熟的云备份产品在功能上和和安全性上都存在一定的不足，</w:t>
      </w:r>
      <w:r w:rsidR="007D6950" w:rsidRPr="00B207B1">
        <w:rPr>
          <w:rFonts w:hAnsiTheme="minorEastAsia" w:hint="eastAsia"/>
          <w:rPrChange w:id="932" w:author="JY0225" w:date="2017-08-24T11:10:00Z">
            <w:rPr>
              <w:rFonts w:ascii="Times New Roman" w:hAnsi="Times New Roman" w:hint="eastAsia"/>
              <w:spacing w:val="10"/>
            </w:rPr>
          </w:rPrChange>
        </w:rPr>
        <w:t>原有的中间件系统也存在类似的问题，因此</w:t>
      </w:r>
      <w:r w:rsidRPr="00B207B1">
        <w:rPr>
          <w:rFonts w:hAnsiTheme="minorEastAsia" w:hint="eastAsia"/>
          <w:rPrChange w:id="933" w:author="JY0225" w:date="2017-08-24T11:10:00Z">
            <w:rPr>
              <w:rFonts w:ascii="Times New Roman" w:hAnsi="Times New Roman" w:hint="eastAsia"/>
              <w:spacing w:val="10"/>
            </w:rPr>
          </w:rPrChange>
        </w:rPr>
        <w:t>需要对现有的中间件系统进行全面</w:t>
      </w:r>
      <w:r w:rsidR="00353FB6" w:rsidRPr="00B207B1">
        <w:rPr>
          <w:rFonts w:hAnsiTheme="minorEastAsia" w:hint="eastAsia"/>
          <w:rPrChange w:id="934" w:author="JY0225" w:date="2017-08-24T11:10:00Z">
            <w:rPr>
              <w:rFonts w:ascii="Times New Roman" w:hAnsi="Times New Roman" w:hint="eastAsia"/>
              <w:spacing w:val="10"/>
            </w:rPr>
          </w:rPrChange>
        </w:rPr>
        <w:t>的</w:t>
      </w:r>
      <w:r w:rsidRPr="00B207B1">
        <w:rPr>
          <w:rFonts w:hAnsiTheme="minorEastAsia" w:hint="eastAsia"/>
          <w:rPrChange w:id="935" w:author="JY0225" w:date="2017-08-24T11:10:00Z">
            <w:rPr>
              <w:rFonts w:ascii="Times New Roman" w:hAnsi="Times New Roman" w:hint="eastAsia"/>
              <w:spacing w:val="10"/>
            </w:rPr>
          </w:rPrChange>
        </w:rPr>
        <w:t>分析</w:t>
      </w:r>
      <w:r w:rsidR="00353FB6" w:rsidRPr="00B207B1">
        <w:rPr>
          <w:rFonts w:hAnsiTheme="minorEastAsia" w:hint="eastAsia"/>
          <w:rPrChange w:id="936" w:author="JY0225" w:date="2017-08-24T11:10:00Z">
            <w:rPr>
              <w:rFonts w:ascii="Times New Roman" w:hAnsi="Times New Roman" w:hint="eastAsia"/>
              <w:spacing w:val="10"/>
            </w:rPr>
          </w:rPrChange>
        </w:rPr>
        <w:t>和优化</w:t>
      </w:r>
      <w:r w:rsidRPr="00B207B1">
        <w:rPr>
          <w:rFonts w:hAnsiTheme="minorEastAsia" w:hint="eastAsia"/>
          <w:rPrChange w:id="937" w:author="JY0225" w:date="2017-08-24T11:10:00Z">
            <w:rPr>
              <w:rFonts w:ascii="Times New Roman" w:hAnsi="Times New Roman" w:hint="eastAsia"/>
              <w:spacing w:val="10"/>
            </w:rPr>
          </w:rPrChange>
        </w:rPr>
        <w:t>，</w:t>
      </w:r>
      <w:r w:rsidR="00581747" w:rsidRPr="00B207B1">
        <w:rPr>
          <w:rFonts w:hAnsiTheme="minorEastAsia" w:hint="eastAsia"/>
          <w:rPrChange w:id="938" w:author="JY0225" w:date="2017-08-24T11:10:00Z">
            <w:rPr>
              <w:rFonts w:ascii="Times New Roman" w:hAnsi="Times New Roman" w:hint="eastAsia"/>
              <w:spacing w:val="10"/>
            </w:rPr>
          </w:rPrChange>
        </w:rPr>
        <w:t>在功能上进行扩展，丰富中间件</w:t>
      </w:r>
      <w:r w:rsidR="00B1533B" w:rsidRPr="00B207B1">
        <w:rPr>
          <w:rFonts w:hAnsiTheme="minorEastAsia" w:hint="eastAsia"/>
          <w:rPrChange w:id="939" w:author="JY0225" w:date="2017-08-24T11:10:00Z">
            <w:rPr>
              <w:rFonts w:ascii="Times New Roman" w:hAnsi="Times New Roman" w:hint="eastAsia"/>
              <w:spacing w:val="10"/>
            </w:rPr>
          </w:rPrChange>
        </w:rPr>
        <w:t>系统</w:t>
      </w:r>
      <w:r w:rsidR="00581747" w:rsidRPr="00B207B1">
        <w:rPr>
          <w:rFonts w:hAnsiTheme="minorEastAsia" w:hint="eastAsia"/>
          <w:rPrChange w:id="940" w:author="JY0225" w:date="2017-08-24T11:10:00Z">
            <w:rPr>
              <w:rFonts w:ascii="Times New Roman" w:hAnsi="Times New Roman" w:hint="eastAsia"/>
              <w:spacing w:val="10"/>
            </w:rPr>
          </w:rPrChange>
        </w:rPr>
        <w:t>的功能特性，以更好地满足用户的需求。</w:t>
      </w:r>
      <w:r w:rsidR="00817740" w:rsidRPr="00B207B1">
        <w:rPr>
          <w:rFonts w:hAnsiTheme="minorEastAsia" w:hint="eastAsia"/>
          <w:rPrChange w:id="941" w:author="JY0225" w:date="2017-08-24T11:10:00Z">
            <w:rPr>
              <w:rFonts w:ascii="Times New Roman" w:hAnsi="Times New Roman" w:hint="eastAsia"/>
              <w:spacing w:val="10"/>
            </w:rPr>
          </w:rPrChange>
        </w:rPr>
        <w:t>另外，通过</w:t>
      </w:r>
      <w:r w:rsidR="00F9087C" w:rsidRPr="00B207B1">
        <w:rPr>
          <w:rFonts w:hAnsiTheme="minorEastAsia" w:hint="eastAsia"/>
          <w:rPrChange w:id="942" w:author="JY0225" w:date="2017-08-24T11:10:00Z">
            <w:rPr>
              <w:rFonts w:ascii="Times New Roman" w:hAnsi="Times New Roman" w:hint="eastAsia"/>
              <w:spacing w:val="10"/>
            </w:rPr>
          </w:rPrChange>
        </w:rPr>
        <w:t>对现有中间件系统</w:t>
      </w:r>
      <w:del w:id="943" w:author="Liu, Wu" w:date="2017-08-29T10:03:00Z">
        <w:r w:rsidR="00F9087C" w:rsidRPr="00B207B1" w:rsidDel="00EE6945">
          <w:rPr>
            <w:rFonts w:hAnsiTheme="minorEastAsia" w:hint="eastAsia"/>
            <w:rPrChange w:id="944" w:author="JY0225" w:date="2017-08-24T11:10:00Z">
              <w:rPr>
                <w:rFonts w:ascii="Times New Roman" w:hAnsi="Times New Roman" w:hint="eastAsia"/>
                <w:spacing w:val="10"/>
              </w:rPr>
            </w:rPrChange>
          </w:rPr>
          <w:delText>的</w:delText>
        </w:r>
      </w:del>
      <w:r w:rsidR="00F9087C" w:rsidRPr="00B207B1">
        <w:rPr>
          <w:rFonts w:hAnsiTheme="minorEastAsia" w:hint="eastAsia"/>
          <w:rPrChange w:id="945" w:author="JY0225" w:date="2017-08-24T11:10:00Z">
            <w:rPr>
              <w:rFonts w:ascii="Times New Roman" w:hAnsi="Times New Roman" w:hint="eastAsia"/>
              <w:spacing w:val="10"/>
            </w:rPr>
          </w:rPrChange>
        </w:rPr>
        <w:t>源码进行重构，提高系统的安全性和鲁棒性。</w:t>
      </w:r>
    </w:p>
    <w:p w14:paraId="20D8A250" w14:textId="77777777" w:rsidR="00D96D61" w:rsidRPr="00B207B1" w:rsidRDefault="00815DF3" w:rsidP="00AB69B6">
      <w:pPr>
        <w:spacing w:line="400" w:lineRule="exact"/>
        <w:ind w:firstLine="420"/>
        <w:rPr>
          <w:rFonts w:hAnsiTheme="minorEastAsia"/>
          <w:rPrChange w:id="946" w:author="JY0225" w:date="2017-08-24T11:10:00Z">
            <w:rPr>
              <w:rFonts w:ascii="Times New Roman" w:hAnsi="Times New Roman"/>
              <w:spacing w:val="10"/>
            </w:rPr>
          </w:rPrChange>
        </w:rPr>
      </w:pPr>
      <w:r w:rsidRPr="00B207B1">
        <w:rPr>
          <w:rFonts w:hAnsiTheme="minorEastAsia" w:hint="eastAsia"/>
          <w:rPrChange w:id="947" w:author="JY0225" w:date="2017-08-24T11:10:00Z">
            <w:rPr>
              <w:rFonts w:ascii="Times New Roman" w:hAnsi="Times New Roman" w:hint="eastAsia"/>
              <w:spacing w:val="10"/>
            </w:rPr>
          </w:rPrChange>
        </w:rPr>
        <w:t>本文的</w:t>
      </w:r>
      <w:r w:rsidR="00F84322" w:rsidRPr="00B207B1">
        <w:rPr>
          <w:rFonts w:hAnsiTheme="minorEastAsia" w:hint="eastAsia"/>
          <w:rPrChange w:id="948" w:author="JY0225" w:date="2017-08-24T11:10:00Z">
            <w:rPr>
              <w:rFonts w:ascii="Times New Roman" w:hAnsi="Times New Roman" w:hint="eastAsia"/>
              <w:spacing w:val="10"/>
            </w:rPr>
          </w:rPrChange>
        </w:rPr>
        <w:t>主要</w:t>
      </w:r>
      <w:r w:rsidRPr="00B207B1">
        <w:rPr>
          <w:rFonts w:hAnsiTheme="minorEastAsia" w:hint="eastAsia"/>
          <w:rPrChange w:id="949" w:author="JY0225" w:date="2017-08-24T11:10:00Z">
            <w:rPr>
              <w:rFonts w:ascii="Times New Roman" w:hAnsi="Times New Roman" w:hint="eastAsia"/>
              <w:spacing w:val="10"/>
            </w:rPr>
          </w:rPrChange>
        </w:rPr>
        <w:t>研究</w:t>
      </w:r>
      <w:r w:rsidR="00DB1156" w:rsidRPr="00B207B1">
        <w:rPr>
          <w:rFonts w:hAnsiTheme="minorEastAsia" w:hint="eastAsia"/>
        </w:rPr>
        <w:t>工作</w:t>
      </w:r>
      <w:r w:rsidRPr="00B207B1">
        <w:rPr>
          <w:rFonts w:hAnsiTheme="minorEastAsia" w:hint="eastAsia"/>
          <w:rPrChange w:id="950" w:author="JY0225" w:date="2017-08-24T11:10:00Z">
            <w:rPr>
              <w:rFonts w:ascii="Times New Roman" w:hAnsi="Times New Roman" w:hint="eastAsia"/>
              <w:spacing w:val="10"/>
            </w:rPr>
          </w:rPrChange>
        </w:rPr>
        <w:t>内容如下：</w:t>
      </w:r>
    </w:p>
    <w:p w14:paraId="31D78A51" w14:textId="77777777" w:rsidR="000402A7" w:rsidRPr="00B207B1" w:rsidDel="00B26535" w:rsidRDefault="003B296E">
      <w:pPr>
        <w:numPr>
          <w:ilvl w:val="0"/>
          <w:numId w:val="18"/>
        </w:numPr>
        <w:spacing w:line="400" w:lineRule="exact"/>
        <w:rPr>
          <w:ins w:id="951" w:author="微软用户" w:date="2017-08-20T10:09:00Z"/>
          <w:del w:id="952" w:author="JY0225" w:date="2017-08-24T10:46:00Z"/>
          <w:rFonts w:hAnsiTheme="minorEastAsia" w:cstheme="minorBidi"/>
          <w:color w:val="000000" w:themeColor="text1"/>
          <w:kern w:val="2"/>
          <w:sz w:val="21"/>
          <w:szCs w:val="22"/>
          <w:rPrChange w:id="953" w:author="JY0225" w:date="2017-08-24T11:10:00Z">
            <w:rPr>
              <w:ins w:id="954" w:author="微软用户" w:date="2017-08-20T10:09:00Z"/>
              <w:del w:id="955" w:author="JY0225" w:date="2017-08-24T10:46:00Z"/>
              <w:rFonts w:ascii="Times New Roman" w:hAnsi="Times New Roman" w:cs="Times New Roman"/>
              <w:spacing w:val="10"/>
            </w:rPr>
          </w:rPrChange>
        </w:rPr>
        <w:pPrChange w:id="956" w:author="JY0225" w:date="2017-08-24T10:46:00Z">
          <w:pPr>
            <w:pStyle w:val="Default"/>
            <w:numPr>
              <w:numId w:val="12"/>
            </w:numPr>
            <w:spacing w:line="400" w:lineRule="exact"/>
            <w:ind w:left="1140" w:hanging="720"/>
          </w:pPr>
        </w:pPrChange>
      </w:pPr>
      <w:ins w:id="957" w:author="微软用户" w:date="2017-08-20T11:18:00Z">
        <w:del w:id="958" w:author="JY0225" w:date="2017-08-24T10:46:00Z">
          <w:r w:rsidRPr="00B207B1" w:rsidDel="00211BF5">
            <w:rPr>
              <w:rFonts w:hAnsiTheme="minorEastAsia" w:cstheme="minorBidi"/>
              <w:color w:val="000000" w:themeColor="text1"/>
              <w:kern w:val="2"/>
              <w:rPrChange w:id="959" w:author="JY0225" w:date="2017-08-24T11:10:00Z">
                <w:rPr>
                  <w:rFonts w:ascii="Times New Roman" w:hAnsi="Times New Roman"/>
                  <w:spacing w:val="10"/>
                </w:rPr>
              </w:rPrChange>
            </w:rPr>
            <w:delText xml:space="preserve">1. </w:delText>
          </w:r>
        </w:del>
      </w:ins>
      <w:ins w:id="960" w:author="微软用户" w:date="2017-08-20T10:05:00Z">
        <w:del w:id="961" w:author="微软用户" w:date="2017-08-20T11:18:00Z">
          <w:r w:rsidR="00A41E84" w:rsidRPr="00B207B1" w:rsidDel="003B296E">
            <w:rPr>
              <w:rFonts w:hAnsiTheme="minorEastAsia" w:cstheme="minorBidi"/>
              <w:color w:val="000000" w:themeColor="text1"/>
              <w:kern w:val="2"/>
              <w:rPrChange w:id="962" w:author="JY0225" w:date="2017-08-24T11:10:00Z">
                <w:rPr/>
              </w:rPrChange>
            </w:rPr>
            <w:delText></w:delText>
          </w:r>
          <w:r w:rsidR="00A41E84" w:rsidRPr="00B207B1" w:rsidDel="003B296E">
            <w:rPr>
              <w:rFonts w:hAnsiTheme="minorEastAsia" w:cstheme="minorBidi"/>
              <w:color w:val="000000" w:themeColor="text1"/>
              <w:kern w:val="2"/>
              <w:rPrChange w:id="963" w:author="JY0225" w:date="2017-08-24T11:10:00Z">
                <w:rPr/>
              </w:rPrChange>
            </w:rPr>
            <w:delText></w:delText>
          </w:r>
          <w:r w:rsidR="00A41E84" w:rsidRPr="00B207B1" w:rsidDel="003B296E">
            <w:rPr>
              <w:rFonts w:hAnsiTheme="minorEastAsia" w:cstheme="minorBidi"/>
              <w:color w:val="000000" w:themeColor="text1"/>
              <w:kern w:val="2"/>
              <w:rPrChange w:id="964" w:author="JY0225" w:date="2017-08-24T11:10:00Z">
                <w:rPr/>
              </w:rPrChange>
            </w:rPr>
            <w:delText></w:delText>
          </w:r>
        </w:del>
      </w:ins>
      <w:r w:rsidR="001D47BE" w:rsidRPr="00B207B1">
        <w:rPr>
          <w:rFonts w:hAnsiTheme="minorEastAsia" w:cstheme="minorBidi" w:hint="eastAsia"/>
          <w:color w:val="000000" w:themeColor="text1"/>
          <w:kern w:val="2"/>
          <w:rPrChange w:id="965" w:author="JY0225" w:date="2017-08-24T11:10:00Z">
            <w:rPr/>
          </w:rPrChange>
        </w:rPr>
        <w:t>持久会话</w:t>
      </w:r>
      <w:r w:rsidR="00876293" w:rsidRPr="00B207B1">
        <w:rPr>
          <w:rFonts w:hAnsiTheme="minorEastAsia" w:cstheme="minorBidi" w:hint="eastAsia"/>
          <w:color w:val="000000" w:themeColor="text1"/>
          <w:kern w:val="2"/>
          <w:rPrChange w:id="966" w:author="JY0225" w:date="2017-08-24T11:10:00Z">
            <w:rPr/>
          </w:rPrChange>
        </w:rPr>
        <w:t>管理：</w:t>
      </w:r>
      <w:r w:rsidR="0040112B" w:rsidRPr="00B207B1">
        <w:rPr>
          <w:rFonts w:hAnsiTheme="minorEastAsia" w:cstheme="minorBidi" w:hint="eastAsia"/>
          <w:color w:val="000000" w:themeColor="text1"/>
          <w:kern w:val="2"/>
          <w:rPrChange w:id="967" w:author="JY0225" w:date="2017-08-24T11:10:00Z">
            <w:rPr/>
          </w:rPrChange>
        </w:rPr>
        <w:t>云</w:t>
      </w:r>
      <w:r w:rsidR="00476838" w:rsidRPr="00B207B1">
        <w:rPr>
          <w:rFonts w:hAnsiTheme="minorEastAsia" w:cstheme="minorBidi" w:hint="eastAsia"/>
          <w:color w:val="000000" w:themeColor="text1"/>
          <w:kern w:val="2"/>
          <w:rPrChange w:id="968" w:author="JY0225" w:date="2017-08-24T11:10:00Z">
            <w:rPr/>
          </w:rPrChange>
        </w:rPr>
        <w:t>备份</w:t>
      </w:r>
      <w:r w:rsidR="00582425" w:rsidRPr="00B207B1">
        <w:rPr>
          <w:rFonts w:hAnsiTheme="minorEastAsia" w:cstheme="minorBidi" w:hint="eastAsia"/>
          <w:color w:val="000000" w:themeColor="text1"/>
          <w:kern w:val="2"/>
          <w:rPrChange w:id="969" w:author="JY0225" w:date="2017-08-24T11:10:00Z">
            <w:rPr/>
          </w:rPrChange>
        </w:rPr>
        <w:t>中间件在客户端和服务器之间工作，多个客</w:t>
      </w:r>
    </w:p>
    <w:p w14:paraId="34E20232" w14:textId="5EEC3CB0" w:rsidR="00876293" w:rsidRPr="00B207B1" w:rsidRDefault="00582425">
      <w:pPr>
        <w:numPr>
          <w:ilvl w:val="0"/>
          <w:numId w:val="18"/>
        </w:numPr>
        <w:spacing w:line="400" w:lineRule="exact"/>
        <w:rPr>
          <w:rFonts w:hAnsiTheme="minorEastAsia"/>
          <w:color w:val="000000" w:themeColor="text1"/>
          <w:rPrChange w:id="970" w:author="JY0225" w:date="2017-08-24T11:10:00Z">
            <w:rPr>
              <w:sz w:val="23"/>
              <w:szCs w:val="23"/>
            </w:rPr>
          </w:rPrChange>
        </w:rPr>
        <w:pPrChange w:id="971" w:author="JY0225" w:date="2017-08-24T10:46:00Z">
          <w:pPr>
            <w:spacing w:line="400" w:lineRule="exact"/>
          </w:pPr>
        </w:pPrChange>
      </w:pPr>
      <w:r w:rsidRPr="00B207B1">
        <w:rPr>
          <w:rFonts w:hAnsiTheme="minorEastAsia" w:hint="eastAsia"/>
          <w:color w:val="000000" w:themeColor="text1"/>
          <w:rPrChange w:id="972" w:author="JY0225" w:date="2017-08-24T11:10:00Z">
            <w:rPr>
              <w:rFonts w:hint="eastAsia"/>
            </w:rPr>
          </w:rPrChange>
        </w:rPr>
        <w:t>户端的命令通过中间件提交给服务器。</w:t>
      </w:r>
      <w:r w:rsidR="0098799E" w:rsidRPr="00B207B1">
        <w:rPr>
          <w:rFonts w:hAnsiTheme="minorEastAsia" w:hint="eastAsia"/>
          <w:color w:val="000000" w:themeColor="text1"/>
          <w:rPrChange w:id="973" w:author="JY0225" w:date="2017-08-24T11:10:00Z">
            <w:rPr>
              <w:rFonts w:hint="eastAsia"/>
            </w:rPr>
          </w:rPrChange>
        </w:rPr>
        <w:t>用户的命令会以会话的形式保存在中间件，当中间件</w:t>
      </w:r>
      <w:r w:rsidR="00411C76" w:rsidRPr="00B207B1">
        <w:rPr>
          <w:rFonts w:hAnsiTheme="minorEastAsia" w:hint="eastAsia"/>
          <w:color w:val="000000" w:themeColor="text1"/>
          <w:rPrChange w:id="974" w:author="JY0225" w:date="2017-08-24T11:10:00Z">
            <w:rPr>
              <w:rFonts w:hint="eastAsia"/>
            </w:rPr>
          </w:rPrChange>
        </w:rPr>
        <w:t>系统</w:t>
      </w:r>
      <w:r w:rsidR="0098799E" w:rsidRPr="00B207B1">
        <w:rPr>
          <w:rFonts w:hAnsiTheme="minorEastAsia" w:hint="eastAsia"/>
          <w:color w:val="000000" w:themeColor="text1"/>
          <w:rPrChange w:id="975" w:author="JY0225" w:date="2017-08-24T11:10:00Z">
            <w:rPr>
              <w:rFonts w:hint="eastAsia"/>
            </w:rPr>
          </w:rPrChange>
        </w:rPr>
        <w:t>出现异常时（如网络中断、中间件死机</w:t>
      </w:r>
      <w:r w:rsidR="009713D6" w:rsidRPr="00B207B1">
        <w:rPr>
          <w:rFonts w:hAnsiTheme="minorEastAsia" w:hint="eastAsia"/>
          <w:color w:val="000000" w:themeColor="text1"/>
          <w:rPrChange w:id="976" w:author="JY0225" w:date="2017-08-24T11:10:00Z">
            <w:rPr>
              <w:rFonts w:hint="eastAsia"/>
            </w:rPr>
          </w:rPrChange>
        </w:rPr>
        <w:t>），会在</w:t>
      </w:r>
      <w:r w:rsidR="0098799E" w:rsidRPr="00B207B1">
        <w:rPr>
          <w:rFonts w:hAnsiTheme="minorEastAsia" w:hint="eastAsia"/>
          <w:color w:val="000000" w:themeColor="text1"/>
          <w:rPrChange w:id="977" w:author="JY0225" w:date="2017-08-24T11:10:00Z">
            <w:rPr>
              <w:rFonts w:hint="eastAsia"/>
            </w:rPr>
          </w:rPrChange>
        </w:rPr>
        <w:t>下次重启中间件时自动恢复执行未完成的会话</w:t>
      </w:r>
      <w:ins w:id="978" w:author="JY0225" w:date="2017-08-24T10:47:00Z">
        <w:r w:rsidR="007265D4" w:rsidRPr="00B207B1">
          <w:rPr>
            <w:rFonts w:hAnsiTheme="minorEastAsia" w:hint="eastAsia"/>
            <w:color w:val="000000" w:themeColor="text1"/>
            <w:rPrChange w:id="979" w:author="JY0225" w:date="2017-08-24T11:10:00Z">
              <w:rPr>
                <w:rFonts w:hint="eastAsia"/>
                <w:color w:val="000000" w:themeColor="text1"/>
              </w:rPr>
            </w:rPrChange>
          </w:rPr>
          <w:t>。</w:t>
        </w:r>
      </w:ins>
      <w:del w:id="980" w:author="JY0225" w:date="2017-08-24T10:47:00Z">
        <w:r w:rsidR="0098799E" w:rsidRPr="00B207B1" w:rsidDel="007265D4">
          <w:rPr>
            <w:rFonts w:hAnsiTheme="minorEastAsia" w:hint="eastAsia"/>
            <w:color w:val="000000" w:themeColor="text1"/>
            <w:rPrChange w:id="981" w:author="JY0225" w:date="2017-08-24T11:10:00Z">
              <w:rPr>
                <w:rFonts w:hint="eastAsia"/>
              </w:rPr>
            </w:rPrChange>
          </w:rPr>
          <w:delText>。</w:delText>
        </w:r>
      </w:del>
      <w:r w:rsidR="00B15A7A" w:rsidRPr="00B207B1">
        <w:rPr>
          <w:rFonts w:hAnsiTheme="minorEastAsia" w:hint="eastAsia"/>
          <w:color w:val="000000" w:themeColor="text1"/>
          <w:rPrChange w:id="982" w:author="JY0225" w:date="2017-08-24T11:10:00Z">
            <w:rPr>
              <w:rFonts w:hint="eastAsia"/>
            </w:rPr>
          </w:rPrChange>
        </w:rPr>
        <w:t>此外</w:t>
      </w:r>
      <w:r w:rsidR="00411C76" w:rsidRPr="00B207B1">
        <w:rPr>
          <w:rFonts w:hAnsiTheme="minorEastAsia" w:hint="eastAsia"/>
          <w:color w:val="000000" w:themeColor="text1"/>
          <w:rPrChange w:id="983" w:author="JY0225" w:date="2017-08-24T11:10:00Z">
            <w:rPr>
              <w:rFonts w:hint="eastAsia"/>
            </w:rPr>
          </w:rPrChange>
        </w:rPr>
        <w:t>，</w:t>
      </w:r>
      <w:r w:rsidR="00E35669" w:rsidRPr="00B207B1">
        <w:rPr>
          <w:rFonts w:hAnsiTheme="minorEastAsia" w:hint="eastAsia"/>
          <w:color w:val="000000" w:themeColor="text1"/>
          <w:rPrChange w:id="984" w:author="JY0225" w:date="2017-08-24T11:10:00Z">
            <w:rPr>
              <w:rFonts w:hint="eastAsia"/>
            </w:rPr>
          </w:rPrChange>
        </w:rPr>
        <w:t>对</w:t>
      </w:r>
      <w:r w:rsidR="00B140A3" w:rsidRPr="00B207B1">
        <w:rPr>
          <w:rFonts w:hAnsiTheme="minorEastAsia" w:hint="eastAsia"/>
          <w:color w:val="000000" w:themeColor="text1"/>
          <w:rPrChange w:id="985" w:author="JY0225" w:date="2017-08-24T11:10:00Z">
            <w:rPr>
              <w:rFonts w:hint="eastAsia"/>
            </w:rPr>
          </w:rPrChange>
        </w:rPr>
        <w:t>会话信息</w:t>
      </w:r>
      <w:r w:rsidR="003B2FBA" w:rsidRPr="00B207B1">
        <w:rPr>
          <w:rFonts w:hAnsiTheme="minorEastAsia" w:hint="eastAsia"/>
          <w:color w:val="000000" w:themeColor="text1"/>
          <w:rPrChange w:id="986" w:author="JY0225" w:date="2017-08-24T11:10:00Z">
            <w:rPr>
              <w:rFonts w:hint="eastAsia"/>
            </w:rPr>
          </w:rPrChange>
        </w:rPr>
        <w:t>进行</w:t>
      </w:r>
      <w:r w:rsidR="00E35669" w:rsidRPr="00B207B1">
        <w:rPr>
          <w:rFonts w:hAnsiTheme="minorEastAsia" w:hint="eastAsia"/>
          <w:color w:val="000000" w:themeColor="text1"/>
          <w:rPrChange w:id="987" w:author="JY0225" w:date="2017-08-24T11:10:00Z">
            <w:rPr>
              <w:rFonts w:hint="eastAsia"/>
            </w:rPr>
          </w:rPrChange>
        </w:rPr>
        <w:t>了</w:t>
      </w:r>
      <w:r w:rsidR="003B2FBA" w:rsidRPr="00B207B1">
        <w:rPr>
          <w:rFonts w:hAnsiTheme="minorEastAsia" w:hint="eastAsia"/>
          <w:color w:val="000000" w:themeColor="text1"/>
          <w:rPrChange w:id="988" w:author="JY0225" w:date="2017-08-24T11:10:00Z">
            <w:rPr>
              <w:rFonts w:hint="eastAsia"/>
            </w:rPr>
          </w:rPrChange>
        </w:rPr>
        <w:t>物理隔离</w:t>
      </w:r>
      <w:r w:rsidR="00682FF3" w:rsidRPr="00B207B1">
        <w:rPr>
          <w:rFonts w:hAnsiTheme="minorEastAsia"/>
          <w:color w:val="000000" w:themeColor="text1"/>
          <w:vertAlign w:val="superscript"/>
          <w:rPrChange w:id="989" w:author="JY0225" w:date="2017-08-24T11:10:00Z">
            <w:rPr>
              <w:vertAlign w:val="superscript"/>
            </w:rPr>
          </w:rPrChange>
        </w:rPr>
        <w:fldChar w:fldCharType="begin"/>
      </w:r>
      <w:r w:rsidR="00682FF3" w:rsidRPr="00B207B1">
        <w:rPr>
          <w:rFonts w:hAnsiTheme="minorEastAsia"/>
          <w:color w:val="000000" w:themeColor="text1"/>
          <w:vertAlign w:val="superscript"/>
          <w:rPrChange w:id="990" w:author="JY0225" w:date="2017-08-24T11:10:00Z">
            <w:rPr>
              <w:vertAlign w:val="superscript"/>
            </w:rPr>
          </w:rPrChange>
        </w:rPr>
        <w:instrText xml:space="preserve"> REF _Ref489793642 \r \h  \* MERGEFORMAT </w:instrText>
      </w:r>
      <w:r w:rsidR="00682FF3" w:rsidRPr="00B207B1">
        <w:rPr>
          <w:rFonts w:hAnsiTheme="minorEastAsia"/>
          <w:color w:val="000000" w:themeColor="text1"/>
          <w:vertAlign w:val="superscript"/>
          <w:rPrChange w:id="991" w:author="JY0225" w:date="2017-08-24T11:10:00Z">
            <w:rPr>
              <w:rFonts w:hAnsiTheme="minorEastAsia"/>
              <w:color w:val="000000" w:themeColor="text1"/>
              <w:vertAlign w:val="superscript"/>
            </w:rPr>
          </w:rPrChange>
        </w:rPr>
      </w:r>
      <w:r w:rsidR="00682FF3" w:rsidRPr="00B207B1">
        <w:rPr>
          <w:rFonts w:hAnsiTheme="minorEastAsia"/>
          <w:color w:val="000000" w:themeColor="text1"/>
          <w:vertAlign w:val="superscript"/>
          <w:rPrChange w:id="992" w:author="JY0225" w:date="2017-08-24T11:10:00Z">
            <w:rPr>
              <w:vertAlign w:val="superscript"/>
            </w:rPr>
          </w:rPrChange>
        </w:rPr>
        <w:fldChar w:fldCharType="separate"/>
      </w:r>
      <w:r w:rsidR="003925A9">
        <w:rPr>
          <w:rFonts w:hAnsiTheme="minorEastAsia"/>
          <w:color w:val="000000" w:themeColor="text1"/>
          <w:vertAlign w:val="superscript"/>
        </w:rPr>
        <w:t>[21]</w:t>
      </w:r>
      <w:r w:rsidR="00682FF3" w:rsidRPr="00B207B1">
        <w:rPr>
          <w:rFonts w:hAnsiTheme="minorEastAsia"/>
          <w:color w:val="000000" w:themeColor="text1"/>
          <w:vertAlign w:val="superscript"/>
          <w:rPrChange w:id="993" w:author="JY0225" w:date="2017-08-24T11:10:00Z">
            <w:rPr>
              <w:vertAlign w:val="superscript"/>
            </w:rPr>
          </w:rPrChange>
        </w:rPr>
        <w:fldChar w:fldCharType="end"/>
      </w:r>
      <w:r w:rsidR="003B2FBA" w:rsidRPr="00B207B1">
        <w:rPr>
          <w:rFonts w:hAnsiTheme="minorEastAsia" w:hint="eastAsia"/>
          <w:color w:val="000000" w:themeColor="text1"/>
          <w:rPrChange w:id="994" w:author="JY0225" w:date="2017-08-24T11:10:00Z">
            <w:rPr>
              <w:rFonts w:hint="eastAsia"/>
            </w:rPr>
          </w:rPrChange>
        </w:rPr>
        <w:t>，</w:t>
      </w:r>
      <w:r w:rsidR="003B2FBA" w:rsidRPr="00B207B1">
        <w:rPr>
          <w:rFonts w:hAnsiTheme="minorEastAsia" w:hint="eastAsia"/>
          <w:color w:val="000000" w:themeColor="text1"/>
          <w:rPrChange w:id="995" w:author="JY0225" w:date="2017-08-24T11:10:00Z">
            <w:rPr>
              <w:rFonts w:hint="eastAsia"/>
            </w:rPr>
          </w:rPrChange>
        </w:rPr>
        <w:lastRenderedPageBreak/>
        <w:t>并且以加密的</w:t>
      </w:r>
      <w:r w:rsidR="00921F85" w:rsidRPr="00B207B1">
        <w:rPr>
          <w:rFonts w:hAnsiTheme="minorEastAsia" w:hint="eastAsia"/>
          <w:color w:val="000000" w:themeColor="text1"/>
          <w:rPrChange w:id="996" w:author="JY0225" w:date="2017-08-24T11:10:00Z">
            <w:rPr>
              <w:rFonts w:hint="eastAsia"/>
            </w:rPr>
          </w:rPrChange>
        </w:rPr>
        <w:t>形式</w:t>
      </w:r>
      <w:ins w:id="997" w:author="Liu, Wu" w:date="2017-08-29T10:04:00Z">
        <w:r w:rsidR="00266C91" w:rsidRPr="00B207B1">
          <w:rPr>
            <w:rFonts w:hAnsiTheme="minorEastAsia"/>
            <w:color w:val="000000" w:themeColor="text1"/>
          </w:rPr>
          <w:t>存储</w:t>
        </w:r>
      </w:ins>
      <w:del w:id="998" w:author="Liu, Wu" w:date="2017-08-29T10:04:00Z">
        <w:r w:rsidR="00476838" w:rsidRPr="00B207B1" w:rsidDel="00266C91">
          <w:rPr>
            <w:rFonts w:hAnsiTheme="minorEastAsia" w:hint="eastAsia"/>
            <w:color w:val="000000" w:themeColor="text1"/>
            <w:rPrChange w:id="999" w:author="JY0225" w:date="2017-08-24T11:10:00Z">
              <w:rPr>
                <w:rFonts w:hint="eastAsia"/>
              </w:rPr>
            </w:rPrChange>
          </w:rPr>
          <w:delText>备份</w:delText>
        </w:r>
      </w:del>
      <w:r w:rsidR="00921F85" w:rsidRPr="00B207B1">
        <w:rPr>
          <w:rFonts w:hAnsiTheme="minorEastAsia" w:hint="eastAsia"/>
          <w:color w:val="000000" w:themeColor="text1"/>
          <w:rPrChange w:id="1000" w:author="JY0225" w:date="2017-08-24T11:10:00Z">
            <w:rPr>
              <w:rFonts w:hint="eastAsia"/>
            </w:rPr>
          </w:rPrChange>
        </w:rPr>
        <w:t>在数据库中</w:t>
      </w:r>
      <w:r w:rsidR="00B15A7A" w:rsidRPr="00B207B1">
        <w:rPr>
          <w:rFonts w:hAnsiTheme="minorEastAsia" w:hint="eastAsia"/>
          <w:color w:val="000000" w:themeColor="text1"/>
          <w:rPrChange w:id="1001" w:author="JY0225" w:date="2017-08-24T11:10:00Z">
            <w:rPr>
              <w:rFonts w:hint="eastAsia"/>
            </w:rPr>
          </w:rPrChange>
        </w:rPr>
        <w:t>，以提高用户信息的安全性</w:t>
      </w:r>
      <w:r w:rsidR="00921F85" w:rsidRPr="00B207B1">
        <w:rPr>
          <w:rFonts w:hAnsiTheme="minorEastAsia" w:hint="eastAsia"/>
          <w:color w:val="000000" w:themeColor="text1"/>
          <w:rPrChange w:id="1002" w:author="JY0225" w:date="2017-08-24T11:10:00Z">
            <w:rPr>
              <w:rFonts w:hint="eastAsia"/>
            </w:rPr>
          </w:rPrChange>
        </w:rPr>
        <w:t>。</w:t>
      </w:r>
    </w:p>
    <w:p w14:paraId="5D7AF78D" w14:textId="77777777" w:rsidR="008A4776" w:rsidRPr="00B207B1" w:rsidDel="00BE637B" w:rsidRDefault="00A41E84">
      <w:pPr>
        <w:numPr>
          <w:ilvl w:val="0"/>
          <w:numId w:val="18"/>
        </w:numPr>
        <w:spacing w:line="400" w:lineRule="exact"/>
        <w:rPr>
          <w:ins w:id="1003" w:author="微软用户" w:date="2017-08-20T10:09:00Z"/>
          <w:del w:id="1004" w:author="JY0225" w:date="2017-08-24T10:49:00Z"/>
          <w:rFonts w:hAnsiTheme="minorEastAsia" w:cstheme="minorBidi"/>
          <w:color w:val="000000" w:themeColor="text1"/>
          <w:rPrChange w:id="1005" w:author="JY0225" w:date="2017-08-24T11:10:00Z">
            <w:rPr>
              <w:ins w:id="1006" w:author="微软用户" w:date="2017-08-20T10:09:00Z"/>
              <w:del w:id="1007" w:author="JY0225" w:date="2017-08-24T10:49:00Z"/>
              <w:rFonts w:ascii="Times New Roman" w:hAnsi="Times New Roman"/>
              <w:spacing w:val="10"/>
            </w:rPr>
          </w:rPrChange>
        </w:rPr>
        <w:pPrChange w:id="1008" w:author="JY0225" w:date="2017-08-24T10:49:00Z">
          <w:pPr>
            <w:pStyle w:val="a5"/>
            <w:numPr>
              <w:numId w:val="12"/>
            </w:numPr>
            <w:spacing w:line="400" w:lineRule="exact"/>
            <w:ind w:left="1140" w:firstLineChars="0" w:hanging="720"/>
          </w:pPr>
        </w:pPrChange>
      </w:pPr>
      <w:ins w:id="1009" w:author="微软用户" w:date="2017-08-20T10:07:00Z">
        <w:del w:id="1010" w:author="JY0225" w:date="2017-08-24T10:50:00Z">
          <w:r w:rsidRPr="00B207B1" w:rsidDel="004D1DB4">
            <w:rPr>
              <w:rFonts w:hAnsiTheme="minorEastAsia" w:cstheme="minorBidi"/>
              <w:color w:val="000000" w:themeColor="text1"/>
              <w:rPrChange w:id="1011" w:author="JY0225" w:date="2017-08-24T11:10:00Z">
                <w:rPr>
                  <w:rFonts w:ascii="Times New Roman" w:hAnsi="Times New Roman"/>
                  <w:spacing w:val="10"/>
                </w:rPr>
              </w:rPrChange>
            </w:rPr>
            <w:delText xml:space="preserve">2. </w:delText>
          </w:r>
        </w:del>
      </w:ins>
      <w:r w:rsidR="00C06733" w:rsidRPr="00B207B1">
        <w:rPr>
          <w:rFonts w:hAnsiTheme="minorEastAsia" w:hint="eastAsia"/>
          <w:color w:val="000000" w:themeColor="text1"/>
          <w:rPrChange w:id="1012" w:author="JY0225" w:date="2017-08-24T11:10:00Z">
            <w:rPr>
              <w:rFonts w:hint="eastAsia"/>
            </w:rPr>
          </w:rPrChange>
        </w:rPr>
        <w:t>大文件上传：</w:t>
      </w:r>
      <w:r w:rsidR="006835FF" w:rsidRPr="00B207B1">
        <w:rPr>
          <w:rFonts w:hAnsiTheme="minorEastAsia" w:hint="eastAsia"/>
          <w:color w:val="000000" w:themeColor="text1"/>
          <w:rPrChange w:id="1013" w:author="JY0225" w:date="2017-08-24T11:10:00Z">
            <w:rPr>
              <w:rFonts w:hint="eastAsia"/>
            </w:rPr>
          </w:rPrChange>
        </w:rPr>
        <w:t>利用服务器提供的</w:t>
      </w:r>
      <w:del w:id="1014" w:author="Liu, Wu" w:date="2017-08-29T10:04:00Z">
        <w:r w:rsidR="006835FF" w:rsidRPr="00B207B1" w:rsidDel="00FD13FD">
          <w:rPr>
            <w:rFonts w:hAnsiTheme="minorEastAsia" w:hint="eastAsia"/>
            <w:color w:val="000000" w:themeColor="text1"/>
            <w:rPrChange w:id="1015" w:author="JY0225" w:date="2017-08-24T11:10:00Z">
              <w:rPr>
                <w:rFonts w:hint="eastAsia"/>
              </w:rPr>
            </w:rPrChange>
          </w:rPr>
          <w:delText>高级功能</w:delText>
        </w:r>
      </w:del>
      <w:ins w:id="1016" w:author="Liu, Wu" w:date="2017-08-29T10:04:00Z">
        <w:r w:rsidR="00FD13FD" w:rsidRPr="00B207B1">
          <w:rPr>
            <w:rFonts w:hAnsiTheme="minorEastAsia" w:hint="eastAsia"/>
            <w:color w:val="000000" w:themeColor="text1"/>
          </w:rPr>
          <w:t>合并文件接口</w:t>
        </w:r>
      </w:ins>
      <w:r w:rsidR="006835FF" w:rsidRPr="00B207B1">
        <w:rPr>
          <w:rFonts w:hAnsiTheme="minorEastAsia" w:hint="eastAsia"/>
          <w:color w:val="000000" w:themeColor="text1"/>
          <w:rPrChange w:id="1017" w:author="JY0225" w:date="2017-08-24T11:10:00Z">
            <w:rPr>
              <w:rFonts w:hint="eastAsia"/>
            </w:rPr>
          </w:rPrChange>
        </w:rPr>
        <w:t>，实现</w:t>
      </w:r>
      <w:r w:rsidR="0032561D" w:rsidRPr="00B207B1">
        <w:rPr>
          <w:rFonts w:hAnsiTheme="minorEastAsia" w:hint="eastAsia"/>
          <w:color w:val="000000" w:themeColor="text1"/>
          <w:rPrChange w:id="1018" w:author="JY0225" w:date="2017-08-24T11:10:00Z">
            <w:rPr>
              <w:rFonts w:hint="eastAsia"/>
            </w:rPr>
          </w:rPrChange>
        </w:rPr>
        <w:t>了</w:t>
      </w:r>
      <w:r w:rsidR="00C06733" w:rsidRPr="00B207B1">
        <w:rPr>
          <w:rFonts w:hAnsiTheme="minorEastAsia" w:hint="eastAsia"/>
          <w:color w:val="000000" w:themeColor="text1"/>
          <w:rPrChange w:id="1019" w:author="JY0225" w:date="2017-08-24T11:10:00Z">
            <w:rPr>
              <w:rFonts w:hint="eastAsia"/>
            </w:rPr>
          </w:rPrChange>
        </w:rPr>
        <w:t>大文件分块上传</w:t>
      </w:r>
    </w:p>
    <w:p w14:paraId="5177CFB0" w14:textId="77777777" w:rsidR="00C06733" w:rsidRPr="00B207B1" w:rsidRDefault="00C06733">
      <w:pPr>
        <w:numPr>
          <w:ilvl w:val="0"/>
          <w:numId w:val="18"/>
        </w:numPr>
        <w:spacing w:line="400" w:lineRule="exact"/>
        <w:rPr>
          <w:rFonts w:hAnsiTheme="minorEastAsia"/>
          <w:color w:val="000000" w:themeColor="text1"/>
          <w:rPrChange w:id="1020" w:author="JY0225" w:date="2017-08-24T11:10:00Z">
            <w:rPr/>
          </w:rPrChange>
        </w:rPr>
        <w:pPrChange w:id="1021" w:author="JY0225" w:date="2017-08-24T10:49:00Z">
          <w:pPr>
            <w:pStyle w:val="a5"/>
            <w:numPr>
              <w:numId w:val="12"/>
            </w:numPr>
            <w:spacing w:line="400" w:lineRule="exact"/>
            <w:ind w:left="1140" w:firstLineChars="0" w:hanging="720"/>
          </w:pPr>
        </w:pPrChange>
      </w:pPr>
      <w:r w:rsidRPr="00B207B1">
        <w:rPr>
          <w:rFonts w:hAnsiTheme="minorEastAsia" w:hint="eastAsia"/>
          <w:color w:val="000000" w:themeColor="text1"/>
          <w:rPrChange w:id="1022" w:author="JY0225" w:date="2017-08-24T11:10:00Z">
            <w:rPr>
              <w:rFonts w:hint="eastAsia"/>
            </w:rPr>
          </w:rPrChange>
        </w:rPr>
        <w:t>功</w:t>
      </w:r>
      <w:ins w:id="1023" w:author="JY0225" w:date="2017-08-24T10:49:00Z">
        <w:r w:rsidR="00BE637B" w:rsidRPr="00B207B1">
          <w:rPr>
            <w:rFonts w:hAnsiTheme="minorEastAsia" w:hint="eastAsia"/>
            <w:color w:val="000000" w:themeColor="text1"/>
            <w:rPrChange w:id="1024" w:author="JY0225" w:date="2017-08-24T11:10:00Z">
              <w:rPr>
                <w:rFonts w:hint="eastAsia"/>
                <w:color w:val="000000" w:themeColor="text1"/>
              </w:rPr>
            </w:rPrChange>
          </w:rPr>
          <w:t>能</w:t>
        </w:r>
      </w:ins>
      <w:del w:id="1025" w:author="微软用户" w:date="2017-08-20T10:06:00Z">
        <w:r w:rsidRPr="00B207B1" w:rsidDel="00A41E84">
          <w:rPr>
            <w:rFonts w:hAnsiTheme="minorEastAsia" w:hint="eastAsia"/>
            <w:color w:val="000000" w:themeColor="text1"/>
            <w:rPrChange w:id="1026" w:author="JY0225" w:date="2017-08-24T11:10:00Z">
              <w:rPr>
                <w:rFonts w:hint="eastAsia"/>
              </w:rPr>
            </w:rPrChange>
          </w:rPr>
          <w:delText>能</w:delText>
        </w:r>
      </w:del>
      <w:r w:rsidRPr="00B207B1">
        <w:rPr>
          <w:rFonts w:hAnsiTheme="minorEastAsia" w:hint="eastAsia"/>
          <w:color w:val="000000" w:themeColor="text1"/>
          <w:rPrChange w:id="1027" w:author="JY0225" w:date="2017-08-24T11:10:00Z">
            <w:rPr>
              <w:rFonts w:hint="eastAsia"/>
            </w:rPr>
          </w:rPrChange>
        </w:rPr>
        <w:t>，在受到网络</w:t>
      </w:r>
      <w:r w:rsidR="001821F6" w:rsidRPr="00B207B1">
        <w:rPr>
          <w:rFonts w:hAnsiTheme="minorEastAsia" w:hint="eastAsia"/>
          <w:color w:val="000000" w:themeColor="text1"/>
          <w:rPrChange w:id="1028" w:author="JY0225" w:date="2017-08-24T11:10:00Z">
            <w:rPr>
              <w:rFonts w:hint="eastAsia"/>
            </w:rPr>
          </w:rPrChange>
        </w:rPr>
        <w:t>状况</w:t>
      </w:r>
      <w:del w:id="1029" w:author="Liu, Wu" w:date="2017-08-29T10:05:00Z">
        <w:r w:rsidR="001821F6" w:rsidRPr="00B207B1" w:rsidDel="00DA79F9">
          <w:rPr>
            <w:rFonts w:hAnsiTheme="minorEastAsia" w:hint="eastAsia"/>
            <w:color w:val="000000" w:themeColor="text1"/>
            <w:rPrChange w:id="1030" w:author="JY0225" w:date="2017-08-24T11:10:00Z">
              <w:rPr>
                <w:rFonts w:hint="eastAsia"/>
              </w:rPr>
            </w:rPrChange>
          </w:rPr>
          <w:delText>受到</w:delText>
        </w:r>
      </w:del>
      <w:r w:rsidRPr="00B207B1">
        <w:rPr>
          <w:rFonts w:hAnsiTheme="minorEastAsia" w:hint="eastAsia"/>
          <w:color w:val="000000" w:themeColor="text1"/>
          <w:rPrChange w:id="1031" w:author="JY0225" w:date="2017-08-24T11:10:00Z">
            <w:rPr>
              <w:rFonts w:hint="eastAsia"/>
            </w:rPr>
          </w:rPrChange>
        </w:rPr>
        <w:t>影响的情况下，</w:t>
      </w:r>
      <w:r w:rsidR="00175CB3" w:rsidRPr="00B207B1">
        <w:rPr>
          <w:rFonts w:hAnsiTheme="minorEastAsia" w:hint="eastAsia"/>
          <w:color w:val="000000" w:themeColor="text1"/>
          <w:rPrChange w:id="1032" w:author="JY0225" w:date="2017-08-24T11:10:00Z">
            <w:rPr>
              <w:rFonts w:hint="eastAsia"/>
            </w:rPr>
          </w:rPrChange>
        </w:rPr>
        <w:t>若文件上传中断</w:t>
      </w:r>
      <w:r w:rsidR="000C5AC0" w:rsidRPr="00B207B1">
        <w:rPr>
          <w:rFonts w:hAnsiTheme="minorEastAsia" w:hint="eastAsia"/>
          <w:color w:val="000000" w:themeColor="text1"/>
          <w:rPrChange w:id="1033" w:author="JY0225" w:date="2017-08-24T11:10:00Z">
            <w:rPr>
              <w:rFonts w:hint="eastAsia"/>
            </w:rPr>
          </w:rPrChange>
        </w:rPr>
        <w:t>，</w:t>
      </w:r>
      <w:r w:rsidR="00DB0556" w:rsidRPr="00B207B1">
        <w:rPr>
          <w:rFonts w:hAnsiTheme="minorEastAsia" w:hint="eastAsia"/>
          <w:color w:val="000000" w:themeColor="text1"/>
          <w:rPrChange w:id="1034" w:author="JY0225" w:date="2017-08-24T11:10:00Z">
            <w:rPr>
              <w:rFonts w:hint="eastAsia"/>
            </w:rPr>
          </w:rPrChange>
        </w:rPr>
        <w:t>会自动启用</w:t>
      </w:r>
      <w:r w:rsidRPr="00B207B1">
        <w:rPr>
          <w:rFonts w:hAnsiTheme="minorEastAsia" w:hint="eastAsia"/>
          <w:color w:val="000000" w:themeColor="text1"/>
          <w:rPrChange w:id="1035" w:author="JY0225" w:date="2017-08-24T11:10:00Z">
            <w:rPr>
              <w:rFonts w:hint="eastAsia"/>
            </w:rPr>
          </w:rPrChange>
        </w:rPr>
        <w:t>断点续传功能</w:t>
      </w:r>
      <w:r w:rsidR="00614159" w:rsidRPr="00B207B1">
        <w:rPr>
          <w:rFonts w:hAnsiTheme="minorEastAsia" w:hint="eastAsia"/>
          <w:color w:val="000000" w:themeColor="text1"/>
          <w:rPrChange w:id="1036" w:author="JY0225" w:date="2017-08-24T11:10:00Z">
            <w:rPr>
              <w:rFonts w:hint="eastAsia"/>
            </w:rPr>
          </w:rPrChange>
        </w:rPr>
        <w:t>，</w:t>
      </w:r>
      <w:r w:rsidR="00B84A4F" w:rsidRPr="00B207B1">
        <w:rPr>
          <w:rFonts w:hAnsiTheme="minorEastAsia" w:hint="eastAsia"/>
          <w:color w:val="000000" w:themeColor="text1"/>
          <w:rPrChange w:id="1037" w:author="JY0225" w:date="2017-08-24T11:10:00Z">
            <w:rPr>
              <w:rFonts w:hint="eastAsia"/>
            </w:rPr>
          </w:rPrChange>
        </w:rPr>
        <w:t>避免数据</w:t>
      </w:r>
      <w:r w:rsidRPr="00B207B1">
        <w:rPr>
          <w:rFonts w:hAnsiTheme="minorEastAsia" w:hint="eastAsia"/>
          <w:color w:val="000000" w:themeColor="text1"/>
          <w:rPrChange w:id="1038" w:author="JY0225" w:date="2017-08-24T11:10:00Z">
            <w:rPr>
              <w:rFonts w:hint="eastAsia"/>
            </w:rPr>
          </w:rPrChange>
        </w:rPr>
        <w:t>重传。</w:t>
      </w:r>
    </w:p>
    <w:p w14:paraId="7C676940" w14:textId="77777777" w:rsidR="00F91428" w:rsidRPr="00B207B1" w:rsidDel="004F2A4F" w:rsidRDefault="00A41E84">
      <w:pPr>
        <w:numPr>
          <w:ilvl w:val="0"/>
          <w:numId w:val="18"/>
        </w:numPr>
        <w:spacing w:line="400" w:lineRule="exact"/>
        <w:rPr>
          <w:ins w:id="1039" w:author="微软用户" w:date="2017-08-20T10:10:00Z"/>
          <w:del w:id="1040" w:author="JY0225" w:date="2017-08-24T10:50:00Z"/>
          <w:rFonts w:hAnsiTheme="minorEastAsia" w:cstheme="minorBidi"/>
          <w:color w:val="000000" w:themeColor="text1"/>
          <w:rPrChange w:id="1041" w:author="JY0225" w:date="2017-08-24T11:10:00Z">
            <w:rPr>
              <w:ins w:id="1042" w:author="微软用户" w:date="2017-08-20T10:10:00Z"/>
              <w:del w:id="1043" w:author="JY0225" w:date="2017-08-24T10:50:00Z"/>
              <w:rFonts w:ascii="Times New Roman" w:hAnsi="Times New Roman"/>
              <w:spacing w:val="10"/>
            </w:rPr>
          </w:rPrChange>
        </w:rPr>
        <w:pPrChange w:id="1044" w:author="JY0225" w:date="2017-08-24T10:50:00Z">
          <w:pPr>
            <w:pStyle w:val="a5"/>
            <w:numPr>
              <w:numId w:val="12"/>
            </w:numPr>
            <w:spacing w:line="400" w:lineRule="exact"/>
            <w:ind w:left="1140" w:firstLineChars="0" w:hanging="720"/>
          </w:pPr>
        </w:pPrChange>
      </w:pPr>
      <w:ins w:id="1045" w:author="微软用户" w:date="2017-08-20T10:07:00Z">
        <w:del w:id="1046" w:author="JY0225" w:date="2017-08-24T10:50:00Z">
          <w:r w:rsidRPr="00B207B1" w:rsidDel="0020414D">
            <w:rPr>
              <w:rFonts w:hAnsiTheme="minorEastAsia"/>
              <w:color w:val="000000" w:themeColor="text1"/>
              <w:rPrChange w:id="1047" w:author="JY0225" w:date="2017-08-24T11:10:00Z">
                <w:rPr/>
              </w:rPrChange>
            </w:rPr>
            <w:delText xml:space="preserve">3. </w:delText>
          </w:r>
        </w:del>
      </w:ins>
      <w:r w:rsidR="001A782A" w:rsidRPr="00B207B1">
        <w:rPr>
          <w:rFonts w:hAnsiTheme="minorEastAsia" w:hint="eastAsia"/>
          <w:color w:val="000000" w:themeColor="text1"/>
          <w:rPrChange w:id="1048" w:author="JY0225" w:date="2017-08-24T11:10:00Z">
            <w:rPr>
              <w:rFonts w:hint="eastAsia"/>
            </w:rPr>
          </w:rPrChange>
        </w:rPr>
        <w:t>本地缓存：利用现代计算机普遍较大的</w:t>
      </w:r>
      <w:ins w:id="1049" w:author="Liu, Wu" w:date="2017-08-29T10:05:00Z">
        <w:r w:rsidR="007E2B21" w:rsidRPr="00B207B1">
          <w:rPr>
            <w:rFonts w:hAnsiTheme="minorEastAsia"/>
            <w:color w:val="000000" w:themeColor="text1"/>
          </w:rPr>
          <w:t>存储</w:t>
        </w:r>
      </w:ins>
      <w:del w:id="1050" w:author="Liu, Wu" w:date="2017-08-29T10:05:00Z">
        <w:r w:rsidR="00476838" w:rsidRPr="00B207B1" w:rsidDel="007E2B21">
          <w:rPr>
            <w:rFonts w:hAnsiTheme="minorEastAsia" w:hint="eastAsia"/>
            <w:color w:val="000000" w:themeColor="text1"/>
            <w:rPrChange w:id="1051" w:author="JY0225" w:date="2017-08-24T11:10:00Z">
              <w:rPr>
                <w:rFonts w:hint="eastAsia"/>
              </w:rPr>
            </w:rPrChange>
          </w:rPr>
          <w:delText>备份</w:delText>
        </w:r>
      </w:del>
      <w:r w:rsidR="001A782A" w:rsidRPr="00B207B1">
        <w:rPr>
          <w:rFonts w:hAnsiTheme="minorEastAsia" w:hint="eastAsia"/>
          <w:color w:val="000000" w:themeColor="text1"/>
          <w:rPrChange w:id="1052" w:author="JY0225" w:date="2017-08-24T11:10:00Z">
            <w:rPr>
              <w:rFonts w:hint="eastAsia"/>
            </w:rPr>
          </w:rPrChange>
        </w:rPr>
        <w:t>空间以及</w:t>
      </w:r>
      <w:del w:id="1053" w:author="Liu, Wu" w:date="2017-08-29T10:05:00Z">
        <w:r w:rsidR="001A782A" w:rsidRPr="00B207B1" w:rsidDel="00513532">
          <w:rPr>
            <w:rFonts w:hAnsiTheme="minorEastAsia" w:hint="eastAsia"/>
            <w:color w:val="000000" w:themeColor="text1"/>
            <w:rPrChange w:id="1054" w:author="JY0225" w:date="2017-08-24T11:10:00Z">
              <w:rPr>
                <w:rFonts w:hint="eastAsia"/>
              </w:rPr>
            </w:rPrChange>
          </w:rPr>
          <w:delText>高性能的</w:delText>
        </w:r>
      </w:del>
      <w:r w:rsidR="001A782A" w:rsidRPr="00B207B1">
        <w:rPr>
          <w:rFonts w:hAnsiTheme="minorEastAsia" w:hint="eastAsia"/>
          <w:color w:val="000000" w:themeColor="text1"/>
          <w:rPrChange w:id="1055" w:author="JY0225" w:date="2017-08-24T11:10:00Z">
            <w:rPr>
              <w:rFonts w:hint="eastAsia"/>
            </w:rPr>
          </w:rPrChange>
        </w:rPr>
        <w:t>计算</w:t>
      </w:r>
    </w:p>
    <w:p w14:paraId="263DC60C" w14:textId="77777777" w:rsidR="001A782A" w:rsidRPr="00B207B1" w:rsidRDefault="001A782A">
      <w:pPr>
        <w:numPr>
          <w:ilvl w:val="0"/>
          <w:numId w:val="18"/>
        </w:numPr>
        <w:spacing w:line="400" w:lineRule="exact"/>
        <w:rPr>
          <w:rFonts w:hAnsiTheme="minorEastAsia"/>
          <w:color w:val="000000" w:themeColor="text1"/>
          <w:rPrChange w:id="1056" w:author="JY0225" w:date="2017-08-24T11:10:00Z">
            <w:rPr/>
          </w:rPrChange>
        </w:rPr>
        <w:pPrChange w:id="1057" w:author="JY0225" w:date="2017-08-24T10:50:00Z">
          <w:pPr>
            <w:pStyle w:val="a5"/>
            <w:numPr>
              <w:numId w:val="12"/>
            </w:numPr>
            <w:spacing w:line="400" w:lineRule="exact"/>
            <w:ind w:left="1140" w:firstLineChars="0" w:hanging="720"/>
          </w:pPr>
        </w:pPrChange>
      </w:pPr>
      <w:r w:rsidRPr="00B207B1">
        <w:rPr>
          <w:rFonts w:hAnsiTheme="minorEastAsia" w:hint="eastAsia"/>
          <w:color w:val="000000" w:themeColor="text1"/>
          <w:rPrChange w:id="1058" w:author="JY0225" w:date="2017-08-24T11:10:00Z">
            <w:rPr>
              <w:rFonts w:hint="eastAsia"/>
            </w:rPr>
          </w:rPrChange>
        </w:rPr>
        <w:t>能力，实现</w:t>
      </w:r>
      <w:r w:rsidR="00E74C76" w:rsidRPr="00B207B1">
        <w:rPr>
          <w:rFonts w:hAnsiTheme="minorEastAsia" w:hint="eastAsia"/>
          <w:color w:val="000000" w:themeColor="text1"/>
          <w:rPrChange w:id="1059" w:author="JY0225" w:date="2017-08-24T11:10:00Z">
            <w:rPr>
              <w:rFonts w:hint="eastAsia"/>
            </w:rPr>
          </w:rPrChange>
        </w:rPr>
        <w:t>了</w:t>
      </w:r>
      <w:r w:rsidRPr="00B207B1">
        <w:rPr>
          <w:rFonts w:hAnsiTheme="minorEastAsia" w:hint="eastAsia"/>
          <w:color w:val="000000" w:themeColor="text1"/>
          <w:rPrChange w:id="1060" w:author="JY0225" w:date="2017-08-24T11:10:00Z">
            <w:rPr>
              <w:rFonts w:hint="eastAsia"/>
            </w:rPr>
          </w:rPrChange>
        </w:rPr>
        <w:t>本地缓存管理，</w:t>
      </w:r>
      <w:del w:id="1061" w:author="Liu, Wu" w:date="2017-08-29T10:05:00Z">
        <w:r w:rsidRPr="00B207B1" w:rsidDel="00964D28">
          <w:rPr>
            <w:rFonts w:hAnsiTheme="minorEastAsia" w:hint="eastAsia"/>
            <w:color w:val="000000" w:themeColor="text1"/>
            <w:rPrChange w:id="1062" w:author="JY0225" w:date="2017-08-24T11:10:00Z">
              <w:rPr>
                <w:rFonts w:hint="eastAsia"/>
              </w:rPr>
            </w:rPrChange>
          </w:rPr>
          <w:delText>进一步</w:delText>
        </w:r>
      </w:del>
      <w:r w:rsidRPr="00B207B1">
        <w:rPr>
          <w:rFonts w:hAnsiTheme="minorEastAsia" w:hint="eastAsia"/>
          <w:color w:val="000000" w:themeColor="text1"/>
          <w:rPrChange w:id="1063" w:author="JY0225" w:date="2017-08-24T11:10:00Z">
            <w:rPr>
              <w:rFonts w:hint="eastAsia"/>
            </w:rPr>
          </w:rPrChange>
        </w:rPr>
        <w:t>减少</w:t>
      </w:r>
      <w:del w:id="1064" w:author="Liu, Wu" w:date="2017-08-29T10:05:00Z">
        <w:r w:rsidRPr="00B207B1" w:rsidDel="00964D28">
          <w:rPr>
            <w:rFonts w:hAnsiTheme="minorEastAsia" w:hint="eastAsia"/>
            <w:color w:val="000000" w:themeColor="text1"/>
            <w:rPrChange w:id="1065" w:author="JY0225" w:date="2017-08-24T11:10:00Z">
              <w:rPr>
                <w:rFonts w:hint="eastAsia"/>
              </w:rPr>
            </w:rPrChange>
          </w:rPr>
          <w:delText>了</w:delText>
        </w:r>
      </w:del>
      <w:r w:rsidRPr="00B207B1">
        <w:rPr>
          <w:rFonts w:hAnsiTheme="minorEastAsia" w:hint="eastAsia"/>
          <w:color w:val="000000" w:themeColor="text1"/>
          <w:rPrChange w:id="1066" w:author="JY0225" w:date="2017-08-24T11:10:00Z">
            <w:rPr>
              <w:rFonts w:hint="eastAsia"/>
            </w:rPr>
          </w:rPrChange>
        </w:rPr>
        <w:t>系统</w:t>
      </w:r>
      <w:r w:rsidRPr="00B207B1">
        <w:rPr>
          <w:rFonts w:hAnsiTheme="minorEastAsia"/>
          <w:color w:val="000000" w:themeColor="text1"/>
          <w:rPrChange w:id="1067" w:author="JY0225" w:date="2017-08-24T11:10:00Z">
            <w:rPr/>
          </w:rPrChange>
        </w:rPr>
        <w:t>I/O</w:t>
      </w:r>
      <w:r w:rsidRPr="00B207B1">
        <w:rPr>
          <w:rFonts w:hAnsiTheme="minorEastAsia" w:hint="eastAsia"/>
          <w:color w:val="000000" w:themeColor="text1"/>
          <w:rPrChange w:id="1068" w:author="JY0225" w:date="2017-08-24T11:10:00Z">
            <w:rPr>
              <w:rFonts w:hint="eastAsia"/>
            </w:rPr>
          </w:rPrChange>
        </w:rPr>
        <w:t>操作，提高了中间件</w:t>
      </w:r>
      <w:ins w:id="1069" w:author="Liu, Wu" w:date="2017-08-29T10:06:00Z">
        <w:r w:rsidR="00DF45B8" w:rsidRPr="00B207B1">
          <w:rPr>
            <w:rFonts w:hAnsiTheme="minorEastAsia" w:hint="eastAsia"/>
            <w:color w:val="000000" w:themeColor="text1"/>
          </w:rPr>
          <w:t>系统</w:t>
        </w:r>
      </w:ins>
      <w:ins w:id="1070" w:author="Liu, Wu" w:date="2017-08-29T10:05:00Z">
        <w:r w:rsidR="009A66B3" w:rsidRPr="00B207B1">
          <w:rPr>
            <w:rFonts w:hAnsiTheme="minorEastAsia" w:hint="eastAsia"/>
            <w:color w:val="000000" w:themeColor="text1"/>
          </w:rPr>
          <w:t>数据传输</w:t>
        </w:r>
      </w:ins>
      <w:r w:rsidRPr="00B207B1">
        <w:rPr>
          <w:rFonts w:hAnsiTheme="minorEastAsia" w:hint="eastAsia"/>
          <w:color w:val="000000" w:themeColor="text1"/>
          <w:rPrChange w:id="1071" w:author="JY0225" w:date="2017-08-24T11:10:00Z">
            <w:rPr>
              <w:rFonts w:hint="eastAsia"/>
            </w:rPr>
          </w:rPrChange>
        </w:rPr>
        <w:t>性能。</w:t>
      </w:r>
      <w:r w:rsidR="007020C5" w:rsidRPr="00B207B1">
        <w:rPr>
          <w:rFonts w:hAnsiTheme="minorEastAsia" w:hint="eastAsia"/>
          <w:color w:val="000000" w:themeColor="text1"/>
          <w:rPrChange w:id="1072" w:author="JY0225" w:date="2017-08-24T11:10:00Z">
            <w:rPr>
              <w:rFonts w:hint="eastAsia"/>
            </w:rPr>
          </w:rPrChange>
        </w:rPr>
        <w:t>同时，</w:t>
      </w:r>
      <w:r w:rsidR="00AF1FAE" w:rsidRPr="00B207B1">
        <w:rPr>
          <w:rFonts w:hAnsiTheme="minorEastAsia" w:hint="eastAsia"/>
          <w:color w:val="000000" w:themeColor="text1"/>
          <w:rPrChange w:id="1073" w:author="JY0225" w:date="2017-08-24T11:10:00Z">
            <w:rPr>
              <w:rFonts w:hint="eastAsia"/>
            </w:rPr>
          </w:rPrChange>
        </w:rPr>
        <w:t>利用服务器提供的</w:t>
      </w:r>
      <w:del w:id="1074" w:author="Liu, Wu" w:date="2017-08-29T10:06:00Z">
        <w:r w:rsidR="003A3FFF" w:rsidRPr="00B207B1" w:rsidDel="00512567">
          <w:rPr>
            <w:rFonts w:hAnsiTheme="minorEastAsia" w:hint="eastAsia"/>
            <w:color w:val="000000" w:themeColor="text1"/>
            <w:rPrChange w:id="1075" w:author="JY0225" w:date="2017-08-24T11:10:00Z">
              <w:rPr>
                <w:rFonts w:hint="eastAsia"/>
              </w:rPr>
            </w:rPrChange>
          </w:rPr>
          <w:delText>个人</w:delText>
        </w:r>
        <w:r w:rsidR="00476838" w:rsidRPr="00B207B1" w:rsidDel="00512567">
          <w:rPr>
            <w:rFonts w:hAnsiTheme="minorEastAsia" w:hint="eastAsia"/>
            <w:color w:val="000000" w:themeColor="text1"/>
            <w:rPrChange w:id="1076" w:author="JY0225" w:date="2017-08-24T11:10:00Z">
              <w:rPr>
                <w:rFonts w:hint="eastAsia"/>
              </w:rPr>
            </w:rPrChange>
          </w:rPr>
          <w:delText>备份</w:delText>
        </w:r>
        <w:r w:rsidR="00F253FF" w:rsidRPr="00B207B1" w:rsidDel="00512567">
          <w:rPr>
            <w:rFonts w:hAnsiTheme="minorEastAsia" w:hint="eastAsia"/>
            <w:color w:val="000000" w:themeColor="text1"/>
            <w:rPrChange w:id="1077" w:author="JY0225" w:date="2017-08-24T11:10:00Z">
              <w:rPr>
                <w:rFonts w:hint="eastAsia"/>
              </w:rPr>
            </w:rPrChange>
          </w:rPr>
          <w:delText>在</w:delText>
        </w:r>
      </w:del>
      <w:r w:rsidR="00DD69B5" w:rsidRPr="00B207B1">
        <w:rPr>
          <w:rFonts w:hAnsiTheme="minorEastAsia" w:hint="eastAsia"/>
          <w:color w:val="000000" w:themeColor="text1"/>
          <w:rPrChange w:id="1078" w:author="JY0225" w:date="2017-08-24T11:10:00Z">
            <w:rPr>
              <w:rFonts w:hint="eastAsia"/>
            </w:rPr>
          </w:rPrChange>
        </w:rPr>
        <w:t>云端</w:t>
      </w:r>
      <w:del w:id="1079" w:author="Liu, Wu" w:date="2017-08-29T10:06:00Z">
        <w:r w:rsidR="002E5632" w:rsidRPr="00B207B1" w:rsidDel="00512567">
          <w:rPr>
            <w:rFonts w:hAnsiTheme="minorEastAsia" w:hint="eastAsia"/>
            <w:color w:val="000000" w:themeColor="text1"/>
            <w:rPrChange w:id="1080" w:author="JY0225" w:date="2017-08-24T11:10:00Z">
              <w:rPr>
                <w:rFonts w:hint="eastAsia"/>
              </w:rPr>
            </w:rPrChange>
          </w:rPr>
          <w:delText>的</w:delText>
        </w:r>
      </w:del>
      <w:r w:rsidR="003A3FFF" w:rsidRPr="00B207B1">
        <w:rPr>
          <w:rFonts w:hAnsiTheme="minorEastAsia" w:hint="eastAsia"/>
          <w:color w:val="000000" w:themeColor="text1"/>
          <w:rPrChange w:id="1081" w:author="JY0225" w:date="2017-08-24T11:10:00Z">
            <w:rPr>
              <w:rFonts w:hint="eastAsia"/>
            </w:rPr>
          </w:rPrChange>
        </w:rPr>
        <w:t>数据信息</w:t>
      </w:r>
      <w:r w:rsidR="00AF1FAE" w:rsidRPr="00B207B1">
        <w:rPr>
          <w:rFonts w:hAnsiTheme="minorEastAsia" w:hint="eastAsia"/>
          <w:color w:val="000000" w:themeColor="text1"/>
          <w:rPrChange w:id="1082" w:author="JY0225" w:date="2017-08-24T11:10:00Z">
            <w:rPr>
              <w:rFonts w:hint="eastAsia"/>
            </w:rPr>
          </w:rPrChange>
        </w:rPr>
        <w:t>，实现</w:t>
      </w:r>
      <w:r w:rsidR="00B77C9D" w:rsidRPr="00B207B1">
        <w:rPr>
          <w:rFonts w:hAnsiTheme="minorEastAsia" w:hint="eastAsia"/>
          <w:color w:val="000000" w:themeColor="text1"/>
          <w:rPrChange w:id="1083" w:author="JY0225" w:date="2017-08-24T11:10:00Z">
            <w:rPr>
              <w:rFonts w:hint="eastAsia"/>
            </w:rPr>
          </w:rPrChange>
        </w:rPr>
        <w:t>了</w:t>
      </w:r>
      <w:r w:rsidR="000A335A" w:rsidRPr="00B207B1">
        <w:rPr>
          <w:rFonts w:hAnsiTheme="minorEastAsia" w:hint="eastAsia"/>
          <w:color w:val="000000" w:themeColor="text1"/>
          <w:rPrChange w:id="1084" w:author="JY0225" w:date="2017-08-24T11:10:00Z">
            <w:rPr>
              <w:rFonts w:hint="eastAsia"/>
            </w:rPr>
          </w:rPrChange>
        </w:rPr>
        <w:t>针对单一用户的“秒传</w:t>
      </w:r>
      <w:r w:rsidR="00AF1FAE" w:rsidRPr="00B207B1">
        <w:rPr>
          <w:rFonts w:hAnsiTheme="minorEastAsia" w:hint="eastAsia"/>
          <w:color w:val="000000" w:themeColor="text1"/>
          <w:rPrChange w:id="1085" w:author="JY0225" w:date="2017-08-24T11:10:00Z">
            <w:rPr>
              <w:rFonts w:hint="eastAsia"/>
            </w:rPr>
          </w:rPrChange>
        </w:rPr>
        <w:t>”</w:t>
      </w:r>
      <w:r w:rsidR="000A335A" w:rsidRPr="00B207B1">
        <w:rPr>
          <w:rFonts w:hAnsiTheme="minorEastAsia" w:hint="eastAsia"/>
          <w:color w:val="000000" w:themeColor="text1"/>
          <w:rPrChange w:id="1086" w:author="JY0225" w:date="2017-08-24T11:10:00Z">
            <w:rPr>
              <w:rFonts w:hint="eastAsia"/>
            </w:rPr>
          </w:rPrChange>
        </w:rPr>
        <w:t>功能</w:t>
      </w:r>
      <w:r w:rsidR="00AF1FAE" w:rsidRPr="00B207B1">
        <w:rPr>
          <w:rFonts w:hAnsiTheme="minorEastAsia" w:hint="eastAsia"/>
          <w:color w:val="000000" w:themeColor="text1"/>
          <w:rPrChange w:id="1087" w:author="JY0225" w:date="2017-08-24T11:10:00Z">
            <w:rPr>
              <w:rFonts w:hint="eastAsia"/>
            </w:rPr>
          </w:rPrChange>
        </w:rPr>
        <w:t>。</w:t>
      </w:r>
    </w:p>
    <w:p w14:paraId="2AE36F56" w14:textId="77777777" w:rsidR="00EA10DD" w:rsidRPr="00B207B1" w:rsidDel="005B0A10" w:rsidRDefault="00A41E84">
      <w:pPr>
        <w:numPr>
          <w:ilvl w:val="0"/>
          <w:numId w:val="18"/>
        </w:numPr>
        <w:spacing w:line="400" w:lineRule="exact"/>
        <w:rPr>
          <w:ins w:id="1088" w:author="微软用户" w:date="2017-08-20T10:10:00Z"/>
          <w:del w:id="1089" w:author="JY0225" w:date="2017-08-24T10:51:00Z"/>
          <w:rFonts w:hAnsiTheme="minorEastAsia"/>
          <w:color w:val="000000" w:themeColor="text1"/>
          <w:rPrChange w:id="1090" w:author="JY0225" w:date="2017-08-24T11:10:00Z">
            <w:rPr>
              <w:ins w:id="1091" w:author="微软用户" w:date="2017-08-20T10:10:00Z"/>
              <w:del w:id="1092" w:author="JY0225" w:date="2017-08-24T10:51:00Z"/>
            </w:rPr>
          </w:rPrChange>
        </w:rPr>
        <w:pPrChange w:id="1093" w:author="JY0225" w:date="2017-08-24T10:50:00Z">
          <w:pPr>
            <w:pStyle w:val="a5"/>
            <w:numPr>
              <w:numId w:val="12"/>
            </w:numPr>
            <w:spacing w:line="400" w:lineRule="exact"/>
            <w:ind w:left="1140" w:firstLineChars="0" w:hanging="720"/>
          </w:pPr>
        </w:pPrChange>
      </w:pPr>
      <w:ins w:id="1094" w:author="微软用户" w:date="2017-08-20T10:09:00Z">
        <w:del w:id="1095" w:author="JY0225" w:date="2017-08-24T10:51:00Z">
          <w:r w:rsidRPr="00B207B1" w:rsidDel="000D6605">
            <w:rPr>
              <w:rFonts w:hAnsiTheme="minorEastAsia"/>
              <w:color w:val="000000" w:themeColor="text1"/>
              <w:rPrChange w:id="1096" w:author="JY0225" w:date="2017-08-24T11:10:00Z">
                <w:rPr/>
              </w:rPrChange>
            </w:rPr>
            <w:delText xml:space="preserve">4. </w:delText>
          </w:r>
        </w:del>
      </w:ins>
      <w:r w:rsidR="00016F32" w:rsidRPr="00B207B1">
        <w:rPr>
          <w:rFonts w:hAnsiTheme="minorEastAsia" w:hint="eastAsia"/>
          <w:color w:val="000000" w:themeColor="text1"/>
          <w:rPrChange w:id="1097" w:author="JY0225" w:date="2017-08-24T11:10:00Z">
            <w:rPr>
              <w:rFonts w:hint="eastAsia"/>
            </w:rPr>
          </w:rPrChange>
        </w:rPr>
        <w:t>多应用适配：</w:t>
      </w:r>
      <w:r w:rsidR="00E4327E" w:rsidRPr="00B207B1">
        <w:rPr>
          <w:rFonts w:hAnsiTheme="minorEastAsia" w:hint="eastAsia"/>
          <w:color w:val="000000" w:themeColor="text1"/>
          <w:rPrChange w:id="1098" w:author="JY0225" w:date="2017-08-24T11:10:00Z">
            <w:rPr>
              <w:rFonts w:hint="eastAsia"/>
            </w:rPr>
          </w:rPrChange>
        </w:rPr>
        <w:t>现有</w:t>
      </w:r>
      <w:r w:rsidR="007669AA" w:rsidRPr="00B207B1">
        <w:rPr>
          <w:rFonts w:hAnsiTheme="minorEastAsia" w:hint="eastAsia"/>
          <w:color w:val="000000" w:themeColor="text1"/>
          <w:rPrChange w:id="1099" w:author="JY0225" w:date="2017-08-24T11:10:00Z">
            <w:rPr>
              <w:rFonts w:hint="eastAsia"/>
            </w:rPr>
          </w:rPrChange>
        </w:rPr>
        <w:t>的中间件系统只支持单一的</w:t>
      </w:r>
      <w:r w:rsidR="007669AA" w:rsidRPr="00B207B1">
        <w:rPr>
          <w:rFonts w:hAnsiTheme="minorEastAsia"/>
          <w:color w:val="000000" w:themeColor="text1"/>
          <w:rPrChange w:id="1100" w:author="JY0225" w:date="2017-08-24T11:10:00Z">
            <w:rPr/>
          </w:rPrChange>
        </w:rPr>
        <w:t>CLI</w:t>
      </w:r>
      <w:ins w:id="1101" w:author="Liu, Wu" w:date="2017-08-29T10:06:00Z">
        <w:r w:rsidR="00063713" w:rsidRPr="00B207B1">
          <w:rPr>
            <w:rFonts w:hAnsiTheme="minorEastAsia" w:hint="eastAsia"/>
          </w:rPr>
          <w:t>（</w:t>
        </w:r>
        <w:r w:rsidR="00063713" w:rsidRPr="00B207B1">
          <w:rPr>
            <w:rFonts w:hAnsiTheme="minorEastAsia"/>
          </w:rPr>
          <w:t>Command Line Interface</w:t>
        </w:r>
        <w:r w:rsidR="00063713" w:rsidRPr="00B207B1">
          <w:rPr>
            <w:rFonts w:hAnsiTheme="minorEastAsia" w:hint="eastAsia"/>
          </w:rPr>
          <w:t>）</w:t>
        </w:r>
      </w:ins>
      <w:r w:rsidR="007669AA" w:rsidRPr="00B207B1">
        <w:rPr>
          <w:rFonts w:hAnsiTheme="minorEastAsia" w:hint="eastAsia"/>
          <w:color w:val="000000" w:themeColor="text1"/>
          <w:rPrChange w:id="1102" w:author="JY0225" w:date="2017-08-24T11:10:00Z">
            <w:rPr>
              <w:rFonts w:hint="eastAsia"/>
            </w:rPr>
          </w:rPrChange>
        </w:rPr>
        <w:t>客户端，</w:t>
      </w:r>
      <w:r w:rsidR="003A758E" w:rsidRPr="00B207B1">
        <w:rPr>
          <w:rFonts w:hAnsiTheme="minorEastAsia" w:hint="eastAsia"/>
          <w:color w:val="000000" w:themeColor="text1"/>
          <w:rPrChange w:id="1103" w:author="JY0225" w:date="2017-08-24T11:10:00Z">
            <w:rPr>
              <w:rFonts w:hint="eastAsia"/>
            </w:rPr>
          </w:rPrChange>
        </w:rPr>
        <w:t>为</w:t>
      </w:r>
      <w:r w:rsidR="003B00C8" w:rsidRPr="00B207B1">
        <w:rPr>
          <w:rFonts w:hAnsiTheme="minorEastAsia" w:hint="eastAsia"/>
          <w:color w:val="000000" w:themeColor="text1"/>
          <w:rPrChange w:id="1104" w:author="JY0225" w:date="2017-08-24T11:10:00Z">
            <w:rPr>
              <w:rFonts w:hint="eastAsia"/>
            </w:rPr>
          </w:rPrChange>
        </w:rPr>
        <w:t>实现</w:t>
      </w:r>
      <w:r w:rsidR="00016F32" w:rsidRPr="00B207B1">
        <w:rPr>
          <w:rFonts w:hAnsiTheme="minorEastAsia" w:hint="eastAsia"/>
          <w:color w:val="000000" w:themeColor="text1"/>
          <w:rPrChange w:id="1105" w:author="JY0225" w:date="2017-08-24T11:10:00Z">
            <w:rPr>
              <w:rFonts w:hint="eastAsia"/>
            </w:rPr>
          </w:rPrChange>
        </w:rPr>
        <w:t>对不同</w:t>
      </w:r>
    </w:p>
    <w:p w14:paraId="7232F9D3" w14:textId="41B4E17B" w:rsidR="00016F32" w:rsidRPr="00B207B1" w:rsidRDefault="00016F32">
      <w:pPr>
        <w:numPr>
          <w:ilvl w:val="0"/>
          <w:numId w:val="18"/>
        </w:numPr>
        <w:spacing w:line="400" w:lineRule="exact"/>
        <w:rPr>
          <w:rFonts w:hAnsiTheme="minorEastAsia"/>
        </w:rPr>
        <w:pPrChange w:id="1106" w:author="微软用户" w:date="2017-08-20T10:10:00Z">
          <w:pPr>
            <w:pStyle w:val="a5"/>
            <w:numPr>
              <w:numId w:val="12"/>
            </w:numPr>
            <w:spacing w:line="400" w:lineRule="exact"/>
            <w:ind w:left="1140" w:firstLineChars="0" w:hanging="720"/>
          </w:pPr>
        </w:pPrChange>
      </w:pPr>
      <w:r w:rsidRPr="00B207B1">
        <w:rPr>
          <w:rFonts w:hAnsiTheme="minorEastAsia" w:hint="eastAsia"/>
          <w:rPrChange w:id="1107" w:author="JY0225" w:date="2017-08-24T11:10:00Z">
            <w:rPr>
              <w:rFonts w:hint="eastAsia"/>
            </w:rPr>
          </w:rPrChange>
        </w:rPr>
        <w:t>客户端请求的适配</w:t>
      </w:r>
      <w:r w:rsidR="00ED4E9C" w:rsidRPr="00B207B1">
        <w:rPr>
          <w:rFonts w:hAnsiTheme="minorEastAsia" w:hint="eastAsia"/>
          <w:rPrChange w:id="1108" w:author="JY0225" w:date="2017-08-24T11:10:00Z">
            <w:rPr>
              <w:rFonts w:hint="eastAsia"/>
            </w:rPr>
          </w:rPrChange>
        </w:rPr>
        <w:t>，支持更多的客户端类型</w:t>
      </w:r>
      <w:r w:rsidR="00A60C8D" w:rsidRPr="00B207B1">
        <w:rPr>
          <w:rFonts w:hAnsiTheme="minorEastAsia" w:hint="eastAsia"/>
          <w:rPrChange w:id="1109" w:author="JY0225" w:date="2017-08-24T11:10:00Z">
            <w:rPr>
              <w:rFonts w:hint="eastAsia"/>
            </w:rPr>
          </w:rPrChange>
        </w:rPr>
        <w:t>，对系统的跨平台性做了优化</w:t>
      </w:r>
      <w:r w:rsidRPr="00B207B1">
        <w:rPr>
          <w:rFonts w:hAnsiTheme="minorEastAsia" w:hint="eastAsia"/>
          <w:rPrChange w:id="1110" w:author="JY0225" w:date="2017-08-24T11:10:00Z">
            <w:rPr>
              <w:rFonts w:hint="eastAsia"/>
            </w:rPr>
          </w:rPrChange>
        </w:rPr>
        <w:t>。</w:t>
      </w:r>
      <w:ins w:id="1111" w:author="Liu, Wu" w:date="2017-08-29T10:07:00Z">
        <w:r w:rsidR="00127BE2" w:rsidRPr="00B207B1">
          <w:rPr>
            <w:rFonts w:hAnsiTheme="minorEastAsia"/>
          </w:rPr>
          <w:t>本</w:t>
        </w:r>
        <w:r w:rsidR="008A756F" w:rsidRPr="00B207B1">
          <w:rPr>
            <w:rFonts w:hAnsiTheme="minorEastAsia"/>
          </w:rPr>
          <w:t>研究工作</w:t>
        </w:r>
      </w:ins>
      <w:del w:id="1112" w:author="Liu, Wu" w:date="2017-08-29T10:07:00Z">
        <w:r w:rsidR="00861A66" w:rsidRPr="00B207B1" w:rsidDel="00127BE2">
          <w:rPr>
            <w:rFonts w:hAnsiTheme="minorEastAsia" w:hint="eastAsia"/>
            <w:rPrChange w:id="1113" w:author="JY0225" w:date="2017-08-24T11:10:00Z">
              <w:rPr>
                <w:rFonts w:hint="eastAsia"/>
              </w:rPr>
            </w:rPrChange>
          </w:rPr>
          <w:delText>此外</w:delText>
        </w:r>
        <w:r w:rsidR="00EC54D4" w:rsidRPr="00B207B1" w:rsidDel="00127BE2">
          <w:rPr>
            <w:rFonts w:hAnsiTheme="minorEastAsia" w:hint="eastAsia"/>
            <w:rPrChange w:id="1114" w:author="JY0225" w:date="2017-08-24T11:10:00Z">
              <w:rPr>
                <w:rFonts w:hint="eastAsia"/>
              </w:rPr>
            </w:rPrChange>
          </w:rPr>
          <w:delText>，</w:delText>
        </w:r>
      </w:del>
      <w:r w:rsidR="00C115C8" w:rsidRPr="00B207B1">
        <w:rPr>
          <w:rFonts w:hAnsiTheme="minorEastAsia" w:hint="eastAsia"/>
          <w:rPrChange w:id="1115" w:author="JY0225" w:date="2017-08-24T11:10:00Z">
            <w:rPr>
              <w:rFonts w:hint="eastAsia"/>
            </w:rPr>
          </w:rPrChange>
        </w:rPr>
        <w:t>开发</w:t>
      </w:r>
      <w:r w:rsidR="00085B69" w:rsidRPr="00B207B1">
        <w:rPr>
          <w:rFonts w:hAnsiTheme="minorEastAsia" w:hint="eastAsia"/>
          <w:rPrChange w:id="1116" w:author="JY0225" w:date="2017-08-24T11:10:00Z">
            <w:rPr>
              <w:rFonts w:hint="eastAsia"/>
            </w:rPr>
          </w:rPrChange>
        </w:rPr>
        <w:t>了</w:t>
      </w:r>
      <w:r w:rsidR="00EC54D4" w:rsidRPr="00B207B1">
        <w:rPr>
          <w:rFonts w:hAnsiTheme="minorEastAsia" w:hint="eastAsia"/>
          <w:rPrChange w:id="1117" w:author="JY0225" w:date="2017-08-24T11:10:00Z">
            <w:rPr>
              <w:rFonts w:hint="eastAsia"/>
            </w:rPr>
          </w:rPrChange>
        </w:rPr>
        <w:t>一款基于</w:t>
      </w:r>
      <w:r w:rsidR="006707F9" w:rsidRPr="00B207B1">
        <w:rPr>
          <w:rFonts w:hAnsiTheme="minorEastAsia"/>
          <w:rPrChange w:id="1118" w:author="JY0225" w:date="2017-08-24T11:10:00Z">
            <w:rPr/>
          </w:rPrChange>
        </w:rPr>
        <w:t>Firefox</w:t>
      </w:r>
      <w:r w:rsidR="00EC54D4" w:rsidRPr="00B207B1">
        <w:rPr>
          <w:rFonts w:hAnsiTheme="minorEastAsia" w:hint="eastAsia"/>
          <w:rPrChange w:id="1119" w:author="JY0225" w:date="2017-08-24T11:10:00Z">
            <w:rPr>
              <w:rFonts w:hint="eastAsia"/>
            </w:rPr>
          </w:rPrChange>
        </w:rPr>
        <w:t>浏览器的</w:t>
      </w:r>
      <w:r w:rsidR="002E5718" w:rsidRPr="00B207B1">
        <w:rPr>
          <w:rFonts w:hAnsiTheme="minorEastAsia" w:hint="eastAsia"/>
          <w:rPrChange w:id="1120" w:author="JY0225" w:date="2017-08-24T11:10:00Z">
            <w:rPr>
              <w:rFonts w:hint="eastAsia"/>
            </w:rPr>
          </w:rPrChange>
        </w:rPr>
        <w:t>扩展</w:t>
      </w:r>
      <w:ins w:id="1121" w:author="Liu, Wu" w:date="2017-08-29T10:07:00Z">
        <w:r w:rsidR="0002707A" w:rsidRPr="00B207B1">
          <w:rPr>
            <w:rFonts w:hAnsiTheme="minorEastAsia" w:hint="eastAsia"/>
          </w:rPr>
          <w:t>应用</w:t>
        </w:r>
      </w:ins>
      <w:r w:rsidR="00EC54D4" w:rsidRPr="00B207B1">
        <w:rPr>
          <w:rFonts w:hAnsiTheme="minorEastAsia" w:hint="eastAsia"/>
          <w:rPrChange w:id="1122" w:author="JY0225" w:date="2017-08-24T11:10:00Z">
            <w:rPr>
              <w:rFonts w:hint="eastAsia"/>
            </w:rPr>
          </w:rPrChange>
        </w:rPr>
        <w:t>，用户可以利用</w:t>
      </w:r>
      <w:r w:rsidR="002E5718" w:rsidRPr="00B207B1">
        <w:rPr>
          <w:rFonts w:hAnsiTheme="minorEastAsia" w:hint="eastAsia"/>
          <w:rPrChange w:id="1123" w:author="JY0225" w:date="2017-08-24T11:10:00Z">
            <w:rPr>
              <w:rFonts w:hint="eastAsia"/>
            </w:rPr>
          </w:rPrChange>
        </w:rPr>
        <w:t>扩展</w:t>
      </w:r>
      <w:ins w:id="1124" w:author="Liu, Wu" w:date="2017-08-29T10:07:00Z">
        <w:r w:rsidR="00C56D9C" w:rsidRPr="00B207B1">
          <w:rPr>
            <w:rFonts w:hAnsiTheme="minorEastAsia" w:hint="eastAsia"/>
          </w:rPr>
          <w:t>应用</w:t>
        </w:r>
      </w:ins>
      <w:r w:rsidR="00EC54D4" w:rsidRPr="00B207B1">
        <w:rPr>
          <w:rFonts w:hAnsiTheme="minorEastAsia" w:hint="eastAsia"/>
          <w:rPrChange w:id="1125" w:author="JY0225" w:date="2017-08-24T11:10:00Z">
            <w:rPr>
              <w:rFonts w:hint="eastAsia"/>
            </w:rPr>
          </w:rPrChange>
        </w:rPr>
        <w:t>使用云</w:t>
      </w:r>
      <w:r w:rsidR="00476838" w:rsidRPr="00B207B1">
        <w:rPr>
          <w:rFonts w:hAnsiTheme="minorEastAsia" w:hint="eastAsia"/>
          <w:rPrChange w:id="1126" w:author="JY0225" w:date="2017-08-24T11:10:00Z">
            <w:rPr>
              <w:rFonts w:hint="eastAsia"/>
            </w:rPr>
          </w:rPrChange>
        </w:rPr>
        <w:t>备份</w:t>
      </w:r>
      <w:r w:rsidR="00EC54D4" w:rsidRPr="00B207B1">
        <w:rPr>
          <w:rFonts w:hAnsiTheme="minorEastAsia" w:hint="eastAsia"/>
          <w:rPrChange w:id="1127" w:author="JY0225" w:date="2017-08-24T11:10:00Z">
            <w:rPr>
              <w:rFonts w:hint="eastAsia"/>
            </w:rPr>
          </w:rPrChange>
        </w:rPr>
        <w:t>服务</w:t>
      </w:r>
      <w:r w:rsidR="005C14A3" w:rsidRPr="00B207B1">
        <w:rPr>
          <w:rFonts w:hAnsiTheme="minorEastAsia" w:hint="eastAsia"/>
          <w:rPrChange w:id="1128" w:author="JY0225" w:date="2017-08-24T11:10:00Z">
            <w:rPr>
              <w:rFonts w:hint="eastAsia"/>
            </w:rPr>
          </w:rPrChange>
        </w:rPr>
        <w:t>，并提供了</w:t>
      </w:r>
      <w:r w:rsidR="007846F5" w:rsidRPr="00B207B1">
        <w:rPr>
          <w:rFonts w:hAnsiTheme="minorEastAsia"/>
          <w:rPrChange w:id="1129" w:author="JY0225" w:date="2017-08-24T11:10:00Z">
            <w:rPr/>
          </w:rPrChange>
        </w:rPr>
        <w:t>Java</w:t>
      </w:r>
      <w:r w:rsidR="007846F5" w:rsidRPr="00B207B1">
        <w:rPr>
          <w:rFonts w:hAnsiTheme="minorEastAsia" w:hint="eastAsia"/>
          <w:rPrChange w:id="1130" w:author="JY0225" w:date="2017-08-24T11:10:00Z">
            <w:rPr>
              <w:rFonts w:hint="eastAsia"/>
            </w:rPr>
          </w:rPrChange>
        </w:rPr>
        <w:t>平台</w:t>
      </w:r>
      <w:r w:rsidR="00836BF3" w:rsidRPr="00B207B1">
        <w:rPr>
          <w:rFonts w:hAnsiTheme="minorEastAsia" w:hint="eastAsia"/>
          <w:rPrChange w:id="1131" w:author="JY0225" w:date="2017-08-24T11:10:00Z">
            <w:rPr>
              <w:rFonts w:hint="eastAsia"/>
            </w:rPr>
          </w:rPrChange>
        </w:rPr>
        <w:t>的</w:t>
      </w:r>
      <w:r w:rsidR="007846F5" w:rsidRPr="00B207B1">
        <w:rPr>
          <w:rFonts w:hAnsiTheme="minorEastAsia" w:hint="eastAsia"/>
          <w:rPrChange w:id="1132" w:author="JY0225" w:date="2017-08-24T11:10:00Z">
            <w:rPr>
              <w:rFonts w:hint="eastAsia"/>
            </w:rPr>
          </w:rPrChange>
        </w:rPr>
        <w:t>软件开发包（</w:t>
      </w:r>
      <w:r w:rsidR="007846F5" w:rsidRPr="00B207B1">
        <w:rPr>
          <w:rFonts w:hAnsiTheme="minorEastAsia"/>
          <w:rPrChange w:id="1133" w:author="JY0225" w:date="2017-08-24T11:10:00Z">
            <w:rPr/>
          </w:rPrChange>
        </w:rPr>
        <w:t>SDK</w:t>
      </w:r>
      <w:r w:rsidR="007846F5" w:rsidRPr="00B207B1">
        <w:rPr>
          <w:rFonts w:hAnsiTheme="minorEastAsia" w:hint="eastAsia"/>
          <w:rPrChange w:id="1134" w:author="JY0225" w:date="2017-08-24T11:10:00Z">
            <w:rPr>
              <w:rFonts w:hint="eastAsia"/>
            </w:rPr>
          </w:rPrChange>
        </w:rPr>
        <w:t>）</w:t>
      </w:r>
      <w:r w:rsidR="009D4C79" w:rsidRPr="00B207B1">
        <w:rPr>
          <w:rStyle w:val="affff8"/>
          <w:rFonts w:hAnsiTheme="minorEastAsia"/>
          <w:rPrChange w:id="1135" w:author="JY0225" w:date="2017-08-24T11:10:00Z">
            <w:rPr>
              <w:rStyle w:val="affff8"/>
              <w:rFonts w:ascii="Times New Roman" w:hAnsi="Times New Roman"/>
              <w:spacing w:val="10"/>
            </w:rPr>
          </w:rPrChange>
        </w:rPr>
        <w:footnoteReference w:id="5"/>
      </w:r>
      <w:r w:rsidR="007846F5" w:rsidRPr="00B207B1">
        <w:rPr>
          <w:rFonts w:hAnsiTheme="minorEastAsia" w:hint="eastAsia"/>
          <w:rPrChange w:id="1136" w:author="JY0225" w:date="2017-08-24T11:10:00Z">
            <w:rPr>
              <w:rFonts w:hint="eastAsia"/>
            </w:rPr>
          </w:rPrChange>
        </w:rPr>
        <w:t>，</w:t>
      </w:r>
      <w:r w:rsidR="007846F5" w:rsidRPr="00B207B1">
        <w:rPr>
          <w:rFonts w:hAnsiTheme="minorEastAsia"/>
          <w:rPrChange w:id="1137" w:author="JY0225" w:date="2017-08-24T11:10:00Z">
            <w:rPr/>
          </w:rPrChange>
        </w:rPr>
        <w:t>Java</w:t>
      </w:r>
      <w:r w:rsidR="007846F5" w:rsidRPr="00B207B1">
        <w:rPr>
          <w:rFonts w:hAnsiTheme="minorEastAsia" w:hint="eastAsia"/>
          <w:rPrChange w:id="1138" w:author="JY0225" w:date="2017-08-24T11:10:00Z">
            <w:rPr>
              <w:rFonts w:hint="eastAsia"/>
            </w:rPr>
          </w:rPrChange>
        </w:rPr>
        <w:t>开发者可以利用</w:t>
      </w:r>
      <w:r w:rsidR="0098390A" w:rsidRPr="00B207B1">
        <w:rPr>
          <w:rFonts w:hAnsiTheme="minorEastAsia" w:hint="eastAsia"/>
          <w:rPrChange w:id="1139" w:author="JY0225" w:date="2017-08-24T11:10:00Z">
            <w:rPr>
              <w:rFonts w:hint="eastAsia"/>
            </w:rPr>
          </w:rPrChange>
        </w:rPr>
        <w:t>该开发包提供的应用接口</w:t>
      </w:r>
      <w:del w:id="1140" w:author="Liu, Wu" w:date="2017-08-29T10:07:00Z">
        <w:r w:rsidR="0098390A" w:rsidRPr="00B207B1" w:rsidDel="00B6261D">
          <w:rPr>
            <w:rFonts w:hAnsiTheme="minorEastAsia"/>
            <w:rPrChange w:id="1141" w:author="JY0225" w:date="2017-08-24T11:10:00Z">
              <w:rPr/>
            </w:rPrChange>
          </w:rPr>
          <w:delText>API</w:delText>
        </w:r>
      </w:del>
      <w:r w:rsidR="00166AF1" w:rsidRPr="00B207B1">
        <w:rPr>
          <w:rFonts w:hAnsiTheme="minorEastAsia" w:hint="eastAsia"/>
          <w:rPrChange w:id="1142" w:author="JY0225" w:date="2017-08-24T11:10:00Z">
            <w:rPr>
              <w:rFonts w:hint="eastAsia"/>
            </w:rPr>
          </w:rPrChange>
        </w:rPr>
        <w:t>来</w:t>
      </w:r>
      <w:r w:rsidR="007A5DAE" w:rsidRPr="00B207B1">
        <w:rPr>
          <w:rFonts w:hAnsiTheme="minorEastAsia" w:hint="eastAsia"/>
          <w:rPrChange w:id="1143" w:author="JY0225" w:date="2017-08-24T11:10:00Z">
            <w:rPr>
              <w:rFonts w:hint="eastAsia"/>
            </w:rPr>
          </w:rPrChange>
        </w:rPr>
        <w:t>集成</w:t>
      </w:r>
      <w:del w:id="1144" w:author="Liu, Wu" w:date="2017-08-29T10:08:00Z">
        <w:r w:rsidR="00586372" w:rsidRPr="00B207B1" w:rsidDel="00A00D3D">
          <w:rPr>
            <w:rFonts w:hAnsiTheme="minorEastAsia" w:hint="eastAsia"/>
            <w:rPrChange w:id="1145" w:author="JY0225" w:date="2017-08-24T11:10:00Z">
              <w:rPr>
                <w:rFonts w:hint="eastAsia"/>
              </w:rPr>
            </w:rPrChange>
          </w:rPr>
          <w:delText>该</w:delText>
        </w:r>
        <w:r w:rsidR="003E267A" w:rsidRPr="00B207B1" w:rsidDel="00A00D3D">
          <w:rPr>
            <w:rFonts w:hAnsiTheme="minorEastAsia" w:hint="eastAsia"/>
            <w:rPrChange w:id="1146" w:author="JY0225" w:date="2017-08-24T11:10:00Z">
              <w:rPr>
                <w:rFonts w:hint="eastAsia"/>
              </w:rPr>
            </w:rPrChange>
          </w:rPr>
          <w:delText>款</w:delText>
        </w:r>
      </w:del>
      <w:r w:rsidR="00A93F1C" w:rsidRPr="00B207B1">
        <w:rPr>
          <w:rFonts w:hAnsiTheme="minorEastAsia" w:hint="eastAsia"/>
          <w:rPrChange w:id="1147" w:author="JY0225" w:date="2017-08-24T11:10:00Z">
            <w:rPr>
              <w:rFonts w:hint="eastAsia"/>
            </w:rPr>
          </w:rPrChange>
        </w:rPr>
        <w:t>云</w:t>
      </w:r>
      <w:r w:rsidR="00476838" w:rsidRPr="00B207B1">
        <w:rPr>
          <w:rFonts w:hAnsiTheme="minorEastAsia" w:hint="eastAsia"/>
          <w:rPrChange w:id="1148" w:author="JY0225" w:date="2017-08-24T11:10:00Z">
            <w:rPr>
              <w:rFonts w:hint="eastAsia"/>
            </w:rPr>
          </w:rPrChange>
        </w:rPr>
        <w:t>备份</w:t>
      </w:r>
      <w:r w:rsidR="00821773" w:rsidRPr="00B207B1">
        <w:rPr>
          <w:rFonts w:hAnsiTheme="minorEastAsia" w:hint="eastAsia"/>
          <w:rPrChange w:id="1149" w:author="JY0225" w:date="2017-08-24T11:10:00Z">
            <w:rPr>
              <w:rFonts w:hint="eastAsia"/>
            </w:rPr>
          </w:rPrChange>
        </w:rPr>
        <w:t>服务</w:t>
      </w:r>
      <w:r w:rsidR="009F1FA9" w:rsidRPr="00B207B1">
        <w:rPr>
          <w:rFonts w:hAnsiTheme="minorEastAsia" w:hint="eastAsia"/>
          <w:rPrChange w:id="1150" w:author="JY0225" w:date="2017-08-24T11:10:00Z">
            <w:rPr>
              <w:rFonts w:hint="eastAsia"/>
            </w:rPr>
          </w:rPrChange>
        </w:rPr>
        <w:t>。</w:t>
      </w:r>
    </w:p>
    <w:p w14:paraId="28A70DB6" w14:textId="572018A0" w:rsidR="00DB1156" w:rsidRPr="004E5D96" w:rsidRDefault="004E5D96" w:rsidP="004E5D96">
      <w:pPr>
        <w:spacing w:line="400" w:lineRule="exact"/>
        <w:ind w:firstLine="360"/>
        <w:rPr>
          <w:rFonts w:hAnsiTheme="minorEastAsia"/>
          <w:color w:val="000000" w:themeColor="text1"/>
          <w:rPrChange w:id="1151" w:author="JY0225" w:date="2017-08-24T11:10:00Z">
            <w:rPr/>
          </w:rPrChange>
        </w:rPr>
      </w:pPr>
      <w:r w:rsidRPr="004E5D96">
        <w:rPr>
          <w:rFonts w:hAnsiTheme="minorEastAsia" w:hint="eastAsia"/>
          <w:color w:val="000000" w:themeColor="text1"/>
        </w:rPr>
        <w:t>本文</w:t>
      </w:r>
      <w:r w:rsidR="00DB1156" w:rsidRPr="004E5D96">
        <w:rPr>
          <w:rFonts w:hAnsiTheme="minorEastAsia" w:hint="eastAsia"/>
          <w:color w:val="000000" w:themeColor="text1"/>
        </w:rPr>
        <w:t>实现</w:t>
      </w:r>
      <w:r>
        <w:rPr>
          <w:rFonts w:hAnsiTheme="minorEastAsia" w:hint="eastAsia"/>
          <w:color w:val="000000" w:themeColor="text1"/>
        </w:rPr>
        <w:t>以上研究工作内容，</w:t>
      </w:r>
      <w:r w:rsidR="006B62E9">
        <w:rPr>
          <w:rFonts w:hAnsiTheme="minorEastAsia" w:hint="eastAsia"/>
          <w:color w:val="000000" w:themeColor="text1"/>
        </w:rPr>
        <w:t>经测试表明，</w:t>
      </w:r>
      <w:r>
        <w:rPr>
          <w:rFonts w:hAnsiTheme="minorEastAsia" w:hint="eastAsia"/>
          <w:color w:val="000000" w:themeColor="text1"/>
        </w:rPr>
        <w:t>优化后的中间件系统具有更好的安全性、稳定性</w:t>
      </w:r>
      <w:r w:rsidR="009760F8">
        <w:rPr>
          <w:rFonts w:hAnsiTheme="minorEastAsia" w:hint="eastAsia"/>
          <w:color w:val="000000" w:themeColor="text1"/>
        </w:rPr>
        <w:t>、鲁棒性并具备一定的可扩展性。</w:t>
      </w:r>
      <w:r w:rsidR="0002799B">
        <w:rPr>
          <w:rFonts w:hAnsiTheme="minorEastAsia" w:hint="eastAsia"/>
          <w:color w:val="000000" w:themeColor="text1"/>
        </w:rPr>
        <w:t>相较于国内外成熟的云备份服务产品，</w:t>
      </w:r>
      <w:r w:rsidR="003D2433">
        <w:rPr>
          <w:rFonts w:hAnsiTheme="minorEastAsia" w:hint="eastAsia"/>
          <w:color w:val="000000" w:themeColor="text1"/>
        </w:rPr>
        <w:t>在核心功能</w:t>
      </w:r>
      <w:r w:rsidR="00F85107">
        <w:rPr>
          <w:rFonts w:hAnsiTheme="minorEastAsia" w:hint="eastAsia"/>
          <w:color w:val="000000" w:themeColor="text1"/>
        </w:rPr>
        <w:t>特性</w:t>
      </w:r>
      <w:r w:rsidR="003D2433">
        <w:rPr>
          <w:rFonts w:hAnsiTheme="minorEastAsia" w:hint="eastAsia"/>
          <w:color w:val="000000" w:themeColor="text1"/>
        </w:rPr>
        <w:t>上与其保持一致</w:t>
      </w:r>
      <w:r w:rsidR="00E3109A">
        <w:rPr>
          <w:rFonts w:hAnsiTheme="minorEastAsia" w:hint="eastAsia"/>
          <w:color w:val="000000" w:themeColor="text1"/>
        </w:rPr>
        <w:t>。此外</w:t>
      </w:r>
      <w:r w:rsidR="0013202F">
        <w:rPr>
          <w:rFonts w:hAnsiTheme="minorEastAsia" w:hint="eastAsia"/>
          <w:color w:val="000000" w:themeColor="text1"/>
        </w:rPr>
        <w:t>，</w:t>
      </w:r>
      <w:r w:rsidR="003D2433">
        <w:rPr>
          <w:rFonts w:hAnsiTheme="minorEastAsia" w:hint="eastAsia"/>
          <w:color w:val="000000" w:themeColor="text1"/>
        </w:rPr>
        <w:t>提供了下载本地缓存</w:t>
      </w:r>
      <w:r w:rsidR="000D0D1E">
        <w:rPr>
          <w:rFonts w:hAnsiTheme="minorEastAsia" w:hint="eastAsia"/>
          <w:color w:val="000000" w:themeColor="text1"/>
        </w:rPr>
        <w:t>功能</w:t>
      </w:r>
      <w:r w:rsidR="003D2433">
        <w:rPr>
          <w:rFonts w:hAnsiTheme="minorEastAsia" w:hint="eastAsia"/>
          <w:color w:val="000000" w:themeColor="text1"/>
        </w:rPr>
        <w:t>以及浏览器扩展应用形式的客户端类型。</w:t>
      </w:r>
    </w:p>
    <w:p w14:paraId="2BC5D4E9" w14:textId="3968A473" w:rsidR="002E3864" w:rsidRPr="00B207B1" w:rsidRDefault="002E3864" w:rsidP="00BE5E25">
      <w:pPr>
        <w:pStyle w:val="21"/>
        <w:spacing w:line="240" w:lineRule="auto"/>
      </w:pPr>
      <w:bookmarkStart w:id="1152" w:name="_Toc420959835"/>
      <w:bookmarkStart w:id="1153" w:name="_Toc421026899"/>
      <w:bookmarkStart w:id="1154" w:name="_Toc421230571"/>
      <w:bookmarkStart w:id="1155" w:name="_Toc491952419"/>
      <w:r w:rsidRPr="00B207B1">
        <w:t xml:space="preserve">1.3 </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005779BA" w:rsidRPr="00B207B1">
        <w:rPr>
          <w:rFonts w:hint="eastAsia"/>
        </w:rPr>
        <w:t>论文</w:t>
      </w:r>
      <w:r w:rsidR="00BE5E25" w:rsidRPr="00B207B1">
        <w:rPr>
          <w:rFonts w:hint="eastAsia"/>
        </w:rPr>
        <w:t>的</w:t>
      </w:r>
      <w:r w:rsidRPr="00B207B1">
        <w:t>组织</w:t>
      </w:r>
      <w:bookmarkEnd w:id="1152"/>
      <w:bookmarkEnd w:id="1153"/>
      <w:bookmarkEnd w:id="1154"/>
      <w:bookmarkEnd w:id="1155"/>
    </w:p>
    <w:p w14:paraId="5F85C7A8" w14:textId="65EE955B" w:rsidR="00355673" w:rsidRPr="00B207B1" w:rsidRDefault="001F3E1E" w:rsidP="00C22046">
      <w:pPr>
        <w:spacing w:line="400" w:lineRule="exact"/>
        <w:rPr>
          <w:rFonts w:ascii="Times New Roman" w:hAnsi="Times New Roman"/>
          <w:szCs w:val="20"/>
        </w:rPr>
      </w:pPr>
      <w:r w:rsidRPr="00B207B1">
        <w:tab/>
      </w:r>
      <w:r w:rsidR="00DB1156" w:rsidRPr="00B207B1">
        <w:rPr>
          <w:rFonts w:ascii="Times New Roman" w:hAnsi="Times New Roman"/>
          <w:szCs w:val="20"/>
        </w:rPr>
        <w:t>本文</w:t>
      </w:r>
      <w:r w:rsidR="001043FC" w:rsidRPr="00B207B1">
        <w:rPr>
          <w:rFonts w:ascii="Times New Roman" w:hAnsi="Times New Roman" w:hint="eastAsia"/>
          <w:szCs w:val="20"/>
        </w:rPr>
        <w:t>分</w:t>
      </w:r>
      <w:r w:rsidR="00524133" w:rsidRPr="00B207B1">
        <w:rPr>
          <w:rFonts w:ascii="Times New Roman" w:hAnsi="Times New Roman" w:hint="eastAsia"/>
          <w:szCs w:val="20"/>
        </w:rPr>
        <w:t>七</w:t>
      </w:r>
      <w:r w:rsidRPr="00B207B1">
        <w:rPr>
          <w:rFonts w:ascii="Times New Roman" w:hAnsi="Times New Roman"/>
          <w:szCs w:val="20"/>
        </w:rPr>
        <w:t>个</w:t>
      </w:r>
      <w:ins w:id="1156" w:author="Liu, Wu" w:date="2017-08-29T10:09:00Z">
        <w:r w:rsidR="006140FE" w:rsidRPr="00B207B1">
          <w:rPr>
            <w:rFonts w:ascii="Times New Roman" w:hAnsi="Times New Roman"/>
            <w:szCs w:val="20"/>
          </w:rPr>
          <w:t>章节</w:t>
        </w:r>
      </w:ins>
      <w:del w:id="1157" w:author="Liu, Wu" w:date="2017-08-29T10:09:00Z">
        <w:r w:rsidRPr="00B207B1" w:rsidDel="006140FE">
          <w:rPr>
            <w:rFonts w:ascii="Times New Roman" w:hAnsi="Times New Roman"/>
            <w:szCs w:val="20"/>
          </w:rPr>
          <w:delText>章节对论文</w:delText>
        </w:r>
      </w:del>
      <w:r w:rsidRPr="00B207B1">
        <w:rPr>
          <w:rFonts w:ascii="Times New Roman" w:hAnsi="Times New Roman"/>
          <w:szCs w:val="20"/>
        </w:rPr>
        <w:t>进行阐述</w:t>
      </w:r>
      <w:r w:rsidRPr="00B207B1">
        <w:rPr>
          <w:rFonts w:ascii="Times New Roman" w:hAnsi="Times New Roman" w:hint="eastAsia"/>
          <w:szCs w:val="20"/>
        </w:rPr>
        <w:t>。</w:t>
      </w:r>
      <w:r w:rsidR="00E527D8" w:rsidRPr="00B207B1">
        <w:rPr>
          <w:rFonts w:ascii="Times New Roman" w:hAnsi="Times New Roman" w:hint="eastAsia"/>
          <w:szCs w:val="20"/>
        </w:rPr>
        <w:t>第一章介绍本文研究内容的背景以及相</w:t>
      </w:r>
      <w:r w:rsidR="00451851" w:rsidRPr="00B207B1">
        <w:rPr>
          <w:rFonts w:ascii="Times New Roman" w:hAnsi="Times New Roman" w:hint="eastAsia"/>
          <w:szCs w:val="20"/>
        </w:rPr>
        <w:t>关的研究工作。第二章介绍本文在研究和实现过程中使用到的核心技术</w:t>
      </w:r>
      <w:r w:rsidR="00E527D8" w:rsidRPr="00B207B1">
        <w:rPr>
          <w:rFonts w:ascii="Times New Roman" w:hAnsi="Times New Roman" w:hint="eastAsia"/>
          <w:szCs w:val="20"/>
        </w:rPr>
        <w:t>。</w:t>
      </w:r>
      <w:r w:rsidR="004F70FC" w:rsidRPr="00B207B1">
        <w:rPr>
          <w:rFonts w:ascii="Times New Roman" w:hAnsi="Times New Roman" w:hint="eastAsia"/>
          <w:szCs w:val="20"/>
        </w:rPr>
        <w:t>第三</w:t>
      </w:r>
      <w:r w:rsidR="006F6E91" w:rsidRPr="00B207B1">
        <w:rPr>
          <w:rFonts w:ascii="Times New Roman" w:hAnsi="Times New Roman" w:hint="eastAsia"/>
          <w:szCs w:val="20"/>
        </w:rPr>
        <w:t>章将分析</w:t>
      </w:r>
      <w:r w:rsidR="00E4327E" w:rsidRPr="00B207B1">
        <w:rPr>
          <w:rFonts w:ascii="Times New Roman" w:hAnsi="Times New Roman" w:hint="eastAsia"/>
          <w:szCs w:val="20"/>
        </w:rPr>
        <w:t>现有</w:t>
      </w:r>
      <w:r w:rsidR="00CB3FC0" w:rsidRPr="00B207B1">
        <w:rPr>
          <w:rFonts w:ascii="Times New Roman" w:hAnsi="Times New Roman" w:hint="eastAsia"/>
          <w:szCs w:val="20"/>
        </w:rPr>
        <w:t>云备份中间件</w:t>
      </w:r>
      <w:ins w:id="1158" w:author="Liu, Wu" w:date="2017-08-29T10:10:00Z">
        <w:r w:rsidR="00CD3355" w:rsidRPr="00B207B1">
          <w:rPr>
            <w:rFonts w:ascii="Times New Roman" w:hAnsi="Times New Roman" w:hint="eastAsia"/>
            <w:szCs w:val="20"/>
          </w:rPr>
          <w:t>系统的功能特性和</w:t>
        </w:r>
      </w:ins>
      <w:del w:id="1159" w:author="Liu, Wu" w:date="2017-08-29T10:10:00Z">
        <w:r w:rsidR="00CB3FC0" w:rsidRPr="00B207B1" w:rsidDel="00CD3355">
          <w:rPr>
            <w:rFonts w:ascii="Times New Roman" w:hAnsi="Times New Roman" w:hint="eastAsia"/>
            <w:szCs w:val="20"/>
          </w:rPr>
          <w:delText>的</w:delText>
        </w:r>
      </w:del>
      <w:r w:rsidR="00CB3FC0" w:rsidRPr="00B207B1">
        <w:rPr>
          <w:rFonts w:ascii="Times New Roman" w:hAnsi="Times New Roman" w:hint="eastAsia"/>
          <w:szCs w:val="20"/>
        </w:rPr>
        <w:t>不足，指出本文需研究和实现的内容。</w:t>
      </w:r>
      <w:r w:rsidR="000C3D09" w:rsidRPr="00B207B1">
        <w:rPr>
          <w:rFonts w:ascii="Times New Roman" w:hAnsi="Times New Roman" w:hint="eastAsia"/>
          <w:szCs w:val="20"/>
        </w:rPr>
        <w:t>第四</w:t>
      </w:r>
      <w:r w:rsidR="009B60B3" w:rsidRPr="00B207B1">
        <w:rPr>
          <w:rFonts w:ascii="Times New Roman" w:hAnsi="Times New Roman" w:hint="eastAsia"/>
          <w:szCs w:val="20"/>
        </w:rPr>
        <w:t>章</w:t>
      </w:r>
      <w:r w:rsidR="001A0011" w:rsidRPr="00B207B1">
        <w:rPr>
          <w:rFonts w:ascii="Times New Roman" w:hAnsi="Times New Roman" w:hint="eastAsia"/>
          <w:szCs w:val="20"/>
        </w:rPr>
        <w:t>详细</w:t>
      </w:r>
      <w:r w:rsidR="009B60B3" w:rsidRPr="00B207B1">
        <w:rPr>
          <w:rFonts w:ascii="Times New Roman" w:hAnsi="Times New Roman" w:hint="eastAsia"/>
          <w:szCs w:val="20"/>
        </w:rPr>
        <w:t>阐述云备份中间件系统</w:t>
      </w:r>
      <w:ins w:id="1160" w:author="Liu, Wu" w:date="2017-08-29T10:10:00Z">
        <w:r w:rsidR="001A6CB1" w:rsidRPr="00B207B1">
          <w:rPr>
            <w:rFonts w:ascii="Times New Roman" w:hAnsi="Times New Roman" w:hint="eastAsia"/>
            <w:szCs w:val="20"/>
          </w:rPr>
          <w:t>优化</w:t>
        </w:r>
      </w:ins>
      <w:r w:rsidR="009B60B3" w:rsidRPr="00B207B1">
        <w:rPr>
          <w:rFonts w:ascii="Times New Roman" w:hAnsi="Times New Roman" w:hint="eastAsia"/>
          <w:szCs w:val="20"/>
        </w:rPr>
        <w:t>的整体设计，包括</w:t>
      </w:r>
      <w:del w:id="1161" w:author="Liu, Wu" w:date="2017-08-29T10:10:00Z">
        <w:r w:rsidR="009B60B3" w:rsidRPr="00B207B1" w:rsidDel="000F52FC">
          <w:rPr>
            <w:rFonts w:ascii="Times New Roman" w:hAnsi="Times New Roman" w:hint="eastAsia"/>
            <w:szCs w:val="20"/>
          </w:rPr>
          <w:delText>优化后的</w:delText>
        </w:r>
      </w:del>
      <w:r w:rsidR="009B60B3" w:rsidRPr="00B207B1">
        <w:rPr>
          <w:rFonts w:ascii="Times New Roman" w:hAnsi="Times New Roman" w:hint="eastAsia"/>
          <w:szCs w:val="20"/>
        </w:rPr>
        <w:t>系统框架、类图设计、流程设计以及接口设计。</w:t>
      </w:r>
      <w:r w:rsidR="001C0D7D" w:rsidRPr="00B207B1">
        <w:rPr>
          <w:rFonts w:ascii="Times New Roman" w:hAnsi="Times New Roman" w:hint="eastAsia"/>
          <w:szCs w:val="20"/>
        </w:rPr>
        <w:t>第五</w:t>
      </w:r>
      <w:r w:rsidR="00B27AF4" w:rsidRPr="00B207B1">
        <w:rPr>
          <w:rFonts w:ascii="Times New Roman" w:hAnsi="Times New Roman" w:hint="eastAsia"/>
          <w:szCs w:val="20"/>
        </w:rPr>
        <w:t>章介绍云备份中间件</w:t>
      </w:r>
      <w:ins w:id="1162" w:author="Liu, Wu" w:date="2017-08-29T10:10:00Z">
        <w:r w:rsidR="00A772AB" w:rsidRPr="00B207B1">
          <w:rPr>
            <w:rFonts w:ascii="Times New Roman" w:hAnsi="Times New Roman" w:hint="eastAsia"/>
            <w:szCs w:val="20"/>
          </w:rPr>
          <w:t>系统优化</w:t>
        </w:r>
        <w:r w:rsidR="00C57DE8" w:rsidRPr="00B207B1">
          <w:rPr>
            <w:rFonts w:ascii="Times New Roman" w:hAnsi="Times New Roman" w:hint="eastAsia"/>
            <w:szCs w:val="20"/>
          </w:rPr>
          <w:t>的</w:t>
        </w:r>
      </w:ins>
      <w:r w:rsidR="00B27AF4" w:rsidRPr="00B207B1">
        <w:rPr>
          <w:rFonts w:ascii="Times New Roman" w:hAnsi="Times New Roman" w:hint="eastAsia"/>
          <w:szCs w:val="20"/>
        </w:rPr>
        <w:t>实现</w:t>
      </w:r>
      <w:del w:id="1163" w:author="Liu, Wu" w:date="2017-08-29T10:10:00Z">
        <w:r w:rsidR="00B27AF4" w:rsidRPr="00B207B1" w:rsidDel="00C57DE8">
          <w:rPr>
            <w:rFonts w:ascii="Times New Roman" w:hAnsi="Times New Roman" w:hint="eastAsia"/>
            <w:szCs w:val="20"/>
          </w:rPr>
          <w:delText>的</w:delText>
        </w:r>
      </w:del>
      <w:r w:rsidR="00B27AF4" w:rsidRPr="00B207B1">
        <w:rPr>
          <w:rFonts w:ascii="Times New Roman" w:hAnsi="Times New Roman" w:hint="eastAsia"/>
          <w:szCs w:val="20"/>
        </w:rPr>
        <w:t>细节。</w:t>
      </w:r>
      <w:r w:rsidR="003374DE" w:rsidRPr="00B207B1">
        <w:rPr>
          <w:rFonts w:ascii="Times New Roman" w:hAnsi="Times New Roman" w:hint="eastAsia"/>
          <w:szCs w:val="20"/>
        </w:rPr>
        <w:t>第六</w:t>
      </w:r>
      <w:r w:rsidR="0070431B" w:rsidRPr="00B207B1">
        <w:rPr>
          <w:rFonts w:ascii="Times New Roman" w:hAnsi="Times New Roman" w:hint="eastAsia"/>
          <w:szCs w:val="20"/>
        </w:rPr>
        <w:t>章将</w:t>
      </w:r>
      <w:del w:id="1164" w:author="Liu, Wu" w:date="2017-08-29T10:11:00Z">
        <w:r w:rsidR="0070431B" w:rsidRPr="00B207B1" w:rsidDel="0084524B">
          <w:rPr>
            <w:rFonts w:ascii="Times New Roman" w:hAnsi="Times New Roman" w:hint="eastAsia"/>
            <w:szCs w:val="20"/>
          </w:rPr>
          <w:delText>对</w:delText>
        </w:r>
        <w:r w:rsidR="009A000D" w:rsidRPr="00B207B1" w:rsidDel="0084524B">
          <w:rPr>
            <w:rFonts w:ascii="Times New Roman" w:hAnsi="Times New Roman" w:hint="eastAsia"/>
            <w:szCs w:val="20"/>
          </w:rPr>
          <w:delText>云备份中间件优化后的结果进行评估，</w:delText>
        </w:r>
      </w:del>
      <w:r w:rsidR="009A000D" w:rsidRPr="00B207B1">
        <w:rPr>
          <w:rFonts w:ascii="Times New Roman" w:hAnsi="Times New Roman" w:hint="eastAsia"/>
          <w:szCs w:val="20"/>
        </w:rPr>
        <w:t>以实际的测试结果</w:t>
      </w:r>
      <w:ins w:id="1165" w:author="Liu, Wu" w:date="2017-08-29T10:11:00Z">
        <w:r w:rsidR="0084524B" w:rsidRPr="00B207B1">
          <w:rPr>
            <w:rFonts w:ascii="Times New Roman" w:hAnsi="Times New Roman"/>
            <w:szCs w:val="20"/>
          </w:rPr>
          <w:t>对优化进行</w:t>
        </w:r>
      </w:ins>
      <w:del w:id="1166" w:author="Liu, Wu" w:date="2017-08-29T10:11:00Z">
        <w:r w:rsidR="009A000D" w:rsidRPr="00B207B1" w:rsidDel="0084524B">
          <w:rPr>
            <w:rFonts w:ascii="Times New Roman" w:hAnsi="Times New Roman" w:hint="eastAsia"/>
            <w:szCs w:val="20"/>
          </w:rPr>
          <w:delText>作为</w:delText>
        </w:r>
      </w:del>
      <w:r w:rsidR="009A000D" w:rsidRPr="00B207B1">
        <w:rPr>
          <w:rFonts w:ascii="Times New Roman" w:hAnsi="Times New Roman" w:hint="eastAsia"/>
          <w:szCs w:val="20"/>
        </w:rPr>
        <w:t>评估</w:t>
      </w:r>
      <w:del w:id="1167" w:author="Liu, Wu" w:date="2017-08-29T10:11:00Z">
        <w:r w:rsidR="009A000D" w:rsidRPr="00B207B1" w:rsidDel="0084524B">
          <w:rPr>
            <w:rFonts w:ascii="Times New Roman" w:hAnsi="Times New Roman" w:hint="eastAsia"/>
            <w:szCs w:val="20"/>
          </w:rPr>
          <w:delText>的标准</w:delText>
        </w:r>
      </w:del>
      <w:ins w:id="1168" w:author="Liu, Wu" w:date="2017-08-29T10:11:00Z">
        <w:r w:rsidR="003D5345" w:rsidRPr="00B207B1">
          <w:rPr>
            <w:rFonts w:ascii="Times New Roman" w:hAnsi="Times New Roman" w:hint="eastAsia"/>
            <w:szCs w:val="20"/>
          </w:rPr>
          <w:t>，并与原有的中间件系统和成熟的云备份</w:t>
        </w:r>
      </w:ins>
      <w:r w:rsidR="001B3966">
        <w:rPr>
          <w:rFonts w:ascii="Times New Roman" w:hAnsi="Times New Roman" w:hint="eastAsia"/>
          <w:szCs w:val="20"/>
        </w:rPr>
        <w:t>服务</w:t>
      </w:r>
      <w:ins w:id="1169" w:author="Liu, Wu" w:date="2017-08-29T10:11:00Z">
        <w:r w:rsidR="003D5345" w:rsidRPr="00B207B1">
          <w:rPr>
            <w:rFonts w:ascii="Times New Roman" w:hAnsi="Times New Roman" w:hint="eastAsia"/>
            <w:szCs w:val="20"/>
          </w:rPr>
          <w:t>产品进行比较</w:t>
        </w:r>
      </w:ins>
      <w:r w:rsidR="009A000D" w:rsidRPr="00B207B1">
        <w:rPr>
          <w:rFonts w:ascii="Times New Roman" w:hAnsi="Times New Roman" w:hint="eastAsia"/>
          <w:szCs w:val="20"/>
        </w:rPr>
        <w:t>。</w:t>
      </w:r>
      <w:r w:rsidR="00BE1836" w:rsidRPr="00B207B1">
        <w:rPr>
          <w:rFonts w:ascii="Times New Roman" w:hAnsi="Times New Roman" w:hint="eastAsia"/>
          <w:szCs w:val="20"/>
        </w:rPr>
        <w:t>第七</w:t>
      </w:r>
      <w:r w:rsidR="009F2F6A" w:rsidRPr="00B207B1">
        <w:rPr>
          <w:rFonts w:ascii="Times New Roman" w:hAnsi="Times New Roman" w:hint="eastAsia"/>
          <w:szCs w:val="20"/>
        </w:rPr>
        <w:t>章对全文进行总结，并对未来进行展望。</w:t>
      </w:r>
      <w:bookmarkStart w:id="1170" w:name="_Toc73467579"/>
      <w:bookmarkStart w:id="1171" w:name="_Toc73467705"/>
      <w:bookmarkStart w:id="1172" w:name="_Toc73467990"/>
      <w:bookmarkStart w:id="1173" w:name="_Toc73468293"/>
      <w:bookmarkStart w:id="1174" w:name="_Toc73468453"/>
      <w:bookmarkStart w:id="1175" w:name="_Toc73468521"/>
      <w:bookmarkStart w:id="1176" w:name="_Toc73468567"/>
      <w:bookmarkStart w:id="1177" w:name="_Toc73951033"/>
      <w:bookmarkStart w:id="1178" w:name="_Toc74024500"/>
      <w:bookmarkStart w:id="1179" w:name="_Toc74025354"/>
      <w:bookmarkStart w:id="1180" w:name="_Toc74025650"/>
      <w:bookmarkStart w:id="1181" w:name="_Toc74025761"/>
      <w:bookmarkStart w:id="1182" w:name="_Toc74025806"/>
      <w:bookmarkStart w:id="1183" w:name="_Toc74025851"/>
      <w:bookmarkStart w:id="1184" w:name="_Toc74025997"/>
      <w:bookmarkStart w:id="1185" w:name="_Toc74030264"/>
      <w:bookmarkStart w:id="1186" w:name="_Toc420959836"/>
      <w:bookmarkStart w:id="1187" w:name="_Toc421026900"/>
      <w:bookmarkStart w:id="1188" w:name="_Toc421230572"/>
      <w:r w:rsidR="00C22046" w:rsidRPr="00B207B1">
        <w:rPr>
          <w:rFonts w:ascii="Times New Roman" w:hAnsi="Times New Roman"/>
          <w:szCs w:val="20"/>
        </w:rPr>
        <w:br w:type="page"/>
      </w:r>
    </w:p>
    <w:p w14:paraId="2A497025" w14:textId="77777777" w:rsidR="002E3864" w:rsidRPr="00B207B1" w:rsidRDefault="002E3864" w:rsidP="00B87EE1">
      <w:pPr>
        <w:pStyle w:val="1"/>
        <w:rPr>
          <w:ins w:id="1189" w:author="微软用户" w:date="2017-08-19T19:24:00Z"/>
          <w:rStyle w:val="1CharChar"/>
          <w:rFonts w:ascii="Times New Roman" w:eastAsiaTheme="minorEastAsia" w:hAnsi="Times New Roman"/>
          <w:b/>
          <w:bCs/>
          <w:spacing w:val="0"/>
          <w:sz w:val="44"/>
          <w:szCs w:val="44"/>
        </w:rPr>
      </w:pPr>
      <w:bookmarkStart w:id="1190" w:name="_Toc491952420"/>
      <w:r w:rsidRPr="00B207B1">
        <w:rPr>
          <w:rStyle w:val="1CharChar"/>
          <w:rFonts w:ascii="Times New Roman" w:eastAsiaTheme="minorEastAsia" w:hAnsi="Times New Roman"/>
          <w:b/>
          <w:bCs/>
          <w:spacing w:val="0"/>
          <w:sz w:val="44"/>
          <w:szCs w:val="44"/>
        </w:rPr>
        <w:lastRenderedPageBreak/>
        <w:t>第</w:t>
      </w:r>
      <w:r w:rsidR="001D3E87" w:rsidRPr="00B207B1">
        <w:rPr>
          <w:rFonts w:ascii="Times New Roman" w:hAnsi="Times New Roman"/>
        </w:rPr>
        <w:t>二</w:t>
      </w:r>
      <w:r w:rsidRPr="00B207B1">
        <w:rPr>
          <w:rStyle w:val="1CharChar"/>
          <w:rFonts w:ascii="Times New Roman" w:eastAsiaTheme="minorEastAsia" w:hAnsi="Times New Roman"/>
          <w:b/>
          <w:bCs/>
          <w:spacing w:val="0"/>
          <w:sz w:val="44"/>
          <w:szCs w:val="44"/>
        </w:rPr>
        <w:t>章</w:t>
      </w:r>
      <w:r w:rsidRPr="00B207B1">
        <w:rPr>
          <w:rStyle w:val="1CharChar"/>
          <w:rFonts w:ascii="Times New Roman" w:eastAsiaTheme="minorEastAsia" w:hAnsi="Times New Roman"/>
          <w:b/>
          <w:bCs/>
          <w:spacing w:val="0"/>
          <w:sz w:val="44"/>
          <w:szCs w:val="44"/>
        </w:rPr>
        <w:t xml:space="preserve"> </w:t>
      </w:r>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r w:rsidR="00243159" w:rsidRPr="00B207B1">
        <w:rPr>
          <w:rStyle w:val="1CharChar"/>
          <w:rFonts w:ascii="Times New Roman" w:eastAsiaTheme="minorEastAsia" w:hAnsi="Times New Roman" w:hint="eastAsia"/>
          <w:b/>
          <w:bCs/>
          <w:spacing w:val="0"/>
          <w:sz w:val="44"/>
          <w:szCs w:val="44"/>
        </w:rPr>
        <w:t>核心</w:t>
      </w:r>
      <w:r w:rsidRPr="00B207B1">
        <w:rPr>
          <w:rStyle w:val="1CharChar"/>
          <w:rFonts w:ascii="Times New Roman" w:eastAsiaTheme="minorEastAsia" w:hAnsi="Times New Roman"/>
          <w:b/>
          <w:bCs/>
          <w:spacing w:val="0"/>
          <w:sz w:val="44"/>
          <w:szCs w:val="44"/>
        </w:rPr>
        <w:t>技术</w:t>
      </w:r>
      <w:bookmarkEnd w:id="1186"/>
      <w:bookmarkEnd w:id="1187"/>
      <w:bookmarkEnd w:id="1188"/>
      <w:bookmarkEnd w:id="1190"/>
    </w:p>
    <w:p w14:paraId="5E5FF56F" w14:textId="77777777" w:rsidR="00A82152" w:rsidRPr="00B207B1" w:rsidRDefault="001F51CD">
      <w:pPr>
        <w:pStyle w:val="21"/>
        <w:spacing w:line="240" w:lineRule="auto"/>
        <w:rPr>
          <w:ins w:id="1191" w:author="微软用户" w:date="2017-08-20T10:32:00Z"/>
        </w:rPr>
        <w:pPrChange w:id="1192" w:author="微软用户" w:date="2017-08-20T10:32:00Z">
          <w:pPr/>
        </w:pPrChange>
      </w:pPr>
      <w:bookmarkStart w:id="1193" w:name="_Toc491952421"/>
      <w:ins w:id="1194" w:author="微软用户" w:date="2017-08-19T19:24:00Z">
        <w:r w:rsidRPr="00B207B1">
          <w:t xml:space="preserve">2.1 </w:t>
        </w:r>
        <w:r w:rsidRPr="00B207B1">
          <w:t>云备份</w:t>
        </w:r>
      </w:ins>
      <w:ins w:id="1195" w:author="微软用户" w:date="2017-08-20T12:08:00Z">
        <w:r w:rsidR="00801EA7" w:rsidRPr="00B207B1">
          <w:t>与中间件</w:t>
        </w:r>
      </w:ins>
      <w:bookmarkEnd w:id="1193"/>
    </w:p>
    <w:p w14:paraId="225793CB" w14:textId="77777777" w:rsidR="00A82152" w:rsidRPr="00B207B1" w:rsidDel="00BD51AD" w:rsidRDefault="000307EC">
      <w:pPr>
        <w:spacing w:line="400" w:lineRule="exact"/>
        <w:rPr>
          <w:ins w:id="1196" w:author="微软用户" w:date="2017-08-20T10:32:00Z"/>
          <w:del w:id="1197" w:author="Liu, Wu" w:date="2017-08-29T10:12:00Z"/>
        </w:rPr>
        <w:pPrChange w:id="1198" w:author="微软用户" w:date="2017-08-19T19:33:00Z">
          <w:pPr>
            <w:pStyle w:val="21"/>
            <w:spacing w:line="240" w:lineRule="auto"/>
          </w:pPr>
        </w:pPrChange>
      </w:pPr>
      <w:ins w:id="1199" w:author="微软用户" w:date="2017-08-19T19:28:00Z">
        <w:r w:rsidRPr="00B207B1">
          <w:rPr>
            <w:rFonts w:ascii="Times New Roman" w:hAnsi="Times New Roman"/>
            <w:szCs w:val="22"/>
            <w:rPrChange w:id="1200" w:author="微软用户" w:date="2017-08-19T19:30:00Z">
              <w:rPr/>
            </w:rPrChange>
          </w:rPr>
          <w:tab/>
        </w:r>
      </w:ins>
      <w:ins w:id="1201" w:author="微软用户" w:date="2017-08-19T19:30:00Z">
        <w:r w:rsidRPr="00B207B1">
          <w:rPr>
            <w:rFonts w:ascii="Times New Roman" w:hAnsi="Times New Roman" w:hint="eastAsia"/>
            <w:szCs w:val="22"/>
            <w:rPrChange w:id="1202" w:author="微软用户" w:date="2017-08-19T19:30:00Z">
              <w:rPr>
                <w:rFonts w:hint="eastAsia"/>
              </w:rPr>
            </w:rPrChange>
          </w:rPr>
          <w:t>云备份指的是</w:t>
        </w:r>
      </w:ins>
      <w:ins w:id="1203" w:author="微软用户" w:date="2017-08-19T19:31:00Z">
        <w:r w:rsidRPr="00B207B1">
          <w:rPr>
            <w:rFonts w:ascii="Times New Roman" w:hAnsi="Times New Roman"/>
          </w:rPr>
          <w:t>将个人</w:t>
        </w:r>
      </w:ins>
      <w:ins w:id="1204" w:author="微软用户" w:date="2017-08-19T19:38:00Z">
        <w:del w:id="1205" w:author="Liu, Wu" w:date="2017-08-29T10:12:00Z">
          <w:r w:rsidR="00A31456" w:rsidRPr="00B207B1" w:rsidDel="008E1DBB">
            <w:rPr>
              <w:rFonts w:ascii="Times New Roman" w:hAnsi="Times New Roman"/>
            </w:rPr>
            <w:delText>或</w:delText>
          </w:r>
        </w:del>
      </w:ins>
      <w:ins w:id="1206" w:author="微软用户" w:date="2017-08-19T19:32:00Z">
        <w:r w:rsidRPr="00B207B1">
          <w:rPr>
            <w:rFonts w:ascii="Times New Roman" w:hAnsi="Times New Roman"/>
          </w:rPr>
          <w:t>数据通过云存储的方式</w:t>
        </w:r>
      </w:ins>
      <w:ins w:id="1207" w:author="微软用户" w:date="2017-08-19T19:33:00Z">
        <w:r w:rsidRPr="00B207B1">
          <w:rPr>
            <w:rFonts w:ascii="Times New Roman" w:hAnsi="Times New Roman"/>
          </w:rPr>
          <w:t>备份</w:t>
        </w:r>
      </w:ins>
      <w:ins w:id="1208" w:author="微软用户" w:date="2017-08-19T19:32:00Z">
        <w:r w:rsidRPr="00B207B1">
          <w:rPr>
            <w:rFonts w:ascii="Times New Roman" w:hAnsi="Times New Roman"/>
          </w:rPr>
          <w:t>在云端服务器上</w:t>
        </w:r>
        <w:r w:rsidRPr="00B207B1">
          <w:rPr>
            <w:rFonts w:ascii="Times New Roman" w:hAnsi="Times New Roman" w:hint="eastAsia"/>
          </w:rPr>
          <w:t>，</w:t>
        </w:r>
      </w:ins>
    </w:p>
    <w:p w14:paraId="14CD9EE0" w14:textId="77777777" w:rsidR="00D57535" w:rsidRPr="00B207B1" w:rsidRDefault="0030214D">
      <w:pPr>
        <w:spacing w:line="400" w:lineRule="exact"/>
        <w:rPr>
          <w:ins w:id="1209" w:author="微软用户" w:date="2017-08-20T12:08:00Z"/>
        </w:rPr>
        <w:pPrChange w:id="1210" w:author="微软用户" w:date="2017-08-19T19:33:00Z">
          <w:pPr>
            <w:pStyle w:val="21"/>
            <w:spacing w:line="240" w:lineRule="auto"/>
          </w:pPr>
        </w:pPrChange>
      </w:pPr>
      <w:ins w:id="1211" w:author="微软用户" w:date="2017-08-19T19:32:00Z">
        <w:r w:rsidRPr="00B207B1">
          <w:rPr>
            <w:rFonts w:ascii="Times New Roman" w:hAnsi="Times New Roman"/>
          </w:rPr>
          <w:t>相较于传统的数据</w:t>
        </w:r>
      </w:ins>
      <w:ins w:id="1212" w:author="微软用户" w:date="2017-08-20T10:34:00Z">
        <w:r w:rsidRPr="00B207B1">
          <w:rPr>
            <w:rFonts w:ascii="Times New Roman" w:hAnsi="Times New Roman"/>
          </w:rPr>
          <w:t>备份</w:t>
        </w:r>
      </w:ins>
      <w:ins w:id="1213" w:author="微软用户" w:date="2017-08-19T19:32:00Z">
        <w:r w:rsidR="000307EC" w:rsidRPr="00B207B1">
          <w:rPr>
            <w:rFonts w:ascii="Times New Roman" w:hAnsi="Times New Roman"/>
          </w:rPr>
          <w:t>方式</w:t>
        </w:r>
        <w:r w:rsidR="000307EC" w:rsidRPr="00B207B1">
          <w:rPr>
            <w:rFonts w:ascii="Times New Roman" w:hAnsi="Times New Roman" w:hint="eastAsia"/>
          </w:rPr>
          <w:t>，</w:t>
        </w:r>
      </w:ins>
      <w:ins w:id="1214" w:author="微软用户" w:date="2017-08-20T10:34:00Z">
        <w:del w:id="1215" w:author="Liu, Wu" w:date="2017-08-29T10:13:00Z">
          <w:r w:rsidRPr="00B207B1" w:rsidDel="003B31F6">
            <w:rPr>
              <w:rFonts w:ascii="Times New Roman" w:hAnsi="Times New Roman" w:hint="eastAsia"/>
            </w:rPr>
            <w:delText>计算机</w:delText>
          </w:r>
        </w:del>
        <w:r w:rsidRPr="00B207B1">
          <w:rPr>
            <w:rFonts w:ascii="Times New Roman" w:hAnsi="Times New Roman" w:hint="eastAsia"/>
          </w:rPr>
          <w:t>云备份技术具备</w:t>
        </w:r>
      </w:ins>
      <w:ins w:id="1216" w:author="Liu, Wu" w:date="2017-08-29T10:13:00Z">
        <w:r w:rsidR="002A6C3D" w:rsidRPr="00B207B1">
          <w:rPr>
            <w:rFonts w:ascii="Times New Roman" w:hAnsi="Times New Roman" w:hint="eastAsia"/>
          </w:rPr>
          <w:t>的</w:t>
        </w:r>
      </w:ins>
      <w:ins w:id="1217" w:author="微软用户" w:date="2017-08-20T10:34:00Z">
        <w:r w:rsidRPr="00B207B1">
          <w:rPr>
            <w:rFonts w:ascii="Times New Roman" w:hAnsi="Times New Roman" w:hint="eastAsia"/>
          </w:rPr>
          <w:t>优势为</w:t>
        </w:r>
      </w:ins>
      <w:ins w:id="1218" w:author="微软用户" w:date="2017-08-20T10:35:00Z">
        <w:r w:rsidRPr="00B207B1">
          <w:rPr>
            <w:rFonts w:ascii="Times New Roman" w:hAnsi="Times New Roman" w:hint="eastAsia"/>
          </w:rPr>
          <w:t>数据信息备份更加安全、支持平台数据共享、提供大量的存储空间</w:t>
        </w:r>
      </w:ins>
      <w:ins w:id="1219" w:author="微软用户" w:date="2017-08-24T21:34:00Z">
        <w:del w:id="1220" w:author="Liu, Wu" w:date="2017-08-29T10:16:00Z">
          <w:r w:rsidR="00740F64" w:rsidRPr="00B207B1" w:rsidDel="00B85697">
            <w:rPr>
              <w:rFonts w:hAnsiTheme="minorEastAsia" w:cstheme="minorBidi"/>
              <w:color w:val="000000" w:themeColor="text1"/>
              <w:vertAlign w:val="superscript"/>
              <w:rPrChange w:id="1221" w:author="微软用户" w:date="2017-08-24T21:42:00Z">
                <w:rPr>
                  <w:spacing w:val="10"/>
                </w:rPr>
              </w:rPrChange>
            </w:rPr>
            <w:fldChar w:fldCharType="begin"/>
          </w:r>
          <w:r w:rsidR="00740F64" w:rsidRPr="00B207B1" w:rsidDel="00B85697">
            <w:rPr>
              <w:rFonts w:hAnsiTheme="minorEastAsia" w:cstheme="minorBidi"/>
              <w:color w:val="000000" w:themeColor="text1"/>
              <w:vertAlign w:val="superscript"/>
              <w:rPrChange w:id="1222" w:author="微软用户" w:date="2017-08-24T21:42:00Z">
                <w:rPr>
                  <w:spacing w:val="10"/>
                </w:rPr>
              </w:rPrChange>
            </w:rPr>
            <w:delInstrText xml:space="preserve"> REF _Ref491373771 \r \h </w:delInstrText>
          </w:r>
        </w:del>
      </w:ins>
      <w:del w:id="1223" w:author="Liu, Wu" w:date="2017-08-29T10:16:00Z">
        <w:r w:rsidR="00740F64" w:rsidRPr="00B207B1" w:rsidDel="00B85697">
          <w:rPr>
            <w:rFonts w:hAnsiTheme="minorEastAsia" w:cstheme="minorBidi"/>
            <w:color w:val="000000" w:themeColor="text1"/>
            <w:vertAlign w:val="superscript"/>
            <w:rPrChange w:id="1224" w:author="微软用户" w:date="2017-08-24T21:42:00Z">
              <w:rPr>
                <w:spacing w:val="10"/>
                <w:vertAlign w:val="superscript"/>
              </w:rPr>
            </w:rPrChange>
          </w:rPr>
          <w:delInstrText xml:space="preserve"> \* MERGEFORMAT </w:delInstrText>
        </w:r>
        <w:r w:rsidR="00740F64" w:rsidRPr="00B207B1" w:rsidDel="00B85697">
          <w:rPr>
            <w:rFonts w:hAnsiTheme="minorEastAsia" w:cstheme="minorBidi"/>
            <w:color w:val="000000" w:themeColor="text1"/>
            <w:vertAlign w:val="superscript"/>
            <w:rPrChange w:id="1225" w:author="微软用户" w:date="2017-08-24T21:42:00Z">
              <w:rPr>
                <w:rFonts w:hAnsiTheme="minorEastAsia" w:cstheme="minorBidi"/>
                <w:color w:val="000000" w:themeColor="text1"/>
                <w:vertAlign w:val="superscript"/>
              </w:rPr>
            </w:rPrChange>
          </w:rPr>
        </w:r>
        <w:r w:rsidR="00740F64" w:rsidRPr="00B207B1" w:rsidDel="00B85697">
          <w:rPr>
            <w:rFonts w:hAnsiTheme="minorEastAsia" w:cstheme="minorBidi"/>
            <w:color w:val="000000" w:themeColor="text1"/>
            <w:vertAlign w:val="superscript"/>
            <w:rPrChange w:id="1226" w:author="微软用户" w:date="2017-08-24T21:42:00Z">
              <w:rPr>
                <w:spacing w:val="10"/>
              </w:rPr>
            </w:rPrChange>
          </w:rPr>
          <w:fldChar w:fldCharType="separate"/>
        </w:r>
      </w:del>
      <w:ins w:id="1227" w:author="微软用户" w:date="2017-08-24T22:18:00Z">
        <w:del w:id="1228" w:author="Liu, Wu" w:date="2017-08-29T10:16:00Z">
          <w:r w:rsidR="00C56CDB" w:rsidRPr="00B207B1" w:rsidDel="00B85697">
            <w:rPr>
              <w:rFonts w:hAnsiTheme="minorEastAsia"/>
              <w:color w:val="000000" w:themeColor="text1"/>
              <w:vertAlign w:val="superscript"/>
            </w:rPr>
            <w:delText>[22]</w:delText>
          </w:r>
        </w:del>
      </w:ins>
      <w:ins w:id="1229" w:author="微软用户" w:date="2017-08-24T21:34:00Z">
        <w:del w:id="1230" w:author="Liu, Wu" w:date="2017-08-29T10:16:00Z">
          <w:r w:rsidR="00740F64" w:rsidRPr="00B207B1" w:rsidDel="00B85697">
            <w:rPr>
              <w:rFonts w:hAnsiTheme="minorEastAsia" w:cstheme="minorBidi"/>
              <w:color w:val="000000" w:themeColor="text1"/>
              <w:vertAlign w:val="superscript"/>
              <w:rPrChange w:id="1231" w:author="微软用户" w:date="2017-08-24T21:42:00Z">
                <w:rPr>
                  <w:spacing w:val="10"/>
                </w:rPr>
              </w:rPrChange>
            </w:rPr>
            <w:fldChar w:fldCharType="end"/>
          </w:r>
        </w:del>
      </w:ins>
      <w:ins w:id="1232" w:author="微软用户" w:date="2017-08-24T21:42:00Z">
        <w:r w:rsidR="00FE725C" w:rsidRPr="00B207B1">
          <w:rPr>
            <w:rFonts w:hAnsiTheme="minorEastAsia" w:hint="eastAsia"/>
            <w:color w:val="000000" w:themeColor="text1"/>
          </w:rPr>
          <w:t>。</w:t>
        </w:r>
      </w:ins>
    </w:p>
    <w:p w14:paraId="2F54BFD5" w14:textId="77777777" w:rsidR="00D57535" w:rsidRPr="00B207B1" w:rsidRDefault="00D57535">
      <w:pPr>
        <w:pStyle w:val="31"/>
        <w:rPr>
          <w:ins w:id="1233" w:author="微软用户" w:date="2017-08-20T12:08:00Z"/>
          <w:rFonts w:cstheme="minorBidi"/>
          <w:rPrChange w:id="1234" w:author="微软用户" w:date="2017-08-20T12:09:00Z">
            <w:rPr>
              <w:ins w:id="1235" w:author="微软用户" w:date="2017-08-20T12:08:00Z"/>
              <w:spacing w:val="10"/>
              <w:sz w:val="24"/>
            </w:rPr>
          </w:rPrChange>
        </w:rPr>
        <w:pPrChange w:id="1236" w:author="微软用户" w:date="2017-08-20T12:09:00Z">
          <w:pPr>
            <w:pStyle w:val="21"/>
            <w:spacing w:line="240" w:lineRule="auto"/>
          </w:pPr>
        </w:pPrChange>
      </w:pPr>
      <w:bookmarkStart w:id="1237" w:name="_Toc491952422"/>
      <w:ins w:id="1238" w:author="微软用户" w:date="2017-08-20T12:09:00Z">
        <w:r w:rsidRPr="00B207B1">
          <w:t xml:space="preserve">2.1.1 </w:t>
        </w:r>
        <w:r w:rsidR="001C16D1" w:rsidRPr="00B207B1">
          <w:rPr>
            <w:rFonts w:hint="eastAsia"/>
          </w:rPr>
          <w:t>云备份特</w:t>
        </w:r>
        <w:r w:rsidR="00A95700" w:rsidRPr="00B207B1">
          <w:rPr>
            <w:rFonts w:hint="eastAsia"/>
          </w:rPr>
          <w:t>点</w:t>
        </w:r>
      </w:ins>
      <w:bookmarkEnd w:id="1237"/>
    </w:p>
    <w:p w14:paraId="61501AA7" w14:textId="114C6A5D" w:rsidR="00947F3C" w:rsidRPr="00B207B1" w:rsidRDefault="0054484A">
      <w:pPr>
        <w:spacing w:line="400" w:lineRule="exact"/>
        <w:ind w:firstLine="420"/>
        <w:rPr>
          <w:ins w:id="1239" w:author="微软用户" w:date="2017-08-20T10:38:00Z"/>
          <w:rFonts w:hAnsiTheme="minorEastAsia" w:cstheme="minorBidi"/>
          <w:rPrChange w:id="1240" w:author="JY0225" w:date="2017-08-24T11:10:00Z">
            <w:rPr>
              <w:ins w:id="1241" w:author="微软用户" w:date="2017-08-20T10:38:00Z"/>
              <w:spacing w:val="10"/>
              <w:sz w:val="24"/>
            </w:rPr>
          </w:rPrChange>
        </w:rPr>
        <w:pPrChange w:id="1242" w:author="微软用户" w:date="2017-08-20T12:08:00Z">
          <w:pPr>
            <w:pStyle w:val="21"/>
            <w:spacing w:line="240" w:lineRule="auto"/>
          </w:pPr>
        </w:pPrChange>
      </w:pPr>
      <w:ins w:id="1243" w:author="微软用户" w:date="2017-08-20T10:35:00Z">
        <w:r w:rsidRPr="00B207B1">
          <w:rPr>
            <w:rFonts w:hAnsiTheme="minorEastAsia" w:hint="eastAsia"/>
            <w:rPrChange w:id="1244" w:author="JY0225" w:date="2017-08-24T11:10:00Z">
              <w:rPr>
                <w:rFonts w:hint="eastAsia"/>
                <w:spacing w:val="10"/>
              </w:rPr>
            </w:rPrChange>
          </w:rPr>
          <w:t>利用云备份</w:t>
        </w:r>
      </w:ins>
      <w:ins w:id="1245" w:author="微软用户" w:date="2017-08-20T10:36:00Z">
        <w:r w:rsidRPr="00B207B1">
          <w:rPr>
            <w:rFonts w:hAnsiTheme="minorEastAsia" w:hint="eastAsia"/>
            <w:rPrChange w:id="1246" w:author="JY0225" w:date="2017-08-24T11:10:00Z">
              <w:rPr>
                <w:rFonts w:hint="eastAsia"/>
                <w:spacing w:val="10"/>
              </w:rPr>
            </w:rPrChange>
          </w:rPr>
          <w:t>技术可以突破传统数据备份方式在时间和空间上的局限性，让数据传输</w:t>
        </w:r>
        <w:r w:rsidR="004A2098" w:rsidRPr="00B207B1">
          <w:rPr>
            <w:rFonts w:hAnsiTheme="minorEastAsia" w:hint="eastAsia"/>
            <w:rPrChange w:id="1247" w:author="JY0225" w:date="2017-08-24T11:10:00Z">
              <w:rPr>
                <w:rFonts w:hint="eastAsia"/>
                <w:spacing w:val="10"/>
              </w:rPr>
            </w:rPrChange>
          </w:rPr>
          <w:t>更</w:t>
        </w:r>
      </w:ins>
      <w:ins w:id="1248" w:author="微软用户" w:date="2017-08-20T10:37:00Z">
        <w:r w:rsidR="004A2098" w:rsidRPr="00B207B1">
          <w:rPr>
            <w:rFonts w:hAnsiTheme="minorEastAsia" w:hint="eastAsia"/>
            <w:rPrChange w:id="1249" w:author="JY0225" w:date="2017-08-24T11:10:00Z">
              <w:rPr>
                <w:rFonts w:hint="eastAsia"/>
                <w:spacing w:val="10"/>
              </w:rPr>
            </w:rPrChange>
          </w:rPr>
          <w:t>加</w:t>
        </w:r>
      </w:ins>
      <w:ins w:id="1250" w:author="微软用户" w:date="2017-08-20T10:36:00Z">
        <w:r w:rsidRPr="00B207B1">
          <w:rPr>
            <w:rFonts w:hAnsiTheme="minorEastAsia" w:hint="eastAsia"/>
            <w:rPrChange w:id="1251" w:author="JY0225" w:date="2017-08-24T11:10:00Z">
              <w:rPr>
                <w:rFonts w:hint="eastAsia"/>
                <w:spacing w:val="10"/>
              </w:rPr>
            </w:rPrChange>
          </w:rPr>
          <w:t>便捷、安全、可靠。</w:t>
        </w:r>
      </w:ins>
      <w:ins w:id="1252" w:author="微软用户" w:date="2017-08-20T10:37:00Z">
        <w:r w:rsidR="00B005DF" w:rsidRPr="00B207B1">
          <w:rPr>
            <w:rFonts w:hAnsiTheme="minorEastAsia" w:hint="eastAsia"/>
            <w:rPrChange w:id="1253" w:author="JY0225" w:date="2017-08-24T11:10:00Z">
              <w:rPr>
                <w:rFonts w:hint="eastAsia"/>
                <w:spacing w:val="10"/>
              </w:rPr>
            </w:rPrChange>
          </w:rPr>
          <w:t>云备份</w:t>
        </w:r>
      </w:ins>
      <w:ins w:id="1254" w:author="微软用户" w:date="2017-08-20T11:02:00Z">
        <w:r w:rsidR="00987B6D" w:rsidRPr="00B207B1">
          <w:rPr>
            <w:rFonts w:hAnsiTheme="minorEastAsia" w:hint="eastAsia"/>
            <w:rPrChange w:id="1255" w:author="JY0225" w:date="2017-08-24T11:10:00Z">
              <w:rPr>
                <w:rFonts w:hint="eastAsia"/>
                <w:spacing w:val="10"/>
              </w:rPr>
            </w:rPrChange>
          </w:rPr>
          <w:t>的主要</w:t>
        </w:r>
      </w:ins>
      <w:ins w:id="1256" w:author="微软用户" w:date="2017-08-20T10:37:00Z">
        <w:del w:id="1257" w:author="Liu, Wu" w:date="2017-08-29T10:03:00Z">
          <w:r w:rsidR="00B005DF" w:rsidRPr="00B207B1" w:rsidDel="00EE6945">
            <w:rPr>
              <w:rFonts w:hAnsiTheme="minorEastAsia" w:hint="eastAsia"/>
              <w:rPrChange w:id="1258" w:author="JY0225" w:date="2017-08-24T11:10:00Z">
                <w:rPr>
                  <w:rFonts w:hint="eastAsia"/>
                  <w:spacing w:val="10"/>
                </w:rPr>
              </w:rPrChange>
            </w:rPr>
            <w:delText>技术的</w:delText>
          </w:r>
        </w:del>
        <w:r w:rsidR="00B005DF" w:rsidRPr="00B207B1">
          <w:rPr>
            <w:rFonts w:hAnsiTheme="minorEastAsia" w:hint="eastAsia"/>
            <w:rPrChange w:id="1259" w:author="JY0225" w:date="2017-08-24T11:10:00Z">
              <w:rPr>
                <w:rFonts w:hint="eastAsia"/>
                <w:spacing w:val="10"/>
              </w:rPr>
            </w:rPrChange>
          </w:rPr>
          <w:t>技术特性</w:t>
        </w:r>
        <w:r w:rsidR="00D71DBB" w:rsidRPr="00B207B1">
          <w:rPr>
            <w:rFonts w:hAnsiTheme="minorEastAsia" w:hint="eastAsia"/>
            <w:rPrChange w:id="1260" w:author="JY0225" w:date="2017-08-24T11:10:00Z">
              <w:rPr>
                <w:rFonts w:hint="eastAsia"/>
                <w:spacing w:val="10"/>
              </w:rPr>
            </w:rPrChange>
          </w:rPr>
          <w:t>如下</w:t>
        </w:r>
      </w:ins>
      <w:ins w:id="1261" w:author="Liu, Wu" w:date="2017-08-29T10:16:00Z">
        <w:r w:rsidR="00B85697" w:rsidRPr="00B207B1">
          <w:rPr>
            <w:rFonts w:hAnsiTheme="minorEastAsia"/>
            <w:color w:val="000000" w:themeColor="text1"/>
            <w:vertAlign w:val="superscript"/>
          </w:rPr>
          <w:fldChar w:fldCharType="begin"/>
        </w:r>
        <w:r w:rsidR="00B85697" w:rsidRPr="00B207B1">
          <w:rPr>
            <w:rFonts w:hAnsiTheme="minorEastAsia"/>
            <w:color w:val="000000" w:themeColor="text1"/>
            <w:vertAlign w:val="superscript"/>
          </w:rPr>
          <w:instrText xml:space="preserve"> REF _Ref491373771 \r \h  \* MERGEFORMAT </w:instrText>
        </w:r>
      </w:ins>
      <w:r w:rsidR="00B85697" w:rsidRPr="00B207B1">
        <w:rPr>
          <w:rFonts w:hAnsiTheme="minorEastAsia"/>
          <w:color w:val="000000" w:themeColor="text1"/>
          <w:vertAlign w:val="superscript"/>
        </w:rPr>
      </w:r>
      <w:ins w:id="1262" w:author="Liu, Wu" w:date="2017-08-29T10:16:00Z">
        <w:r w:rsidR="00B85697"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[22]</w:t>
      </w:r>
      <w:ins w:id="1263" w:author="Liu, Wu" w:date="2017-08-29T10:16:00Z">
        <w:r w:rsidR="00B85697" w:rsidRPr="00B207B1">
          <w:rPr>
            <w:rFonts w:hAnsiTheme="minorEastAsia"/>
            <w:color w:val="000000" w:themeColor="text1"/>
            <w:vertAlign w:val="superscript"/>
          </w:rPr>
          <w:fldChar w:fldCharType="end"/>
        </w:r>
      </w:ins>
      <w:ins w:id="1264" w:author="微软用户" w:date="2017-08-20T10:38:00Z">
        <w:r w:rsidR="007D5830" w:rsidRPr="00B207B1">
          <w:rPr>
            <w:rFonts w:hAnsiTheme="minorEastAsia" w:hint="eastAsia"/>
            <w:rPrChange w:id="1265" w:author="JY0225" w:date="2017-08-24T11:10:00Z">
              <w:rPr>
                <w:rFonts w:hint="eastAsia"/>
                <w:spacing w:val="10"/>
              </w:rPr>
            </w:rPrChange>
          </w:rPr>
          <w:t>：</w:t>
        </w:r>
      </w:ins>
    </w:p>
    <w:p w14:paraId="591B756C" w14:textId="77777777" w:rsidR="007D5830" w:rsidRPr="00B207B1" w:rsidRDefault="007D5830">
      <w:pPr>
        <w:numPr>
          <w:ilvl w:val="0"/>
          <w:numId w:val="18"/>
        </w:numPr>
        <w:spacing w:line="400" w:lineRule="exact"/>
        <w:rPr>
          <w:ins w:id="1266" w:author="微软用户" w:date="2017-08-20T10:36:00Z"/>
          <w:rFonts w:hAnsiTheme="minorEastAsia" w:cstheme="minorBidi"/>
          <w:color w:val="000000" w:themeColor="text1"/>
          <w:rPrChange w:id="1267" w:author="JY0225" w:date="2017-08-24T11:10:00Z">
            <w:rPr>
              <w:ins w:id="1268" w:author="微软用户" w:date="2017-08-20T10:36:00Z"/>
              <w:spacing w:val="10"/>
              <w:sz w:val="24"/>
            </w:rPr>
          </w:rPrChange>
        </w:rPr>
        <w:pPrChange w:id="1269" w:author="JY0225" w:date="2017-08-24T11:10:00Z">
          <w:pPr>
            <w:pStyle w:val="21"/>
            <w:spacing w:line="240" w:lineRule="auto"/>
          </w:pPr>
        </w:pPrChange>
      </w:pPr>
      <w:ins w:id="1270" w:author="微软用户" w:date="2017-08-20T10:38:00Z">
        <w:del w:id="1271" w:author="JY0225" w:date="2017-08-24T11:11:00Z">
          <w:r w:rsidRPr="00B207B1" w:rsidDel="0034779C">
            <w:rPr>
              <w:rFonts w:hAnsiTheme="minorEastAsia" w:cstheme="minorBidi"/>
              <w:color w:val="000000" w:themeColor="text1"/>
              <w:rPrChange w:id="1272" w:author="JY0225" w:date="2017-08-24T11:10:00Z">
                <w:rPr>
                  <w:spacing w:val="10"/>
                </w:rPr>
              </w:rPrChange>
            </w:rPr>
            <w:tab/>
          </w:r>
        </w:del>
      </w:ins>
      <w:ins w:id="1273" w:author="微软用户" w:date="2017-08-20T10:40:00Z">
        <w:del w:id="1274" w:author="JY0225" w:date="2017-08-24T11:11:00Z">
          <w:r w:rsidR="00A13376" w:rsidRPr="00B207B1" w:rsidDel="0034779C">
            <w:rPr>
              <w:rFonts w:hAnsiTheme="minorEastAsia" w:cstheme="minorBidi"/>
              <w:color w:val="000000" w:themeColor="text1"/>
              <w:rPrChange w:id="1275" w:author="JY0225" w:date="2017-08-24T11:10:00Z">
                <w:rPr>
                  <w:spacing w:val="10"/>
                </w:rPr>
              </w:rPrChange>
            </w:rPr>
            <w:delText xml:space="preserve">1. </w:delText>
          </w:r>
        </w:del>
        <w:r w:rsidR="00EC6744" w:rsidRPr="00B207B1">
          <w:rPr>
            <w:rFonts w:hAnsiTheme="minorEastAsia" w:cstheme="minorBidi" w:hint="eastAsia"/>
            <w:color w:val="000000" w:themeColor="text1"/>
            <w:rPrChange w:id="1276" w:author="JY0225" w:date="2017-08-24T11:10:00Z">
              <w:rPr>
                <w:rFonts w:hint="eastAsia"/>
                <w:spacing w:val="10"/>
              </w:rPr>
            </w:rPrChange>
          </w:rPr>
          <w:t>可</w:t>
        </w:r>
      </w:ins>
      <w:ins w:id="1277" w:author="微软用户" w:date="2017-08-20T10:41:00Z">
        <w:r w:rsidR="00EC6744" w:rsidRPr="00B207B1">
          <w:rPr>
            <w:rFonts w:hAnsiTheme="minorEastAsia" w:cstheme="minorBidi" w:hint="eastAsia"/>
            <w:color w:val="000000" w:themeColor="text1"/>
            <w:rPrChange w:id="1278" w:author="JY0225" w:date="2017-08-24T11:10:00Z">
              <w:rPr>
                <w:rFonts w:hint="eastAsia"/>
                <w:spacing w:val="10"/>
              </w:rPr>
            </w:rPrChange>
          </w:rPr>
          <w:t>节约成本</w:t>
        </w:r>
      </w:ins>
      <w:ins w:id="1279" w:author="微软用户" w:date="2017-08-20T10:40:00Z">
        <w:r w:rsidR="008D70A7" w:rsidRPr="00B207B1">
          <w:rPr>
            <w:rFonts w:hAnsiTheme="minorEastAsia" w:cstheme="minorBidi" w:hint="eastAsia"/>
            <w:color w:val="000000" w:themeColor="text1"/>
            <w:rPrChange w:id="1280" w:author="JY0225" w:date="2017-08-24T11:10:00Z">
              <w:rPr>
                <w:rFonts w:hint="eastAsia"/>
                <w:spacing w:val="10"/>
              </w:rPr>
            </w:rPrChange>
          </w:rPr>
          <w:t>：</w:t>
        </w:r>
      </w:ins>
      <w:ins w:id="1281" w:author="微软用户" w:date="2017-08-20T10:41:00Z">
        <w:r w:rsidR="005E7061" w:rsidRPr="00B207B1">
          <w:rPr>
            <w:rFonts w:hAnsiTheme="minorEastAsia" w:cstheme="minorBidi" w:hint="eastAsia"/>
            <w:color w:val="000000" w:themeColor="text1"/>
            <w:rPrChange w:id="1282" w:author="JY0225" w:date="2017-08-24T11:10:00Z">
              <w:rPr>
                <w:rFonts w:hint="eastAsia"/>
                <w:spacing w:val="10"/>
              </w:rPr>
            </w:rPrChange>
          </w:rPr>
          <w:t>个人或</w:t>
        </w:r>
        <w:r w:rsidR="004354D5" w:rsidRPr="00B207B1">
          <w:rPr>
            <w:rFonts w:hAnsiTheme="minorEastAsia" w:cstheme="minorBidi" w:hint="eastAsia"/>
            <w:color w:val="000000" w:themeColor="text1"/>
            <w:rPrChange w:id="1283" w:author="JY0225" w:date="2017-08-24T11:10:00Z">
              <w:rPr>
                <w:rFonts w:hint="eastAsia"/>
                <w:spacing w:val="10"/>
              </w:rPr>
            </w:rPrChange>
          </w:rPr>
          <w:t>企业使用云备份后，可以依靠第三方云</w:t>
        </w:r>
      </w:ins>
      <w:ins w:id="1284" w:author="Liu, Wu" w:date="2017-08-29T10:13:00Z">
        <w:r w:rsidR="00D16505" w:rsidRPr="00B207B1">
          <w:rPr>
            <w:rFonts w:hAnsiTheme="minorEastAsia" w:hint="eastAsia"/>
            <w:color w:val="000000" w:themeColor="text1"/>
          </w:rPr>
          <w:t>备份服务</w:t>
        </w:r>
      </w:ins>
      <w:ins w:id="1285" w:author="微软用户" w:date="2017-08-20T10:41:00Z">
        <w:r w:rsidR="004354D5" w:rsidRPr="00B207B1">
          <w:rPr>
            <w:rFonts w:hAnsiTheme="minorEastAsia" w:cstheme="minorBidi" w:hint="eastAsia"/>
            <w:color w:val="000000" w:themeColor="text1"/>
            <w:rPrChange w:id="1286" w:author="JY0225" w:date="2017-08-24T11:10:00Z">
              <w:rPr>
                <w:rFonts w:hint="eastAsia"/>
                <w:spacing w:val="10"/>
              </w:rPr>
            </w:rPrChange>
          </w:rPr>
          <w:t>提供商</w:t>
        </w:r>
      </w:ins>
      <w:ins w:id="1287" w:author="微软用户" w:date="2017-08-20T10:43:00Z">
        <w:r w:rsidR="000F200C" w:rsidRPr="00B207B1">
          <w:rPr>
            <w:rFonts w:hAnsiTheme="minorEastAsia" w:cstheme="minorBidi" w:hint="eastAsia"/>
            <w:color w:val="000000" w:themeColor="text1"/>
            <w:rPrChange w:id="1288" w:author="JY0225" w:date="2017-08-24T11:10:00Z">
              <w:rPr>
                <w:rFonts w:hint="eastAsia"/>
                <w:spacing w:val="10"/>
              </w:rPr>
            </w:rPrChange>
          </w:rPr>
          <w:t>海量</w:t>
        </w:r>
        <w:r w:rsidR="004354D5" w:rsidRPr="00B207B1">
          <w:rPr>
            <w:rFonts w:hAnsiTheme="minorEastAsia" w:cstheme="minorBidi" w:hint="eastAsia"/>
            <w:color w:val="000000" w:themeColor="text1"/>
            <w:rPrChange w:id="1289" w:author="JY0225" w:date="2017-08-24T11:10:00Z">
              <w:rPr>
                <w:rFonts w:hint="eastAsia"/>
                <w:spacing w:val="10"/>
              </w:rPr>
            </w:rPrChange>
          </w:rPr>
          <w:t>的</w:t>
        </w:r>
      </w:ins>
      <w:ins w:id="1290" w:author="微软用户" w:date="2017-08-20T10:44:00Z">
        <w:r w:rsidR="000F200C" w:rsidRPr="00B207B1">
          <w:rPr>
            <w:rFonts w:hAnsiTheme="minorEastAsia" w:cstheme="minorBidi" w:hint="eastAsia"/>
            <w:color w:val="000000" w:themeColor="text1"/>
            <w:rPrChange w:id="1291" w:author="JY0225" w:date="2017-08-24T11:10:00Z">
              <w:rPr>
                <w:rFonts w:hint="eastAsia"/>
                <w:spacing w:val="10"/>
              </w:rPr>
            </w:rPrChange>
          </w:rPr>
          <w:t>存储</w:t>
        </w:r>
      </w:ins>
      <w:ins w:id="1292" w:author="微软用户" w:date="2017-08-20T10:41:00Z">
        <w:r w:rsidR="005E7061" w:rsidRPr="00B207B1">
          <w:rPr>
            <w:rFonts w:hAnsiTheme="minorEastAsia" w:cstheme="minorBidi" w:hint="eastAsia"/>
            <w:color w:val="000000" w:themeColor="text1"/>
            <w:rPrChange w:id="1293" w:author="JY0225" w:date="2017-08-24T11:10:00Z">
              <w:rPr>
                <w:rFonts w:hint="eastAsia"/>
                <w:spacing w:val="10"/>
              </w:rPr>
            </w:rPrChange>
          </w:rPr>
          <w:t>能力</w:t>
        </w:r>
      </w:ins>
      <w:ins w:id="1294" w:author="Liu, Wu" w:date="2017-08-29T10:14:00Z">
        <w:r w:rsidR="00460BE8" w:rsidRPr="00B207B1">
          <w:rPr>
            <w:rFonts w:hAnsiTheme="minorEastAsia" w:hint="eastAsia"/>
            <w:color w:val="000000" w:themeColor="text1"/>
          </w:rPr>
          <w:t>对大数据进行存储</w:t>
        </w:r>
      </w:ins>
      <w:ins w:id="1295" w:author="微软用户" w:date="2017-08-20T10:41:00Z">
        <w:r w:rsidR="005E7061" w:rsidRPr="00B207B1">
          <w:rPr>
            <w:rFonts w:hAnsiTheme="minorEastAsia" w:cstheme="minorBidi" w:hint="eastAsia"/>
            <w:color w:val="000000" w:themeColor="text1"/>
            <w:rPrChange w:id="1296" w:author="JY0225" w:date="2017-08-24T11:10:00Z">
              <w:rPr>
                <w:rFonts w:hint="eastAsia"/>
                <w:spacing w:val="10"/>
              </w:rPr>
            </w:rPrChange>
          </w:rPr>
          <w:t>，而不需担心</w:t>
        </w:r>
      </w:ins>
      <w:ins w:id="1297" w:author="微软用户" w:date="2017-08-20T10:42:00Z">
        <w:r w:rsidR="00AF2797" w:rsidRPr="00B207B1">
          <w:rPr>
            <w:rFonts w:hAnsiTheme="minorEastAsia" w:cstheme="minorBidi" w:hint="eastAsia"/>
            <w:color w:val="000000" w:themeColor="text1"/>
            <w:rPrChange w:id="1298" w:author="JY0225" w:date="2017-08-24T11:10:00Z">
              <w:rPr>
                <w:rFonts w:hint="eastAsia"/>
                <w:spacing w:val="10"/>
              </w:rPr>
            </w:rPrChange>
          </w:rPr>
          <w:t>数据</w:t>
        </w:r>
        <w:r w:rsidR="00FB6A6C" w:rsidRPr="00B207B1">
          <w:rPr>
            <w:rFonts w:hAnsiTheme="minorEastAsia" w:cstheme="minorBidi" w:hint="eastAsia"/>
            <w:color w:val="000000" w:themeColor="text1"/>
            <w:rPrChange w:id="1299" w:author="JY0225" w:date="2017-08-24T11:10:00Z">
              <w:rPr>
                <w:rFonts w:hint="eastAsia"/>
                <w:spacing w:val="10"/>
              </w:rPr>
            </w:rPrChange>
          </w:rPr>
          <w:t>备份</w:t>
        </w:r>
      </w:ins>
      <w:ins w:id="1300" w:author="微软用户" w:date="2017-08-20T10:43:00Z">
        <w:r w:rsidR="00FB6A6C" w:rsidRPr="00B207B1">
          <w:rPr>
            <w:rFonts w:hAnsiTheme="minorEastAsia" w:cstheme="minorBidi" w:hint="eastAsia"/>
            <w:color w:val="000000" w:themeColor="text1"/>
            <w:rPrChange w:id="1301" w:author="JY0225" w:date="2017-08-24T11:10:00Z">
              <w:rPr>
                <w:rFonts w:hint="eastAsia"/>
                <w:spacing w:val="10"/>
              </w:rPr>
            </w:rPrChange>
          </w:rPr>
          <w:t>过程中产生</w:t>
        </w:r>
      </w:ins>
      <w:ins w:id="1302" w:author="微软用户" w:date="2017-08-20T10:42:00Z">
        <w:r w:rsidR="00351C9D" w:rsidRPr="00B207B1">
          <w:rPr>
            <w:rFonts w:hAnsiTheme="minorEastAsia" w:cstheme="minorBidi" w:hint="eastAsia"/>
            <w:color w:val="000000" w:themeColor="text1"/>
            <w:rPrChange w:id="1303" w:author="JY0225" w:date="2017-08-24T11:10:00Z">
              <w:rPr>
                <w:rFonts w:hint="eastAsia"/>
                <w:spacing w:val="10"/>
              </w:rPr>
            </w:rPrChange>
          </w:rPr>
          <w:t>的采购和实施</w:t>
        </w:r>
      </w:ins>
      <w:ins w:id="1304" w:author="微软用户" w:date="2017-08-20T10:41:00Z">
        <w:r w:rsidR="00D33F39" w:rsidRPr="00B207B1">
          <w:rPr>
            <w:rFonts w:hAnsiTheme="minorEastAsia" w:cstheme="minorBidi" w:hint="eastAsia"/>
            <w:color w:val="000000" w:themeColor="text1"/>
            <w:rPrChange w:id="1305" w:author="JY0225" w:date="2017-08-24T11:10:00Z">
              <w:rPr>
                <w:rFonts w:hint="eastAsia"/>
                <w:spacing w:val="10"/>
              </w:rPr>
            </w:rPrChange>
          </w:rPr>
          <w:t>投资</w:t>
        </w:r>
      </w:ins>
      <w:ins w:id="1306" w:author="Liu, Wu" w:date="2017-08-29T10:14:00Z">
        <w:r w:rsidR="002B788F" w:rsidRPr="00B207B1">
          <w:rPr>
            <w:rFonts w:hAnsiTheme="minorEastAsia" w:hint="eastAsia"/>
            <w:color w:val="000000" w:themeColor="text1"/>
          </w:rPr>
          <w:t>的</w:t>
        </w:r>
      </w:ins>
      <w:ins w:id="1307" w:author="微软用户" w:date="2017-08-20T10:41:00Z">
        <w:r w:rsidR="00D33F39" w:rsidRPr="00B207B1">
          <w:rPr>
            <w:rFonts w:hAnsiTheme="minorEastAsia" w:cstheme="minorBidi" w:hint="eastAsia"/>
            <w:color w:val="000000" w:themeColor="text1"/>
            <w:rPrChange w:id="1308" w:author="JY0225" w:date="2017-08-24T11:10:00Z">
              <w:rPr>
                <w:rFonts w:hint="eastAsia"/>
                <w:spacing w:val="10"/>
              </w:rPr>
            </w:rPrChange>
          </w:rPr>
          <w:t>问题</w:t>
        </w:r>
      </w:ins>
      <w:ins w:id="1309" w:author="微软用户" w:date="2017-08-20T10:43:00Z">
        <w:r w:rsidR="00D33F39" w:rsidRPr="00B207B1">
          <w:rPr>
            <w:rFonts w:hAnsiTheme="minorEastAsia" w:cstheme="minorBidi" w:hint="eastAsia"/>
            <w:color w:val="000000" w:themeColor="text1"/>
            <w:rPrChange w:id="1310" w:author="JY0225" w:date="2017-08-24T11:10:00Z">
              <w:rPr>
                <w:rFonts w:hint="eastAsia"/>
                <w:spacing w:val="10"/>
              </w:rPr>
            </w:rPrChange>
          </w:rPr>
          <w:t>，可以</w:t>
        </w:r>
      </w:ins>
      <w:ins w:id="1311" w:author="微软用户" w:date="2017-08-20T10:39:00Z">
        <w:r w:rsidR="009C402D" w:rsidRPr="00B207B1">
          <w:rPr>
            <w:rFonts w:hAnsiTheme="minorEastAsia" w:cstheme="minorBidi" w:hint="eastAsia"/>
            <w:color w:val="000000" w:themeColor="text1"/>
            <w:rPrChange w:id="1312" w:author="JY0225" w:date="2017-08-24T11:10:00Z">
              <w:rPr>
                <w:rFonts w:hint="eastAsia"/>
                <w:spacing w:val="10"/>
              </w:rPr>
            </w:rPrChange>
          </w:rPr>
          <w:t>降低运作成本、提升生产</w:t>
        </w:r>
        <w:r w:rsidR="001E0B31" w:rsidRPr="00B207B1">
          <w:rPr>
            <w:rFonts w:hAnsiTheme="minorEastAsia" w:cstheme="minorBidi" w:hint="eastAsia"/>
            <w:color w:val="000000" w:themeColor="text1"/>
            <w:rPrChange w:id="1313" w:author="JY0225" w:date="2017-08-24T11:10:00Z">
              <w:rPr>
                <w:rFonts w:hint="eastAsia"/>
                <w:spacing w:val="10"/>
              </w:rPr>
            </w:rPrChange>
          </w:rPr>
          <w:t>效率</w:t>
        </w:r>
        <w:r w:rsidR="009C402D" w:rsidRPr="00B207B1">
          <w:rPr>
            <w:rFonts w:hAnsiTheme="minorEastAsia" w:cstheme="minorBidi" w:hint="eastAsia"/>
            <w:color w:val="000000" w:themeColor="text1"/>
            <w:rPrChange w:id="1314" w:author="JY0225" w:date="2017-08-24T11:10:00Z">
              <w:rPr>
                <w:rFonts w:hint="eastAsia"/>
                <w:spacing w:val="10"/>
              </w:rPr>
            </w:rPrChange>
          </w:rPr>
          <w:t>。</w:t>
        </w:r>
      </w:ins>
    </w:p>
    <w:p w14:paraId="0D749AA3" w14:textId="77777777" w:rsidR="000307EC" w:rsidRPr="00B207B1" w:rsidDel="00E76ED3" w:rsidRDefault="00700C23">
      <w:pPr>
        <w:numPr>
          <w:ilvl w:val="0"/>
          <w:numId w:val="18"/>
        </w:numPr>
        <w:spacing w:line="400" w:lineRule="exact"/>
        <w:rPr>
          <w:ins w:id="1315" w:author="微软用户" w:date="2017-08-19T19:53:00Z"/>
          <w:del w:id="1316" w:author="微软用户" w:date="2017-08-20T10:48:00Z"/>
          <w:rFonts w:hAnsiTheme="minorEastAsia" w:cstheme="minorBidi"/>
          <w:color w:val="000000" w:themeColor="text1"/>
          <w:rPrChange w:id="1317" w:author="JY0225" w:date="2017-08-24T11:11:00Z">
            <w:rPr>
              <w:ins w:id="1318" w:author="微软用户" w:date="2017-08-19T19:53:00Z"/>
              <w:del w:id="1319" w:author="微软用户" w:date="2017-08-20T10:48:00Z"/>
              <w:spacing w:val="10"/>
              <w:sz w:val="24"/>
            </w:rPr>
          </w:rPrChange>
        </w:rPr>
        <w:pPrChange w:id="1320" w:author="JY0225" w:date="2017-08-24T11:11:00Z">
          <w:pPr>
            <w:pStyle w:val="21"/>
            <w:spacing w:line="240" w:lineRule="auto"/>
          </w:pPr>
        </w:pPrChange>
      </w:pPr>
      <w:ins w:id="1321" w:author="微软用户" w:date="2017-08-20T10:45:00Z">
        <w:del w:id="1322" w:author="JY0225" w:date="2017-08-24T11:11:00Z">
          <w:r w:rsidRPr="00B207B1" w:rsidDel="000D4FED">
            <w:rPr>
              <w:rFonts w:hAnsiTheme="minorEastAsia" w:cstheme="minorBidi"/>
              <w:color w:val="000000" w:themeColor="text1"/>
              <w:rPrChange w:id="1323" w:author="JY0225" w:date="2017-08-24T11:11:00Z">
                <w:rPr>
                  <w:spacing w:val="10"/>
                </w:rPr>
              </w:rPrChange>
            </w:rPr>
            <w:tab/>
          </w:r>
          <w:r w:rsidR="00F441B0" w:rsidRPr="00B207B1" w:rsidDel="000D4FED">
            <w:rPr>
              <w:rFonts w:hAnsiTheme="minorEastAsia" w:cstheme="minorBidi"/>
              <w:color w:val="000000" w:themeColor="text1"/>
              <w:rPrChange w:id="1324" w:author="JY0225" w:date="2017-08-24T11:11:00Z">
                <w:rPr>
                  <w:spacing w:val="10"/>
                </w:rPr>
              </w:rPrChange>
            </w:rPr>
            <w:delText xml:space="preserve">2. </w:delText>
          </w:r>
        </w:del>
      </w:ins>
      <w:ins w:id="1325" w:author="微软用户" w:date="2017-08-20T10:47:00Z">
        <w:r w:rsidR="00566FC8" w:rsidRPr="00B207B1">
          <w:rPr>
            <w:rFonts w:hAnsiTheme="minorEastAsia" w:cstheme="minorBidi" w:hint="eastAsia"/>
            <w:color w:val="000000" w:themeColor="text1"/>
            <w:rPrChange w:id="1326" w:author="JY0225" w:date="2017-08-24T11:11:00Z">
              <w:rPr>
                <w:rFonts w:hint="eastAsia"/>
                <w:spacing w:val="10"/>
              </w:rPr>
            </w:rPrChange>
          </w:rPr>
          <w:t>高效可靠：</w:t>
        </w:r>
      </w:ins>
      <w:ins w:id="1327" w:author="微软用户" w:date="2017-08-20T10:48:00Z">
        <w:r w:rsidR="00E76ED3" w:rsidRPr="00B207B1">
          <w:rPr>
            <w:rFonts w:hAnsiTheme="minorEastAsia" w:cstheme="minorBidi" w:hint="eastAsia"/>
            <w:color w:val="000000" w:themeColor="text1"/>
            <w:rPrChange w:id="1328" w:author="JY0225" w:date="2017-08-24T11:11:00Z">
              <w:rPr>
                <w:rFonts w:hint="eastAsia"/>
                <w:spacing w:val="10"/>
              </w:rPr>
            </w:rPrChange>
          </w:rPr>
          <w:t>在现行的计算机云备份数据库中</w:t>
        </w:r>
      </w:ins>
      <w:ins w:id="1329" w:author="微软用户" w:date="2017-08-20T10:54:00Z">
        <w:r w:rsidR="000111EB" w:rsidRPr="00B207B1">
          <w:rPr>
            <w:rFonts w:hAnsiTheme="minorEastAsia" w:cstheme="minorBidi" w:hint="eastAsia"/>
            <w:color w:val="000000" w:themeColor="text1"/>
            <w:rPrChange w:id="1330" w:author="JY0225" w:date="2017-08-24T11:11:00Z">
              <w:rPr>
                <w:rFonts w:hint="eastAsia"/>
                <w:spacing w:val="10"/>
              </w:rPr>
            </w:rPrChange>
          </w:rPr>
          <w:t>，</w:t>
        </w:r>
      </w:ins>
      <w:ins w:id="1331" w:author="微软用户" w:date="2017-08-20T10:48:00Z">
        <w:r w:rsidR="00E76ED3" w:rsidRPr="00B207B1">
          <w:rPr>
            <w:rFonts w:hAnsiTheme="minorEastAsia" w:cstheme="minorBidi" w:hint="eastAsia"/>
            <w:color w:val="000000" w:themeColor="text1"/>
            <w:rPrChange w:id="1332" w:author="JY0225" w:date="2017-08-24T11:11:00Z">
              <w:rPr>
                <w:rFonts w:hint="eastAsia"/>
                <w:spacing w:val="10"/>
              </w:rPr>
            </w:rPrChange>
          </w:rPr>
          <w:t>主要是利用较为先进的存储技术</w:t>
        </w:r>
        <w:r w:rsidR="00E76ED3" w:rsidRPr="00B207B1">
          <w:rPr>
            <w:rFonts w:hAnsiTheme="minorEastAsia" w:cstheme="minorBidi"/>
            <w:color w:val="000000" w:themeColor="text1"/>
            <w:rPrChange w:id="1333" w:author="JY0225" w:date="2017-08-24T11:11:00Z">
              <w:rPr>
                <w:spacing w:val="10"/>
              </w:rPr>
            </w:rPrChange>
          </w:rPr>
          <w:t xml:space="preserve">, </w:t>
        </w:r>
        <w:r w:rsidR="00E76ED3" w:rsidRPr="00B207B1">
          <w:rPr>
            <w:rFonts w:hAnsiTheme="minorEastAsia" w:cstheme="minorBidi" w:hint="eastAsia"/>
            <w:color w:val="000000" w:themeColor="text1"/>
            <w:rPrChange w:id="1334" w:author="JY0225" w:date="2017-08-24T11:11:00Z">
              <w:rPr>
                <w:rFonts w:hint="eastAsia"/>
                <w:spacing w:val="10"/>
              </w:rPr>
            </w:rPrChange>
          </w:rPr>
          <w:t>其中主要包括磁盘的备份、压缩、加密、存储虚拟化等重要数据保护功能。利用计算机云备份技术可以有效提升数据信息的安全性</w:t>
        </w:r>
      </w:ins>
      <w:ins w:id="1335" w:author="微软用户" w:date="2017-08-20T10:54:00Z">
        <w:r w:rsidR="000111EB" w:rsidRPr="00B207B1">
          <w:rPr>
            <w:rFonts w:hAnsiTheme="minorEastAsia" w:cstheme="minorBidi" w:hint="eastAsia"/>
            <w:color w:val="000000" w:themeColor="text1"/>
            <w:rPrChange w:id="1336" w:author="JY0225" w:date="2017-08-24T11:11:00Z">
              <w:rPr>
                <w:rFonts w:hint="eastAsia"/>
                <w:spacing w:val="10"/>
              </w:rPr>
            </w:rPrChange>
          </w:rPr>
          <w:t>，</w:t>
        </w:r>
      </w:ins>
      <w:ins w:id="1337" w:author="微软用户" w:date="2017-08-20T10:48:00Z">
        <w:r w:rsidR="00E76ED3" w:rsidRPr="00B207B1">
          <w:rPr>
            <w:rFonts w:hAnsiTheme="minorEastAsia" w:cstheme="minorBidi" w:hint="eastAsia"/>
            <w:color w:val="000000" w:themeColor="text1"/>
            <w:rPrChange w:id="1338" w:author="JY0225" w:date="2017-08-24T11:11:00Z">
              <w:rPr>
                <w:rFonts w:hint="eastAsia"/>
                <w:spacing w:val="10"/>
              </w:rPr>
            </w:rPrChange>
          </w:rPr>
          <w:t>同时还能提升其效率</w:t>
        </w:r>
      </w:ins>
      <w:ins w:id="1339" w:author="微软用户" w:date="2017-08-20T10:49:00Z">
        <w:r w:rsidR="007A5868" w:rsidRPr="00B207B1">
          <w:rPr>
            <w:rFonts w:hAnsiTheme="minorEastAsia" w:cstheme="minorBidi" w:hint="eastAsia"/>
            <w:color w:val="000000" w:themeColor="text1"/>
            <w:rPrChange w:id="1340" w:author="JY0225" w:date="2017-08-24T11:11:00Z">
              <w:rPr>
                <w:rFonts w:hint="eastAsia"/>
                <w:spacing w:val="10"/>
              </w:rPr>
            </w:rPrChange>
          </w:rPr>
          <w:t>与可靠性。</w:t>
        </w:r>
      </w:ins>
      <w:ins w:id="1341" w:author="微软用户" w:date="2017-08-20T10:36:00Z">
        <w:del w:id="1342" w:author="微软用户" w:date="2017-08-20T10:45:00Z">
          <w:r w:rsidR="00947F3C" w:rsidRPr="00B207B1" w:rsidDel="00700C23">
            <w:rPr>
              <w:rFonts w:hAnsiTheme="minorEastAsia" w:cstheme="minorBidi"/>
              <w:color w:val="000000" w:themeColor="text1"/>
              <w:rPrChange w:id="1343" w:author="JY0225" w:date="2017-08-24T11:11:00Z">
                <w:rPr>
                  <w:spacing w:val="10"/>
                </w:rPr>
              </w:rPrChange>
            </w:rPr>
            <w:tab/>
          </w:r>
        </w:del>
      </w:ins>
      <w:ins w:id="1344" w:author="微软用户" w:date="2017-08-20T10:34:00Z">
        <w:del w:id="1345" w:author="微软用户" w:date="2017-08-20T10:45:00Z">
          <w:r w:rsidR="0030214D" w:rsidRPr="00B207B1" w:rsidDel="00700C23">
            <w:rPr>
              <w:rFonts w:hAnsiTheme="minorEastAsia" w:cstheme="minorBidi"/>
              <w:color w:val="000000" w:themeColor="text1"/>
              <w:rPrChange w:id="1346" w:author="JY0225" w:date="2017-08-24T11:11:00Z">
                <w:rPr>
                  <w:spacing w:val="10"/>
                </w:rPr>
              </w:rPrChange>
            </w:rPr>
            <w:delText xml:space="preserve"> </w:delText>
          </w:r>
        </w:del>
      </w:ins>
    </w:p>
    <w:p w14:paraId="4D5D0FFE" w14:textId="77777777" w:rsidR="00793D22" w:rsidRPr="00B207B1" w:rsidDel="00E76ED3" w:rsidRDefault="0003391F">
      <w:pPr>
        <w:pStyle w:val="31"/>
        <w:numPr>
          <w:ilvl w:val="0"/>
          <w:numId w:val="18"/>
        </w:numPr>
        <w:rPr>
          <w:ins w:id="1347" w:author="微软用户" w:date="2017-08-20T10:20:00Z"/>
          <w:del w:id="1348" w:author="微软用户" w:date="2017-08-20T10:48:00Z"/>
          <w:rFonts w:asciiTheme="minorEastAsia" w:hAnsiTheme="minorEastAsia"/>
          <w:color w:val="000000" w:themeColor="text1"/>
          <w:sz w:val="24"/>
          <w:szCs w:val="24"/>
          <w:rPrChange w:id="1349" w:author="JY0225" w:date="2017-08-24T11:11:00Z">
            <w:rPr>
              <w:ins w:id="1350" w:author="微软用户" w:date="2017-08-20T10:20:00Z"/>
              <w:del w:id="1351" w:author="微软用户" w:date="2017-08-20T10:48:00Z"/>
            </w:rPr>
          </w:rPrChange>
        </w:rPr>
        <w:pPrChange w:id="1352" w:author="JY0225" w:date="2017-08-24T11:11:00Z">
          <w:pPr>
            <w:pStyle w:val="31"/>
          </w:pPr>
        </w:pPrChange>
      </w:pPr>
      <w:bookmarkStart w:id="1353" w:name="_Toc420959848"/>
      <w:bookmarkStart w:id="1354" w:name="_Toc421026912"/>
      <w:bookmarkStart w:id="1355" w:name="_Toc421230580"/>
      <w:bookmarkStart w:id="1356" w:name="_Toc433381261"/>
      <w:ins w:id="1357" w:author="微软用户" w:date="2017-08-20T10:20:00Z">
        <w:del w:id="1358" w:author="微软用户" w:date="2017-08-20T10:48:00Z">
          <w:r w:rsidRPr="00B207B1" w:rsidDel="00E76ED3">
            <w:rPr>
              <w:rFonts w:asciiTheme="minorEastAsia" w:hAnsiTheme="minorEastAsia"/>
              <w:color w:val="000000" w:themeColor="text1"/>
              <w:sz w:val="24"/>
              <w:szCs w:val="24"/>
              <w:rPrChange w:id="1359" w:author="JY0225" w:date="2017-08-24T11:11:00Z">
                <w:rPr/>
              </w:rPrChange>
            </w:rPr>
            <w:delText>2.1.1</w:delText>
          </w:r>
          <w:r w:rsidR="00793D22" w:rsidRPr="00B207B1" w:rsidDel="00E76ED3">
            <w:rPr>
              <w:rFonts w:asciiTheme="minorEastAsia" w:hAnsiTheme="minorEastAsia"/>
              <w:color w:val="000000" w:themeColor="text1"/>
              <w:sz w:val="24"/>
              <w:szCs w:val="24"/>
              <w:rPrChange w:id="1360" w:author="JY0225" w:date="2017-08-24T11:11:00Z">
                <w:rPr/>
              </w:rPrChange>
            </w:rPr>
            <w:delText xml:space="preserve"> </w:delText>
          </w:r>
          <w:bookmarkEnd w:id="1353"/>
          <w:bookmarkEnd w:id="1354"/>
          <w:bookmarkEnd w:id="1355"/>
          <w:bookmarkEnd w:id="1356"/>
          <w:r w:rsidR="00A6762E" w:rsidRPr="00B207B1" w:rsidDel="00E76ED3">
            <w:rPr>
              <w:rFonts w:asciiTheme="minorEastAsia" w:hAnsiTheme="minorEastAsia" w:hint="eastAsia"/>
              <w:color w:val="000000" w:themeColor="text1"/>
              <w:sz w:val="24"/>
              <w:szCs w:val="24"/>
              <w:rPrChange w:id="1361" w:author="JY0225" w:date="2017-08-24T11:11:00Z">
                <w:rPr>
                  <w:rFonts w:hint="eastAsia"/>
                </w:rPr>
              </w:rPrChange>
            </w:rPr>
            <w:delText>云备份技术</w:delText>
          </w:r>
          <w:r w:rsidR="003F5B8B" w:rsidRPr="00B207B1" w:rsidDel="00E76ED3">
            <w:rPr>
              <w:rFonts w:asciiTheme="minorEastAsia" w:hAnsiTheme="minorEastAsia" w:hint="eastAsia"/>
              <w:color w:val="000000" w:themeColor="text1"/>
              <w:sz w:val="24"/>
              <w:szCs w:val="24"/>
              <w:rPrChange w:id="1362" w:author="JY0225" w:date="2017-08-24T11:11:00Z">
                <w:rPr>
                  <w:rFonts w:hint="eastAsia"/>
                </w:rPr>
              </w:rPrChange>
            </w:rPr>
            <w:delText>特点</w:delText>
          </w:r>
          <w:r w:rsidR="00A6762E" w:rsidRPr="00B207B1" w:rsidDel="00E76ED3">
            <w:rPr>
              <w:rFonts w:asciiTheme="minorEastAsia" w:hAnsiTheme="minorEastAsia"/>
              <w:color w:val="000000" w:themeColor="text1"/>
              <w:sz w:val="24"/>
              <w:szCs w:val="24"/>
              <w:rPrChange w:id="1363" w:author="JY0225" w:date="2017-08-24T11:11:00Z">
                <w:rPr/>
              </w:rPrChange>
            </w:rPr>
            <w:delText xml:space="preserve"> </w:delText>
          </w:r>
        </w:del>
      </w:ins>
    </w:p>
    <w:p w14:paraId="063B66A2" w14:textId="77777777" w:rsidR="00663FB9" w:rsidRPr="00B207B1" w:rsidRDefault="009A1A91">
      <w:pPr>
        <w:numPr>
          <w:ilvl w:val="0"/>
          <w:numId w:val="18"/>
        </w:numPr>
        <w:spacing w:line="400" w:lineRule="exact"/>
        <w:rPr>
          <w:ins w:id="1364" w:author="微软用户" w:date="2017-08-19T19:24:00Z"/>
          <w:rFonts w:hAnsiTheme="minorEastAsia" w:cstheme="minorBidi"/>
          <w:color w:val="000000" w:themeColor="text1"/>
          <w:rPrChange w:id="1365" w:author="JY0225" w:date="2017-08-24T11:11:00Z">
            <w:rPr>
              <w:ins w:id="1366" w:author="微软用户" w:date="2017-08-19T19:24:00Z"/>
            </w:rPr>
          </w:rPrChange>
        </w:rPr>
        <w:pPrChange w:id="1367" w:author="JY0225" w:date="2017-08-24T11:11:00Z">
          <w:pPr>
            <w:pStyle w:val="21"/>
            <w:spacing w:line="240" w:lineRule="auto"/>
          </w:pPr>
        </w:pPrChange>
      </w:pPr>
      <w:ins w:id="1368" w:author="微软用户" w:date="2017-08-20T10:21:00Z">
        <w:r w:rsidRPr="00B207B1">
          <w:rPr>
            <w:rFonts w:hAnsiTheme="minorEastAsia" w:cstheme="minorBidi"/>
            <w:color w:val="000000" w:themeColor="text1"/>
            <w:rPrChange w:id="1369" w:author="JY0225" w:date="2017-08-24T11:11:00Z">
              <w:rPr>
                <w:spacing w:val="10"/>
              </w:rPr>
            </w:rPrChange>
          </w:rPr>
          <w:tab/>
        </w:r>
      </w:ins>
    </w:p>
    <w:p w14:paraId="2FDD02C9" w14:textId="77777777" w:rsidR="001F51CD" w:rsidRPr="00B207B1" w:rsidRDefault="00BE0596">
      <w:pPr>
        <w:numPr>
          <w:ilvl w:val="0"/>
          <w:numId w:val="18"/>
        </w:numPr>
        <w:spacing w:line="400" w:lineRule="exact"/>
        <w:rPr>
          <w:ins w:id="1370" w:author="微软用户" w:date="2017-08-20T10:56:00Z"/>
          <w:rFonts w:hAnsiTheme="minorEastAsia"/>
          <w:color w:val="000000" w:themeColor="text1"/>
          <w:kern w:val="2"/>
          <w:rPrChange w:id="1371" w:author="JY0225" w:date="2017-08-24T11:11:00Z">
            <w:rPr>
              <w:ins w:id="1372" w:author="微软用户" w:date="2017-08-20T10:56:00Z"/>
              <w:spacing w:val="10"/>
              <w:sz w:val="24"/>
            </w:rPr>
          </w:rPrChange>
        </w:rPr>
        <w:pPrChange w:id="1373" w:author="JY0225" w:date="2017-08-24T11:11:00Z">
          <w:pPr>
            <w:pStyle w:val="1"/>
          </w:pPr>
        </w:pPrChange>
      </w:pPr>
      <w:ins w:id="1374" w:author="微软用户" w:date="2017-08-20T10:49:00Z">
        <w:del w:id="1375" w:author="JY0225" w:date="2017-08-24T11:11:00Z">
          <w:r w:rsidRPr="00B207B1" w:rsidDel="005C4754">
            <w:rPr>
              <w:rFonts w:hAnsiTheme="minorEastAsia"/>
              <w:color w:val="000000" w:themeColor="text1"/>
              <w:kern w:val="2"/>
              <w:rPrChange w:id="1376" w:author="JY0225" w:date="2017-08-24T11:11:00Z">
                <w:rPr>
                  <w:b w:val="0"/>
                  <w:bCs w:val="0"/>
                </w:rPr>
              </w:rPrChange>
            </w:rPr>
            <w:tab/>
          </w:r>
          <w:r w:rsidR="00DE60A4" w:rsidRPr="00B207B1" w:rsidDel="005C4754">
            <w:rPr>
              <w:rFonts w:hAnsiTheme="minorEastAsia"/>
              <w:color w:val="000000" w:themeColor="text1"/>
              <w:kern w:val="2"/>
              <w:rPrChange w:id="1377" w:author="JY0225" w:date="2017-08-24T11:11:00Z">
                <w:rPr>
                  <w:spacing w:val="10"/>
                </w:rPr>
              </w:rPrChange>
            </w:rPr>
            <w:delText xml:space="preserve">3. </w:delText>
          </w:r>
        </w:del>
      </w:ins>
      <w:ins w:id="1378" w:author="微软用户" w:date="2017-08-20T10:50:00Z">
        <w:r w:rsidR="00CF5252" w:rsidRPr="00B207B1">
          <w:rPr>
            <w:rFonts w:hAnsiTheme="minorEastAsia" w:hint="eastAsia"/>
            <w:color w:val="000000" w:themeColor="text1"/>
            <w:kern w:val="2"/>
            <w:rPrChange w:id="1379" w:author="JY0225" w:date="2017-08-24T11:11:00Z">
              <w:rPr>
                <w:rFonts w:hint="eastAsia"/>
                <w:b w:val="0"/>
                <w:bCs w:val="0"/>
              </w:rPr>
            </w:rPrChange>
          </w:rPr>
          <w:t>高容灾性：</w:t>
        </w:r>
      </w:ins>
      <w:ins w:id="1380" w:author="微软用户" w:date="2017-08-20T10:53:00Z">
        <w:r w:rsidR="008F21E6" w:rsidRPr="00B207B1">
          <w:rPr>
            <w:rFonts w:hAnsiTheme="minorEastAsia" w:hint="eastAsia"/>
            <w:color w:val="000000" w:themeColor="text1"/>
            <w:kern w:val="2"/>
            <w:rPrChange w:id="1381" w:author="JY0225" w:date="2017-08-24T11:11:00Z">
              <w:rPr>
                <w:rFonts w:hint="eastAsia"/>
                <w:spacing w:val="10"/>
              </w:rPr>
            </w:rPrChange>
          </w:rPr>
          <w:t>传统的</w:t>
        </w:r>
        <w:r w:rsidR="002F0ABC" w:rsidRPr="00B207B1">
          <w:rPr>
            <w:rFonts w:hAnsiTheme="minorEastAsia" w:hint="eastAsia"/>
            <w:color w:val="000000" w:themeColor="text1"/>
            <w:kern w:val="2"/>
            <w:rPrChange w:id="1382" w:author="JY0225" w:date="2017-08-24T11:11:00Z">
              <w:rPr>
                <w:rFonts w:hint="eastAsia"/>
                <w:spacing w:val="10"/>
              </w:rPr>
            </w:rPrChange>
          </w:rPr>
          <w:t>数据</w:t>
        </w:r>
      </w:ins>
      <w:ins w:id="1383" w:author="微软用户" w:date="2017-08-20T10:51:00Z">
        <w:r w:rsidR="008F21E6" w:rsidRPr="00B207B1">
          <w:rPr>
            <w:rFonts w:hAnsiTheme="minorEastAsia" w:hint="eastAsia"/>
            <w:color w:val="000000" w:themeColor="text1"/>
            <w:kern w:val="2"/>
            <w:rPrChange w:id="1384" w:author="JY0225" w:date="2017-08-24T11:11:00Z">
              <w:rPr>
                <w:rFonts w:hint="eastAsia"/>
                <w:b w:val="0"/>
                <w:bCs w:val="0"/>
              </w:rPr>
            </w:rPrChange>
          </w:rPr>
          <w:t>恢复方式主要是从磁盘开始将数据恢复</w:t>
        </w:r>
        <w:r w:rsidR="008F21E6" w:rsidRPr="00B207B1">
          <w:rPr>
            <w:rFonts w:hAnsiTheme="minorEastAsia"/>
            <w:color w:val="000000" w:themeColor="text1"/>
            <w:kern w:val="2"/>
            <w:rPrChange w:id="1385" w:author="JY0225" w:date="2017-08-24T11:11:00Z">
              <w:rPr>
                <w:b w:val="0"/>
                <w:bCs w:val="0"/>
              </w:rPr>
            </w:rPrChange>
          </w:rPr>
          <w:t xml:space="preserve">, </w:t>
        </w:r>
        <w:r w:rsidR="008F21E6" w:rsidRPr="00B207B1">
          <w:rPr>
            <w:rFonts w:hAnsiTheme="minorEastAsia" w:hint="eastAsia"/>
            <w:color w:val="000000" w:themeColor="text1"/>
            <w:kern w:val="2"/>
            <w:rPrChange w:id="1386" w:author="JY0225" w:date="2017-08-24T11:11:00Z">
              <w:rPr>
                <w:rFonts w:hint="eastAsia"/>
                <w:b w:val="0"/>
                <w:bCs w:val="0"/>
              </w:rPr>
            </w:rPrChange>
          </w:rPr>
          <w:t>因此</w:t>
        </w:r>
        <w:r w:rsidR="008F21E6" w:rsidRPr="00B207B1">
          <w:rPr>
            <w:rFonts w:hAnsiTheme="minorEastAsia"/>
            <w:color w:val="000000" w:themeColor="text1"/>
            <w:kern w:val="2"/>
            <w:rPrChange w:id="1387" w:author="JY0225" w:date="2017-08-24T11:11:00Z">
              <w:rPr>
                <w:b w:val="0"/>
                <w:bCs w:val="0"/>
              </w:rPr>
            </w:rPrChange>
          </w:rPr>
          <w:t xml:space="preserve">, </w:t>
        </w:r>
        <w:r w:rsidR="008F21E6" w:rsidRPr="00B207B1">
          <w:rPr>
            <w:rFonts w:hAnsiTheme="minorEastAsia" w:hint="eastAsia"/>
            <w:color w:val="000000" w:themeColor="text1"/>
            <w:kern w:val="2"/>
            <w:rPrChange w:id="1388" w:author="JY0225" w:date="2017-08-24T11:11:00Z">
              <w:rPr>
                <w:rFonts w:hint="eastAsia"/>
                <w:b w:val="0"/>
                <w:bCs w:val="0"/>
              </w:rPr>
            </w:rPrChange>
          </w:rPr>
          <w:t>如果发生数据丢失的情况</w:t>
        </w:r>
      </w:ins>
      <w:ins w:id="1389" w:author="微软用户" w:date="2017-08-20T10:54:00Z">
        <w:r w:rsidR="00E40A2A" w:rsidRPr="00B207B1">
          <w:rPr>
            <w:rFonts w:hAnsiTheme="minorEastAsia" w:hint="eastAsia"/>
            <w:color w:val="000000" w:themeColor="text1"/>
            <w:kern w:val="2"/>
            <w:rPrChange w:id="1390" w:author="JY0225" w:date="2017-08-24T11:11:00Z">
              <w:rPr>
                <w:rFonts w:hint="eastAsia"/>
                <w:spacing w:val="10"/>
              </w:rPr>
            </w:rPrChange>
          </w:rPr>
          <w:t>，</w:t>
        </w:r>
      </w:ins>
      <w:ins w:id="1391" w:author="微软用户" w:date="2017-08-20T10:51:00Z">
        <w:r w:rsidR="008F21E6" w:rsidRPr="00B207B1">
          <w:rPr>
            <w:rFonts w:hAnsiTheme="minorEastAsia" w:hint="eastAsia"/>
            <w:color w:val="000000" w:themeColor="text1"/>
            <w:kern w:val="2"/>
            <w:rPrChange w:id="1392" w:author="JY0225" w:date="2017-08-24T11:11:00Z">
              <w:rPr>
                <w:rFonts w:hint="eastAsia"/>
                <w:b w:val="0"/>
                <w:bCs w:val="0"/>
              </w:rPr>
            </w:rPrChange>
          </w:rPr>
          <w:t>技术管理人员</w:t>
        </w:r>
        <w:del w:id="1393" w:author="Liu, Wu" w:date="2017-08-29T10:16:00Z">
          <w:r w:rsidR="008F21E6" w:rsidRPr="00B207B1" w:rsidDel="003559F2">
            <w:rPr>
              <w:rFonts w:hAnsiTheme="minorEastAsia" w:hint="eastAsia"/>
              <w:color w:val="000000" w:themeColor="text1"/>
              <w:kern w:val="2"/>
              <w:rPrChange w:id="1394" w:author="JY0225" w:date="2017-08-24T11:11:00Z">
                <w:rPr>
                  <w:rFonts w:hint="eastAsia"/>
                  <w:b w:val="0"/>
                  <w:bCs w:val="0"/>
                </w:rPr>
              </w:rPrChange>
            </w:rPr>
            <w:delText>便</w:delText>
          </w:r>
        </w:del>
        <w:r w:rsidR="008F21E6" w:rsidRPr="00B207B1">
          <w:rPr>
            <w:rFonts w:hAnsiTheme="minorEastAsia" w:hint="eastAsia"/>
            <w:color w:val="000000" w:themeColor="text1"/>
            <w:kern w:val="2"/>
            <w:rPrChange w:id="1395" w:author="JY0225" w:date="2017-08-24T11:11:00Z">
              <w:rPr>
                <w:rFonts w:hint="eastAsia"/>
                <w:b w:val="0"/>
                <w:bCs w:val="0"/>
              </w:rPr>
            </w:rPrChange>
          </w:rPr>
          <w:t>需要找到磁盘</w:t>
        </w:r>
      </w:ins>
      <w:ins w:id="1396" w:author="微软用户" w:date="2017-08-20T10:54:00Z">
        <w:r w:rsidR="00CB1412" w:rsidRPr="00B207B1">
          <w:rPr>
            <w:rFonts w:hAnsiTheme="minorEastAsia" w:hint="eastAsia"/>
            <w:color w:val="000000" w:themeColor="text1"/>
            <w:kern w:val="2"/>
            <w:rPrChange w:id="1397" w:author="JY0225" w:date="2017-08-24T11:11:00Z">
              <w:rPr>
                <w:rFonts w:hint="eastAsia"/>
                <w:spacing w:val="10"/>
              </w:rPr>
            </w:rPrChange>
          </w:rPr>
          <w:t>，</w:t>
        </w:r>
      </w:ins>
      <w:ins w:id="1398" w:author="微软用户" w:date="2017-08-20T10:51:00Z">
        <w:r w:rsidR="008F21E6" w:rsidRPr="00B207B1">
          <w:rPr>
            <w:rFonts w:hAnsiTheme="minorEastAsia" w:hint="eastAsia"/>
            <w:color w:val="000000" w:themeColor="text1"/>
            <w:kern w:val="2"/>
            <w:rPrChange w:id="1399" w:author="JY0225" w:date="2017-08-24T11:11:00Z">
              <w:rPr>
                <w:rFonts w:hint="eastAsia"/>
                <w:b w:val="0"/>
                <w:bCs w:val="0"/>
              </w:rPr>
            </w:rPrChange>
          </w:rPr>
          <w:t>将其在计算机上加载</w:t>
        </w:r>
      </w:ins>
      <w:ins w:id="1400" w:author="微软用户" w:date="2017-08-20T10:54:00Z">
        <w:r w:rsidR="002B4A04" w:rsidRPr="00B207B1">
          <w:rPr>
            <w:rFonts w:hAnsiTheme="minorEastAsia" w:hint="eastAsia"/>
            <w:color w:val="000000" w:themeColor="text1"/>
            <w:kern w:val="2"/>
            <w:rPrChange w:id="1401" w:author="JY0225" w:date="2017-08-24T11:11:00Z">
              <w:rPr>
                <w:rFonts w:hint="eastAsia"/>
                <w:spacing w:val="10"/>
              </w:rPr>
            </w:rPrChange>
          </w:rPr>
          <w:t>，</w:t>
        </w:r>
      </w:ins>
      <w:ins w:id="1402" w:author="微软用户" w:date="2017-08-20T10:51:00Z">
        <w:r w:rsidR="008F21E6" w:rsidRPr="00B207B1">
          <w:rPr>
            <w:rFonts w:hAnsiTheme="minorEastAsia" w:hint="eastAsia"/>
            <w:color w:val="000000" w:themeColor="text1"/>
            <w:kern w:val="2"/>
            <w:rPrChange w:id="1403" w:author="JY0225" w:date="2017-08-24T11:11:00Z">
              <w:rPr>
                <w:rFonts w:hint="eastAsia"/>
                <w:b w:val="0"/>
                <w:bCs w:val="0"/>
              </w:rPr>
            </w:rPrChange>
          </w:rPr>
          <w:t>根据加载所显示的数据位置便可对信息数据进行恢复。</w:t>
        </w:r>
      </w:ins>
      <w:ins w:id="1404" w:author="微软用户" w:date="2017-08-20T10:53:00Z">
        <w:r w:rsidR="00F94AE3" w:rsidRPr="00B207B1">
          <w:rPr>
            <w:rFonts w:hAnsiTheme="minorEastAsia" w:hint="eastAsia"/>
            <w:color w:val="000000" w:themeColor="text1"/>
            <w:kern w:val="2"/>
            <w:rPrChange w:id="1405" w:author="JY0225" w:date="2017-08-24T11:11:00Z">
              <w:rPr>
                <w:rFonts w:hint="eastAsia"/>
                <w:spacing w:val="10"/>
              </w:rPr>
            </w:rPrChange>
          </w:rPr>
          <w:t>一旦磁盘出现不可逆的故障，则</w:t>
        </w:r>
      </w:ins>
      <w:ins w:id="1406" w:author="微软用户" w:date="2017-08-20T10:54:00Z">
        <w:r w:rsidR="00F94AE3" w:rsidRPr="00B207B1">
          <w:rPr>
            <w:rFonts w:hAnsiTheme="minorEastAsia" w:hint="eastAsia"/>
            <w:color w:val="000000" w:themeColor="text1"/>
            <w:kern w:val="2"/>
            <w:rPrChange w:id="1407" w:author="JY0225" w:date="2017-08-24T11:11:00Z">
              <w:rPr>
                <w:rFonts w:hint="eastAsia"/>
                <w:spacing w:val="10"/>
              </w:rPr>
            </w:rPrChange>
          </w:rPr>
          <w:t>会造成数据永久丢失。</w:t>
        </w:r>
      </w:ins>
      <w:ins w:id="1408" w:author="微软用户" w:date="2017-08-20T10:55:00Z">
        <w:r w:rsidR="00231D87" w:rsidRPr="00B207B1">
          <w:rPr>
            <w:rFonts w:hAnsiTheme="minorEastAsia" w:hint="eastAsia"/>
            <w:color w:val="000000" w:themeColor="text1"/>
            <w:kern w:val="2"/>
            <w:rPrChange w:id="1409" w:author="JY0225" w:date="2017-08-24T11:11:00Z">
              <w:rPr>
                <w:rFonts w:hint="eastAsia"/>
                <w:spacing w:val="10"/>
              </w:rPr>
            </w:rPrChange>
          </w:rPr>
          <w:t>而从云中恢复数据要</w:t>
        </w:r>
      </w:ins>
      <w:ins w:id="1410" w:author="Liu, Wu" w:date="2017-08-29T10:18:00Z">
        <w:r w:rsidR="00EC7618" w:rsidRPr="00B207B1">
          <w:rPr>
            <w:rFonts w:hAnsiTheme="minorEastAsia"/>
            <w:color w:val="000000" w:themeColor="text1"/>
          </w:rPr>
          <w:t>可靠得</w:t>
        </w:r>
      </w:ins>
      <w:ins w:id="1411" w:author="微软用户" w:date="2017-08-20T10:55:00Z">
        <w:del w:id="1412" w:author="Liu, Wu" w:date="2017-08-29T10:18:00Z">
          <w:r w:rsidR="00231D87" w:rsidRPr="00B207B1" w:rsidDel="00EC7618">
            <w:rPr>
              <w:rFonts w:hAnsiTheme="minorEastAsia" w:hint="eastAsia"/>
              <w:color w:val="000000" w:themeColor="text1"/>
              <w:kern w:val="2"/>
              <w:rPrChange w:id="1413" w:author="JY0225" w:date="2017-08-24T11:11:00Z">
                <w:rPr>
                  <w:rFonts w:hint="eastAsia"/>
                  <w:spacing w:val="10"/>
                </w:rPr>
              </w:rPrChange>
            </w:rPr>
            <w:delText>快得</w:delText>
          </w:r>
        </w:del>
        <w:r w:rsidR="00231D87" w:rsidRPr="00B207B1">
          <w:rPr>
            <w:rFonts w:hAnsiTheme="minorEastAsia" w:hint="eastAsia"/>
            <w:color w:val="000000" w:themeColor="text1"/>
            <w:kern w:val="2"/>
            <w:rPrChange w:id="1414" w:author="JY0225" w:date="2017-08-24T11:11:00Z">
              <w:rPr>
                <w:rFonts w:hint="eastAsia"/>
                <w:spacing w:val="10"/>
              </w:rPr>
            </w:rPrChange>
          </w:rPr>
          <w:t>多，</w:t>
        </w:r>
      </w:ins>
      <w:ins w:id="1415" w:author="微软用户" w:date="2017-08-20T10:56:00Z">
        <w:r w:rsidR="00491D4C" w:rsidRPr="00B207B1">
          <w:rPr>
            <w:rFonts w:hAnsiTheme="minorEastAsia" w:hint="eastAsia"/>
            <w:color w:val="000000" w:themeColor="text1"/>
            <w:kern w:val="2"/>
            <w:rPrChange w:id="1416" w:author="JY0225" w:date="2017-08-24T11:11:00Z">
              <w:rPr>
                <w:rFonts w:hint="eastAsia"/>
                <w:spacing w:val="10"/>
              </w:rPr>
            </w:rPrChange>
          </w:rPr>
          <w:t>云端服务器存有数据的备份，</w:t>
        </w:r>
      </w:ins>
      <w:ins w:id="1417" w:author="微软用户" w:date="2017-08-20T10:55:00Z">
        <w:r w:rsidR="005D794B" w:rsidRPr="00B207B1">
          <w:rPr>
            <w:rFonts w:hAnsiTheme="minorEastAsia" w:hint="eastAsia"/>
            <w:color w:val="000000" w:themeColor="text1"/>
            <w:kern w:val="2"/>
            <w:rPrChange w:id="1418" w:author="JY0225" w:date="2017-08-24T11:11:00Z">
              <w:rPr>
                <w:rFonts w:hint="eastAsia"/>
                <w:spacing w:val="10"/>
              </w:rPr>
            </w:rPrChange>
          </w:rPr>
          <w:t>它不需要从磁带存放点运送磁带，</w:t>
        </w:r>
      </w:ins>
      <w:ins w:id="1419" w:author="微软用户" w:date="2017-08-20T10:56:00Z">
        <w:r w:rsidR="008D3FA1" w:rsidRPr="00B207B1">
          <w:rPr>
            <w:rFonts w:hAnsiTheme="minorEastAsia" w:hint="eastAsia"/>
            <w:color w:val="000000" w:themeColor="text1"/>
            <w:kern w:val="2"/>
            <w:rPrChange w:id="1420" w:author="JY0225" w:date="2017-08-24T11:11:00Z">
              <w:rPr>
                <w:rFonts w:hint="eastAsia"/>
                <w:spacing w:val="10"/>
              </w:rPr>
            </w:rPrChange>
          </w:rPr>
          <w:t>而是</w:t>
        </w:r>
      </w:ins>
      <w:ins w:id="1421" w:author="微软用户" w:date="2017-08-20T10:55:00Z">
        <w:r w:rsidR="005D794B" w:rsidRPr="00B207B1">
          <w:rPr>
            <w:rFonts w:hAnsiTheme="minorEastAsia" w:hint="eastAsia"/>
            <w:color w:val="000000" w:themeColor="text1"/>
            <w:kern w:val="2"/>
            <w:rPrChange w:id="1422" w:author="JY0225" w:date="2017-08-24T11:11:00Z">
              <w:rPr>
                <w:rFonts w:hint="eastAsia"/>
                <w:spacing w:val="10"/>
              </w:rPr>
            </w:rPrChange>
          </w:rPr>
          <w:t>通过网络</w:t>
        </w:r>
        <w:r w:rsidR="008D3FA1" w:rsidRPr="00B207B1">
          <w:rPr>
            <w:rFonts w:hAnsiTheme="minorEastAsia" w:hint="eastAsia"/>
            <w:color w:val="000000" w:themeColor="text1"/>
            <w:kern w:val="2"/>
            <w:rPrChange w:id="1423" w:author="JY0225" w:date="2017-08-24T11:11:00Z">
              <w:rPr>
                <w:rFonts w:hint="eastAsia"/>
                <w:spacing w:val="10"/>
              </w:rPr>
            </w:rPrChange>
          </w:rPr>
          <w:t>进行</w:t>
        </w:r>
      </w:ins>
      <w:ins w:id="1424" w:author="微软用户" w:date="2017-08-20T10:56:00Z">
        <w:r w:rsidR="008D3FA1" w:rsidRPr="00B207B1">
          <w:rPr>
            <w:rFonts w:hAnsiTheme="minorEastAsia" w:hint="eastAsia"/>
            <w:color w:val="000000" w:themeColor="text1"/>
            <w:kern w:val="2"/>
            <w:rPrChange w:id="1425" w:author="JY0225" w:date="2017-08-24T11:11:00Z">
              <w:rPr>
                <w:rFonts w:hint="eastAsia"/>
                <w:spacing w:val="10"/>
              </w:rPr>
            </w:rPrChange>
          </w:rPr>
          <w:t>数据恢复</w:t>
        </w:r>
      </w:ins>
      <w:ins w:id="1426" w:author="微软用户" w:date="2017-08-20T10:55:00Z">
        <w:r w:rsidR="005D794B" w:rsidRPr="00B207B1">
          <w:rPr>
            <w:rFonts w:hAnsiTheme="minorEastAsia" w:hint="eastAsia"/>
            <w:color w:val="000000" w:themeColor="text1"/>
            <w:kern w:val="2"/>
            <w:rPrChange w:id="1427" w:author="JY0225" w:date="2017-08-24T11:11:00Z">
              <w:rPr>
                <w:rFonts w:hint="eastAsia"/>
                <w:spacing w:val="10"/>
              </w:rPr>
            </w:rPrChange>
          </w:rPr>
          <w:t>，节省时间并无需建设本地磁带设备。</w:t>
        </w:r>
      </w:ins>
    </w:p>
    <w:p w14:paraId="4CC099C2" w14:textId="77777777" w:rsidR="006C0501" w:rsidRPr="00B207B1" w:rsidRDefault="006C0501" w:rsidP="006C0501">
      <w:pPr>
        <w:pStyle w:val="31"/>
        <w:rPr>
          <w:ins w:id="1428" w:author="微软用户" w:date="2017-08-20T12:09:00Z"/>
        </w:rPr>
      </w:pPr>
      <w:bookmarkStart w:id="1429" w:name="_Toc491952423"/>
      <w:ins w:id="1430" w:author="微软用户" w:date="2017-08-20T12:09:00Z">
        <w:r w:rsidRPr="00B207B1">
          <w:t>2.1</w:t>
        </w:r>
        <w:r w:rsidR="00CF2765" w:rsidRPr="00B207B1">
          <w:t>.2</w:t>
        </w:r>
        <w:r w:rsidRPr="00B207B1">
          <w:t xml:space="preserve"> </w:t>
        </w:r>
        <w:r w:rsidR="002B0295" w:rsidRPr="00B207B1">
          <w:t>云备份</w:t>
        </w:r>
        <w:r w:rsidR="001A724B" w:rsidRPr="00B207B1">
          <w:rPr>
            <w:rFonts w:hint="eastAsia"/>
          </w:rPr>
          <w:t>中间件</w:t>
        </w:r>
        <w:bookmarkEnd w:id="1429"/>
      </w:ins>
    </w:p>
    <w:p w14:paraId="13D77EEC" w14:textId="77777777" w:rsidR="008D7A08" w:rsidRPr="00B207B1" w:rsidRDefault="00C8796E">
      <w:pPr>
        <w:spacing w:line="400" w:lineRule="exact"/>
        <w:rPr>
          <w:ins w:id="1431" w:author="微软用户" w:date="2017-08-20T12:22:00Z"/>
          <w:rFonts w:hAnsiTheme="minorEastAsia"/>
          <w:kern w:val="2"/>
          <w:szCs w:val="22"/>
          <w:rPrChange w:id="1432" w:author="JY0225" w:date="2017-08-24T11:11:00Z">
            <w:rPr>
              <w:ins w:id="1433" w:author="微软用户" w:date="2017-08-20T12:22:00Z"/>
              <w:spacing w:val="10"/>
              <w:sz w:val="24"/>
            </w:rPr>
          </w:rPrChange>
        </w:rPr>
        <w:pPrChange w:id="1434" w:author="微软用户" w:date="2017-08-20T10:52:00Z">
          <w:pPr>
            <w:pStyle w:val="1"/>
          </w:pPr>
        </w:pPrChange>
      </w:pPr>
      <w:ins w:id="1435" w:author="微软用户" w:date="2017-08-20T11:12:00Z">
        <w:r w:rsidRPr="00B207B1">
          <w:tab/>
        </w:r>
      </w:ins>
      <w:ins w:id="1436" w:author="微软用户" w:date="2017-08-20T12:15:00Z">
        <w:r w:rsidR="008D7A08" w:rsidRPr="00B207B1">
          <w:rPr>
            <w:rFonts w:hAnsiTheme="minorEastAsia" w:hint="eastAsia"/>
            <w:kern w:val="2"/>
            <w:szCs w:val="22"/>
            <w:rPrChange w:id="1437" w:author="JY0225" w:date="2017-08-24T11:11:00Z">
              <w:rPr>
                <w:rFonts w:hint="eastAsia"/>
                <w:spacing w:val="10"/>
              </w:rPr>
            </w:rPrChange>
          </w:rPr>
          <w:t>云备份中间件是一种独立</w:t>
        </w:r>
      </w:ins>
      <w:ins w:id="1438" w:author="微软用户" w:date="2017-08-20T12:21:00Z">
        <w:r w:rsidR="00F05147" w:rsidRPr="00B207B1">
          <w:rPr>
            <w:rFonts w:hAnsiTheme="minorEastAsia" w:hint="eastAsia"/>
            <w:kern w:val="2"/>
            <w:szCs w:val="22"/>
            <w:rPrChange w:id="1439" w:author="JY0225" w:date="2017-08-24T11:11:00Z">
              <w:rPr>
                <w:rFonts w:hint="eastAsia"/>
                <w:spacing w:val="10"/>
              </w:rPr>
            </w:rPrChange>
          </w:rPr>
          <w:t>于</w:t>
        </w:r>
      </w:ins>
      <w:ins w:id="1440" w:author="微软用户" w:date="2017-08-20T12:15:00Z">
        <w:r w:rsidR="008D7A08" w:rsidRPr="00B207B1">
          <w:rPr>
            <w:rFonts w:hAnsiTheme="minorEastAsia" w:hint="eastAsia"/>
            <w:kern w:val="2"/>
            <w:szCs w:val="22"/>
            <w:rPrChange w:id="1441" w:author="JY0225" w:date="2017-08-24T11:11:00Z">
              <w:rPr>
                <w:rFonts w:hint="eastAsia"/>
                <w:spacing w:val="10"/>
              </w:rPr>
            </w:rPrChange>
          </w:rPr>
          <w:t>云服务器与客户端的系统组件，位于客户机与服务器之间，</w:t>
        </w:r>
      </w:ins>
      <w:ins w:id="1442" w:author="微软用户" w:date="2017-08-20T12:16:00Z">
        <w:r w:rsidR="008D7A08" w:rsidRPr="00B207B1">
          <w:rPr>
            <w:rFonts w:hAnsiTheme="minorEastAsia" w:hint="eastAsia"/>
            <w:kern w:val="2"/>
            <w:szCs w:val="22"/>
            <w:rPrChange w:id="1443" w:author="JY0225" w:date="2017-08-24T11:11:00Z">
              <w:rPr>
                <w:rFonts w:hint="eastAsia"/>
                <w:spacing w:val="10"/>
              </w:rPr>
            </w:rPrChange>
          </w:rPr>
          <w:t>管理计算机资源与网络通信。</w:t>
        </w:r>
        <w:r w:rsidR="0091764E" w:rsidRPr="00B207B1">
          <w:rPr>
            <w:rFonts w:hAnsiTheme="minorEastAsia" w:hint="eastAsia"/>
            <w:kern w:val="2"/>
            <w:szCs w:val="22"/>
            <w:rPrChange w:id="1444" w:author="JY0225" w:date="2017-08-24T11:11:00Z">
              <w:rPr>
                <w:rFonts w:hint="eastAsia"/>
                <w:spacing w:val="10"/>
              </w:rPr>
            </w:rPrChange>
          </w:rPr>
          <w:t>通过中间件技术，</w:t>
        </w:r>
      </w:ins>
      <w:ins w:id="1445" w:author="微软用户" w:date="2017-08-20T12:18:00Z">
        <w:r w:rsidR="00C90B29" w:rsidRPr="00B207B1">
          <w:rPr>
            <w:rFonts w:hAnsiTheme="minorEastAsia" w:hint="eastAsia"/>
            <w:kern w:val="2"/>
            <w:szCs w:val="22"/>
            <w:rPrChange w:id="1446" w:author="JY0225" w:date="2017-08-24T11:11:00Z">
              <w:rPr>
                <w:rFonts w:hint="eastAsia"/>
                <w:spacing w:val="10"/>
              </w:rPr>
            </w:rPrChange>
          </w:rPr>
          <w:t>即便不同的应用之间存在差异，</w:t>
        </w:r>
        <w:r w:rsidR="007C2378" w:rsidRPr="00B207B1">
          <w:rPr>
            <w:rFonts w:hAnsiTheme="minorEastAsia" w:hint="eastAsia"/>
            <w:kern w:val="2"/>
            <w:szCs w:val="22"/>
            <w:rPrChange w:id="1447" w:author="JY0225" w:date="2017-08-24T11:11:00Z">
              <w:rPr>
                <w:rFonts w:hint="eastAsia"/>
                <w:spacing w:val="10"/>
              </w:rPr>
            </w:rPrChange>
          </w:rPr>
          <w:t>如接口差异、操作系统差异</w:t>
        </w:r>
      </w:ins>
      <w:ins w:id="1448" w:author="Liu, Wu" w:date="2017-08-29T10:20:00Z">
        <w:r w:rsidR="00BA6B7A" w:rsidRPr="00B207B1">
          <w:rPr>
            <w:rFonts w:hAnsiTheme="minorEastAsia" w:hint="eastAsia"/>
          </w:rPr>
          <w:t>等</w:t>
        </w:r>
      </w:ins>
      <w:ins w:id="1449" w:author="微软用户" w:date="2017-08-20T12:18:00Z">
        <w:r w:rsidR="007C2378" w:rsidRPr="00B207B1">
          <w:rPr>
            <w:rFonts w:hAnsiTheme="minorEastAsia" w:hint="eastAsia"/>
            <w:kern w:val="2"/>
            <w:szCs w:val="22"/>
            <w:rPrChange w:id="1450" w:author="JY0225" w:date="2017-08-24T11:11:00Z">
              <w:rPr>
                <w:rFonts w:hint="eastAsia"/>
                <w:spacing w:val="10"/>
              </w:rPr>
            </w:rPrChange>
          </w:rPr>
          <w:t>，</w:t>
        </w:r>
        <w:r w:rsidR="00C90B29" w:rsidRPr="00B207B1">
          <w:rPr>
            <w:rFonts w:hAnsiTheme="minorEastAsia" w:hint="eastAsia"/>
            <w:kern w:val="2"/>
            <w:szCs w:val="22"/>
            <w:rPrChange w:id="1451" w:author="JY0225" w:date="2017-08-24T11:11:00Z">
              <w:rPr>
                <w:rFonts w:hint="eastAsia"/>
                <w:spacing w:val="10"/>
              </w:rPr>
            </w:rPrChange>
          </w:rPr>
          <w:t>仍可</w:t>
        </w:r>
      </w:ins>
      <w:ins w:id="1452" w:author="Liu, Wu" w:date="2017-08-29T10:20:00Z">
        <w:r w:rsidR="0073373A" w:rsidRPr="00B207B1">
          <w:rPr>
            <w:rFonts w:hAnsiTheme="minorEastAsia"/>
          </w:rPr>
          <w:t>实现</w:t>
        </w:r>
      </w:ins>
      <w:ins w:id="1453" w:author="微软用户" w:date="2017-08-20T12:16:00Z">
        <w:del w:id="1454" w:author="Liu, Wu" w:date="2017-08-29T10:20:00Z">
          <w:r w:rsidR="0091764E" w:rsidRPr="00B207B1" w:rsidDel="0073373A">
            <w:rPr>
              <w:rFonts w:hAnsiTheme="minorEastAsia" w:hint="eastAsia"/>
              <w:kern w:val="2"/>
              <w:szCs w:val="22"/>
              <w:rPrChange w:id="1455" w:author="JY0225" w:date="2017-08-24T11:11:00Z">
                <w:rPr>
                  <w:rFonts w:hint="eastAsia"/>
                  <w:spacing w:val="10"/>
                </w:rPr>
              </w:rPrChange>
            </w:rPr>
            <w:delText>实现与云备份</w:delText>
          </w:r>
        </w:del>
      </w:ins>
      <w:ins w:id="1456" w:author="微软用户" w:date="2017-08-20T12:17:00Z">
        <w:del w:id="1457" w:author="Liu, Wu" w:date="2017-08-29T10:20:00Z">
          <w:r w:rsidR="0091764E" w:rsidRPr="00B207B1" w:rsidDel="0073373A">
            <w:rPr>
              <w:rFonts w:hAnsiTheme="minorEastAsia" w:hint="eastAsia"/>
              <w:kern w:val="2"/>
              <w:szCs w:val="22"/>
              <w:rPrChange w:id="1458" w:author="JY0225" w:date="2017-08-24T11:11:00Z">
                <w:rPr>
                  <w:rFonts w:hint="eastAsia"/>
                  <w:spacing w:val="10"/>
                </w:rPr>
              </w:rPrChange>
            </w:rPr>
            <w:delText>服务器之间的通信与</w:delText>
          </w:r>
        </w:del>
        <w:r w:rsidR="0091764E" w:rsidRPr="00B207B1">
          <w:rPr>
            <w:rFonts w:hAnsiTheme="minorEastAsia" w:hint="eastAsia"/>
            <w:kern w:val="2"/>
            <w:szCs w:val="22"/>
            <w:rPrChange w:id="1459" w:author="JY0225" w:date="2017-08-24T11:11:00Z">
              <w:rPr>
                <w:rFonts w:hint="eastAsia"/>
                <w:spacing w:val="10"/>
              </w:rPr>
            </w:rPrChange>
          </w:rPr>
          <w:t>资源共享，</w:t>
        </w:r>
      </w:ins>
      <w:ins w:id="1460" w:author="Liu, Wu" w:date="2017-08-29T10:29:00Z">
        <w:r w:rsidR="009A4A1F" w:rsidRPr="00B207B1">
          <w:rPr>
            <w:rFonts w:hAnsiTheme="minorEastAsia"/>
          </w:rPr>
          <w:t>解决</w:t>
        </w:r>
      </w:ins>
      <w:ins w:id="1461" w:author="微软用户" w:date="2017-08-20T12:19:00Z">
        <w:del w:id="1462" w:author="Liu, Wu" w:date="2017-08-29T10:29:00Z">
          <w:r w:rsidR="001B1756" w:rsidRPr="00B207B1" w:rsidDel="009A4A1F">
            <w:rPr>
              <w:rFonts w:hAnsiTheme="minorEastAsia" w:hint="eastAsia"/>
              <w:kern w:val="2"/>
              <w:szCs w:val="22"/>
              <w:rPrChange w:id="1463" w:author="JY0225" w:date="2017-08-24T11:11:00Z">
                <w:rPr>
                  <w:rFonts w:hint="eastAsia"/>
                  <w:spacing w:val="10"/>
                </w:rPr>
              </w:rPrChange>
            </w:rPr>
            <w:delText>实现</w:delText>
          </w:r>
        </w:del>
        <w:r w:rsidR="001B1756" w:rsidRPr="00B207B1">
          <w:rPr>
            <w:rFonts w:hAnsiTheme="minorEastAsia" w:hint="eastAsia"/>
            <w:kern w:val="2"/>
            <w:szCs w:val="22"/>
            <w:rPrChange w:id="1464" w:author="JY0225" w:date="2017-08-24T11:11:00Z">
              <w:rPr>
                <w:rFonts w:hint="eastAsia"/>
                <w:spacing w:val="10"/>
              </w:rPr>
            </w:rPrChange>
          </w:rPr>
          <w:t>系统的跨平台、跨</w:t>
        </w:r>
      </w:ins>
      <w:ins w:id="1465" w:author="微软用户" w:date="2017-08-20T12:20:00Z">
        <w:r w:rsidR="001B1756" w:rsidRPr="00B207B1">
          <w:rPr>
            <w:rFonts w:hAnsiTheme="minorEastAsia" w:hint="eastAsia"/>
            <w:kern w:val="2"/>
            <w:szCs w:val="22"/>
            <w:rPrChange w:id="1466" w:author="JY0225" w:date="2017-08-24T11:11:00Z">
              <w:rPr>
                <w:rFonts w:hint="eastAsia"/>
                <w:spacing w:val="10"/>
              </w:rPr>
            </w:rPrChange>
          </w:rPr>
          <w:t>网络、跨硬件特性</w:t>
        </w:r>
      </w:ins>
      <w:ins w:id="1467" w:author="Liu, Wu" w:date="2017-08-29T10:29:00Z">
        <w:r w:rsidR="009A4A1F" w:rsidRPr="00B207B1">
          <w:rPr>
            <w:rFonts w:hAnsiTheme="minorEastAsia" w:hint="eastAsia"/>
          </w:rPr>
          <w:t>等问题</w:t>
        </w:r>
      </w:ins>
      <w:ins w:id="1468" w:author="微软用户" w:date="2017-08-20T12:20:00Z">
        <w:r w:rsidR="001B1756" w:rsidRPr="00B207B1">
          <w:rPr>
            <w:rFonts w:hAnsiTheme="minorEastAsia" w:hint="eastAsia"/>
            <w:kern w:val="2"/>
            <w:szCs w:val="22"/>
            <w:rPrChange w:id="1469" w:author="JY0225" w:date="2017-08-24T11:11:00Z">
              <w:rPr>
                <w:rFonts w:hint="eastAsia"/>
                <w:spacing w:val="10"/>
              </w:rPr>
            </w:rPrChange>
          </w:rPr>
          <w:t>。</w:t>
        </w:r>
        <w:r w:rsidR="006155DC" w:rsidRPr="00B207B1">
          <w:rPr>
            <w:rFonts w:hAnsiTheme="minorEastAsia" w:hint="eastAsia"/>
            <w:kern w:val="2"/>
            <w:szCs w:val="22"/>
            <w:rPrChange w:id="1470" w:author="JY0225" w:date="2017-08-24T11:11:00Z">
              <w:rPr>
                <w:rFonts w:hint="eastAsia"/>
                <w:spacing w:val="10"/>
              </w:rPr>
            </w:rPrChange>
          </w:rPr>
          <w:t>在云备份服务平台中，中间件扮演着重要的角色，</w:t>
        </w:r>
      </w:ins>
      <w:ins w:id="1471" w:author="微软用户" w:date="2017-08-20T12:21:00Z">
        <w:r w:rsidR="006155DC" w:rsidRPr="00B207B1">
          <w:rPr>
            <w:rFonts w:hAnsiTheme="minorEastAsia" w:hint="eastAsia"/>
            <w:kern w:val="2"/>
            <w:szCs w:val="22"/>
            <w:rPrChange w:id="1472" w:author="JY0225" w:date="2017-08-24T11:11:00Z">
              <w:rPr>
                <w:rFonts w:hint="eastAsia"/>
                <w:spacing w:val="10"/>
              </w:rPr>
            </w:rPrChange>
          </w:rPr>
          <w:t>能够显著地降低系统开发和维护成本，同时提升系统的稳定性。</w:t>
        </w:r>
      </w:ins>
    </w:p>
    <w:p w14:paraId="4D2CD63C" w14:textId="77777777" w:rsidR="003F0347" w:rsidRPr="00B207B1" w:rsidRDefault="003F0347">
      <w:pPr>
        <w:spacing w:line="400" w:lineRule="exact"/>
        <w:rPr>
          <w:ins w:id="1473" w:author="微软用户" w:date="2017-08-20T12:23:00Z"/>
          <w:rFonts w:hAnsiTheme="minorEastAsia"/>
          <w:kern w:val="2"/>
          <w:szCs w:val="22"/>
          <w:rPrChange w:id="1474" w:author="JY0225" w:date="2017-08-24T11:11:00Z">
            <w:rPr>
              <w:ins w:id="1475" w:author="微软用户" w:date="2017-08-20T12:23:00Z"/>
              <w:spacing w:val="10"/>
              <w:sz w:val="24"/>
            </w:rPr>
          </w:rPrChange>
        </w:rPr>
        <w:pPrChange w:id="1476" w:author="微软用户" w:date="2017-08-20T10:52:00Z">
          <w:pPr>
            <w:pStyle w:val="1"/>
          </w:pPr>
        </w:pPrChange>
      </w:pPr>
      <w:ins w:id="1477" w:author="微软用户" w:date="2017-08-20T12:22:00Z">
        <w:r w:rsidRPr="00B207B1">
          <w:rPr>
            <w:rFonts w:hAnsiTheme="minorEastAsia"/>
            <w:kern w:val="2"/>
            <w:szCs w:val="22"/>
            <w:rPrChange w:id="1478" w:author="JY0225" w:date="2017-08-24T11:11:00Z">
              <w:rPr>
                <w:spacing w:val="10"/>
              </w:rPr>
            </w:rPrChange>
          </w:rPr>
          <w:tab/>
        </w:r>
        <w:r w:rsidR="00501FE5" w:rsidRPr="00B207B1">
          <w:rPr>
            <w:rFonts w:hAnsiTheme="minorEastAsia" w:hint="eastAsia"/>
            <w:kern w:val="2"/>
            <w:szCs w:val="22"/>
            <w:rPrChange w:id="1479" w:author="JY0225" w:date="2017-08-24T11:11:00Z">
              <w:rPr>
                <w:rFonts w:hint="eastAsia"/>
                <w:spacing w:val="10"/>
              </w:rPr>
            </w:rPrChange>
          </w:rPr>
          <w:t>云备份中间件的系统模型如</w:t>
        </w:r>
      </w:ins>
      <w:ins w:id="1480" w:author="微软用户" w:date="2017-08-20T12:29:00Z">
        <w:r w:rsidR="00E707AB" w:rsidRPr="00B207B1">
          <w:rPr>
            <w:rFonts w:hAnsiTheme="minorEastAsia" w:hint="eastAsia"/>
            <w:kern w:val="2"/>
            <w:szCs w:val="22"/>
            <w:rPrChange w:id="1481" w:author="JY0225" w:date="2017-08-24T11:11:00Z">
              <w:rPr>
                <w:rFonts w:hint="eastAsia"/>
                <w:spacing w:val="10"/>
              </w:rPr>
            </w:rPrChange>
          </w:rPr>
          <w:t>图</w:t>
        </w:r>
        <w:r w:rsidR="00E707AB" w:rsidRPr="00B207B1">
          <w:rPr>
            <w:rFonts w:hAnsiTheme="minorEastAsia"/>
            <w:kern w:val="2"/>
            <w:szCs w:val="22"/>
            <w:rPrChange w:id="1482" w:author="JY0225" w:date="2017-08-24T11:11:00Z">
              <w:rPr>
                <w:spacing w:val="10"/>
              </w:rPr>
            </w:rPrChange>
          </w:rPr>
          <w:t>2-1</w:t>
        </w:r>
      </w:ins>
      <w:ins w:id="1483" w:author="微软用户" w:date="2017-08-20T12:22:00Z">
        <w:r w:rsidR="00501FE5" w:rsidRPr="00B207B1">
          <w:rPr>
            <w:rFonts w:hAnsiTheme="minorEastAsia" w:hint="eastAsia"/>
            <w:kern w:val="2"/>
            <w:szCs w:val="22"/>
            <w:rPrChange w:id="1484" w:author="JY0225" w:date="2017-08-24T11:11:00Z">
              <w:rPr>
                <w:rFonts w:hint="eastAsia"/>
                <w:spacing w:val="10"/>
              </w:rPr>
            </w:rPrChange>
          </w:rPr>
          <w:t>所示：</w:t>
        </w:r>
      </w:ins>
    </w:p>
    <w:p w14:paraId="4C23A5F8" w14:textId="698A9BD1" w:rsidR="00501FE5" w:rsidRPr="00B207B1" w:rsidRDefault="00E4635C">
      <w:pPr>
        <w:jc w:val="center"/>
        <w:rPr>
          <w:ins w:id="1485" w:author="微软用户" w:date="2017-08-20T12:29:00Z"/>
          <w:rFonts w:ascii="Times New Roman" w:hAnsi="Times New Roman"/>
          <w:kern w:val="2"/>
          <w:szCs w:val="22"/>
          <w:rPrChange w:id="1486" w:author="微软用户" w:date="2017-08-20T12:30:00Z">
            <w:rPr>
              <w:ins w:id="1487" w:author="微软用户" w:date="2017-08-20T12:29:00Z"/>
            </w:rPr>
          </w:rPrChange>
        </w:rPr>
        <w:pPrChange w:id="1488" w:author="微软用户" w:date="2017-08-20T12:29:00Z">
          <w:pPr>
            <w:pStyle w:val="1"/>
          </w:pPr>
        </w:pPrChange>
      </w:pPr>
      <w:r>
        <w:rPr>
          <w:rFonts w:ascii="Times New Roman" w:hAnsi="Times New Roman"/>
          <w:kern w:val="2"/>
          <w:szCs w:val="22"/>
        </w:rPr>
        <w:object w:dxaOrig="4611" w:dyaOrig="5463" w14:anchorId="45F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5pt;height:187.5pt" o:ole="">
            <v:imagedata r:id="rId20" o:title=""/>
          </v:shape>
          <o:OLEObject Type="Embed" ProgID="Visio.Drawing.15" ShapeID="_x0000_i1025" DrawAspect="Content" ObjectID="_1565696383" r:id="rId21"/>
        </w:object>
      </w:r>
    </w:p>
    <w:p w14:paraId="0EA303B2" w14:textId="77777777" w:rsidR="007E74BF" w:rsidRPr="00B207B1" w:rsidRDefault="007E74BF">
      <w:pPr>
        <w:spacing w:line="400" w:lineRule="exact"/>
        <w:jc w:val="center"/>
        <w:rPr>
          <w:ins w:id="1489" w:author="微软用户" w:date="2017-08-20T12:30:00Z"/>
          <w:rFonts w:ascii="Times New Roman" w:hAnsi="Times New Roman"/>
        </w:rPr>
        <w:pPrChange w:id="1490" w:author="微软用户" w:date="2017-08-20T12:30:00Z">
          <w:pPr>
            <w:pStyle w:val="1"/>
          </w:pPr>
        </w:pPrChange>
      </w:pPr>
      <w:ins w:id="1491" w:author="微软用户" w:date="2017-08-20T12:29:00Z">
        <w:r w:rsidRPr="00B207B1">
          <w:rPr>
            <w:rFonts w:ascii="Times New Roman" w:hAnsi="Times New Roman" w:hint="eastAsia"/>
            <w:kern w:val="2"/>
            <w:szCs w:val="22"/>
            <w:rPrChange w:id="1492" w:author="微软用户" w:date="2017-08-20T12:30:00Z">
              <w:rPr>
                <w:rFonts w:hint="eastAsia"/>
                <w:b w:val="0"/>
                <w:bCs w:val="0"/>
                <w:spacing w:val="10"/>
              </w:rPr>
            </w:rPrChange>
          </w:rPr>
          <w:t>图</w:t>
        </w:r>
        <w:r w:rsidRPr="00B207B1">
          <w:rPr>
            <w:rFonts w:ascii="Times New Roman" w:hAnsi="Times New Roman"/>
            <w:kern w:val="2"/>
            <w:szCs w:val="22"/>
            <w:rPrChange w:id="1493" w:author="微软用户" w:date="2017-08-20T12:30:00Z">
              <w:rPr>
                <w:b w:val="0"/>
                <w:bCs w:val="0"/>
                <w:spacing w:val="10"/>
              </w:rPr>
            </w:rPrChange>
          </w:rPr>
          <w:t xml:space="preserve">2-1 </w:t>
        </w:r>
        <w:r w:rsidRPr="00B207B1">
          <w:rPr>
            <w:rFonts w:ascii="Times New Roman" w:hAnsi="Times New Roman" w:hint="eastAsia"/>
            <w:kern w:val="2"/>
            <w:szCs w:val="22"/>
            <w:rPrChange w:id="1494" w:author="微软用户" w:date="2017-08-20T12:30:00Z">
              <w:rPr>
                <w:rFonts w:hint="eastAsia"/>
                <w:b w:val="0"/>
                <w:bCs w:val="0"/>
                <w:spacing w:val="10"/>
              </w:rPr>
            </w:rPrChange>
          </w:rPr>
          <w:t>云备份中间件</w:t>
        </w:r>
      </w:ins>
      <w:ins w:id="1495" w:author="微软用户" w:date="2017-08-20T12:30:00Z">
        <w:r w:rsidRPr="00B207B1">
          <w:rPr>
            <w:rFonts w:ascii="Times New Roman" w:hAnsi="Times New Roman" w:hint="eastAsia"/>
            <w:kern w:val="2"/>
            <w:szCs w:val="22"/>
            <w:rPrChange w:id="1496" w:author="微软用户" w:date="2017-08-20T12:30:00Z">
              <w:rPr>
                <w:rFonts w:hint="eastAsia"/>
                <w:b w:val="0"/>
                <w:bCs w:val="0"/>
                <w:spacing w:val="10"/>
              </w:rPr>
            </w:rPrChange>
          </w:rPr>
          <w:t>系统模型</w:t>
        </w:r>
      </w:ins>
    </w:p>
    <w:p w14:paraId="1ED18D05" w14:textId="6E1937AA" w:rsidR="006E3AA8" w:rsidRPr="00B207B1" w:rsidRDefault="00873725">
      <w:pPr>
        <w:spacing w:line="400" w:lineRule="exact"/>
        <w:ind w:firstLine="420"/>
        <w:rPr>
          <w:ins w:id="1497" w:author="微软用户" w:date="2017-08-20T12:15:00Z"/>
          <w:rFonts w:hAnsiTheme="minorEastAsia"/>
          <w:kern w:val="2"/>
          <w:szCs w:val="22"/>
          <w:rPrChange w:id="1498" w:author="JY0225" w:date="2017-08-24T11:12:00Z">
            <w:rPr>
              <w:ins w:id="1499" w:author="微软用户" w:date="2017-08-20T12:15:00Z"/>
            </w:rPr>
          </w:rPrChange>
        </w:rPr>
        <w:pPrChange w:id="1500" w:author="微软用户" w:date="2017-08-20T12:49:00Z">
          <w:pPr>
            <w:pStyle w:val="1"/>
          </w:pPr>
        </w:pPrChange>
      </w:pPr>
      <w:ins w:id="1501" w:author="微软用户" w:date="2017-08-20T12:49:00Z">
        <w:r w:rsidRPr="00B207B1">
          <w:rPr>
            <w:rFonts w:hAnsiTheme="minorEastAsia" w:hint="eastAsia"/>
            <w:kern w:val="2"/>
            <w:szCs w:val="22"/>
            <w:rPrChange w:id="1502" w:author="JY0225" w:date="2017-08-24T11:12:00Z">
              <w:rPr>
                <w:rFonts w:ascii="Times New Roman" w:hAnsi="Times New Roman" w:hint="eastAsia"/>
                <w:spacing w:val="10"/>
              </w:rPr>
            </w:rPrChange>
          </w:rPr>
          <w:t>由图</w:t>
        </w:r>
        <w:r w:rsidRPr="00B207B1">
          <w:rPr>
            <w:rFonts w:hAnsiTheme="minorEastAsia"/>
            <w:kern w:val="2"/>
            <w:szCs w:val="22"/>
            <w:rPrChange w:id="1503" w:author="JY0225" w:date="2017-08-24T11:12:00Z">
              <w:rPr>
                <w:rFonts w:ascii="Times New Roman" w:hAnsi="Times New Roman"/>
                <w:spacing w:val="10"/>
              </w:rPr>
            </w:rPrChange>
          </w:rPr>
          <w:t>2-1</w:t>
        </w:r>
        <w:r w:rsidRPr="00B207B1">
          <w:rPr>
            <w:rFonts w:hAnsiTheme="minorEastAsia" w:hint="eastAsia"/>
            <w:kern w:val="2"/>
            <w:szCs w:val="22"/>
            <w:rPrChange w:id="1504" w:author="JY0225" w:date="2017-08-24T11:12:00Z">
              <w:rPr>
                <w:rFonts w:ascii="Times New Roman" w:hAnsi="Times New Roman" w:hint="eastAsia"/>
                <w:spacing w:val="10"/>
              </w:rPr>
            </w:rPrChange>
          </w:rPr>
          <w:t>可知，</w:t>
        </w:r>
      </w:ins>
      <w:ins w:id="1505" w:author="微软用户" w:date="2017-08-20T12:50:00Z">
        <w:r w:rsidR="00456179" w:rsidRPr="00B207B1">
          <w:rPr>
            <w:rFonts w:hAnsiTheme="minorEastAsia" w:hint="eastAsia"/>
            <w:kern w:val="2"/>
            <w:szCs w:val="22"/>
            <w:rPrChange w:id="1506" w:author="JY0225" w:date="2017-08-24T11:12:00Z">
              <w:rPr>
                <w:rFonts w:ascii="Times New Roman" w:hAnsi="Times New Roman" w:hint="eastAsia"/>
                <w:spacing w:val="10"/>
              </w:rPr>
            </w:rPrChange>
          </w:rPr>
          <w:t>中间</w:t>
        </w:r>
        <w:r w:rsidR="00084C1D" w:rsidRPr="00B207B1">
          <w:rPr>
            <w:rFonts w:hAnsiTheme="minorEastAsia" w:hint="eastAsia"/>
            <w:kern w:val="2"/>
            <w:szCs w:val="22"/>
            <w:rPrChange w:id="1507" w:author="JY0225" w:date="2017-08-24T11:12:00Z">
              <w:rPr>
                <w:rFonts w:ascii="Times New Roman" w:hAnsi="Times New Roman" w:hint="eastAsia"/>
                <w:spacing w:val="10"/>
              </w:rPr>
            </w:rPrChange>
          </w:rPr>
          <w:t>件处于云备份</w:t>
        </w:r>
      </w:ins>
      <w:r w:rsidR="00E908F2">
        <w:rPr>
          <w:rFonts w:hAnsiTheme="minorEastAsia" w:hint="eastAsia"/>
          <w:kern w:val="2"/>
          <w:szCs w:val="22"/>
        </w:rPr>
        <w:t>服务器</w:t>
      </w:r>
      <w:ins w:id="1508" w:author="微软用户" w:date="2017-08-20T12:50:00Z">
        <w:r w:rsidR="00084C1D" w:rsidRPr="00B207B1">
          <w:rPr>
            <w:rFonts w:hAnsiTheme="minorEastAsia" w:hint="eastAsia"/>
            <w:kern w:val="2"/>
            <w:szCs w:val="22"/>
            <w:rPrChange w:id="1509" w:author="JY0225" w:date="2017-08-24T11:12:00Z">
              <w:rPr>
                <w:rFonts w:ascii="Times New Roman" w:hAnsi="Times New Roman" w:hint="eastAsia"/>
                <w:spacing w:val="10"/>
              </w:rPr>
            </w:rPrChange>
          </w:rPr>
          <w:t>与</w:t>
        </w:r>
      </w:ins>
      <w:ins w:id="1510" w:author="微软用户" w:date="2017-08-20T12:51:00Z">
        <w:r w:rsidR="00084C1D" w:rsidRPr="00B207B1">
          <w:rPr>
            <w:rFonts w:hAnsiTheme="minorEastAsia" w:hint="eastAsia"/>
            <w:kern w:val="2"/>
            <w:szCs w:val="22"/>
            <w:rPrChange w:id="1511" w:author="JY0225" w:date="2017-08-24T11:12:00Z">
              <w:rPr>
                <w:rFonts w:ascii="Times New Roman" w:hAnsi="Times New Roman" w:hint="eastAsia"/>
                <w:spacing w:val="10"/>
              </w:rPr>
            </w:rPrChange>
          </w:rPr>
          <w:t>客户端应用之间，充当两者之间的“桥梁”作用</w:t>
        </w:r>
        <w:r w:rsidR="00583732" w:rsidRPr="00B207B1">
          <w:rPr>
            <w:rFonts w:hAnsiTheme="minorEastAsia" w:hint="eastAsia"/>
            <w:kern w:val="2"/>
            <w:szCs w:val="22"/>
            <w:rPrChange w:id="1512" w:author="JY0225" w:date="2017-08-24T11:12:00Z">
              <w:rPr>
                <w:rFonts w:ascii="Times New Roman" w:hAnsi="Times New Roman" w:hint="eastAsia"/>
                <w:spacing w:val="10"/>
              </w:rPr>
            </w:rPrChange>
          </w:rPr>
          <w:t>，通过适配来自不同应用的请求</w:t>
        </w:r>
      </w:ins>
      <w:ins w:id="1513" w:author="微软用户" w:date="2017-08-20T12:52:00Z">
        <w:r w:rsidR="00583732" w:rsidRPr="00B207B1">
          <w:rPr>
            <w:rFonts w:hAnsiTheme="minorEastAsia" w:hint="eastAsia"/>
            <w:kern w:val="2"/>
            <w:szCs w:val="22"/>
            <w:rPrChange w:id="1514" w:author="JY0225" w:date="2017-08-24T11:12:00Z">
              <w:rPr>
                <w:rFonts w:ascii="Times New Roman" w:hAnsi="Times New Roman" w:hint="eastAsia"/>
                <w:spacing w:val="10"/>
              </w:rPr>
            </w:rPrChange>
          </w:rPr>
          <w:t>，转化为云备份服务器可识别的标准形式，同时调用服务器提供的应用层接口，</w:t>
        </w:r>
      </w:ins>
      <w:ins w:id="1515" w:author="微软用户" w:date="2017-08-20T12:53:00Z">
        <w:r w:rsidR="000E0D22" w:rsidRPr="00B207B1">
          <w:rPr>
            <w:rFonts w:hAnsiTheme="minorEastAsia" w:hint="eastAsia"/>
            <w:kern w:val="2"/>
            <w:szCs w:val="22"/>
            <w:rPrChange w:id="1516" w:author="JY0225" w:date="2017-08-24T11:12:00Z">
              <w:rPr>
                <w:rFonts w:ascii="Times New Roman" w:hAnsi="Times New Roman" w:hint="eastAsia"/>
                <w:spacing w:val="10"/>
              </w:rPr>
            </w:rPrChange>
          </w:rPr>
          <w:t>实现多种应用与服务器之间的通信。</w:t>
        </w:r>
      </w:ins>
    </w:p>
    <w:p w14:paraId="681BCBFC" w14:textId="77777777" w:rsidR="001E33EA" w:rsidRPr="00B207B1" w:rsidDel="00837E8A" w:rsidRDefault="001E33EA">
      <w:pPr>
        <w:spacing w:line="400" w:lineRule="exact"/>
        <w:ind w:firstLine="420"/>
        <w:rPr>
          <w:del w:id="1517" w:author="微软用户" w:date="2017-08-20T12:22:00Z"/>
          <w:rFonts w:asciiTheme="minorHAnsi" w:cstheme="minorBidi"/>
          <w:kern w:val="2"/>
          <w:szCs w:val="22"/>
          <w:rPrChange w:id="1518" w:author="微软用户" w:date="2017-08-20T10:51:00Z">
            <w:rPr>
              <w:del w:id="1519" w:author="微软用户" w:date="2017-08-20T12:22:00Z"/>
              <w:rStyle w:val="1CharChar"/>
              <w:rFonts w:ascii="Times New Roman" w:eastAsiaTheme="minorEastAsia" w:hAnsi="Times New Roman"/>
              <w:b/>
              <w:bCs/>
              <w:spacing w:val="0"/>
              <w:sz w:val="44"/>
              <w:szCs w:val="44"/>
            </w:rPr>
          </w:rPrChange>
        </w:rPr>
        <w:pPrChange w:id="1520" w:author="微软用户" w:date="2017-08-20T12:14:00Z">
          <w:pPr>
            <w:pStyle w:val="1"/>
          </w:pPr>
        </w:pPrChange>
      </w:pPr>
    </w:p>
    <w:p w14:paraId="0D6D7437" w14:textId="77777777" w:rsidR="006C1A48" w:rsidRPr="00B207B1" w:rsidRDefault="005C6FFF">
      <w:pPr>
        <w:pStyle w:val="21"/>
        <w:spacing w:line="240" w:lineRule="auto"/>
        <w:pPrChange w:id="1521" w:author="微软用户" w:date="2017-08-18T22:48:00Z">
          <w:pPr>
            <w:pStyle w:val="21"/>
          </w:pPr>
        </w:pPrChange>
      </w:pPr>
      <w:bookmarkStart w:id="1522" w:name="_Toc420959849"/>
      <w:bookmarkStart w:id="1523" w:name="_Toc421026913"/>
      <w:bookmarkStart w:id="1524" w:name="_Toc421230581"/>
      <w:bookmarkStart w:id="1525" w:name="_Toc491952424"/>
      <w:r w:rsidRPr="00B207B1">
        <w:t>2</w:t>
      </w:r>
      <w:r w:rsidR="00593FA9" w:rsidRPr="00B207B1">
        <w:t>.</w:t>
      </w:r>
      <w:ins w:id="1526" w:author="微软用户" w:date="2017-08-20T11:03:00Z">
        <w:r w:rsidR="00BB296E" w:rsidRPr="00B207B1">
          <w:t>3</w:t>
        </w:r>
      </w:ins>
      <w:ins w:id="1527" w:author="微软用户" w:date="2017-08-20T10:26:00Z">
        <w:del w:id="1528" w:author="微软用户" w:date="2017-08-20T11:03:00Z">
          <w:r w:rsidR="0068457B" w:rsidRPr="00B207B1" w:rsidDel="00BB296E">
            <w:delText>2</w:delText>
          </w:r>
        </w:del>
      </w:ins>
      <w:del w:id="1529" w:author="微软用户" w:date="2017-08-20T10:26:00Z">
        <w:r w:rsidR="00593FA9" w:rsidRPr="00B207B1" w:rsidDel="0068457B">
          <w:delText>1</w:delText>
        </w:r>
      </w:del>
      <w:r w:rsidR="002E3864" w:rsidRPr="00B207B1">
        <w:t xml:space="preserve"> </w:t>
      </w:r>
      <w:bookmarkEnd w:id="1522"/>
      <w:bookmarkEnd w:id="1523"/>
      <w:bookmarkEnd w:id="1524"/>
      <w:r w:rsidR="003A2F2B" w:rsidRPr="00B207B1">
        <w:t>SQLite</w:t>
      </w:r>
      <w:bookmarkEnd w:id="1525"/>
    </w:p>
    <w:p w14:paraId="3B102A83" w14:textId="46A389F7" w:rsidR="001A0E6F" w:rsidRPr="00B207B1" w:rsidRDefault="00810FFB" w:rsidP="00EF14FD">
      <w:pPr>
        <w:spacing w:line="400" w:lineRule="exact"/>
        <w:ind w:firstLine="420"/>
        <w:rPr>
          <w:rFonts w:hAnsiTheme="minorEastAsia"/>
          <w:rPrChange w:id="1530" w:author="JY0225" w:date="2017-08-24T11:12:00Z">
            <w:rPr>
              <w:rFonts w:ascii="Times New Roman" w:hAnsi="Times New Roman"/>
              <w:spacing w:val="10"/>
            </w:rPr>
          </w:rPrChange>
        </w:rPr>
      </w:pPr>
      <w:r w:rsidRPr="00B207B1">
        <w:rPr>
          <w:rFonts w:hAnsiTheme="minorEastAsia"/>
          <w:rPrChange w:id="1531" w:author="JY0225" w:date="2017-08-24T11:12:00Z">
            <w:rPr>
              <w:rFonts w:ascii="Times New Roman" w:hAnsi="Times New Roman"/>
              <w:spacing w:val="10"/>
            </w:rPr>
          </w:rPrChange>
        </w:rPr>
        <w:t>SQLite</w:t>
      </w:r>
      <w:r w:rsidRPr="00B207B1">
        <w:rPr>
          <w:rFonts w:hAnsiTheme="minorEastAsia" w:hint="eastAsia"/>
          <w:rPrChange w:id="1532" w:author="JY0225" w:date="2017-08-24T11:12:00Z">
            <w:rPr>
              <w:rFonts w:ascii="Times New Roman" w:hAnsi="Times New Roman" w:hint="eastAsia"/>
              <w:spacing w:val="10"/>
            </w:rPr>
          </w:rPrChange>
        </w:rPr>
        <w:t>是</w:t>
      </w:r>
      <w:r w:rsidRPr="00B207B1">
        <w:rPr>
          <w:rFonts w:hAnsiTheme="minorEastAsia"/>
          <w:rPrChange w:id="1533" w:author="JY0225" w:date="2017-08-24T11:12:00Z">
            <w:rPr>
              <w:rFonts w:ascii="Times New Roman" w:hAnsi="Times New Roman"/>
              <w:spacing w:val="10"/>
            </w:rPr>
          </w:rPrChange>
        </w:rPr>
        <w:t>D.Richard Hipp</w:t>
      </w:r>
      <w:r w:rsidRPr="00B207B1">
        <w:rPr>
          <w:rFonts w:hAnsiTheme="minorEastAsia" w:hint="eastAsia"/>
          <w:rPrChange w:id="1534" w:author="JY0225" w:date="2017-08-24T11:12:00Z">
            <w:rPr>
              <w:rFonts w:ascii="Times New Roman" w:hAnsi="Times New Roman" w:hint="eastAsia"/>
              <w:spacing w:val="10"/>
            </w:rPr>
          </w:rPrChange>
        </w:rPr>
        <w:t>用</w:t>
      </w:r>
      <w:r w:rsidRPr="00B207B1">
        <w:rPr>
          <w:rFonts w:hAnsiTheme="minorEastAsia"/>
          <w:rPrChange w:id="1535" w:author="JY0225" w:date="2017-08-24T11:12:00Z">
            <w:rPr>
              <w:rFonts w:ascii="Times New Roman" w:hAnsi="Times New Roman"/>
              <w:spacing w:val="10"/>
            </w:rPr>
          </w:rPrChange>
        </w:rPr>
        <w:t>C</w:t>
      </w:r>
      <w:r w:rsidRPr="00B207B1">
        <w:rPr>
          <w:rFonts w:hAnsiTheme="minorEastAsia" w:hint="eastAsia"/>
          <w:rPrChange w:id="1536" w:author="JY0225" w:date="2017-08-24T11:12:00Z">
            <w:rPr>
              <w:rFonts w:ascii="Times New Roman" w:hAnsi="Times New Roman" w:hint="eastAsia"/>
              <w:spacing w:val="10"/>
            </w:rPr>
          </w:rPrChange>
        </w:rPr>
        <w:t>语言编写的开源嵌入式数据库</w:t>
      </w:r>
      <w:r w:rsidRPr="00B207B1">
        <w:rPr>
          <w:rFonts w:hAnsiTheme="minorEastAsia" w:hint="eastAsia"/>
          <w:color w:val="000000" w:themeColor="text1"/>
          <w:rPrChange w:id="1537" w:author="JY0225" w:date="2017-08-24T11:12:00Z">
            <w:rPr>
              <w:rFonts w:ascii="Times New Roman" w:hAnsi="Times New Roman" w:hint="eastAsia"/>
              <w:color w:val="000000" w:themeColor="text1"/>
              <w:spacing w:val="10"/>
            </w:rPr>
          </w:rPrChange>
        </w:rPr>
        <w:t>引擎</w:t>
      </w:r>
      <w:r w:rsidRPr="00B207B1">
        <w:rPr>
          <w:rFonts w:hAnsiTheme="minorEastAsia" w:hint="eastAsia"/>
          <w:rPrChange w:id="1538" w:author="JY0225" w:date="2017-08-24T11:12:00Z">
            <w:rPr>
              <w:rFonts w:ascii="Times New Roman" w:hAnsi="Times New Roman" w:hint="eastAsia"/>
              <w:spacing w:val="10"/>
            </w:rPr>
          </w:rPrChange>
        </w:rPr>
        <w:t>。它</w:t>
      </w:r>
      <w:r w:rsidR="00907087" w:rsidRPr="00B207B1">
        <w:rPr>
          <w:rFonts w:hAnsiTheme="minorEastAsia" w:hint="eastAsia"/>
          <w:rPrChange w:id="1539" w:author="JY0225" w:date="2017-08-24T11:12:00Z">
            <w:rPr>
              <w:rFonts w:ascii="Times New Roman" w:hAnsi="Times New Roman" w:hint="eastAsia"/>
              <w:spacing w:val="10"/>
            </w:rPr>
          </w:rPrChange>
        </w:rPr>
        <w:t>是一款</w:t>
      </w:r>
      <w:r w:rsidR="006A0A2F" w:rsidRPr="00B207B1">
        <w:rPr>
          <w:rFonts w:hAnsiTheme="minorEastAsia" w:hint="eastAsia"/>
          <w:rPrChange w:id="1540" w:author="JY0225" w:date="2017-08-24T11:12:00Z">
            <w:rPr>
              <w:rFonts w:ascii="Times New Roman" w:hAnsi="Times New Roman" w:hint="eastAsia"/>
              <w:spacing w:val="10"/>
            </w:rPr>
          </w:rPrChange>
        </w:rPr>
        <w:t>轻量级的关系型</w:t>
      </w:r>
      <w:r w:rsidR="00907087" w:rsidRPr="00B207B1">
        <w:rPr>
          <w:rFonts w:hAnsiTheme="minorEastAsia" w:hint="eastAsia"/>
          <w:rPrChange w:id="1541" w:author="JY0225" w:date="2017-08-24T11:12:00Z">
            <w:rPr>
              <w:rFonts w:ascii="Times New Roman" w:hAnsi="Times New Roman" w:hint="eastAsia"/>
              <w:spacing w:val="10"/>
            </w:rPr>
          </w:rPrChange>
        </w:rPr>
        <w:t>数据库，</w:t>
      </w:r>
      <w:r w:rsidR="00171F30" w:rsidRPr="00B207B1">
        <w:rPr>
          <w:rFonts w:hAnsiTheme="minorEastAsia" w:hint="eastAsia"/>
          <w:rPrChange w:id="1542" w:author="JY0225" w:date="2017-08-24T11:12:00Z">
            <w:rPr>
              <w:rFonts w:ascii="Times New Roman" w:hAnsi="Times New Roman" w:hint="eastAsia"/>
              <w:spacing w:val="10"/>
            </w:rPr>
          </w:rPrChange>
        </w:rPr>
        <w:t>绝大多数</w:t>
      </w:r>
      <w:r w:rsidR="00273317" w:rsidRPr="00B207B1">
        <w:rPr>
          <w:rFonts w:hAnsiTheme="minorEastAsia" w:hint="eastAsia"/>
          <w:rPrChange w:id="1543" w:author="JY0225" w:date="2017-08-24T11:12:00Z">
            <w:rPr>
              <w:rFonts w:ascii="Times New Roman" w:hAnsi="Times New Roman" w:hint="eastAsia"/>
              <w:spacing w:val="10"/>
            </w:rPr>
          </w:rPrChange>
        </w:rPr>
        <w:t>主流</w:t>
      </w:r>
      <w:r w:rsidR="00171F30" w:rsidRPr="00B207B1">
        <w:rPr>
          <w:rFonts w:hAnsiTheme="minorEastAsia" w:hint="eastAsia"/>
          <w:rPrChange w:id="1544" w:author="JY0225" w:date="2017-08-24T11:12:00Z">
            <w:rPr>
              <w:rFonts w:ascii="Times New Roman" w:hAnsi="Times New Roman" w:hint="eastAsia"/>
              <w:spacing w:val="10"/>
            </w:rPr>
          </w:rPrChange>
        </w:rPr>
        <w:t>的</w:t>
      </w:r>
      <w:r w:rsidR="0075341D" w:rsidRPr="00B207B1">
        <w:rPr>
          <w:rFonts w:hAnsiTheme="minorEastAsia" w:hint="eastAsia"/>
          <w:rPrChange w:id="1545" w:author="JY0225" w:date="2017-08-24T11:12:00Z">
            <w:rPr>
              <w:rFonts w:ascii="Times New Roman" w:hAnsi="Times New Roman" w:hint="eastAsia"/>
              <w:spacing w:val="10"/>
            </w:rPr>
          </w:rPrChange>
        </w:rPr>
        <w:t>操作系统上都能够运行</w:t>
      </w:r>
      <w:r w:rsidR="0075341D" w:rsidRPr="00B207B1">
        <w:rPr>
          <w:rFonts w:hAnsiTheme="minorEastAsia"/>
          <w:rPrChange w:id="1546" w:author="JY0225" w:date="2017-08-24T11:12:00Z">
            <w:rPr>
              <w:rFonts w:ascii="Times New Roman" w:hAnsi="Times New Roman"/>
              <w:spacing w:val="10"/>
            </w:rPr>
          </w:rPrChange>
        </w:rPr>
        <w:t>SQLite</w:t>
      </w:r>
      <w:r w:rsidR="00AD47F0" w:rsidRPr="00B207B1">
        <w:rPr>
          <w:rFonts w:hAnsiTheme="minorEastAsia" w:hint="eastAsia"/>
          <w:rPrChange w:id="1547" w:author="JY0225" w:date="2017-08-24T11:12:00Z">
            <w:rPr>
              <w:rFonts w:ascii="Times New Roman" w:hAnsi="Times New Roman" w:hint="eastAsia"/>
              <w:spacing w:val="10"/>
            </w:rPr>
          </w:rPrChange>
        </w:rPr>
        <w:t>，同时</w:t>
      </w:r>
      <w:r w:rsidR="006572A2" w:rsidRPr="00B207B1">
        <w:rPr>
          <w:rFonts w:hAnsiTheme="minorEastAsia" w:hint="eastAsia"/>
          <w:rPrChange w:id="1548" w:author="JY0225" w:date="2017-08-24T11:12:00Z">
            <w:rPr>
              <w:rFonts w:ascii="Times New Roman" w:hAnsi="Times New Roman" w:hint="eastAsia"/>
              <w:spacing w:val="10"/>
            </w:rPr>
          </w:rPrChange>
        </w:rPr>
        <w:t>它</w:t>
      </w:r>
      <w:r w:rsidR="00AD47F0" w:rsidRPr="00B207B1">
        <w:rPr>
          <w:rFonts w:hAnsiTheme="minorEastAsia" w:hint="eastAsia"/>
          <w:rPrChange w:id="1549" w:author="JY0225" w:date="2017-08-24T11:12:00Z">
            <w:rPr>
              <w:rFonts w:ascii="Times New Roman" w:hAnsi="Times New Roman" w:hint="eastAsia"/>
              <w:spacing w:val="10"/>
            </w:rPr>
          </w:rPrChange>
        </w:rPr>
        <w:t>为大多数编程语言，如</w:t>
      </w:r>
      <w:r w:rsidR="00AD47F0" w:rsidRPr="00B207B1">
        <w:rPr>
          <w:rFonts w:hAnsiTheme="minorEastAsia"/>
          <w:rPrChange w:id="1550" w:author="JY0225" w:date="2017-08-24T11:12:00Z">
            <w:rPr>
              <w:rFonts w:ascii="Times New Roman" w:hAnsi="Times New Roman"/>
              <w:spacing w:val="10"/>
            </w:rPr>
          </w:rPrChange>
        </w:rPr>
        <w:t>C#</w:t>
      </w:r>
      <w:r w:rsidR="00AD47F0" w:rsidRPr="00B207B1">
        <w:rPr>
          <w:rFonts w:hAnsiTheme="minorEastAsia" w:hint="eastAsia"/>
          <w:rPrChange w:id="1551" w:author="JY0225" w:date="2017-08-24T11:12:00Z">
            <w:rPr>
              <w:rFonts w:ascii="Times New Roman" w:hAnsi="Times New Roman" w:hint="eastAsia"/>
              <w:spacing w:val="10"/>
            </w:rPr>
          </w:rPrChange>
        </w:rPr>
        <w:t>、</w:t>
      </w:r>
      <w:r w:rsidR="00AD47F0" w:rsidRPr="00B207B1">
        <w:rPr>
          <w:rFonts w:hAnsiTheme="minorEastAsia"/>
          <w:rPrChange w:id="1552" w:author="JY0225" w:date="2017-08-24T11:12:00Z">
            <w:rPr>
              <w:rFonts w:ascii="Times New Roman" w:hAnsi="Times New Roman"/>
              <w:spacing w:val="10"/>
            </w:rPr>
          </w:rPrChange>
        </w:rPr>
        <w:t>PHP</w:t>
      </w:r>
      <w:r w:rsidR="00AD47F0" w:rsidRPr="00B207B1">
        <w:rPr>
          <w:rFonts w:hAnsiTheme="minorEastAsia" w:hint="eastAsia"/>
          <w:rPrChange w:id="1553" w:author="JY0225" w:date="2017-08-24T11:12:00Z">
            <w:rPr>
              <w:rFonts w:ascii="Times New Roman" w:hAnsi="Times New Roman" w:hint="eastAsia"/>
              <w:spacing w:val="10"/>
            </w:rPr>
          </w:rPrChange>
        </w:rPr>
        <w:t>、</w:t>
      </w:r>
      <w:r w:rsidR="00AD47F0" w:rsidRPr="00B207B1">
        <w:rPr>
          <w:rFonts w:hAnsiTheme="minorEastAsia"/>
          <w:rPrChange w:id="1554" w:author="JY0225" w:date="2017-08-24T11:12:00Z">
            <w:rPr>
              <w:rFonts w:ascii="Times New Roman" w:hAnsi="Times New Roman"/>
              <w:spacing w:val="10"/>
            </w:rPr>
          </w:rPrChange>
        </w:rPr>
        <w:t>Java</w:t>
      </w:r>
      <w:r w:rsidR="00AD47F0" w:rsidRPr="00B207B1">
        <w:rPr>
          <w:rFonts w:hAnsiTheme="minorEastAsia" w:hint="eastAsia"/>
          <w:rPrChange w:id="1555" w:author="JY0225" w:date="2017-08-24T11:12:00Z">
            <w:rPr>
              <w:rFonts w:ascii="Times New Roman" w:hAnsi="Times New Roman" w:hint="eastAsia"/>
              <w:spacing w:val="10"/>
            </w:rPr>
          </w:rPrChange>
        </w:rPr>
        <w:t>等提供了编程接口</w:t>
      </w:r>
      <w:r w:rsidR="000921ED" w:rsidRPr="00B207B1">
        <w:rPr>
          <w:rFonts w:hAnsiTheme="minorEastAsia" w:hint="eastAsia"/>
          <w:rPrChange w:id="1556" w:author="JY0225" w:date="2017-08-24T11:12:00Z">
            <w:rPr>
              <w:rFonts w:ascii="Times New Roman" w:hAnsi="Times New Roman" w:hint="eastAsia"/>
              <w:spacing w:val="10"/>
            </w:rPr>
          </w:rPrChange>
        </w:rPr>
        <w:t>。</w:t>
      </w:r>
      <w:r w:rsidR="00E76DC4" w:rsidRPr="00B207B1">
        <w:rPr>
          <w:rFonts w:hAnsiTheme="minorEastAsia" w:hint="eastAsia"/>
          <w:rPrChange w:id="1557" w:author="JY0225" w:date="2017-08-24T11:12:00Z">
            <w:rPr>
              <w:rFonts w:ascii="Times New Roman" w:hAnsi="Times New Roman" w:hint="eastAsia"/>
              <w:spacing w:val="10"/>
            </w:rPr>
          </w:rPrChange>
        </w:rPr>
        <w:t>此外，</w:t>
      </w:r>
      <w:r w:rsidR="00990293" w:rsidRPr="00B207B1">
        <w:rPr>
          <w:rFonts w:hAnsiTheme="minorEastAsia" w:hint="eastAsia"/>
          <w:rPrChange w:id="1558" w:author="JY0225" w:date="2017-08-24T11:12:00Z">
            <w:rPr>
              <w:rFonts w:ascii="Times New Roman" w:hAnsi="Times New Roman" w:hint="eastAsia"/>
              <w:spacing w:val="10"/>
            </w:rPr>
          </w:rPrChange>
        </w:rPr>
        <w:t>它</w:t>
      </w:r>
      <w:r w:rsidR="001A349E" w:rsidRPr="00B207B1">
        <w:rPr>
          <w:rFonts w:hAnsiTheme="minorEastAsia" w:hint="eastAsia"/>
          <w:rPrChange w:id="1559" w:author="JY0225" w:date="2017-08-24T11:12:00Z">
            <w:rPr>
              <w:rFonts w:ascii="Times New Roman" w:hAnsi="Times New Roman" w:hint="eastAsia"/>
              <w:spacing w:val="10"/>
            </w:rPr>
          </w:rPrChange>
        </w:rPr>
        <w:t>还</w:t>
      </w:r>
      <w:r w:rsidRPr="00B207B1">
        <w:rPr>
          <w:rFonts w:hAnsiTheme="minorEastAsia" w:hint="eastAsia"/>
          <w:rPrChange w:id="1560" w:author="JY0225" w:date="2017-08-24T11:12:00Z">
            <w:rPr>
              <w:rFonts w:ascii="Times New Roman" w:hAnsi="Times New Roman" w:hint="eastAsia"/>
              <w:spacing w:val="10"/>
            </w:rPr>
          </w:rPrChange>
        </w:rPr>
        <w:t>支持大多数的</w:t>
      </w:r>
      <w:r w:rsidRPr="00B207B1">
        <w:rPr>
          <w:rFonts w:hAnsiTheme="minorEastAsia"/>
          <w:rPrChange w:id="1561" w:author="JY0225" w:date="2017-08-24T11:12:00Z">
            <w:rPr>
              <w:rFonts w:ascii="Times New Roman" w:hAnsi="Times New Roman"/>
              <w:spacing w:val="10"/>
            </w:rPr>
          </w:rPrChange>
        </w:rPr>
        <w:t>SQL92</w:t>
      </w:r>
      <w:r w:rsidR="00D03475" w:rsidRPr="00B207B1">
        <w:rPr>
          <w:rFonts w:hAnsiTheme="minorEastAsia" w:hint="eastAsia"/>
          <w:rPrChange w:id="1562" w:author="JY0225" w:date="2017-08-24T11:12:00Z">
            <w:rPr>
              <w:rFonts w:ascii="Times New Roman" w:hAnsi="Times New Roman" w:hint="eastAsia"/>
              <w:spacing w:val="10"/>
            </w:rPr>
          </w:rPrChange>
        </w:rPr>
        <w:t>标准</w:t>
      </w:r>
      <w:r w:rsidR="0005364A" w:rsidRPr="00B207B1">
        <w:rPr>
          <w:rFonts w:hAnsiTheme="minorEastAsia" w:hint="eastAsia"/>
          <w:rPrChange w:id="1563" w:author="JY0225" w:date="2017-08-24T11:12:00Z">
            <w:rPr>
              <w:rFonts w:ascii="Times New Roman" w:hAnsi="Times New Roman" w:hint="eastAsia"/>
              <w:spacing w:val="10"/>
            </w:rPr>
          </w:rPrChange>
        </w:rPr>
        <w:t>，且源代码不受版权限制</w:t>
      </w:r>
      <w:ins w:id="1564" w:author="微软用户" w:date="2017-08-24T21:35:00Z">
        <w:r w:rsidR="00FE2A05" w:rsidRPr="00B207B1">
          <w:rPr>
            <w:rFonts w:hAnsiTheme="minorEastAsia"/>
            <w:vertAlign w:val="superscript"/>
            <w:rPrChange w:id="1565" w:author="微软用户" w:date="2017-08-24T21:35:00Z">
              <w:rPr>
                <w:rFonts w:hAnsiTheme="minorEastAsia"/>
                <w:spacing w:val="10"/>
              </w:rPr>
            </w:rPrChange>
          </w:rPr>
          <w:fldChar w:fldCharType="begin"/>
        </w:r>
        <w:r w:rsidR="00FE2A05" w:rsidRPr="00B207B1">
          <w:rPr>
            <w:rFonts w:hAnsiTheme="minorEastAsia"/>
            <w:vertAlign w:val="superscript"/>
            <w:rPrChange w:id="1566" w:author="微软用户" w:date="2017-08-24T21:35:00Z">
              <w:rPr>
                <w:rFonts w:hAnsiTheme="minorEastAsia"/>
                <w:spacing w:val="10"/>
              </w:rPr>
            </w:rPrChange>
          </w:rPr>
          <w:instrText xml:space="preserve"> REF _Ref489793797 \r \h </w:instrText>
        </w:r>
      </w:ins>
      <w:r w:rsidR="00FE2A05" w:rsidRPr="00B207B1">
        <w:rPr>
          <w:rFonts w:hAnsiTheme="minorEastAsia"/>
          <w:vertAlign w:val="superscript"/>
        </w:rPr>
        <w:instrText xml:space="preserve"> \* MERGEFORMAT </w:instrText>
      </w:r>
      <w:r w:rsidR="00FE2A05" w:rsidRPr="00B207B1">
        <w:rPr>
          <w:rFonts w:hAnsiTheme="minorEastAsia"/>
          <w:vertAlign w:val="superscript"/>
          <w:rPrChange w:id="1567" w:author="微软用户" w:date="2017-08-24T21:35:00Z">
            <w:rPr>
              <w:rFonts w:hAnsiTheme="minorEastAsia"/>
              <w:vertAlign w:val="superscript"/>
            </w:rPr>
          </w:rPrChange>
        </w:rPr>
      </w:r>
      <w:r w:rsidR="00FE2A05" w:rsidRPr="00B207B1">
        <w:rPr>
          <w:rFonts w:hAnsiTheme="minorEastAsia"/>
          <w:vertAlign w:val="superscript"/>
          <w:rPrChange w:id="1568" w:author="微软用户" w:date="2017-08-24T21:35:00Z">
            <w:rPr>
              <w:rFonts w:hAnsiTheme="minorEastAsia"/>
              <w:spacing w:val="10"/>
            </w:rPr>
          </w:rPrChange>
        </w:rPr>
        <w:fldChar w:fldCharType="separate"/>
      </w:r>
      <w:r w:rsidR="003925A9">
        <w:rPr>
          <w:rFonts w:hAnsiTheme="minorEastAsia"/>
          <w:vertAlign w:val="superscript"/>
        </w:rPr>
        <w:t>[23]</w:t>
      </w:r>
      <w:ins w:id="1569" w:author="微软用户" w:date="2017-08-24T21:35:00Z">
        <w:r w:rsidR="00FE2A05" w:rsidRPr="00B207B1">
          <w:rPr>
            <w:rFonts w:hAnsiTheme="minorEastAsia"/>
            <w:vertAlign w:val="superscript"/>
            <w:rPrChange w:id="1570" w:author="微软用户" w:date="2017-08-24T21:35:00Z">
              <w:rPr>
                <w:rFonts w:hAnsiTheme="minorEastAsia"/>
                <w:spacing w:val="10"/>
              </w:rPr>
            </w:rPrChange>
          </w:rPr>
          <w:fldChar w:fldCharType="end"/>
        </w:r>
      </w:ins>
      <w:del w:id="1571" w:author="微软用户" w:date="2017-08-24T21:35:00Z">
        <w:r w:rsidR="00B83A72" w:rsidRPr="00B207B1" w:rsidDel="00FE2A05">
          <w:rPr>
            <w:rFonts w:hAnsiTheme="minorEastAsia"/>
            <w:color w:val="000000" w:themeColor="text1"/>
            <w:vertAlign w:val="superscript"/>
            <w:rPrChange w:id="1572" w:author="JY0225" w:date="2017-08-24T11:12:00Z">
              <w:rPr>
                <w:color w:val="000000" w:themeColor="text1"/>
                <w:vertAlign w:val="superscript"/>
              </w:rPr>
            </w:rPrChange>
          </w:rPr>
          <w:fldChar w:fldCharType="begin"/>
        </w:r>
        <w:r w:rsidR="00B83A72" w:rsidRPr="00B207B1" w:rsidDel="00FE2A05">
          <w:rPr>
            <w:rFonts w:hAnsiTheme="minorEastAsia"/>
            <w:color w:val="000000" w:themeColor="text1"/>
            <w:vertAlign w:val="superscript"/>
            <w:rPrChange w:id="1573" w:author="JY0225" w:date="2017-08-24T11:12:00Z">
              <w:rPr>
                <w:color w:val="000000" w:themeColor="text1"/>
                <w:vertAlign w:val="superscript"/>
              </w:rPr>
            </w:rPrChange>
          </w:rPr>
          <w:delInstrText xml:space="preserve"> REF _Ref489793797 \r \h </w:delInstrText>
        </w:r>
        <w:r w:rsidR="006A6E37" w:rsidRPr="00B207B1" w:rsidDel="00FE2A05">
          <w:rPr>
            <w:rFonts w:hAnsiTheme="minorEastAsia"/>
            <w:color w:val="000000" w:themeColor="text1"/>
            <w:vertAlign w:val="superscript"/>
            <w:rPrChange w:id="1574" w:author="JY0225" w:date="2017-08-24T11:12:00Z">
              <w:rPr>
                <w:color w:val="000000" w:themeColor="text1"/>
                <w:vertAlign w:val="superscript"/>
              </w:rPr>
            </w:rPrChange>
          </w:rPr>
          <w:delInstrText xml:space="preserve"> \* MERGEFORMAT </w:delInstrText>
        </w:r>
        <w:r w:rsidR="00B83A72" w:rsidRPr="00B207B1" w:rsidDel="00FE2A05">
          <w:rPr>
            <w:rFonts w:hAnsiTheme="minorEastAsia"/>
            <w:color w:val="000000" w:themeColor="text1"/>
            <w:vertAlign w:val="superscript"/>
            <w:rPrChange w:id="1575" w:author="JY0225" w:date="2017-08-24T11:12:00Z">
              <w:rPr>
                <w:rFonts w:hAnsiTheme="minorEastAsia"/>
                <w:color w:val="000000" w:themeColor="text1"/>
                <w:vertAlign w:val="superscript"/>
              </w:rPr>
            </w:rPrChange>
          </w:rPr>
        </w:r>
        <w:r w:rsidR="00B83A72" w:rsidRPr="00B207B1" w:rsidDel="00FE2A05">
          <w:rPr>
            <w:rFonts w:hAnsiTheme="minorEastAsia"/>
            <w:color w:val="000000" w:themeColor="text1"/>
            <w:vertAlign w:val="superscript"/>
            <w:rPrChange w:id="1576"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577" w:author="JY0225" w:date="2017-08-24T11:12:00Z">
              <w:rPr>
                <w:color w:val="000000" w:themeColor="text1"/>
                <w:vertAlign w:val="superscript"/>
              </w:rPr>
            </w:rPrChange>
          </w:rPr>
          <w:delText>[22]</w:delText>
        </w:r>
        <w:r w:rsidR="00B83A72" w:rsidRPr="00B207B1" w:rsidDel="00FE2A05">
          <w:rPr>
            <w:rFonts w:hAnsiTheme="minorEastAsia"/>
            <w:color w:val="000000" w:themeColor="text1"/>
            <w:vertAlign w:val="superscript"/>
            <w:rPrChange w:id="1578" w:author="JY0225" w:date="2017-08-24T11:12:00Z">
              <w:rPr>
                <w:color w:val="000000" w:themeColor="text1"/>
                <w:vertAlign w:val="superscript"/>
              </w:rPr>
            </w:rPrChange>
          </w:rPr>
          <w:fldChar w:fldCharType="end"/>
        </w:r>
      </w:del>
      <w:r w:rsidR="00D03475" w:rsidRPr="00B207B1">
        <w:rPr>
          <w:rFonts w:hAnsiTheme="minorEastAsia" w:hint="eastAsia"/>
          <w:rPrChange w:id="1579" w:author="JY0225" w:date="2017-08-24T11:12:00Z">
            <w:rPr>
              <w:rFonts w:ascii="Times New Roman" w:hAnsi="Times New Roman" w:hint="eastAsia"/>
              <w:spacing w:val="10"/>
            </w:rPr>
          </w:rPrChange>
        </w:rPr>
        <w:t>。</w:t>
      </w:r>
      <w:r w:rsidR="00A80132" w:rsidRPr="00B207B1">
        <w:rPr>
          <w:rFonts w:hAnsiTheme="minorEastAsia" w:hint="eastAsia"/>
          <w:rPrChange w:id="1580" w:author="JY0225" w:date="2017-08-24T11:12:00Z">
            <w:rPr>
              <w:rFonts w:ascii="Times New Roman" w:hAnsi="Times New Roman" w:hint="eastAsia"/>
              <w:spacing w:val="10"/>
            </w:rPr>
          </w:rPrChange>
        </w:rPr>
        <w:t>目前，</w:t>
      </w:r>
      <w:r w:rsidR="008E6A04" w:rsidRPr="00B207B1">
        <w:rPr>
          <w:rFonts w:hAnsiTheme="minorEastAsia" w:hint="eastAsia"/>
          <w:rPrChange w:id="1581" w:author="JY0225" w:date="2017-08-24T11:12:00Z">
            <w:rPr>
              <w:rFonts w:ascii="Times New Roman" w:hAnsi="Times New Roman" w:hint="eastAsia"/>
              <w:spacing w:val="10"/>
            </w:rPr>
          </w:rPrChange>
        </w:rPr>
        <w:t>由于其占用的内存低、性能</w:t>
      </w:r>
      <w:r w:rsidR="001A0E6F" w:rsidRPr="00B207B1">
        <w:rPr>
          <w:rFonts w:hAnsiTheme="minorEastAsia" w:hint="eastAsia"/>
          <w:rPrChange w:id="1582" w:author="JY0225" w:date="2017-08-24T11:12:00Z">
            <w:rPr>
              <w:rFonts w:ascii="Times New Roman" w:hAnsi="Times New Roman" w:hint="eastAsia"/>
              <w:spacing w:val="10"/>
            </w:rPr>
          </w:rPrChange>
        </w:rPr>
        <w:t>较</w:t>
      </w:r>
      <w:r w:rsidR="008E6A04" w:rsidRPr="00B207B1">
        <w:rPr>
          <w:rFonts w:hAnsiTheme="minorEastAsia" w:hint="eastAsia"/>
          <w:rPrChange w:id="1583" w:author="JY0225" w:date="2017-08-24T11:12:00Z">
            <w:rPr>
              <w:rFonts w:ascii="Times New Roman" w:hAnsi="Times New Roman" w:hint="eastAsia"/>
              <w:spacing w:val="10"/>
            </w:rPr>
          </w:rPrChange>
        </w:rPr>
        <w:t>好以及零成本管理</w:t>
      </w:r>
      <w:ins w:id="1584" w:author="Liu, Wu" w:date="2017-08-29T10:31:00Z">
        <w:r w:rsidR="00931C00" w:rsidRPr="00B207B1">
          <w:rPr>
            <w:rFonts w:hAnsiTheme="minorEastAsia"/>
          </w:rPr>
          <w:t>等</w:t>
        </w:r>
      </w:ins>
      <w:del w:id="1585" w:author="Liu, Wu" w:date="2017-08-29T10:30:00Z">
        <w:r w:rsidR="00641B8C" w:rsidRPr="00B207B1" w:rsidDel="00931C00">
          <w:rPr>
            <w:rFonts w:hAnsiTheme="minorEastAsia" w:hint="eastAsia"/>
            <w:rPrChange w:id="1586" w:author="JY0225" w:date="2017-08-24T11:12:00Z">
              <w:rPr>
                <w:rFonts w:ascii="Times New Roman" w:hAnsi="Times New Roman" w:hint="eastAsia"/>
                <w:spacing w:val="10"/>
              </w:rPr>
            </w:rPrChange>
          </w:rPr>
          <w:delText>的</w:delText>
        </w:r>
      </w:del>
      <w:r w:rsidR="00641B8C" w:rsidRPr="00B207B1">
        <w:rPr>
          <w:rFonts w:hAnsiTheme="minorEastAsia" w:hint="eastAsia"/>
          <w:rPrChange w:id="1587" w:author="JY0225" w:date="2017-08-24T11:12:00Z">
            <w:rPr>
              <w:rFonts w:ascii="Times New Roman" w:hAnsi="Times New Roman" w:hint="eastAsia"/>
              <w:spacing w:val="10"/>
            </w:rPr>
          </w:rPrChange>
        </w:rPr>
        <w:t>特点，</w:t>
      </w:r>
      <w:r w:rsidR="004951A9" w:rsidRPr="00B207B1">
        <w:rPr>
          <w:rFonts w:hAnsiTheme="minorEastAsia" w:hint="eastAsia"/>
          <w:rPrChange w:id="1588" w:author="JY0225" w:date="2017-08-24T11:12:00Z">
            <w:rPr>
              <w:rFonts w:ascii="Times New Roman" w:hAnsi="Times New Roman" w:hint="eastAsia"/>
              <w:spacing w:val="10"/>
            </w:rPr>
          </w:rPrChange>
        </w:rPr>
        <w:t>被广泛地应用于嵌入式应用的开发中，</w:t>
      </w:r>
      <w:r w:rsidR="001A0E6F" w:rsidRPr="00B207B1">
        <w:rPr>
          <w:rFonts w:hAnsiTheme="minorEastAsia" w:hint="eastAsia"/>
          <w:rPrChange w:id="1589" w:author="JY0225" w:date="2017-08-24T11:12:00Z">
            <w:rPr>
              <w:rFonts w:ascii="Times New Roman" w:hAnsi="Times New Roman" w:hint="eastAsia"/>
              <w:spacing w:val="10"/>
            </w:rPr>
          </w:rPrChange>
        </w:rPr>
        <w:t>像</w:t>
      </w:r>
      <w:r w:rsidR="001A0E6F" w:rsidRPr="00B207B1">
        <w:rPr>
          <w:rFonts w:hAnsiTheme="minorEastAsia"/>
          <w:rPrChange w:id="1590" w:author="JY0225" w:date="2017-08-24T11:12:00Z">
            <w:rPr>
              <w:rFonts w:ascii="Times New Roman" w:hAnsi="Times New Roman"/>
              <w:spacing w:val="10"/>
            </w:rPr>
          </w:rPrChange>
        </w:rPr>
        <w:t>Android</w:t>
      </w:r>
      <w:r w:rsidR="001A0E6F" w:rsidRPr="00B207B1">
        <w:rPr>
          <w:rFonts w:hAnsiTheme="minorEastAsia" w:hint="eastAsia"/>
          <w:rPrChange w:id="1591" w:author="JY0225" w:date="2017-08-24T11:12:00Z">
            <w:rPr>
              <w:rFonts w:ascii="Times New Roman" w:hAnsi="Times New Roman" w:hint="eastAsia"/>
              <w:spacing w:val="10"/>
            </w:rPr>
          </w:rPrChange>
        </w:rPr>
        <w:t>、</w:t>
      </w:r>
      <w:r w:rsidR="001262CE" w:rsidRPr="00B207B1">
        <w:rPr>
          <w:rFonts w:hAnsiTheme="minorEastAsia"/>
          <w:rPrChange w:id="1592" w:author="JY0225" w:date="2017-08-24T11:12:00Z">
            <w:rPr>
              <w:rFonts w:ascii="Times New Roman" w:hAnsi="Times New Roman"/>
              <w:spacing w:val="10"/>
            </w:rPr>
          </w:rPrChange>
        </w:rPr>
        <w:t>i</w:t>
      </w:r>
      <w:r w:rsidR="001A0E6F" w:rsidRPr="00B207B1">
        <w:rPr>
          <w:rFonts w:hAnsiTheme="minorEastAsia"/>
          <w:rPrChange w:id="1593" w:author="JY0225" w:date="2017-08-24T11:12:00Z">
            <w:rPr>
              <w:rFonts w:ascii="Times New Roman" w:hAnsi="Times New Roman"/>
              <w:spacing w:val="10"/>
            </w:rPr>
          </w:rPrChange>
        </w:rPr>
        <w:t>OS</w:t>
      </w:r>
      <w:r w:rsidR="001A0E6F" w:rsidRPr="00B207B1">
        <w:rPr>
          <w:rFonts w:hAnsiTheme="minorEastAsia" w:hint="eastAsia"/>
          <w:rPrChange w:id="1594" w:author="JY0225" w:date="2017-08-24T11:12:00Z">
            <w:rPr>
              <w:rFonts w:ascii="Times New Roman" w:hAnsi="Times New Roman" w:hint="eastAsia"/>
              <w:spacing w:val="10"/>
            </w:rPr>
          </w:rPrChange>
        </w:rPr>
        <w:t>等平台都为开发人员提供了内置</w:t>
      </w:r>
      <w:r w:rsidR="001A0E6F" w:rsidRPr="00B207B1">
        <w:rPr>
          <w:rFonts w:hAnsiTheme="minorEastAsia"/>
          <w:rPrChange w:id="1595" w:author="JY0225" w:date="2017-08-24T11:12:00Z">
            <w:rPr>
              <w:rFonts w:ascii="Times New Roman" w:hAnsi="Times New Roman"/>
              <w:spacing w:val="10"/>
            </w:rPr>
          </w:rPrChange>
        </w:rPr>
        <w:t>SQLite</w:t>
      </w:r>
      <w:r w:rsidR="001A0E6F" w:rsidRPr="00B207B1">
        <w:rPr>
          <w:rFonts w:hAnsiTheme="minorEastAsia" w:hint="eastAsia"/>
          <w:rPrChange w:id="1596" w:author="JY0225" w:date="2017-08-24T11:12:00Z">
            <w:rPr>
              <w:rFonts w:ascii="Times New Roman" w:hAnsi="Times New Roman" w:hint="eastAsia"/>
              <w:spacing w:val="10"/>
            </w:rPr>
          </w:rPrChange>
        </w:rPr>
        <w:t>数据库</w:t>
      </w:r>
      <w:del w:id="1597" w:author="微软用户" w:date="2017-08-24T21:36:00Z">
        <w:r w:rsidR="000F7D9D" w:rsidRPr="00B207B1" w:rsidDel="00FE2A05">
          <w:rPr>
            <w:rFonts w:hAnsiTheme="minorEastAsia"/>
            <w:color w:val="000000" w:themeColor="text1"/>
            <w:vertAlign w:val="superscript"/>
            <w:rPrChange w:id="1598" w:author="JY0225" w:date="2017-08-24T11:12:00Z">
              <w:rPr>
                <w:color w:val="000000" w:themeColor="text1"/>
                <w:vertAlign w:val="superscript"/>
              </w:rPr>
            </w:rPrChange>
          </w:rPr>
          <w:fldChar w:fldCharType="begin"/>
        </w:r>
        <w:r w:rsidR="000F7D9D" w:rsidRPr="00B207B1" w:rsidDel="00FE2A05">
          <w:rPr>
            <w:rFonts w:hAnsiTheme="minorEastAsia"/>
            <w:color w:val="000000" w:themeColor="text1"/>
            <w:vertAlign w:val="superscript"/>
            <w:rPrChange w:id="1599" w:author="JY0225" w:date="2017-08-24T11:12:00Z">
              <w:rPr>
                <w:color w:val="000000" w:themeColor="text1"/>
                <w:vertAlign w:val="superscript"/>
              </w:rPr>
            </w:rPrChange>
          </w:rPr>
          <w:delInstrText xml:space="preserve"> REF _Ref489793853 \r \h </w:delInstrText>
        </w:r>
        <w:r w:rsidR="006A6E37" w:rsidRPr="00B207B1" w:rsidDel="00FE2A05">
          <w:rPr>
            <w:rFonts w:hAnsiTheme="minorEastAsia"/>
            <w:color w:val="000000" w:themeColor="text1"/>
            <w:vertAlign w:val="superscript"/>
            <w:rPrChange w:id="1600" w:author="JY0225" w:date="2017-08-24T11:12:00Z">
              <w:rPr>
                <w:color w:val="000000" w:themeColor="text1"/>
                <w:vertAlign w:val="superscript"/>
              </w:rPr>
            </w:rPrChange>
          </w:rPr>
          <w:delInstrText xml:space="preserve"> \* MERGEFORMAT </w:delInstrText>
        </w:r>
        <w:r w:rsidR="000F7D9D" w:rsidRPr="00B207B1" w:rsidDel="00FE2A05">
          <w:rPr>
            <w:rFonts w:hAnsiTheme="minorEastAsia"/>
            <w:color w:val="000000" w:themeColor="text1"/>
            <w:vertAlign w:val="superscript"/>
            <w:rPrChange w:id="1601" w:author="JY0225" w:date="2017-08-24T11:12:00Z">
              <w:rPr>
                <w:rFonts w:hAnsiTheme="minorEastAsia"/>
                <w:color w:val="000000" w:themeColor="text1"/>
                <w:vertAlign w:val="superscript"/>
              </w:rPr>
            </w:rPrChange>
          </w:rPr>
        </w:r>
        <w:r w:rsidR="000F7D9D" w:rsidRPr="00B207B1" w:rsidDel="00FE2A05">
          <w:rPr>
            <w:rFonts w:hAnsiTheme="minorEastAsia"/>
            <w:color w:val="000000" w:themeColor="text1"/>
            <w:vertAlign w:val="superscript"/>
            <w:rPrChange w:id="1602"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603" w:author="JY0225" w:date="2017-08-24T11:12:00Z">
              <w:rPr>
                <w:color w:val="000000" w:themeColor="text1"/>
                <w:vertAlign w:val="superscript"/>
              </w:rPr>
            </w:rPrChange>
          </w:rPr>
          <w:delText>[23]</w:delText>
        </w:r>
        <w:r w:rsidR="000F7D9D" w:rsidRPr="00B207B1" w:rsidDel="00FE2A05">
          <w:rPr>
            <w:rFonts w:hAnsiTheme="minorEastAsia"/>
            <w:color w:val="000000" w:themeColor="text1"/>
            <w:vertAlign w:val="superscript"/>
            <w:rPrChange w:id="1604" w:author="JY0225" w:date="2017-08-24T11:12:00Z">
              <w:rPr>
                <w:color w:val="000000" w:themeColor="text1"/>
                <w:vertAlign w:val="superscript"/>
              </w:rPr>
            </w:rPrChange>
          </w:rPr>
          <w:fldChar w:fldCharType="end"/>
        </w:r>
      </w:del>
      <w:del w:id="1605" w:author="Liu, Wu" w:date="2017-08-29T10:32:00Z">
        <w:r w:rsidR="000F7D9D" w:rsidRPr="00B207B1" w:rsidDel="00931C00">
          <w:rPr>
            <w:rFonts w:hAnsiTheme="minorEastAsia"/>
            <w:color w:val="000000" w:themeColor="text1"/>
            <w:vertAlign w:val="superscript"/>
            <w:rPrChange w:id="1606" w:author="JY0225" w:date="2017-08-24T11:12:00Z">
              <w:rPr>
                <w:color w:val="000000" w:themeColor="text1"/>
                <w:vertAlign w:val="superscript"/>
              </w:rPr>
            </w:rPrChange>
          </w:rPr>
          <w:fldChar w:fldCharType="begin"/>
        </w:r>
        <w:r w:rsidR="000F7D9D" w:rsidRPr="00B207B1" w:rsidDel="00931C00">
          <w:rPr>
            <w:rFonts w:hAnsiTheme="minorEastAsia"/>
            <w:color w:val="000000" w:themeColor="text1"/>
            <w:vertAlign w:val="superscript"/>
            <w:rPrChange w:id="1607" w:author="JY0225" w:date="2017-08-24T11:12:00Z">
              <w:rPr>
                <w:color w:val="000000" w:themeColor="text1"/>
                <w:vertAlign w:val="superscript"/>
              </w:rPr>
            </w:rPrChange>
          </w:rPr>
          <w:delInstrText xml:space="preserve"> REF _Ref489793856 \r \h </w:delInstrText>
        </w:r>
        <w:r w:rsidR="006A6E37" w:rsidRPr="00B207B1" w:rsidDel="00931C00">
          <w:rPr>
            <w:rFonts w:hAnsiTheme="minorEastAsia"/>
            <w:color w:val="000000" w:themeColor="text1"/>
            <w:vertAlign w:val="superscript"/>
            <w:rPrChange w:id="1608" w:author="JY0225" w:date="2017-08-24T11:12:00Z">
              <w:rPr>
                <w:color w:val="000000" w:themeColor="text1"/>
                <w:vertAlign w:val="superscript"/>
              </w:rPr>
            </w:rPrChange>
          </w:rPr>
          <w:delInstrText xml:space="preserve"> \* MERGEFORMAT </w:delInstrText>
        </w:r>
        <w:r w:rsidR="000F7D9D" w:rsidRPr="00B207B1" w:rsidDel="00931C00">
          <w:rPr>
            <w:rFonts w:hAnsiTheme="minorEastAsia"/>
            <w:color w:val="000000" w:themeColor="text1"/>
            <w:vertAlign w:val="superscript"/>
            <w:rPrChange w:id="1609" w:author="JY0225" w:date="2017-08-24T11:12:00Z">
              <w:rPr>
                <w:rFonts w:hAnsiTheme="minorEastAsia"/>
                <w:color w:val="000000" w:themeColor="text1"/>
                <w:vertAlign w:val="superscript"/>
              </w:rPr>
            </w:rPrChange>
          </w:rPr>
        </w:r>
        <w:r w:rsidR="000F7D9D" w:rsidRPr="00B207B1" w:rsidDel="00931C00">
          <w:rPr>
            <w:rFonts w:hAnsiTheme="minorEastAsia"/>
            <w:color w:val="000000" w:themeColor="text1"/>
            <w:vertAlign w:val="superscript"/>
            <w:rPrChange w:id="1610" w:author="JY0225" w:date="2017-08-24T11:12:00Z">
              <w:rPr>
                <w:color w:val="000000" w:themeColor="text1"/>
                <w:vertAlign w:val="superscript"/>
              </w:rPr>
            </w:rPrChange>
          </w:rPr>
          <w:fldChar w:fldCharType="separate"/>
        </w:r>
      </w:del>
      <w:ins w:id="1611" w:author="微软用户" w:date="2017-08-24T22:18:00Z">
        <w:del w:id="1612" w:author="Liu, Wu" w:date="2017-08-29T10:32:00Z">
          <w:r w:rsidR="00C56CDB" w:rsidRPr="00B207B1" w:rsidDel="00931C00">
            <w:rPr>
              <w:rFonts w:hAnsiTheme="minorEastAsia"/>
              <w:color w:val="000000" w:themeColor="text1"/>
              <w:vertAlign w:val="superscript"/>
            </w:rPr>
            <w:delText>[1]</w:delText>
          </w:r>
        </w:del>
      </w:ins>
      <w:del w:id="1613" w:author="Liu, Wu" w:date="2017-08-29T10:32:00Z">
        <w:r w:rsidR="008E2759" w:rsidRPr="00B207B1" w:rsidDel="00931C00">
          <w:rPr>
            <w:rFonts w:hAnsiTheme="minorEastAsia"/>
            <w:color w:val="000000" w:themeColor="text1"/>
            <w:vertAlign w:val="superscript"/>
            <w:rPrChange w:id="1614" w:author="JY0225" w:date="2017-08-24T11:12:00Z">
              <w:rPr>
                <w:color w:val="000000" w:themeColor="text1"/>
                <w:vertAlign w:val="superscript"/>
              </w:rPr>
            </w:rPrChange>
          </w:rPr>
          <w:delText>[24]</w:delText>
        </w:r>
        <w:r w:rsidR="000F7D9D" w:rsidRPr="00B207B1" w:rsidDel="00931C00">
          <w:rPr>
            <w:rFonts w:hAnsiTheme="minorEastAsia"/>
            <w:color w:val="000000" w:themeColor="text1"/>
            <w:vertAlign w:val="superscript"/>
            <w:rPrChange w:id="1615" w:author="JY0225" w:date="2017-08-24T11:12:00Z">
              <w:rPr>
                <w:color w:val="000000" w:themeColor="text1"/>
                <w:vertAlign w:val="superscript"/>
              </w:rPr>
            </w:rPrChange>
          </w:rPr>
          <w:fldChar w:fldCharType="end"/>
        </w:r>
      </w:del>
      <w:ins w:id="1616" w:author="Liu, Wu" w:date="2017-08-29T10:32:00Z">
        <w:r w:rsidR="00931C00" w:rsidRPr="00B207B1">
          <w:rPr>
            <w:rFonts w:hAnsiTheme="minorEastAsia"/>
            <w:color w:val="000000" w:themeColor="text1"/>
            <w:vertAlign w:val="superscript"/>
          </w:rPr>
          <w:fldChar w:fldCharType="begin"/>
        </w:r>
        <w:r w:rsidR="00931C00" w:rsidRPr="00B207B1">
          <w:rPr>
            <w:rFonts w:hAnsiTheme="minorEastAsia"/>
            <w:color w:val="000000" w:themeColor="text1"/>
            <w:vertAlign w:val="superscript"/>
          </w:rPr>
          <w:instrText xml:space="preserve"> REF _Ref489793853 \r \h </w:instrText>
        </w:r>
      </w:ins>
      <w:r w:rsidR="007D124C" w:rsidRPr="00B207B1">
        <w:rPr>
          <w:rFonts w:hAnsiTheme="minorEastAsia"/>
          <w:color w:val="000000" w:themeColor="text1"/>
          <w:vertAlign w:val="superscript"/>
        </w:rPr>
        <w:instrText xml:space="preserve"> \* MERGEFORMAT </w:instrText>
      </w:r>
      <w:r w:rsidR="00931C00" w:rsidRPr="00B207B1">
        <w:rPr>
          <w:rFonts w:hAnsiTheme="minorEastAsia"/>
          <w:color w:val="000000" w:themeColor="text1"/>
          <w:vertAlign w:val="superscript"/>
        </w:rPr>
      </w:r>
      <w:r w:rsidR="00931C00"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[24]</w:t>
      </w:r>
      <w:ins w:id="1617" w:author="Liu, Wu" w:date="2017-08-29T10:32:00Z">
        <w:r w:rsidR="00931C00" w:rsidRPr="00B207B1">
          <w:rPr>
            <w:rFonts w:hAnsiTheme="minorEastAsia"/>
            <w:color w:val="000000" w:themeColor="text1"/>
            <w:vertAlign w:val="superscript"/>
          </w:rPr>
          <w:fldChar w:fldCharType="end"/>
        </w:r>
      </w:ins>
      <w:r w:rsidR="001A0E6F" w:rsidRPr="00B207B1">
        <w:rPr>
          <w:rFonts w:hAnsiTheme="minorEastAsia" w:hint="eastAsia"/>
          <w:rPrChange w:id="1618" w:author="JY0225" w:date="2017-08-24T11:12:00Z">
            <w:rPr>
              <w:rFonts w:ascii="Times New Roman" w:hAnsi="Times New Roman" w:hint="eastAsia"/>
              <w:spacing w:val="10"/>
            </w:rPr>
          </w:rPrChange>
        </w:rPr>
        <w:t>。</w:t>
      </w:r>
    </w:p>
    <w:p w14:paraId="763BB6D5" w14:textId="0A36F033" w:rsidR="00C3162C" w:rsidRPr="00B207B1" w:rsidRDefault="00C3162C" w:rsidP="00C3162C">
      <w:pPr>
        <w:spacing w:line="400" w:lineRule="exact"/>
        <w:rPr>
          <w:rFonts w:hAnsiTheme="minorEastAsia"/>
          <w:rPrChange w:id="1619" w:author="JY0225" w:date="2017-08-24T11:12:00Z">
            <w:rPr>
              <w:rFonts w:ascii="Times New Roman" w:hAnsi="Times New Roman"/>
              <w:spacing w:val="10"/>
            </w:rPr>
          </w:rPrChange>
        </w:rPr>
      </w:pPr>
      <w:r w:rsidRPr="00B207B1">
        <w:rPr>
          <w:rFonts w:hAnsiTheme="minorEastAsia"/>
          <w:noProof/>
          <w:rPrChange w:id="1620" w:author="JY0225" w:date="2017-08-24T11:12:00Z">
            <w:rPr>
              <w:noProof/>
            </w:rPr>
          </w:rPrChange>
        </w:rPr>
        <w:tab/>
      </w:r>
      <w:r w:rsidR="00D4671E" w:rsidRPr="00B207B1">
        <w:rPr>
          <w:rFonts w:hAnsiTheme="minorEastAsia" w:hint="eastAsia"/>
          <w:rPrChange w:id="1621" w:author="JY0225" w:date="2017-08-24T11:12:00Z">
            <w:rPr>
              <w:rFonts w:ascii="Times New Roman" w:hAnsi="Times New Roman" w:hint="eastAsia"/>
              <w:spacing w:val="10"/>
            </w:rPr>
          </w:rPrChange>
        </w:rPr>
        <w:t>在</w:t>
      </w:r>
      <w:r w:rsidR="00EA2B58" w:rsidRPr="00B207B1">
        <w:rPr>
          <w:rFonts w:hAnsiTheme="minorEastAsia" w:hint="eastAsia"/>
          <w:rPrChange w:id="1622" w:author="JY0225" w:date="2017-08-24T11:12:00Z">
            <w:rPr>
              <w:rFonts w:ascii="Times New Roman" w:hAnsi="Times New Roman" w:hint="eastAsia"/>
              <w:spacing w:val="10"/>
            </w:rPr>
          </w:rPrChange>
        </w:rPr>
        <w:t>存储</w:t>
      </w:r>
      <w:r w:rsidR="00D4671E" w:rsidRPr="00B207B1">
        <w:rPr>
          <w:rFonts w:hAnsiTheme="minorEastAsia" w:hint="eastAsia"/>
          <w:rPrChange w:id="1623" w:author="JY0225" w:date="2017-08-24T11:12:00Z">
            <w:rPr>
              <w:rFonts w:ascii="Times New Roman" w:hAnsi="Times New Roman" w:hint="eastAsia"/>
              <w:spacing w:val="10"/>
            </w:rPr>
          </w:rPrChange>
        </w:rPr>
        <w:t>容量方面，</w:t>
      </w:r>
      <w:r w:rsidRPr="00B207B1">
        <w:rPr>
          <w:rFonts w:hAnsiTheme="minorEastAsia"/>
          <w:rPrChange w:id="1624" w:author="JY0225" w:date="2017-08-24T11:12:00Z">
            <w:rPr>
              <w:rFonts w:ascii="Times New Roman" w:hAnsi="Times New Roman"/>
              <w:spacing w:val="10"/>
            </w:rPr>
          </w:rPrChange>
        </w:rPr>
        <w:t>SQLite</w:t>
      </w:r>
      <w:r w:rsidR="00D4671E" w:rsidRPr="00B207B1">
        <w:rPr>
          <w:rFonts w:hAnsiTheme="minorEastAsia" w:hint="eastAsia"/>
          <w:rPrChange w:id="1625" w:author="JY0225" w:date="2017-08-24T11:12:00Z">
            <w:rPr>
              <w:rFonts w:ascii="Times New Roman" w:hAnsi="Times New Roman" w:hint="eastAsia"/>
              <w:spacing w:val="10"/>
            </w:rPr>
          </w:rPrChange>
        </w:rPr>
        <w:t>虽然是一款轻量级的数据库，</w:t>
      </w:r>
      <w:r w:rsidR="006C7A76" w:rsidRPr="00B207B1">
        <w:rPr>
          <w:rFonts w:hAnsiTheme="minorEastAsia" w:hint="eastAsia"/>
          <w:rPrChange w:id="1626" w:author="JY0225" w:date="2017-08-24T11:12:00Z">
            <w:rPr>
              <w:rFonts w:ascii="Times New Roman" w:hAnsi="Times New Roman" w:hint="eastAsia"/>
              <w:spacing w:val="10"/>
            </w:rPr>
          </w:rPrChange>
        </w:rPr>
        <w:t>但是最高可</w:t>
      </w:r>
      <w:r w:rsidR="00F12847" w:rsidRPr="00B207B1">
        <w:rPr>
          <w:rFonts w:hAnsiTheme="minorEastAsia" w:hint="eastAsia"/>
          <w:rPrChange w:id="1627" w:author="JY0225" w:date="2017-08-24T11:12:00Z">
            <w:rPr>
              <w:rFonts w:ascii="Times New Roman" w:hAnsi="Times New Roman" w:hint="eastAsia"/>
              <w:spacing w:val="10"/>
            </w:rPr>
          </w:rPrChange>
        </w:rPr>
        <w:t>支持</w:t>
      </w:r>
      <w:r w:rsidR="004A2C44" w:rsidRPr="00B207B1">
        <w:rPr>
          <w:rFonts w:hAnsiTheme="minorEastAsia" w:hint="eastAsia"/>
          <w:rPrChange w:id="1628" w:author="JY0225" w:date="2017-08-24T11:12:00Z">
            <w:rPr>
              <w:rFonts w:ascii="Times New Roman" w:hAnsi="Times New Roman" w:hint="eastAsia"/>
              <w:spacing w:val="10"/>
            </w:rPr>
          </w:rPrChange>
        </w:rPr>
        <w:t>高达</w:t>
      </w:r>
      <w:r w:rsidRPr="00B207B1">
        <w:rPr>
          <w:rFonts w:hAnsiTheme="minorEastAsia"/>
          <w:rPrChange w:id="1629" w:author="JY0225" w:date="2017-08-24T11:12:00Z">
            <w:rPr>
              <w:rFonts w:ascii="Times New Roman" w:hAnsi="Times New Roman"/>
              <w:spacing w:val="10"/>
            </w:rPr>
          </w:rPrChange>
        </w:rPr>
        <w:t>2TB</w:t>
      </w:r>
      <w:r w:rsidR="008236A2" w:rsidRPr="00B207B1">
        <w:rPr>
          <w:rFonts w:hAnsiTheme="minorEastAsia" w:hint="eastAsia"/>
          <w:rPrChange w:id="1630" w:author="JY0225" w:date="2017-08-24T11:12:00Z">
            <w:rPr>
              <w:rFonts w:ascii="Times New Roman" w:hAnsi="Times New Roman" w:hint="eastAsia"/>
              <w:spacing w:val="10"/>
            </w:rPr>
          </w:rPrChange>
        </w:rPr>
        <w:t>大小的数据</w:t>
      </w:r>
      <w:r w:rsidR="00476838" w:rsidRPr="00B207B1">
        <w:rPr>
          <w:rFonts w:hAnsiTheme="minorEastAsia" w:hint="eastAsia"/>
          <w:rPrChange w:id="1631" w:author="JY0225" w:date="2017-08-24T11:12:00Z">
            <w:rPr>
              <w:rFonts w:ascii="Times New Roman" w:hAnsi="Times New Roman" w:hint="eastAsia"/>
              <w:spacing w:val="10"/>
            </w:rPr>
          </w:rPrChange>
        </w:rPr>
        <w:t>备份</w:t>
      </w:r>
      <w:r w:rsidRPr="00B207B1">
        <w:rPr>
          <w:rFonts w:hAnsiTheme="minorEastAsia" w:hint="eastAsia"/>
          <w:rPrChange w:id="1632" w:author="JY0225" w:date="2017-08-24T11:12:00Z">
            <w:rPr>
              <w:rFonts w:ascii="Times New Roman" w:hAnsi="Times New Roman" w:hint="eastAsia"/>
              <w:spacing w:val="10"/>
            </w:rPr>
          </w:rPrChange>
        </w:rPr>
        <w:t>，</w:t>
      </w:r>
      <w:r w:rsidR="000655EE" w:rsidRPr="00B207B1">
        <w:rPr>
          <w:rFonts w:hAnsiTheme="minorEastAsia" w:hint="eastAsia"/>
          <w:rPrChange w:id="1633" w:author="JY0225" w:date="2017-08-24T11:12:00Z">
            <w:rPr>
              <w:rFonts w:ascii="Times New Roman" w:hAnsi="Times New Roman" w:hint="eastAsia"/>
              <w:spacing w:val="10"/>
            </w:rPr>
          </w:rPrChange>
        </w:rPr>
        <w:t>并且</w:t>
      </w:r>
      <w:r w:rsidRPr="00B207B1">
        <w:rPr>
          <w:rFonts w:hAnsiTheme="minorEastAsia" w:hint="eastAsia"/>
          <w:rPrChange w:id="1634" w:author="JY0225" w:date="2017-08-24T11:12:00Z">
            <w:rPr>
              <w:rFonts w:ascii="Times New Roman" w:hAnsi="Times New Roman" w:hint="eastAsia"/>
              <w:spacing w:val="10"/>
            </w:rPr>
          </w:rPrChange>
        </w:rPr>
        <w:t>每个数据库都是以单个文件的形式存在</w:t>
      </w:r>
      <w:r w:rsidR="002D5D50" w:rsidRPr="00B207B1">
        <w:rPr>
          <w:rFonts w:hAnsiTheme="minorEastAsia" w:hint="eastAsia"/>
          <w:rPrChange w:id="1635" w:author="JY0225" w:date="2017-08-24T11:12:00Z">
            <w:rPr>
              <w:rFonts w:ascii="Times New Roman" w:hAnsi="Times New Roman" w:hint="eastAsia"/>
              <w:spacing w:val="10"/>
            </w:rPr>
          </w:rPrChange>
        </w:rPr>
        <w:t>的</w:t>
      </w:r>
      <w:r w:rsidRPr="00B207B1">
        <w:rPr>
          <w:rFonts w:hAnsiTheme="minorEastAsia" w:hint="eastAsia"/>
          <w:rPrChange w:id="1636" w:author="JY0225" w:date="2017-08-24T11:12:00Z">
            <w:rPr>
              <w:rFonts w:ascii="Times New Roman" w:hAnsi="Times New Roman" w:hint="eastAsia"/>
              <w:spacing w:val="10"/>
            </w:rPr>
          </w:rPrChange>
        </w:rPr>
        <w:t>。</w:t>
      </w:r>
    </w:p>
    <w:p w14:paraId="6BE20203" w14:textId="77777777" w:rsidR="00C3162C" w:rsidRPr="00B207B1" w:rsidRDefault="00C3162C" w:rsidP="00C3162C">
      <w:pPr>
        <w:spacing w:line="400" w:lineRule="exact"/>
        <w:ind w:firstLine="420"/>
        <w:rPr>
          <w:rFonts w:hAnsiTheme="minorEastAsia"/>
          <w:rPrChange w:id="1637" w:author="JY0225" w:date="2017-08-24T11:12:00Z">
            <w:rPr>
              <w:rFonts w:ascii="Times New Roman" w:hAnsi="Times New Roman"/>
              <w:spacing w:val="10"/>
            </w:rPr>
          </w:rPrChange>
        </w:rPr>
      </w:pPr>
      <w:r w:rsidRPr="00B207B1">
        <w:rPr>
          <w:rFonts w:hAnsiTheme="minorEastAsia" w:hint="eastAsia"/>
          <w:rPrChange w:id="1638" w:author="JY0225" w:date="2017-08-24T11:12:00Z">
            <w:rPr>
              <w:rFonts w:ascii="Times New Roman" w:hAnsi="Times New Roman" w:hint="eastAsia"/>
              <w:spacing w:val="10"/>
            </w:rPr>
          </w:rPrChange>
        </w:rPr>
        <w:t>在事务处理方面，</w:t>
      </w:r>
      <w:r w:rsidRPr="00B207B1">
        <w:rPr>
          <w:rFonts w:hAnsiTheme="minorEastAsia"/>
          <w:rPrChange w:id="1639" w:author="JY0225" w:date="2017-08-24T11:12:00Z">
            <w:rPr>
              <w:rFonts w:ascii="Times New Roman" w:hAnsi="Times New Roman"/>
              <w:spacing w:val="10"/>
            </w:rPr>
          </w:rPrChange>
        </w:rPr>
        <w:t>SQLite</w:t>
      </w:r>
      <w:r w:rsidR="009F5B5C" w:rsidRPr="00B207B1">
        <w:rPr>
          <w:rFonts w:hAnsiTheme="minorEastAsia" w:hint="eastAsia"/>
          <w:rPrChange w:id="1640" w:author="JY0225" w:date="2017-08-24T11:12:00Z">
            <w:rPr>
              <w:rFonts w:ascii="Times New Roman" w:hAnsi="Times New Roman" w:hint="eastAsia"/>
              <w:spacing w:val="10"/>
            </w:rPr>
          </w:rPrChange>
        </w:rPr>
        <w:t>支持</w:t>
      </w:r>
      <w:r w:rsidR="005B769F" w:rsidRPr="00B207B1">
        <w:rPr>
          <w:rFonts w:hAnsiTheme="minorEastAsia" w:hint="eastAsia"/>
          <w:rPrChange w:id="1641" w:author="JY0225" w:date="2017-08-24T11:12:00Z">
            <w:rPr>
              <w:rFonts w:ascii="Times New Roman" w:hAnsi="Times New Roman" w:hint="eastAsia"/>
              <w:spacing w:val="10"/>
            </w:rPr>
          </w:rPrChange>
        </w:rPr>
        <w:t>多个进程可以</w:t>
      </w:r>
      <w:r w:rsidR="001A0C1E" w:rsidRPr="00B207B1">
        <w:rPr>
          <w:rFonts w:hAnsiTheme="minorEastAsia" w:hint="eastAsia"/>
          <w:rPrChange w:id="1642" w:author="JY0225" w:date="2017-08-24T11:12:00Z">
            <w:rPr>
              <w:rFonts w:ascii="Times New Roman" w:hAnsi="Times New Roman" w:hint="eastAsia"/>
              <w:spacing w:val="10"/>
            </w:rPr>
          </w:rPrChange>
        </w:rPr>
        <w:t>同时读取同一个数据</w:t>
      </w:r>
      <w:r w:rsidR="005B769F" w:rsidRPr="00B207B1">
        <w:rPr>
          <w:rFonts w:hAnsiTheme="minorEastAsia" w:hint="eastAsia"/>
          <w:rPrChange w:id="1643" w:author="JY0225" w:date="2017-08-24T11:12:00Z">
            <w:rPr>
              <w:rFonts w:ascii="Times New Roman" w:hAnsi="Times New Roman" w:hint="eastAsia"/>
              <w:spacing w:val="10"/>
            </w:rPr>
          </w:rPrChange>
        </w:rPr>
        <w:t>，</w:t>
      </w:r>
      <w:r w:rsidR="00EF3594" w:rsidRPr="00B207B1">
        <w:rPr>
          <w:rFonts w:hAnsiTheme="minorEastAsia" w:hint="eastAsia"/>
          <w:rPrChange w:id="1644" w:author="JY0225" w:date="2017-08-24T11:12:00Z">
            <w:rPr>
              <w:rFonts w:ascii="Times New Roman" w:hAnsi="Times New Roman" w:hint="eastAsia"/>
              <w:spacing w:val="10"/>
            </w:rPr>
          </w:rPrChange>
        </w:rPr>
        <w:t>但只有一个进程可以执行写操作</w:t>
      </w:r>
      <w:r w:rsidR="005B769F" w:rsidRPr="00B207B1">
        <w:rPr>
          <w:rFonts w:hAnsiTheme="minorEastAsia" w:hint="eastAsia"/>
          <w:rPrChange w:id="1645" w:author="JY0225" w:date="2017-08-24T11:12:00Z">
            <w:rPr>
              <w:rFonts w:ascii="Times New Roman" w:hAnsi="Times New Roman" w:hint="eastAsia"/>
              <w:spacing w:val="10"/>
            </w:rPr>
          </w:rPrChange>
        </w:rPr>
        <w:t>。</w:t>
      </w:r>
      <w:r w:rsidRPr="00B207B1">
        <w:rPr>
          <w:rFonts w:hAnsiTheme="minorEastAsia" w:hint="eastAsia"/>
          <w:rPrChange w:id="1646" w:author="JY0225" w:date="2017-08-24T11:12:00Z">
            <w:rPr>
              <w:rFonts w:ascii="Times New Roman" w:hAnsi="Times New Roman" w:hint="eastAsia"/>
              <w:spacing w:val="10"/>
            </w:rPr>
          </w:rPrChange>
        </w:rPr>
        <w:t>通过数据库级上的独占性和共享锁</w:t>
      </w:r>
      <w:r w:rsidR="00201835" w:rsidRPr="00B207B1">
        <w:rPr>
          <w:rFonts w:hAnsiTheme="minorEastAsia" w:hint="eastAsia"/>
          <w:rPrChange w:id="1647" w:author="JY0225" w:date="2017-08-24T11:12:00Z">
            <w:rPr>
              <w:rFonts w:ascii="Times New Roman" w:hAnsi="Times New Roman" w:hint="eastAsia"/>
              <w:spacing w:val="10"/>
            </w:rPr>
          </w:rPrChange>
        </w:rPr>
        <w:t>机制</w:t>
      </w:r>
      <w:r w:rsidR="004918C8" w:rsidRPr="00B207B1">
        <w:rPr>
          <w:rFonts w:hAnsiTheme="minorEastAsia" w:hint="eastAsia"/>
          <w:rPrChange w:id="1648" w:author="JY0225" w:date="2017-08-24T11:12:00Z">
            <w:rPr>
              <w:rFonts w:ascii="Times New Roman" w:hAnsi="Times New Roman" w:hint="eastAsia"/>
              <w:spacing w:val="10"/>
            </w:rPr>
          </w:rPrChange>
        </w:rPr>
        <w:t>，</w:t>
      </w:r>
      <w:r w:rsidR="00201835" w:rsidRPr="00B207B1">
        <w:rPr>
          <w:rFonts w:hAnsiTheme="minorEastAsia" w:hint="eastAsia"/>
          <w:rPrChange w:id="1649" w:author="JY0225" w:date="2017-08-24T11:12:00Z">
            <w:rPr>
              <w:rFonts w:ascii="Times New Roman" w:hAnsi="Times New Roman" w:hint="eastAsia"/>
              <w:spacing w:val="10"/>
            </w:rPr>
          </w:rPrChange>
        </w:rPr>
        <w:t>使得</w:t>
      </w:r>
      <w:r w:rsidR="002C0716" w:rsidRPr="00B207B1">
        <w:rPr>
          <w:rFonts w:hAnsiTheme="minorEastAsia" w:hint="eastAsia"/>
          <w:rPrChange w:id="1650" w:author="JY0225" w:date="2017-08-24T11:12:00Z">
            <w:rPr>
              <w:rFonts w:ascii="Times New Roman" w:hAnsi="Times New Roman" w:hint="eastAsia"/>
              <w:spacing w:val="10"/>
            </w:rPr>
          </w:rPrChange>
        </w:rPr>
        <w:t>某个进程或线程想要往数据库写入数据之前</w:t>
      </w:r>
      <w:r w:rsidRPr="00B207B1">
        <w:rPr>
          <w:rFonts w:hAnsiTheme="minorEastAsia" w:hint="eastAsia"/>
          <w:rPrChange w:id="1651" w:author="JY0225" w:date="2017-08-24T11:12:00Z">
            <w:rPr>
              <w:rFonts w:ascii="Times New Roman" w:hAnsi="Times New Roman" w:hint="eastAsia"/>
              <w:spacing w:val="10"/>
            </w:rPr>
          </w:rPrChange>
        </w:rPr>
        <w:t>，必须获得独占锁</w:t>
      </w:r>
      <w:r w:rsidR="00D07DC4" w:rsidRPr="00B207B1">
        <w:rPr>
          <w:rFonts w:hAnsiTheme="minorEastAsia" w:hint="eastAsia"/>
          <w:rPrChange w:id="1652" w:author="JY0225" w:date="2017-08-24T11:12:00Z">
            <w:rPr>
              <w:rFonts w:ascii="Times New Roman" w:hAnsi="Times New Roman" w:hint="eastAsia"/>
              <w:spacing w:val="10"/>
            </w:rPr>
          </w:rPrChange>
        </w:rPr>
        <w:t>，而其他进程则无法执行写操作</w:t>
      </w:r>
      <w:r w:rsidRPr="00B207B1">
        <w:rPr>
          <w:rFonts w:hAnsiTheme="minorEastAsia" w:hint="eastAsia"/>
          <w:rPrChange w:id="1653" w:author="JY0225" w:date="2017-08-24T11:12:00Z">
            <w:rPr>
              <w:rFonts w:ascii="Times New Roman" w:hAnsi="Times New Roman" w:hint="eastAsia"/>
              <w:spacing w:val="10"/>
            </w:rPr>
          </w:rPrChange>
        </w:rPr>
        <w:t>。</w:t>
      </w:r>
    </w:p>
    <w:p w14:paraId="58741803" w14:textId="77777777" w:rsidR="00273317" w:rsidRPr="00B207B1" w:rsidRDefault="00374DAD" w:rsidP="00CA3DC2">
      <w:pPr>
        <w:spacing w:line="400" w:lineRule="exact"/>
        <w:ind w:firstLine="420"/>
        <w:rPr>
          <w:rFonts w:hAnsiTheme="minorEastAsia"/>
          <w:rPrChange w:id="1654" w:author="JY0225" w:date="2017-08-24T11:12:00Z">
            <w:rPr>
              <w:rFonts w:ascii="Times New Roman" w:hAnsi="Times New Roman"/>
              <w:spacing w:val="10"/>
            </w:rPr>
          </w:rPrChange>
        </w:rPr>
      </w:pPr>
      <w:r w:rsidRPr="00B207B1">
        <w:rPr>
          <w:rFonts w:hAnsiTheme="minorEastAsia" w:hint="eastAsia"/>
          <w:rPrChange w:id="1655" w:author="JY0225" w:date="2017-08-24T11:12:00Z">
            <w:rPr>
              <w:rFonts w:ascii="Times New Roman" w:hAnsi="Times New Roman" w:hint="eastAsia"/>
              <w:spacing w:val="10"/>
            </w:rPr>
          </w:rPrChange>
        </w:rPr>
        <w:t>在数据类型方面，</w:t>
      </w:r>
      <w:r w:rsidR="00E21F11" w:rsidRPr="00B207B1">
        <w:rPr>
          <w:rFonts w:hAnsiTheme="minorEastAsia"/>
          <w:rPrChange w:id="1656" w:author="JY0225" w:date="2017-08-24T11:12:00Z">
            <w:rPr>
              <w:rFonts w:ascii="Times New Roman" w:hAnsi="Times New Roman"/>
              <w:spacing w:val="10"/>
            </w:rPr>
          </w:rPrChange>
        </w:rPr>
        <w:t>SQLite</w:t>
      </w:r>
      <w:r w:rsidR="00E21F11" w:rsidRPr="00B207B1">
        <w:rPr>
          <w:rFonts w:hAnsiTheme="minorEastAsia" w:hint="eastAsia"/>
          <w:rPrChange w:id="1657" w:author="JY0225" w:date="2017-08-24T11:12:00Z">
            <w:rPr>
              <w:rFonts w:ascii="Times New Roman" w:hAnsi="Times New Roman" w:hint="eastAsia"/>
              <w:spacing w:val="10"/>
            </w:rPr>
          </w:rPrChange>
        </w:rPr>
        <w:t>支持</w:t>
      </w:r>
      <w:r w:rsidR="00E21F11" w:rsidRPr="00B207B1">
        <w:rPr>
          <w:rFonts w:hAnsiTheme="minorEastAsia"/>
          <w:rPrChange w:id="1658" w:author="JY0225" w:date="2017-08-24T11:12:00Z">
            <w:rPr>
              <w:rFonts w:ascii="Times New Roman" w:hAnsi="Times New Roman"/>
              <w:spacing w:val="10"/>
            </w:rPr>
          </w:rPrChange>
        </w:rPr>
        <w:t>NULL</w:t>
      </w:r>
      <w:r w:rsidR="00E21F11" w:rsidRPr="00B207B1">
        <w:rPr>
          <w:rFonts w:hAnsiTheme="minorEastAsia" w:hint="eastAsia"/>
          <w:rPrChange w:id="1659" w:author="JY0225" w:date="2017-08-24T11:12:00Z">
            <w:rPr>
              <w:rFonts w:ascii="Times New Roman" w:hAnsi="Times New Roman" w:hint="eastAsia"/>
              <w:spacing w:val="10"/>
            </w:rPr>
          </w:rPrChange>
        </w:rPr>
        <w:t>、</w:t>
      </w:r>
      <w:r w:rsidR="00E21F11" w:rsidRPr="00B207B1">
        <w:rPr>
          <w:rFonts w:hAnsiTheme="minorEastAsia"/>
          <w:rPrChange w:id="1660" w:author="JY0225" w:date="2017-08-24T11:12:00Z">
            <w:rPr>
              <w:rFonts w:ascii="Times New Roman" w:hAnsi="Times New Roman"/>
              <w:spacing w:val="10"/>
            </w:rPr>
          </w:rPrChange>
        </w:rPr>
        <w:t>INTEGER</w:t>
      </w:r>
      <w:r w:rsidR="00E21F11" w:rsidRPr="00B207B1">
        <w:rPr>
          <w:rFonts w:hAnsiTheme="minorEastAsia" w:hint="eastAsia"/>
          <w:rPrChange w:id="1661" w:author="JY0225" w:date="2017-08-24T11:12:00Z">
            <w:rPr>
              <w:rFonts w:ascii="Times New Roman" w:hAnsi="Times New Roman" w:hint="eastAsia"/>
              <w:spacing w:val="10"/>
            </w:rPr>
          </w:rPrChange>
        </w:rPr>
        <w:t>、</w:t>
      </w:r>
      <w:r w:rsidR="00E21F11" w:rsidRPr="00B207B1">
        <w:rPr>
          <w:rFonts w:hAnsiTheme="minorEastAsia"/>
          <w:rPrChange w:id="1662" w:author="JY0225" w:date="2017-08-24T11:12:00Z">
            <w:rPr>
              <w:rFonts w:ascii="Times New Roman" w:hAnsi="Times New Roman"/>
              <w:spacing w:val="10"/>
            </w:rPr>
          </w:rPrChange>
        </w:rPr>
        <w:t>REAL</w:t>
      </w:r>
      <w:r w:rsidR="00E21F11" w:rsidRPr="00B207B1">
        <w:rPr>
          <w:rFonts w:hAnsiTheme="minorEastAsia" w:hint="eastAsia"/>
          <w:rPrChange w:id="1663" w:author="JY0225" w:date="2017-08-24T11:12:00Z">
            <w:rPr>
              <w:rFonts w:ascii="Times New Roman" w:hAnsi="Times New Roman" w:hint="eastAsia"/>
              <w:spacing w:val="10"/>
            </w:rPr>
          </w:rPrChange>
        </w:rPr>
        <w:t>、</w:t>
      </w:r>
      <w:r w:rsidR="00E21F11" w:rsidRPr="00B207B1">
        <w:rPr>
          <w:rFonts w:hAnsiTheme="minorEastAsia"/>
          <w:rPrChange w:id="1664" w:author="JY0225" w:date="2017-08-24T11:12:00Z">
            <w:rPr>
              <w:rFonts w:ascii="Times New Roman" w:hAnsi="Times New Roman"/>
              <w:spacing w:val="10"/>
            </w:rPr>
          </w:rPrChange>
        </w:rPr>
        <w:t>TEXT</w:t>
      </w:r>
      <w:r w:rsidR="00E21F11" w:rsidRPr="00B207B1">
        <w:rPr>
          <w:rFonts w:hAnsiTheme="minorEastAsia" w:hint="eastAsia"/>
          <w:rPrChange w:id="1665" w:author="JY0225" w:date="2017-08-24T11:12:00Z">
            <w:rPr>
              <w:rFonts w:ascii="Times New Roman" w:hAnsi="Times New Roman" w:hint="eastAsia"/>
              <w:spacing w:val="10"/>
            </w:rPr>
          </w:rPrChange>
        </w:rPr>
        <w:t>和</w:t>
      </w:r>
      <w:r w:rsidR="00E21F11" w:rsidRPr="00B207B1">
        <w:rPr>
          <w:rFonts w:hAnsiTheme="minorEastAsia"/>
          <w:rPrChange w:id="1666" w:author="JY0225" w:date="2017-08-24T11:12:00Z">
            <w:rPr>
              <w:rFonts w:ascii="Times New Roman" w:hAnsi="Times New Roman"/>
              <w:spacing w:val="10"/>
            </w:rPr>
          </w:rPrChange>
        </w:rPr>
        <w:t>BLOB</w:t>
      </w:r>
      <w:r w:rsidR="00E21F11" w:rsidRPr="00B207B1">
        <w:rPr>
          <w:rFonts w:hAnsiTheme="minorEastAsia" w:hint="eastAsia"/>
          <w:rPrChange w:id="1667" w:author="JY0225" w:date="2017-08-24T11:12:00Z">
            <w:rPr>
              <w:rFonts w:ascii="Times New Roman" w:hAnsi="Times New Roman" w:hint="eastAsia"/>
              <w:spacing w:val="10"/>
            </w:rPr>
          </w:rPrChange>
        </w:rPr>
        <w:t>数据类型，分别代表空值、整型值、浮点值、字符串文本、二进制对象</w:t>
      </w:r>
      <w:r w:rsidR="00594D81" w:rsidRPr="00B207B1">
        <w:rPr>
          <w:rFonts w:hAnsiTheme="minorEastAsia" w:hint="eastAsia"/>
          <w:rPrChange w:id="1668" w:author="JY0225" w:date="2017-08-24T11:12:00Z">
            <w:rPr>
              <w:rFonts w:ascii="Times New Roman" w:hAnsi="Times New Roman" w:hint="eastAsia"/>
              <w:spacing w:val="10"/>
            </w:rPr>
          </w:rPrChange>
        </w:rPr>
        <w:t>。同时，</w:t>
      </w:r>
      <w:r w:rsidR="0092731C" w:rsidRPr="00B207B1">
        <w:rPr>
          <w:rFonts w:hAnsiTheme="minorEastAsia"/>
          <w:rPrChange w:id="1669" w:author="JY0225" w:date="2017-08-24T11:12:00Z">
            <w:rPr>
              <w:rFonts w:ascii="Times New Roman" w:hAnsi="Times New Roman"/>
              <w:spacing w:val="10"/>
            </w:rPr>
          </w:rPrChange>
        </w:rPr>
        <w:t>SQLite</w:t>
      </w:r>
      <w:r w:rsidR="00C3162C" w:rsidRPr="00B207B1">
        <w:rPr>
          <w:rFonts w:hAnsiTheme="minorEastAsia" w:hint="eastAsia"/>
          <w:rPrChange w:id="1670" w:author="JY0225" w:date="2017-08-24T11:12:00Z">
            <w:rPr>
              <w:rFonts w:ascii="Times New Roman" w:hAnsi="Times New Roman" w:hint="eastAsia"/>
              <w:spacing w:val="10"/>
            </w:rPr>
          </w:rPrChange>
        </w:rPr>
        <w:t>采用动态数据类型</w:t>
      </w:r>
      <w:r w:rsidR="00567587" w:rsidRPr="00B207B1">
        <w:rPr>
          <w:rFonts w:hAnsiTheme="minorEastAsia" w:hint="eastAsia"/>
          <w:rPrChange w:id="1671" w:author="JY0225" w:date="2017-08-24T11:12:00Z">
            <w:rPr>
              <w:rFonts w:ascii="Times New Roman" w:hAnsi="Times New Roman" w:hint="eastAsia"/>
              <w:spacing w:val="10"/>
            </w:rPr>
          </w:rPrChange>
        </w:rPr>
        <w:t>的机制</w:t>
      </w:r>
      <w:r w:rsidR="00C3162C" w:rsidRPr="00B207B1">
        <w:rPr>
          <w:rFonts w:hAnsiTheme="minorEastAsia" w:hint="eastAsia"/>
          <w:rPrChange w:id="1672" w:author="JY0225" w:date="2017-08-24T11:12:00Z">
            <w:rPr>
              <w:rFonts w:ascii="Times New Roman" w:hAnsi="Times New Roman" w:hint="eastAsia"/>
              <w:spacing w:val="10"/>
            </w:rPr>
          </w:rPrChange>
        </w:rPr>
        <w:t>，当某个值插入到数据库时，</w:t>
      </w:r>
      <w:r w:rsidR="00B473ED" w:rsidRPr="00B207B1">
        <w:rPr>
          <w:rFonts w:hAnsiTheme="minorEastAsia" w:hint="eastAsia"/>
          <w:rPrChange w:id="1673" w:author="JY0225" w:date="2017-08-24T11:12:00Z">
            <w:rPr>
              <w:rFonts w:ascii="Times New Roman" w:hAnsi="Times New Roman" w:hint="eastAsia"/>
              <w:spacing w:val="10"/>
            </w:rPr>
          </w:rPrChange>
        </w:rPr>
        <w:t>首先会对它的类型进行检验</w:t>
      </w:r>
      <w:r w:rsidR="00C3162C" w:rsidRPr="00B207B1">
        <w:rPr>
          <w:rFonts w:hAnsiTheme="minorEastAsia" w:hint="eastAsia"/>
          <w:rPrChange w:id="1674" w:author="JY0225" w:date="2017-08-24T11:12:00Z">
            <w:rPr>
              <w:rFonts w:ascii="Times New Roman" w:hAnsi="Times New Roman" w:hint="eastAsia"/>
              <w:spacing w:val="10"/>
            </w:rPr>
          </w:rPrChange>
        </w:rPr>
        <w:t>，如果该类型与关联的列不匹配，</w:t>
      </w:r>
      <w:r w:rsidR="00C3162C" w:rsidRPr="00B207B1">
        <w:rPr>
          <w:rFonts w:hAnsiTheme="minorEastAsia"/>
          <w:rPrChange w:id="1675" w:author="JY0225" w:date="2017-08-24T11:12:00Z">
            <w:rPr>
              <w:rFonts w:ascii="Times New Roman" w:hAnsi="Times New Roman"/>
              <w:spacing w:val="10"/>
            </w:rPr>
          </w:rPrChange>
        </w:rPr>
        <w:t>SQLite</w:t>
      </w:r>
      <w:r w:rsidR="00C3162C" w:rsidRPr="00B207B1">
        <w:rPr>
          <w:rFonts w:hAnsiTheme="minorEastAsia" w:hint="eastAsia"/>
          <w:rPrChange w:id="1676" w:author="JY0225" w:date="2017-08-24T11:12:00Z">
            <w:rPr>
              <w:rFonts w:ascii="Times New Roman" w:hAnsi="Times New Roman" w:hint="eastAsia"/>
              <w:spacing w:val="10"/>
            </w:rPr>
          </w:rPrChange>
        </w:rPr>
        <w:t>则会尝试将</w:t>
      </w:r>
      <w:r w:rsidR="004231D4" w:rsidRPr="00B207B1">
        <w:rPr>
          <w:rFonts w:hAnsiTheme="minorEastAsia" w:hint="eastAsia"/>
          <w:rPrChange w:id="1677" w:author="JY0225" w:date="2017-08-24T11:12:00Z">
            <w:rPr>
              <w:rFonts w:ascii="Times New Roman" w:hAnsi="Times New Roman" w:hint="eastAsia"/>
              <w:spacing w:val="10"/>
            </w:rPr>
          </w:rPrChange>
        </w:rPr>
        <w:t>其自动转换为对应列的类型</w:t>
      </w:r>
      <w:r w:rsidR="00461FFE" w:rsidRPr="00B207B1">
        <w:rPr>
          <w:rFonts w:hAnsiTheme="minorEastAsia" w:hint="eastAsia"/>
          <w:rPrChange w:id="1678" w:author="JY0225" w:date="2017-08-24T11:12:00Z">
            <w:rPr>
              <w:rFonts w:ascii="Times New Roman" w:hAnsi="Times New Roman" w:hint="eastAsia"/>
              <w:spacing w:val="10"/>
            </w:rPr>
          </w:rPrChange>
        </w:rPr>
        <w:t>，如果不能转换，则</w:t>
      </w:r>
      <w:r w:rsidR="00027EC0" w:rsidRPr="00B207B1">
        <w:rPr>
          <w:rFonts w:hAnsiTheme="minorEastAsia" w:hint="eastAsia"/>
          <w:rPrChange w:id="1679" w:author="JY0225" w:date="2017-08-24T11:12:00Z">
            <w:rPr>
              <w:rFonts w:ascii="Times New Roman" w:hAnsi="Times New Roman" w:hint="eastAsia"/>
              <w:spacing w:val="10"/>
            </w:rPr>
          </w:rPrChange>
        </w:rPr>
        <w:t>将</w:t>
      </w:r>
      <w:r w:rsidR="00461FFE" w:rsidRPr="00B207B1">
        <w:rPr>
          <w:rFonts w:hAnsiTheme="minorEastAsia" w:hint="eastAsia"/>
          <w:rPrChange w:id="1680" w:author="JY0225" w:date="2017-08-24T11:12:00Z">
            <w:rPr>
              <w:rFonts w:ascii="Times New Roman" w:hAnsi="Times New Roman" w:hint="eastAsia"/>
              <w:spacing w:val="10"/>
            </w:rPr>
          </w:rPrChange>
        </w:rPr>
        <w:t>该值将作为本身的类型</w:t>
      </w:r>
      <w:r w:rsidR="00DB5DD3" w:rsidRPr="00B207B1">
        <w:rPr>
          <w:rFonts w:hAnsiTheme="minorEastAsia" w:hint="eastAsia"/>
          <w:rPrChange w:id="1681" w:author="JY0225" w:date="2017-08-24T11:12:00Z">
            <w:rPr>
              <w:rFonts w:ascii="Times New Roman" w:hAnsi="Times New Roman" w:hint="eastAsia"/>
              <w:spacing w:val="10"/>
            </w:rPr>
          </w:rPrChange>
        </w:rPr>
        <w:t>。</w:t>
      </w:r>
    </w:p>
    <w:p w14:paraId="78CA0CB8" w14:textId="77777777" w:rsidR="00840C1E" w:rsidRPr="00B207B1" w:rsidRDefault="00B37925">
      <w:pPr>
        <w:pStyle w:val="21"/>
        <w:spacing w:line="240" w:lineRule="auto"/>
        <w:pPrChange w:id="1682" w:author="微软用户" w:date="2017-08-18T22:48:00Z">
          <w:pPr>
            <w:pStyle w:val="21"/>
          </w:pPr>
        </w:pPrChange>
      </w:pPr>
      <w:bookmarkStart w:id="1683" w:name="_Toc491952425"/>
      <w:r w:rsidRPr="00B207B1">
        <w:lastRenderedPageBreak/>
        <w:t>2.</w:t>
      </w:r>
      <w:ins w:id="1684" w:author="微软用户" w:date="2017-08-20T11:03:00Z">
        <w:r w:rsidR="00F36868" w:rsidRPr="00B207B1">
          <w:t>4</w:t>
        </w:r>
      </w:ins>
      <w:ins w:id="1685" w:author="微软用户" w:date="2017-08-20T10:26:00Z">
        <w:del w:id="1686" w:author="微软用户" w:date="2017-08-20T11:03:00Z">
          <w:r w:rsidR="00A10178" w:rsidRPr="00B207B1" w:rsidDel="00F36868">
            <w:delText>3</w:delText>
          </w:r>
        </w:del>
      </w:ins>
      <w:del w:id="1687" w:author="微软用户" w:date="2017-08-20T10:26:00Z">
        <w:r w:rsidRPr="00B207B1" w:rsidDel="00A10178">
          <w:delText>2</w:delText>
        </w:r>
      </w:del>
      <w:r w:rsidR="00840C1E" w:rsidRPr="00B207B1">
        <w:t xml:space="preserve"> </w:t>
      </w:r>
      <w:r w:rsidR="00530BF7" w:rsidRPr="00B207B1">
        <w:t>断点续传</w:t>
      </w:r>
      <w:bookmarkEnd w:id="1683"/>
    </w:p>
    <w:p w14:paraId="7A56E2AE" w14:textId="3C5A2C61" w:rsidR="00874743" w:rsidRPr="00B207B1" w:rsidRDefault="00246719" w:rsidP="00042FB1">
      <w:pPr>
        <w:spacing w:line="400" w:lineRule="exact"/>
        <w:ind w:firstLine="420"/>
        <w:rPr>
          <w:rFonts w:hAnsiTheme="minorEastAsia"/>
          <w:rPrChange w:id="1688" w:author="JY0225" w:date="2017-08-24T11:12:00Z">
            <w:rPr>
              <w:rFonts w:ascii="Times New Roman" w:hAnsi="Times New Roman"/>
              <w:spacing w:val="10"/>
            </w:rPr>
          </w:rPrChange>
        </w:rPr>
      </w:pPr>
      <w:r w:rsidRPr="00B207B1">
        <w:rPr>
          <w:rFonts w:hAnsiTheme="minorEastAsia" w:hint="eastAsia"/>
          <w:rPrChange w:id="1689" w:author="JY0225" w:date="2017-08-24T11:12:00Z">
            <w:rPr>
              <w:rFonts w:ascii="Times New Roman" w:hAnsi="Times New Roman" w:hint="eastAsia"/>
              <w:spacing w:val="10"/>
            </w:rPr>
          </w:rPrChange>
        </w:rPr>
        <w:t>断点续传技术</w:t>
      </w:r>
      <w:r w:rsidR="005A575E" w:rsidRPr="00B207B1">
        <w:rPr>
          <w:rFonts w:hAnsiTheme="minorEastAsia" w:hint="eastAsia"/>
          <w:rPrChange w:id="1690" w:author="JY0225" w:date="2017-08-24T11:12:00Z">
            <w:rPr>
              <w:rFonts w:ascii="Times New Roman" w:hAnsi="Times New Roman" w:hint="eastAsia"/>
              <w:spacing w:val="10"/>
            </w:rPr>
          </w:rPrChange>
        </w:rPr>
        <w:t>是一种结合本地</w:t>
      </w:r>
      <w:ins w:id="1691" w:author="Liu, Wu" w:date="2017-08-29T10:36:00Z">
        <w:r w:rsidR="00372E24" w:rsidRPr="00B207B1">
          <w:rPr>
            <w:rFonts w:hAnsiTheme="minorEastAsia"/>
          </w:rPr>
          <w:t>存储</w:t>
        </w:r>
      </w:ins>
      <w:del w:id="1692" w:author="Liu, Wu" w:date="2017-08-29T10:36:00Z">
        <w:r w:rsidR="00476838" w:rsidRPr="00B207B1" w:rsidDel="00372E24">
          <w:rPr>
            <w:rFonts w:hAnsiTheme="minorEastAsia" w:hint="eastAsia"/>
            <w:rPrChange w:id="1693" w:author="JY0225" w:date="2017-08-24T11:12:00Z">
              <w:rPr>
                <w:rFonts w:ascii="Times New Roman" w:hAnsi="Times New Roman" w:hint="eastAsia"/>
                <w:spacing w:val="10"/>
              </w:rPr>
            </w:rPrChange>
          </w:rPr>
          <w:delText>备份</w:delText>
        </w:r>
      </w:del>
      <w:r w:rsidR="005A575E" w:rsidRPr="00B207B1">
        <w:rPr>
          <w:rFonts w:hAnsiTheme="minorEastAsia" w:hint="eastAsia"/>
          <w:rPrChange w:id="1694" w:author="JY0225" w:date="2017-08-24T11:12:00Z">
            <w:rPr>
              <w:rFonts w:ascii="Times New Roman" w:hAnsi="Times New Roman" w:hint="eastAsia"/>
              <w:spacing w:val="10"/>
            </w:rPr>
          </w:rPrChange>
        </w:rPr>
        <w:t>和网络</w:t>
      </w:r>
      <w:r w:rsidR="00476838" w:rsidRPr="00B207B1">
        <w:rPr>
          <w:rFonts w:hAnsiTheme="minorEastAsia" w:hint="eastAsia"/>
          <w:rPrChange w:id="1695" w:author="JY0225" w:date="2017-08-24T11:12:00Z">
            <w:rPr>
              <w:rFonts w:ascii="Times New Roman" w:hAnsi="Times New Roman" w:hint="eastAsia"/>
              <w:spacing w:val="10"/>
            </w:rPr>
          </w:rPrChange>
        </w:rPr>
        <w:t>备份</w:t>
      </w:r>
      <w:r w:rsidR="005A575E" w:rsidRPr="00B207B1">
        <w:rPr>
          <w:rFonts w:hAnsiTheme="minorEastAsia" w:hint="eastAsia"/>
          <w:rPrChange w:id="1696" w:author="JY0225" w:date="2017-08-24T11:12:00Z">
            <w:rPr>
              <w:rFonts w:ascii="Times New Roman" w:hAnsi="Times New Roman" w:hint="eastAsia"/>
              <w:spacing w:val="10"/>
            </w:rPr>
          </w:rPrChange>
        </w:rPr>
        <w:t>的技术，主要用来解决网络失效时</w:t>
      </w:r>
      <w:del w:id="1697" w:author="Liu, Wu" w:date="2017-08-29T10:36:00Z">
        <w:r w:rsidR="005A575E" w:rsidRPr="00B207B1" w:rsidDel="00372E24">
          <w:rPr>
            <w:rFonts w:hAnsiTheme="minorEastAsia" w:hint="eastAsia"/>
            <w:rPrChange w:id="1698" w:author="JY0225" w:date="2017-08-24T11:12:00Z">
              <w:rPr>
                <w:rFonts w:ascii="Times New Roman" w:hAnsi="Times New Roman" w:hint="eastAsia"/>
                <w:spacing w:val="10"/>
              </w:rPr>
            </w:rPrChange>
          </w:rPr>
          <w:delText>的</w:delText>
        </w:r>
      </w:del>
      <w:r w:rsidR="005A575E" w:rsidRPr="00B207B1">
        <w:rPr>
          <w:rFonts w:hAnsiTheme="minorEastAsia" w:hint="eastAsia"/>
          <w:rPrChange w:id="1699" w:author="JY0225" w:date="2017-08-24T11:12:00Z">
            <w:rPr>
              <w:rFonts w:ascii="Times New Roman" w:hAnsi="Times New Roman" w:hint="eastAsia"/>
              <w:spacing w:val="10"/>
            </w:rPr>
          </w:rPrChange>
        </w:rPr>
        <w:t>数据</w:t>
      </w:r>
      <w:r w:rsidR="007219AE" w:rsidRPr="00B207B1">
        <w:rPr>
          <w:rFonts w:hAnsiTheme="minorEastAsia" w:hint="eastAsia"/>
          <w:rPrChange w:id="1700" w:author="JY0225" w:date="2017-08-24T11:12:00Z">
            <w:rPr>
              <w:rFonts w:ascii="Times New Roman" w:hAnsi="Times New Roman" w:hint="eastAsia"/>
              <w:spacing w:val="10"/>
            </w:rPr>
          </w:rPrChange>
        </w:rPr>
        <w:t>丢失</w:t>
      </w:r>
      <w:ins w:id="1701" w:author="Liu, Wu" w:date="2017-08-29T10:36:00Z">
        <w:r w:rsidR="00372E24" w:rsidRPr="00B207B1">
          <w:rPr>
            <w:rFonts w:hAnsiTheme="minorEastAsia" w:hint="eastAsia"/>
          </w:rPr>
          <w:t>的</w:t>
        </w:r>
      </w:ins>
      <w:r w:rsidR="007219AE" w:rsidRPr="00B207B1">
        <w:rPr>
          <w:rFonts w:hAnsiTheme="minorEastAsia" w:hint="eastAsia"/>
          <w:rPrChange w:id="1702" w:author="JY0225" w:date="2017-08-24T11:12:00Z">
            <w:rPr>
              <w:rFonts w:ascii="Times New Roman" w:hAnsi="Times New Roman" w:hint="eastAsia"/>
              <w:spacing w:val="10"/>
            </w:rPr>
          </w:rPrChange>
        </w:rPr>
        <w:t>问题</w:t>
      </w:r>
      <w:r w:rsidR="005469E3" w:rsidRPr="00B207B1">
        <w:rPr>
          <w:rFonts w:hAnsiTheme="minorEastAsia"/>
          <w:color w:val="000000" w:themeColor="text1"/>
          <w:vertAlign w:val="superscript"/>
          <w:rPrChange w:id="1703" w:author="JY0225" w:date="2017-08-24T11:12:00Z">
            <w:rPr>
              <w:color w:val="000000" w:themeColor="text1"/>
              <w:vertAlign w:val="superscript"/>
            </w:rPr>
          </w:rPrChange>
        </w:rPr>
        <w:fldChar w:fldCharType="begin"/>
      </w:r>
      <w:r w:rsidR="005469E3" w:rsidRPr="00B207B1">
        <w:rPr>
          <w:rFonts w:hAnsiTheme="minorEastAsia"/>
          <w:color w:val="000000" w:themeColor="text1"/>
          <w:vertAlign w:val="superscript"/>
          <w:rPrChange w:id="1704" w:author="JY0225" w:date="2017-08-24T11:12:00Z">
            <w:rPr>
              <w:color w:val="000000" w:themeColor="text1"/>
              <w:vertAlign w:val="superscript"/>
            </w:rPr>
          </w:rPrChange>
        </w:rPr>
        <w:instrText xml:space="preserve"> REF _Ref489793033 \r \h </w:instrText>
      </w:r>
      <w:r w:rsidR="006A6E37" w:rsidRPr="00B207B1">
        <w:rPr>
          <w:rFonts w:hAnsiTheme="minorEastAsia"/>
          <w:color w:val="000000" w:themeColor="text1"/>
          <w:vertAlign w:val="superscript"/>
          <w:rPrChange w:id="1705" w:author="JY0225" w:date="2017-08-24T11:12:00Z">
            <w:rPr>
              <w:color w:val="000000" w:themeColor="text1"/>
              <w:vertAlign w:val="superscript"/>
            </w:rPr>
          </w:rPrChange>
        </w:rPr>
        <w:instrText xml:space="preserve"> \* MERGEFORMAT </w:instrText>
      </w:r>
      <w:r w:rsidR="005469E3" w:rsidRPr="00B207B1">
        <w:rPr>
          <w:rFonts w:hAnsiTheme="minorEastAsia"/>
          <w:color w:val="000000" w:themeColor="text1"/>
          <w:vertAlign w:val="superscript"/>
          <w:rPrChange w:id="1706" w:author="JY0225" w:date="2017-08-24T11:12:00Z">
            <w:rPr>
              <w:rFonts w:hAnsiTheme="minorEastAsia"/>
              <w:color w:val="000000" w:themeColor="text1"/>
              <w:vertAlign w:val="superscript"/>
            </w:rPr>
          </w:rPrChange>
        </w:rPr>
      </w:r>
      <w:r w:rsidR="005469E3" w:rsidRPr="00B207B1">
        <w:rPr>
          <w:rFonts w:hAnsiTheme="minorEastAsia"/>
          <w:color w:val="000000" w:themeColor="text1"/>
          <w:vertAlign w:val="superscript"/>
          <w:rPrChange w:id="1707" w:author="JY0225" w:date="2017-08-24T11:12:00Z">
            <w:rPr>
              <w:color w:val="000000" w:themeColor="text1"/>
              <w:vertAlign w:val="superscript"/>
            </w:rPr>
          </w:rPrChange>
        </w:rPr>
        <w:fldChar w:fldCharType="separate"/>
      </w:r>
      <w:r w:rsidR="003925A9">
        <w:rPr>
          <w:rFonts w:hAnsiTheme="minorEastAsia"/>
          <w:color w:val="000000" w:themeColor="text1"/>
          <w:vertAlign w:val="superscript"/>
        </w:rPr>
        <w:t>[13]</w:t>
      </w:r>
      <w:r w:rsidR="005469E3" w:rsidRPr="00B207B1">
        <w:rPr>
          <w:rFonts w:hAnsiTheme="minorEastAsia"/>
          <w:color w:val="000000" w:themeColor="text1"/>
          <w:vertAlign w:val="superscript"/>
          <w:rPrChange w:id="1708" w:author="JY0225" w:date="2017-08-24T11:12:00Z">
            <w:rPr>
              <w:color w:val="000000" w:themeColor="text1"/>
              <w:vertAlign w:val="superscript"/>
            </w:rPr>
          </w:rPrChange>
        </w:rPr>
        <w:fldChar w:fldCharType="end"/>
      </w:r>
      <w:r w:rsidR="007219AE" w:rsidRPr="00B207B1">
        <w:rPr>
          <w:rFonts w:hAnsiTheme="minorEastAsia" w:hint="eastAsia"/>
          <w:rPrChange w:id="1709" w:author="JY0225" w:date="2017-08-24T11:12:00Z">
            <w:rPr>
              <w:rFonts w:ascii="Times New Roman" w:hAnsi="Times New Roman" w:hint="eastAsia"/>
              <w:spacing w:val="10"/>
            </w:rPr>
          </w:rPrChange>
        </w:rPr>
        <w:t>。</w:t>
      </w:r>
      <w:r w:rsidR="00C768AD" w:rsidRPr="00B207B1">
        <w:rPr>
          <w:rFonts w:hAnsiTheme="minorEastAsia" w:hint="eastAsia"/>
          <w:rPrChange w:id="1710" w:author="JY0225" w:date="2017-08-24T11:12:00Z">
            <w:rPr>
              <w:rFonts w:ascii="Times New Roman" w:hAnsi="Times New Roman" w:hint="eastAsia"/>
              <w:spacing w:val="10"/>
            </w:rPr>
          </w:rPrChange>
        </w:rPr>
        <w:t>具体来说</w:t>
      </w:r>
      <w:r w:rsidR="00EA3D65" w:rsidRPr="00B207B1">
        <w:rPr>
          <w:rFonts w:hAnsiTheme="minorEastAsia" w:hint="eastAsia"/>
          <w:rPrChange w:id="1711" w:author="JY0225" w:date="2017-08-24T11:12:00Z">
            <w:rPr>
              <w:rFonts w:ascii="Times New Roman" w:hAnsi="Times New Roman" w:hint="eastAsia"/>
              <w:spacing w:val="10"/>
            </w:rPr>
          </w:rPrChange>
        </w:rPr>
        <w:t>是在上传</w:t>
      </w:r>
      <w:r w:rsidR="001D5506" w:rsidRPr="00B207B1">
        <w:rPr>
          <w:rFonts w:hAnsiTheme="minorEastAsia" w:hint="eastAsia"/>
          <w:rPrChange w:id="1712" w:author="JY0225" w:date="2017-08-24T11:12:00Z">
            <w:rPr>
              <w:rFonts w:ascii="Times New Roman" w:hAnsi="Times New Roman" w:hint="eastAsia"/>
              <w:spacing w:val="10"/>
            </w:rPr>
          </w:rPrChange>
        </w:rPr>
        <w:t>文件</w:t>
      </w:r>
      <w:r w:rsidR="00EA3D65" w:rsidRPr="00B207B1">
        <w:rPr>
          <w:rFonts w:hAnsiTheme="minorEastAsia" w:hint="eastAsia"/>
          <w:rPrChange w:id="1713" w:author="JY0225" w:date="2017-08-24T11:12:00Z">
            <w:rPr>
              <w:rFonts w:ascii="Times New Roman" w:hAnsi="Times New Roman" w:hint="eastAsia"/>
              <w:spacing w:val="10"/>
            </w:rPr>
          </w:rPrChange>
        </w:rPr>
        <w:t>时，将文件以</w:t>
      </w:r>
      <w:r w:rsidR="00B54215" w:rsidRPr="00B207B1">
        <w:rPr>
          <w:rFonts w:hAnsiTheme="minorEastAsia" w:hint="eastAsia"/>
          <w:rPrChange w:id="1714" w:author="JY0225" w:date="2017-08-24T11:12:00Z">
            <w:rPr>
              <w:rFonts w:ascii="Times New Roman" w:hAnsi="Times New Roman" w:hint="eastAsia"/>
              <w:spacing w:val="10"/>
            </w:rPr>
          </w:rPrChange>
        </w:rPr>
        <w:t>固定的大小，</w:t>
      </w:r>
      <w:r w:rsidR="000A6ADB" w:rsidRPr="00B207B1">
        <w:rPr>
          <w:rFonts w:hAnsiTheme="minorEastAsia" w:hint="eastAsia"/>
          <w:rPrChange w:id="1715" w:author="JY0225" w:date="2017-08-24T11:12:00Z">
            <w:rPr>
              <w:rFonts w:ascii="Times New Roman" w:hAnsi="Times New Roman" w:hint="eastAsia"/>
              <w:spacing w:val="10"/>
            </w:rPr>
          </w:rPrChange>
        </w:rPr>
        <w:t>划分为若干</w:t>
      </w:r>
      <w:r w:rsidR="002C0B87" w:rsidRPr="00B207B1">
        <w:rPr>
          <w:rFonts w:hAnsiTheme="minorEastAsia" w:hint="eastAsia"/>
          <w:rPrChange w:id="1716" w:author="JY0225" w:date="2017-08-24T11:12:00Z">
            <w:rPr>
              <w:rFonts w:ascii="Times New Roman" w:hAnsi="Times New Roman" w:hint="eastAsia"/>
              <w:spacing w:val="10"/>
            </w:rPr>
          </w:rPrChange>
        </w:rPr>
        <w:t>部分，</w:t>
      </w:r>
      <w:r w:rsidR="004C6C13" w:rsidRPr="00B207B1">
        <w:rPr>
          <w:rFonts w:hAnsiTheme="minorEastAsia" w:hint="eastAsia"/>
          <w:rPrChange w:id="1717" w:author="JY0225" w:date="2017-08-24T11:12:00Z">
            <w:rPr>
              <w:rFonts w:ascii="Times New Roman" w:hAnsi="Times New Roman" w:hint="eastAsia"/>
              <w:spacing w:val="10"/>
            </w:rPr>
          </w:rPrChange>
        </w:rPr>
        <w:t>或以固定长度</w:t>
      </w:r>
      <w:del w:id="1718" w:author="Liu, Wu" w:date="2017-08-29T10:37:00Z">
        <w:r w:rsidR="004C6C13" w:rsidRPr="00B207B1" w:rsidDel="005D5BD9">
          <w:rPr>
            <w:rFonts w:hAnsiTheme="minorEastAsia" w:hint="eastAsia"/>
            <w:rPrChange w:id="1719" w:author="JY0225" w:date="2017-08-24T11:12:00Z">
              <w:rPr>
                <w:rFonts w:ascii="Times New Roman" w:hAnsi="Times New Roman" w:hint="eastAsia"/>
                <w:spacing w:val="10"/>
              </w:rPr>
            </w:rPrChange>
          </w:rPr>
          <w:delText>的</w:delText>
        </w:r>
      </w:del>
      <w:r w:rsidR="004C6C13" w:rsidRPr="00B207B1">
        <w:rPr>
          <w:rFonts w:hAnsiTheme="minorEastAsia" w:hint="eastAsia"/>
          <w:rPrChange w:id="1720" w:author="JY0225" w:date="2017-08-24T11:12:00Z">
            <w:rPr>
              <w:rFonts w:ascii="Times New Roman" w:hAnsi="Times New Roman" w:hint="eastAsia"/>
              <w:spacing w:val="10"/>
            </w:rPr>
          </w:rPrChange>
        </w:rPr>
        <w:t>字节流的形式</w:t>
      </w:r>
      <w:r w:rsidR="002A1437" w:rsidRPr="00B207B1">
        <w:rPr>
          <w:rFonts w:hAnsiTheme="minorEastAsia" w:hint="eastAsia"/>
          <w:rPrChange w:id="1721" w:author="JY0225" w:date="2017-08-24T11:12:00Z">
            <w:rPr>
              <w:rFonts w:ascii="Times New Roman" w:hAnsi="Times New Roman" w:hint="eastAsia"/>
              <w:spacing w:val="10"/>
            </w:rPr>
          </w:rPrChange>
        </w:rPr>
        <w:t>上</w:t>
      </w:r>
      <w:r w:rsidR="004C6C13" w:rsidRPr="00B207B1">
        <w:rPr>
          <w:rFonts w:hAnsiTheme="minorEastAsia" w:hint="eastAsia"/>
          <w:rPrChange w:id="1722" w:author="JY0225" w:date="2017-08-24T11:12:00Z">
            <w:rPr>
              <w:rFonts w:ascii="Times New Roman" w:hAnsi="Times New Roman" w:hint="eastAsia"/>
              <w:spacing w:val="10"/>
            </w:rPr>
          </w:rPrChange>
        </w:rPr>
        <w:t>，</w:t>
      </w:r>
      <w:r w:rsidR="002A1437" w:rsidRPr="00B207B1">
        <w:rPr>
          <w:rFonts w:hAnsiTheme="minorEastAsia" w:hint="eastAsia"/>
          <w:rPrChange w:id="1723" w:author="JY0225" w:date="2017-08-24T11:12:00Z">
            <w:rPr>
              <w:rFonts w:ascii="Times New Roman" w:hAnsi="Times New Roman" w:hint="eastAsia"/>
              <w:spacing w:val="10"/>
            </w:rPr>
          </w:rPrChange>
        </w:rPr>
        <w:t>对</w:t>
      </w:r>
      <w:r w:rsidR="002C0B87" w:rsidRPr="00B207B1">
        <w:rPr>
          <w:rFonts w:hAnsiTheme="minorEastAsia" w:hint="eastAsia"/>
          <w:rPrChange w:id="1724" w:author="JY0225" w:date="2017-08-24T11:12:00Z">
            <w:rPr>
              <w:rFonts w:ascii="Times New Roman" w:hAnsi="Times New Roman" w:hint="eastAsia"/>
              <w:spacing w:val="10"/>
            </w:rPr>
          </w:rPrChange>
        </w:rPr>
        <w:t>每部分</w:t>
      </w:r>
      <w:ins w:id="1725" w:author="Liu, Wu" w:date="2017-08-29T10:37:00Z">
        <w:r w:rsidR="00F539C7" w:rsidRPr="00B207B1">
          <w:rPr>
            <w:rFonts w:hAnsiTheme="minorEastAsia" w:hint="eastAsia"/>
          </w:rPr>
          <w:t>文件</w:t>
        </w:r>
        <w:r w:rsidR="00846BFE" w:rsidRPr="00B207B1">
          <w:rPr>
            <w:rFonts w:hAnsiTheme="minorEastAsia" w:hint="eastAsia"/>
          </w:rPr>
          <w:t>块</w:t>
        </w:r>
      </w:ins>
      <w:r w:rsidR="00BC2C41" w:rsidRPr="00B207B1">
        <w:rPr>
          <w:rFonts w:hAnsiTheme="minorEastAsia" w:hint="eastAsia"/>
          <w:rPrChange w:id="1726" w:author="JY0225" w:date="2017-08-24T11:12:00Z">
            <w:rPr>
              <w:rFonts w:ascii="Times New Roman" w:hAnsi="Times New Roman" w:hint="eastAsia"/>
              <w:spacing w:val="10"/>
            </w:rPr>
          </w:rPrChange>
        </w:rPr>
        <w:t>都</w:t>
      </w:r>
      <w:r w:rsidR="00EA77A7" w:rsidRPr="00B207B1">
        <w:rPr>
          <w:rFonts w:hAnsiTheme="minorEastAsia" w:hint="eastAsia"/>
          <w:rPrChange w:id="1727" w:author="JY0225" w:date="2017-08-24T11:12:00Z">
            <w:rPr>
              <w:rFonts w:ascii="Times New Roman" w:hAnsi="Times New Roman" w:hint="eastAsia"/>
              <w:spacing w:val="10"/>
            </w:rPr>
          </w:rPrChange>
        </w:rPr>
        <w:t>单独</w:t>
      </w:r>
      <w:r w:rsidR="002C0B87" w:rsidRPr="00B207B1">
        <w:rPr>
          <w:rFonts w:hAnsiTheme="minorEastAsia" w:hint="eastAsia"/>
          <w:rPrChange w:id="1728" w:author="JY0225" w:date="2017-08-24T11:12:00Z">
            <w:rPr>
              <w:rFonts w:ascii="Times New Roman" w:hAnsi="Times New Roman" w:hint="eastAsia"/>
              <w:spacing w:val="10"/>
            </w:rPr>
          </w:rPrChange>
        </w:rPr>
        <w:t>采用一个</w:t>
      </w:r>
      <w:r w:rsidR="00AE736A" w:rsidRPr="00B207B1">
        <w:rPr>
          <w:rFonts w:hAnsiTheme="minorEastAsia" w:cstheme="minorBidi"/>
          <w:rPrChange w:id="1729" w:author="JY0225" w:date="2017-08-24T11:12:00Z">
            <w:rPr>
              <w:rFonts w:asciiTheme="minorHAnsi" w:cstheme="minorBidi"/>
              <w:sz w:val="21"/>
            </w:rPr>
          </w:rPrChange>
        </w:rPr>
        <w:fldChar w:fldCharType="begin"/>
      </w:r>
      <w:r w:rsidR="00AE736A" w:rsidRPr="00B207B1">
        <w:rPr>
          <w:rFonts w:hAnsiTheme="minorEastAsia"/>
          <w:rPrChange w:id="1730" w:author="JY0225" w:date="2017-08-24T11:12:00Z">
            <w:rPr/>
          </w:rPrChange>
        </w:rPr>
        <w:instrText xml:space="preserve"> HYPERLINK "https://baike.baidu.com/item/%E7%BA%BF%E7%A8%8B" \t "_blank" </w:instrText>
      </w:r>
      <w:r w:rsidR="00AE736A" w:rsidRPr="00B207B1">
        <w:rPr>
          <w:rFonts w:hAnsiTheme="minorEastAsia" w:cstheme="minorBidi"/>
          <w:rPrChange w:id="1731" w:author="JY0225" w:date="2017-08-24T11:12:00Z">
            <w:rPr>
              <w:rFonts w:ascii="Times New Roman" w:hAnsi="Times New Roman"/>
              <w:spacing w:val="10"/>
            </w:rPr>
          </w:rPrChange>
        </w:rPr>
        <w:fldChar w:fldCharType="separate"/>
      </w:r>
      <w:r w:rsidR="002C0B87" w:rsidRPr="00B207B1">
        <w:rPr>
          <w:rFonts w:hAnsiTheme="minorEastAsia" w:hint="eastAsia"/>
          <w:rPrChange w:id="1732" w:author="JY0225" w:date="2017-08-24T11:12:00Z">
            <w:rPr>
              <w:rFonts w:ascii="Times New Roman" w:hAnsi="Times New Roman" w:hint="eastAsia"/>
              <w:spacing w:val="10"/>
            </w:rPr>
          </w:rPrChange>
        </w:rPr>
        <w:t>线程</w:t>
      </w:r>
      <w:r w:rsidR="00AE736A" w:rsidRPr="00B207B1">
        <w:rPr>
          <w:rFonts w:hAnsiTheme="minorEastAsia"/>
          <w:rPrChange w:id="1733" w:author="JY0225" w:date="2017-08-24T11:12:00Z">
            <w:rPr>
              <w:rFonts w:ascii="Times New Roman" w:hAnsi="Times New Roman"/>
              <w:spacing w:val="10"/>
            </w:rPr>
          </w:rPrChange>
        </w:rPr>
        <w:fldChar w:fldCharType="end"/>
      </w:r>
      <w:r w:rsidR="008E5ED3" w:rsidRPr="00B207B1">
        <w:rPr>
          <w:rFonts w:hAnsiTheme="minorEastAsia" w:hint="eastAsia"/>
          <w:rPrChange w:id="1734" w:author="JY0225" w:date="2017-08-24T11:12:00Z">
            <w:rPr>
              <w:rFonts w:ascii="Times New Roman" w:hAnsi="Times New Roman" w:hint="eastAsia"/>
              <w:spacing w:val="10"/>
            </w:rPr>
          </w:rPrChange>
        </w:rPr>
        <w:t>进行上传</w:t>
      </w:r>
      <w:r w:rsidR="00332BF4" w:rsidRPr="00B207B1">
        <w:rPr>
          <w:rFonts w:hAnsiTheme="minorEastAsia" w:hint="eastAsia"/>
          <w:rPrChange w:id="1735" w:author="JY0225" w:date="2017-08-24T11:12:00Z">
            <w:rPr>
              <w:rFonts w:ascii="Times New Roman" w:hAnsi="Times New Roman" w:hint="eastAsia"/>
              <w:spacing w:val="10"/>
            </w:rPr>
          </w:rPrChange>
        </w:rPr>
        <w:t>。</w:t>
      </w:r>
      <w:r w:rsidR="00081182" w:rsidRPr="00B207B1">
        <w:rPr>
          <w:rFonts w:hAnsiTheme="minorEastAsia" w:hint="eastAsia"/>
          <w:rPrChange w:id="1736" w:author="JY0225" w:date="2017-08-24T11:12:00Z">
            <w:rPr>
              <w:rFonts w:ascii="Times New Roman" w:hAnsi="Times New Roman" w:hint="eastAsia"/>
              <w:spacing w:val="10"/>
            </w:rPr>
          </w:rPrChange>
        </w:rPr>
        <w:t>服务器端监听数据传输请求</w:t>
      </w:r>
      <w:r w:rsidR="000E5D18" w:rsidRPr="00B207B1">
        <w:rPr>
          <w:rFonts w:hAnsiTheme="minorEastAsia" w:hint="eastAsia"/>
          <w:rPrChange w:id="1737" w:author="JY0225" w:date="2017-08-24T11:12:00Z">
            <w:rPr>
              <w:rFonts w:ascii="Times New Roman" w:hAnsi="Times New Roman" w:hint="eastAsia"/>
              <w:spacing w:val="10"/>
            </w:rPr>
          </w:rPrChange>
        </w:rPr>
        <w:t>并</w:t>
      </w:r>
      <w:r w:rsidR="00081182" w:rsidRPr="00B207B1">
        <w:rPr>
          <w:rFonts w:hAnsiTheme="minorEastAsia" w:hint="eastAsia"/>
          <w:rPrChange w:id="1738" w:author="JY0225" w:date="2017-08-24T11:12:00Z">
            <w:rPr>
              <w:rFonts w:ascii="Times New Roman" w:hAnsi="Times New Roman" w:hint="eastAsia"/>
              <w:spacing w:val="10"/>
            </w:rPr>
          </w:rPrChange>
        </w:rPr>
        <w:t>接收数据，记录数据传输进程。</w:t>
      </w:r>
      <w:r w:rsidR="0087720A" w:rsidRPr="00B207B1">
        <w:rPr>
          <w:rFonts w:hAnsiTheme="minorEastAsia" w:hint="eastAsia"/>
          <w:rPrChange w:id="1739" w:author="JY0225" w:date="2017-08-24T11:12:00Z">
            <w:rPr>
              <w:rFonts w:ascii="Times New Roman" w:hAnsi="Times New Roman" w:hint="eastAsia"/>
              <w:spacing w:val="10"/>
            </w:rPr>
          </w:rPrChange>
        </w:rPr>
        <w:t>如</w:t>
      </w:r>
      <w:r w:rsidR="006D741F" w:rsidRPr="00B207B1">
        <w:rPr>
          <w:rFonts w:hAnsiTheme="minorEastAsia" w:hint="eastAsia"/>
          <w:rPrChange w:id="1740" w:author="JY0225" w:date="2017-08-24T11:12:00Z">
            <w:rPr>
              <w:rFonts w:ascii="Times New Roman" w:hAnsi="Times New Roman" w:hint="eastAsia"/>
              <w:spacing w:val="10"/>
            </w:rPr>
          </w:rPrChange>
        </w:rPr>
        <w:t>果</w:t>
      </w:r>
      <w:r w:rsidR="0087720A" w:rsidRPr="00B207B1">
        <w:rPr>
          <w:rFonts w:hAnsiTheme="minorEastAsia" w:hint="eastAsia"/>
          <w:rPrChange w:id="1741" w:author="JY0225" w:date="2017-08-24T11:12:00Z">
            <w:rPr>
              <w:rFonts w:ascii="Times New Roman" w:hAnsi="Times New Roman" w:hint="eastAsia"/>
              <w:spacing w:val="10"/>
            </w:rPr>
          </w:rPrChange>
        </w:rPr>
        <w:t>遇到</w:t>
      </w:r>
      <w:r w:rsidR="002C0B87" w:rsidRPr="00B207B1">
        <w:rPr>
          <w:rFonts w:hAnsiTheme="minorEastAsia" w:hint="eastAsia"/>
          <w:rPrChange w:id="1742" w:author="JY0225" w:date="2017-08-24T11:12:00Z">
            <w:rPr>
              <w:rFonts w:ascii="Times New Roman" w:hAnsi="Times New Roman" w:hint="eastAsia"/>
              <w:spacing w:val="10"/>
            </w:rPr>
          </w:rPrChange>
        </w:rPr>
        <w:t>网络故障，</w:t>
      </w:r>
      <w:r w:rsidR="00D118E2" w:rsidRPr="00B207B1">
        <w:rPr>
          <w:rFonts w:hAnsiTheme="minorEastAsia" w:hint="eastAsia"/>
          <w:rPrChange w:id="1743" w:author="JY0225" w:date="2017-08-24T11:12:00Z">
            <w:rPr>
              <w:rFonts w:ascii="Times New Roman" w:hAnsi="Times New Roman" w:hint="eastAsia"/>
              <w:spacing w:val="10"/>
            </w:rPr>
          </w:rPrChange>
        </w:rPr>
        <w:t>则可</w:t>
      </w:r>
      <w:r w:rsidR="00205C1D" w:rsidRPr="00B207B1">
        <w:rPr>
          <w:rFonts w:hAnsiTheme="minorEastAsia" w:hint="eastAsia"/>
          <w:rPrChange w:id="1744" w:author="JY0225" w:date="2017-08-24T11:12:00Z">
            <w:rPr>
              <w:rFonts w:ascii="Times New Roman" w:hAnsi="Times New Roman" w:hint="eastAsia"/>
              <w:spacing w:val="10"/>
            </w:rPr>
          </w:rPrChange>
        </w:rPr>
        <w:t>通过捕获网络异常的形式，</w:t>
      </w:r>
      <w:r w:rsidR="00D118E2" w:rsidRPr="00B207B1">
        <w:rPr>
          <w:rFonts w:hAnsiTheme="minorEastAsia" w:hint="eastAsia"/>
          <w:rPrChange w:id="1745" w:author="JY0225" w:date="2017-08-24T11:12:00Z">
            <w:rPr>
              <w:rFonts w:ascii="Times New Roman" w:hAnsi="Times New Roman" w:hint="eastAsia"/>
              <w:spacing w:val="10"/>
            </w:rPr>
          </w:rPrChange>
        </w:rPr>
        <w:t>将此时的断点</w:t>
      </w:r>
      <w:r w:rsidR="00734198" w:rsidRPr="00B207B1">
        <w:rPr>
          <w:rFonts w:hAnsiTheme="minorEastAsia" w:hint="eastAsia"/>
          <w:rPrChange w:id="1746" w:author="JY0225" w:date="2017-08-24T11:12:00Z">
            <w:rPr>
              <w:rFonts w:ascii="Times New Roman" w:hAnsi="Times New Roman" w:hint="eastAsia"/>
              <w:spacing w:val="10"/>
            </w:rPr>
          </w:rPrChange>
        </w:rPr>
        <w:t>信息</w:t>
      </w:r>
      <w:r w:rsidR="00D118E2" w:rsidRPr="00B207B1">
        <w:rPr>
          <w:rFonts w:hAnsiTheme="minorEastAsia" w:hint="eastAsia"/>
          <w:rPrChange w:id="1747" w:author="JY0225" w:date="2017-08-24T11:12:00Z">
            <w:rPr>
              <w:rFonts w:ascii="Times New Roman" w:hAnsi="Times New Roman" w:hint="eastAsia"/>
              <w:spacing w:val="10"/>
            </w:rPr>
          </w:rPrChange>
        </w:rPr>
        <w:t>记录到数据库中</w:t>
      </w:r>
      <w:r w:rsidR="00A57CA5" w:rsidRPr="00B207B1">
        <w:rPr>
          <w:rFonts w:hAnsiTheme="minorEastAsia" w:hint="eastAsia"/>
          <w:rPrChange w:id="1748" w:author="JY0225" w:date="2017-08-24T11:12:00Z">
            <w:rPr>
              <w:rFonts w:ascii="Times New Roman" w:hAnsi="Times New Roman" w:hint="eastAsia"/>
              <w:spacing w:val="10"/>
            </w:rPr>
          </w:rPrChange>
        </w:rPr>
        <w:t>。</w:t>
      </w:r>
      <w:r w:rsidR="00AA3439" w:rsidRPr="00B207B1">
        <w:rPr>
          <w:rFonts w:hAnsiTheme="minorEastAsia" w:hint="eastAsia"/>
          <w:rPrChange w:id="1749" w:author="JY0225" w:date="2017-08-24T11:12:00Z">
            <w:rPr>
              <w:rFonts w:ascii="Times New Roman" w:hAnsi="Times New Roman" w:hint="eastAsia"/>
              <w:spacing w:val="10"/>
            </w:rPr>
          </w:rPrChange>
        </w:rPr>
        <w:t>等待网络恢复正常后，</w:t>
      </w:r>
      <w:r w:rsidR="00F40130" w:rsidRPr="00B207B1">
        <w:rPr>
          <w:rFonts w:hAnsiTheme="minorEastAsia" w:hint="eastAsia"/>
          <w:rPrChange w:id="1750" w:author="JY0225" w:date="2017-08-24T11:12:00Z">
            <w:rPr>
              <w:rFonts w:ascii="Times New Roman" w:hAnsi="Times New Roman" w:hint="eastAsia"/>
              <w:spacing w:val="10"/>
            </w:rPr>
          </w:rPrChange>
        </w:rPr>
        <w:t>根据断点所记录</w:t>
      </w:r>
      <w:ins w:id="1751" w:author="Liu, Wu" w:date="2017-08-29T10:38:00Z">
        <w:r w:rsidR="00FF7794" w:rsidRPr="00B207B1">
          <w:rPr>
            <w:rFonts w:hAnsiTheme="minorEastAsia"/>
          </w:rPr>
          <w:t>的</w:t>
        </w:r>
      </w:ins>
      <w:del w:id="1752" w:author="Liu, Wu" w:date="2017-08-29T10:38:00Z">
        <w:r w:rsidR="00F40130" w:rsidRPr="00B207B1" w:rsidDel="00FF7794">
          <w:rPr>
            <w:rFonts w:hAnsiTheme="minorEastAsia" w:hint="eastAsia"/>
            <w:rPrChange w:id="1753" w:author="JY0225" w:date="2017-08-24T11:12:00Z">
              <w:rPr>
                <w:rFonts w:ascii="Times New Roman" w:hAnsi="Times New Roman" w:hint="eastAsia"/>
                <w:spacing w:val="10"/>
              </w:rPr>
            </w:rPrChange>
          </w:rPr>
          <w:delText>的</w:delText>
        </w:r>
        <w:r w:rsidR="004C4C02" w:rsidRPr="00B207B1" w:rsidDel="00FF7794">
          <w:rPr>
            <w:rFonts w:hAnsiTheme="minorEastAsia" w:hint="eastAsia"/>
            <w:rPrChange w:id="1754" w:author="JY0225" w:date="2017-08-24T11:12:00Z">
              <w:rPr>
                <w:rFonts w:ascii="Times New Roman" w:hAnsi="Times New Roman" w:hint="eastAsia"/>
                <w:spacing w:val="10"/>
              </w:rPr>
            </w:rPrChange>
          </w:rPr>
          <w:delText>已</w:delText>
        </w:r>
        <w:r w:rsidR="002C0B87" w:rsidRPr="00B207B1" w:rsidDel="00FF7794">
          <w:rPr>
            <w:rFonts w:hAnsiTheme="minorEastAsia" w:hint="eastAsia"/>
            <w:rPrChange w:id="1755" w:author="JY0225" w:date="2017-08-24T11:12:00Z">
              <w:rPr>
                <w:rFonts w:ascii="Times New Roman" w:hAnsi="Times New Roman" w:hint="eastAsia"/>
                <w:spacing w:val="10"/>
              </w:rPr>
            </w:rPrChange>
          </w:rPr>
          <w:delText>上传的</w:delText>
        </w:r>
      </w:del>
      <w:r w:rsidR="00773AE3" w:rsidRPr="00B207B1">
        <w:rPr>
          <w:rFonts w:hAnsiTheme="minorEastAsia" w:hint="eastAsia"/>
          <w:rPrChange w:id="1756" w:author="JY0225" w:date="2017-08-24T11:12:00Z">
            <w:rPr>
              <w:rFonts w:ascii="Times New Roman" w:hAnsi="Times New Roman" w:hint="eastAsia"/>
              <w:spacing w:val="10"/>
            </w:rPr>
          </w:rPrChange>
        </w:rPr>
        <w:t>信息续传</w:t>
      </w:r>
      <w:r w:rsidR="002C0B87" w:rsidRPr="00B207B1">
        <w:rPr>
          <w:rFonts w:hAnsiTheme="minorEastAsia" w:hint="eastAsia"/>
          <w:rPrChange w:id="1757" w:author="JY0225" w:date="2017-08-24T11:12:00Z">
            <w:rPr>
              <w:rFonts w:ascii="Times New Roman" w:hAnsi="Times New Roman" w:hint="eastAsia"/>
              <w:spacing w:val="10"/>
            </w:rPr>
          </w:rPrChange>
        </w:rPr>
        <w:t>。</w:t>
      </w:r>
      <w:r w:rsidR="00F40130" w:rsidRPr="00B207B1">
        <w:rPr>
          <w:rFonts w:hAnsiTheme="minorEastAsia" w:hint="eastAsia"/>
          <w:rPrChange w:id="1758" w:author="JY0225" w:date="2017-08-24T11:12:00Z">
            <w:rPr>
              <w:rFonts w:ascii="Times New Roman" w:hAnsi="Times New Roman" w:hint="eastAsia"/>
              <w:spacing w:val="10"/>
            </w:rPr>
          </w:rPrChange>
        </w:rPr>
        <w:t>通过此项技术，</w:t>
      </w:r>
      <w:r w:rsidR="009B0164" w:rsidRPr="00B207B1">
        <w:rPr>
          <w:rFonts w:hAnsiTheme="minorEastAsia" w:hint="eastAsia"/>
          <w:rPrChange w:id="1759" w:author="JY0225" w:date="2017-08-24T11:12:00Z">
            <w:rPr>
              <w:rFonts w:ascii="Times New Roman" w:hAnsi="Times New Roman" w:hint="eastAsia"/>
              <w:spacing w:val="10"/>
            </w:rPr>
          </w:rPrChange>
        </w:rPr>
        <w:t>可以帮助</w:t>
      </w:r>
      <w:r w:rsidR="002C0B87" w:rsidRPr="00B207B1">
        <w:rPr>
          <w:rFonts w:hAnsiTheme="minorEastAsia" w:hint="eastAsia"/>
          <w:rPrChange w:id="1760" w:author="JY0225" w:date="2017-08-24T11:12:00Z">
            <w:rPr>
              <w:rFonts w:ascii="Times New Roman" w:hAnsi="Times New Roman" w:hint="eastAsia"/>
              <w:spacing w:val="10"/>
            </w:rPr>
          </w:rPrChange>
        </w:rPr>
        <w:t>用户</w:t>
      </w:r>
      <w:r w:rsidR="006D10C2" w:rsidRPr="00B207B1">
        <w:rPr>
          <w:rFonts w:hAnsiTheme="minorEastAsia" w:hint="eastAsia"/>
          <w:rPrChange w:id="1761" w:author="JY0225" w:date="2017-08-24T11:12:00Z">
            <w:rPr>
              <w:rFonts w:ascii="Times New Roman" w:hAnsi="Times New Roman" w:hint="eastAsia"/>
              <w:spacing w:val="10"/>
            </w:rPr>
          </w:rPrChange>
        </w:rPr>
        <w:t>在遇到网络故障时，</w:t>
      </w:r>
      <w:r w:rsidR="002C0B87" w:rsidRPr="00B207B1">
        <w:rPr>
          <w:rFonts w:hAnsiTheme="minorEastAsia" w:hint="eastAsia"/>
          <w:rPrChange w:id="1762" w:author="JY0225" w:date="2017-08-24T11:12:00Z">
            <w:rPr>
              <w:rFonts w:ascii="Times New Roman" w:hAnsi="Times New Roman" w:hint="eastAsia"/>
              <w:spacing w:val="10"/>
            </w:rPr>
          </w:rPrChange>
        </w:rPr>
        <w:t>节省</w:t>
      </w:r>
      <w:r w:rsidR="00240D7A" w:rsidRPr="00B207B1">
        <w:rPr>
          <w:rFonts w:hAnsiTheme="minorEastAsia" w:hint="eastAsia"/>
          <w:rPrChange w:id="1763" w:author="JY0225" w:date="2017-08-24T11:12:00Z">
            <w:rPr>
              <w:rFonts w:ascii="Times New Roman" w:hAnsi="Times New Roman" w:hint="eastAsia"/>
              <w:spacing w:val="10"/>
            </w:rPr>
          </w:rPrChange>
        </w:rPr>
        <w:t>因重传而浪费的大量</w:t>
      </w:r>
      <w:r w:rsidR="00C64014" w:rsidRPr="00B207B1">
        <w:rPr>
          <w:rFonts w:hAnsiTheme="minorEastAsia" w:hint="eastAsia"/>
          <w:rPrChange w:id="1764" w:author="JY0225" w:date="2017-08-24T11:12:00Z">
            <w:rPr>
              <w:rFonts w:ascii="Times New Roman" w:hAnsi="Times New Roman" w:hint="eastAsia"/>
              <w:spacing w:val="10"/>
            </w:rPr>
          </w:rPrChange>
        </w:rPr>
        <w:t>时间，提升</w:t>
      </w:r>
      <w:r w:rsidR="003817BC" w:rsidRPr="00B207B1">
        <w:rPr>
          <w:rFonts w:hAnsiTheme="minorEastAsia" w:hint="eastAsia"/>
          <w:rPrChange w:id="1765" w:author="JY0225" w:date="2017-08-24T11:12:00Z">
            <w:rPr>
              <w:rFonts w:ascii="Times New Roman" w:hAnsi="Times New Roman" w:hint="eastAsia"/>
              <w:spacing w:val="10"/>
            </w:rPr>
          </w:rPrChange>
        </w:rPr>
        <w:t>数据传输的</w:t>
      </w:r>
      <w:r w:rsidR="00C64014" w:rsidRPr="00B207B1">
        <w:rPr>
          <w:rFonts w:hAnsiTheme="minorEastAsia" w:hint="eastAsia"/>
          <w:rPrChange w:id="1766" w:author="JY0225" w:date="2017-08-24T11:12:00Z">
            <w:rPr>
              <w:rFonts w:ascii="Times New Roman" w:hAnsi="Times New Roman" w:hint="eastAsia"/>
              <w:spacing w:val="10"/>
            </w:rPr>
          </w:rPrChange>
        </w:rPr>
        <w:t>效率</w:t>
      </w:r>
      <w:r w:rsidR="002C0B87" w:rsidRPr="00B207B1">
        <w:rPr>
          <w:rFonts w:hAnsiTheme="minorEastAsia" w:hint="eastAsia"/>
          <w:rPrChange w:id="1767" w:author="JY0225" w:date="2017-08-24T11:12:00Z">
            <w:rPr>
              <w:rFonts w:ascii="Times New Roman" w:hAnsi="Times New Roman" w:hint="eastAsia"/>
              <w:spacing w:val="10"/>
            </w:rPr>
          </w:rPrChange>
        </w:rPr>
        <w:t>。</w:t>
      </w:r>
    </w:p>
    <w:p w14:paraId="72432684" w14:textId="77777777" w:rsidR="00CB25A7" w:rsidRPr="00B207B1" w:rsidRDefault="00EB3BF1" w:rsidP="002C17DD">
      <w:pPr>
        <w:spacing w:line="400" w:lineRule="exact"/>
        <w:ind w:firstLine="420"/>
        <w:rPr>
          <w:rFonts w:hAnsiTheme="minorEastAsia"/>
          <w:rPrChange w:id="1768" w:author="JY0225" w:date="2017-08-24T11:12:00Z">
            <w:rPr>
              <w:rFonts w:ascii="Times New Roman" w:hAnsi="Times New Roman"/>
              <w:spacing w:val="10"/>
            </w:rPr>
          </w:rPrChange>
        </w:rPr>
      </w:pPr>
      <w:r w:rsidRPr="00B207B1">
        <w:rPr>
          <w:rFonts w:hAnsiTheme="minorEastAsia" w:hint="eastAsia"/>
          <w:rPrChange w:id="1769" w:author="JY0225" w:date="2017-08-24T11:12:00Z">
            <w:rPr>
              <w:rFonts w:ascii="Times New Roman" w:hAnsi="Times New Roman" w:hint="eastAsia"/>
              <w:spacing w:val="10"/>
            </w:rPr>
          </w:rPrChange>
        </w:rPr>
        <w:t>断点续传是</w:t>
      </w:r>
      <w:r w:rsidRPr="00B207B1">
        <w:rPr>
          <w:rFonts w:hAnsiTheme="minorEastAsia"/>
          <w:rPrChange w:id="1770" w:author="JY0225" w:date="2017-08-24T11:12:00Z">
            <w:rPr>
              <w:rFonts w:ascii="Times New Roman" w:hAnsi="Times New Roman"/>
              <w:spacing w:val="10"/>
            </w:rPr>
          </w:rPrChange>
        </w:rPr>
        <w:t>HTTP 1.1</w:t>
      </w:r>
      <w:r w:rsidRPr="00B207B1">
        <w:rPr>
          <w:rFonts w:hAnsiTheme="minorEastAsia" w:hint="eastAsia"/>
          <w:rPrChange w:id="1771" w:author="JY0225" w:date="2017-08-24T11:12:00Z">
            <w:rPr>
              <w:rFonts w:ascii="Times New Roman" w:hAnsi="Times New Roman" w:hint="eastAsia"/>
              <w:spacing w:val="10"/>
            </w:rPr>
          </w:rPrChange>
        </w:rPr>
        <w:t>协议的一部分，</w:t>
      </w:r>
      <w:r w:rsidR="00A16998" w:rsidRPr="00B207B1">
        <w:rPr>
          <w:rFonts w:hAnsiTheme="minorEastAsia" w:hint="eastAsia"/>
          <w:rPrChange w:id="1772" w:author="JY0225" w:date="2017-08-24T11:12:00Z">
            <w:rPr>
              <w:rFonts w:ascii="Times New Roman" w:hAnsi="Times New Roman" w:hint="eastAsia"/>
              <w:spacing w:val="10"/>
            </w:rPr>
          </w:rPrChange>
        </w:rPr>
        <w:t>只要利用了</w:t>
      </w:r>
      <w:r w:rsidR="00A16998" w:rsidRPr="00B207B1">
        <w:rPr>
          <w:rFonts w:hAnsiTheme="minorEastAsia" w:hint="eastAsia"/>
          <w:rPrChange w:id="1773" w:author="JY0225" w:date="2017-08-24T11:12:00Z">
            <w:rPr>
              <w:rFonts w:ascii="Times New Roman" w:hAnsi="Times New Roman" w:hint="eastAsia"/>
              <w:spacing w:val="10"/>
            </w:rPr>
          </w:rPrChange>
        </w:rPr>
        <w:t>HTTP协议</w:t>
      </w:r>
      <w:r w:rsidR="00A16998" w:rsidRPr="00B207B1">
        <w:rPr>
          <w:rStyle w:val="affff8"/>
          <w:rFonts w:hAnsiTheme="minorEastAsia"/>
          <w:rPrChange w:id="1774" w:author="JY0225" w:date="2017-08-24T11:12:00Z">
            <w:rPr>
              <w:rStyle w:val="affff8"/>
              <w:rFonts w:ascii="Times New Roman" w:hAnsi="Times New Roman"/>
              <w:spacing w:val="10"/>
            </w:rPr>
          </w:rPrChange>
        </w:rPr>
        <w:footnoteReference w:id="6"/>
      </w:r>
      <w:r w:rsidR="00A16998" w:rsidRPr="00B207B1">
        <w:rPr>
          <w:rFonts w:hAnsiTheme="minorEastAsia" w:hint="eastAsia"/>
          <w:rPrChange w:id="1775" w:author="JY0225" w:date="2017-08-24T11:12:00Z">
            <w:rPr>
              <w:rFonts w:ascii="Times New Roman" w:hAnsi="Times New Roman" w:hint="eastAsia"/>
              <w:spacing w:val="10"/>
            </w:rPr>
          </w:rPrChange>
        </w:rPr>
        <w:t>中的</w:t>
      </w:r>
      <w:r w:rsidR="000D0E1C" w:rsidRPr="00B207B1">
        <w:rPr>
          <w:rFonts w:hAnsiTheme="minorEastAsia"/>
          <w:rPrChange w:id="1776" w:author="JY0225" w:date="2017-08-24T11:12:00Z">
            <w:rPr>
              <w:rFonts w:ascii="Times New Roman" w:hAnsi="Times New Roman"/>
              <w:spacing w:val="10"/>
            </w:rPr>
          </w:rPrChange>
        </w:rPr>
        <w:t>Range</w:t>
      </w:r>
      <w:r w:rsidR="000D0E1C" w:rsidRPr="00B207B1">
        <w:rPr>
          <w:rFonts w:hAnsiTheme="minorEastAsia" w:hint="eastAsia"/>
          <w:rPrChange w:id="1777" w:author="JY0225" w:date="2017-08-24T11:12:00Z">
            <w:rPr>
              <w:rFonts w:ascii="Times New Roman" w:hAnsi="Times New Roman" w:hint="eastAsia"/>
              <w:spacing w:val="10"/>
            </w:rPr>
          </w:rPrChange>
        </w:rPr>
        <w:t>、</w:t>
      </w:r>
      <w:r w:rsidR="000D0E1C" w:rsidRPr="00B207B1">
        <w:rPr>
          <w:rFonts w:hAnsiTheme="minorEastAsia"/>
          <w:rPrChange w:id="1778" w:author="JY0225" w:date="2017-08-24T11:12:00Z">
            <w:rPr>
              <w:rFonts w:ascii="Times New Roman" w:hAnsi="Times New Roman"/>
              <w:spacing w:val="10"/>
            </w:rPr>
          </w:rPrChange>
        </w:rPr>
        <w:t>Accept-Ranges</w:t>
      </w:r>
      <w:r w:rsidR="000D0E1C" w:rsidRPr="00B207B1">
        <w:rPr>
          <w:rFonts w:hAnsiTheme="minorEastAsia" w:hint="eastAsia"/>
          <w:rPrChange w:id="1779" w:author="JY0225" w:date="2017-08-24T11:12:00Z">
            <w:rPr>
              <w:rFonts w:ascii="Times New Roman" w:hAnsi="Times New Roman" w:hint="eastAsia"/>
              <w:spacing w:val="10"/>
            </w:rPr>
          </w:rPrChange>
        </w:rPr>
        <w:t>以及</w:t>
      </w:r>
      <w:r w:rsidR="000D0E1C" w:rsidRPr="00B207B1">
        <w:rPr>
          <w:rFonts w:hAnsiTheme="minorEastAsia"/>
          <w:rPrChange w:id="1780" w:author="JY0225" w:date="2017-08-24T11:12:00Z">
            <w:rPr>
              <w:rFonts w:ascii="Times New Roman" w:hAnsi="Times New Roman"/>
              <w:spacing w:val="10"/>
            </w:rPr>
          </w:rPrChange>
        </w:rPr>
        <w:t>Content-Ranges</w:t>
      </w:r>
      <w:r w:rsidR="00A16998" w:rsidRPr="00B207B1">
        <w:rPr>
          <w:rFonts w:hAnsiTheme="minorEastAsia" w:hint="eastAsia"/>
          <w:rPrChange w:id="1781" w:author="JY0225" w:date="2017-08-24T11:12:00Z">
            <w:rPr>
              <w:rFonts w:ascii="Times New Roman" w:hAnsi="Times New Roman" w:hint="eastAsia"/>
              <w:spacing w:val="10"/>
            </w:rPr>
          </w:rPrChange>
        </w:rPr>
        <w:t>字段来和服务器端交互，就可以实现文件下载的断点续传</w:t>
      </w:r>
      <w:r w:rsidR="00165D12" w:rsidRPr="00B207B1">
        <w:rPr>
          <w:rFonts w:hAnsiTheme="minorEastAsia" w:hint="eastAsia"/>
          <w:rPrChange w:id="1782" w:author="JY0225" w:date="2017-08-24T11:12:00Z">
            <w:rPr>
              <w:rFonts w:ascii="Times New Roman" w:hAnsi="Times New Roman" w:hint="eastAsia"/>
              <w:spacing w:val="10"/>
            </w:rPr>
          </w:rPrChange>
        </w:rPr>
        <w:t>。</w:t>
      </w:r>
    </w:p>
    <w:p w14:paraId="15299928" w14:textId="77777777" w:rsidR="00BD7E86" w:rsidRPr="00B207B1" w:rsidRDefault="00BD7E86" w:rsidP="00B13B64">
      <w:pPr>
        <w:spacing w:line="400" w:lineRule="exact"/>
        <w:ind w:firstLine="420"/>
        <w:rPr>
          <w:rFonts w:hAnsiTheme="minorEastAsia"/>
          <w:rPrChange w:id="1783" w:author="JY0225" w:date="2017-08-24T11:12:00Z">
            <w:rPr>
              <w:rFonts w:ascii="Times New Roman" w:hAnsi="Times New Roman"/>
              <w:spacing w:val="10"/>
            </w:rPr>
          </w:rPrChange>
        </w:rPr>
      </w:pPr>
      <w:r w:rsidRPr="00B207B1">
        <w:rPr>
          <w:rFonts w:hAnsiTheme="minorEastAsia"/>
          <w:rPrChange w:id="1784" w:author="JY0225" w:date="2017-08-24T11:12:00Z">
            <w:rPr>
              <w:rFonts w:ascii="Times New Roman" w:hAnsi="Times New Roman"/>
              <w:spacing w:val="10"/>
            </w:rPr>
          </w:rPrChange>
        </w:rPr>
        <w:t>Range</w:t>
      </w:r>
      <w:r w:rsidR="0006341B" w:rsidRPr="00B207B1">
        <w:rPr>
          <w:rFonts w:hAnsiTheme="minorEastAsia" w:hint="eastAsia"/>
          <w:rPrChange w:id="1785" w:author="JY0225" w:date="2017-08-24T11:12:00Z">
            <w:rPr>
              <w:rFonts w:ascii="Times New Roman" w:hAnsi="Times New Roman" w:hint="eastAsia"/>
              <w:spacing w:val="10"/>
            </w:rPr>
          </w:rPrChange>
        </w:rPr>
        <w:t>字段用</w:t>
      </w:r>
      <w:ins w:id="1786" w:author="Liu, Wu" w:date="2017-08-29T10:38:00Z">
        <w:r w:rsidR="00AC5FA6" w:rsidRPr="00B207B1">
          <w:rPr>
            <w:rFonts w:hAnsiTheme="minorEastAsia" w:hint="eastAsia"/>
          </w:rPr>
          <w:t>于</w:t>
        </w:r>
      </w:ins>
      <w:del w:id="1787" w:author="Liu, Wu" w:date="2017-08-29T10:39:00Z">
        <w:r w:rsidR="0006341B" w:rsidRPr="00B207B1" w:rsidDel="00AB4E03">
          <w:rPr>
            <w:rFonts w:hAnsiTheme="minorEastAsia" w:hint="eastAsia"/>
            <w:rPrChange w:id="1788" w:author="JY0225" w:date="2017-08-24T11:12:00Z">
              <w:rPr>
                <w:rFonts w:ascii="Times New Roman" w:hAnsi="Times New Roman" w:hint="eastAsia"/>
                <w:spacing w:val="10"/>
              </w:rPr>
            </w:rPrChange>
          </w:rPr>
          <w:delText>户</w:delText>
        </w:r>
      </w:del>
      <w:r w:rsidR="0006341B" w:rsidRPr="00B207B1">
        <w:rPr>
          <w:rFonts w:hAnsiTheme="minorEastAsia" w:hint="eastAsia"/>
          <w:rPrChange w:id="1789" w:author="JY0225" w:date="2017-08-24T11:12:00Z">
            <w:rPr>
              <w:rFonts w:ascii="Times New Roman" w:hAnsi="Times New Roman" w:hint="eastAsia"/>
              <w:spacing w:val="10"/>
            </w:rPr>
          </w:rPrChange>
        </w:rPr>
        <w:t>客户端到服务器的请求报文中，通过该字段可以指定</w:t>
      </w:r>
      <w:r w:rsidR="00863814" w:rsidRPr="00B207B1">
        <w:rPr>
          <w:rFonts w:hAnsiTheme="minorEastAsia" w:hint="eastAsia"/>
          <w:rPrChange w:id="1790" w:author="JY0225" w:date="2017-08-24T11:12:00Z">
            <w:rPr>
              <w:rFonts w:ascii="Times New Roman" w:hAnsi="Times New Roman" w:hint="eastAsia"/>
              <w:spacing w:val="10"/>
            </w:rPr>
          </w:rPrChange>
        </w:rPr>
        <w:t>传输</w:t>
      </w:r>
      <w:r w:rsidR="0006341B" w:rsidRPr="00B207B1">
        <w:rPr>
          <w:rFonts w:hAnsiTheme="minorEastAsia" w:hint="eastAsia"/>
          <w:rPrChange w:id="1791" w:author="JY0225" w:date="2017-08-24T11:12:00Z">
            <w:rPr>
              <w:rFonts w:ascii="Times New Roman" w:hAnsi="Times New Roman" w:hint="eastAsia"/>
              <w:spacing w:val="10"/>
            </w:rPr>
          </w:rPrChange>
        </w:rPr>
        <w:t>文件的某一段，</w:t>
      </w:r>
      <w:r w:rsidR="003559FE" w:rsidRPr="00B207B1">
        <w:rPr>
          <w:rFonts w:hAnsiTheme="minorEastAsia" w:hint="eastAsia"/>
          <w:rPrChange w:id="1792" w:author="JY0225" w:date="2017-08-24T11:12:00Z">
            <w:rPr>
              <w:rFonts w:ascii="Times New Roman" w:hAnsi="Times New Roman" w:hint="eastAsia"/>
              <w:spacing w:val="10"/>
            </w:rPr>
          </w:rPrChange>
        </w:rPr>
        <w:t>典型</w:t>
      </w:r>
      <w:r w:rsidR="0006341B" w:rsidRPr="00B207B1">
        <w:rPr>
          <w:rFonts w:hAnsiTheme="minorEastAsia" w:hint="eastAsia"/>
          <w:rPrChange w:id="1793" w:author="JY0225" w:date="2017-08-24T11:12:00Z">
            <w:rPr>
              <w:rFonts w:ascii="Times New Roman" w:hAnsi="Times New Roman" w:hint="eastAsia"/>
              <w:spacing w:val="10"/>
            </w:rPr>
          </w:rPrChange>
        </w:rPr>
        <w:t>格式如下：</w:t>
      </w:r>
    </w:p>
    <w:p w14:paraId="77E5491A" w14:textId="77777777" w:rsidR="00E449B3" w:rsidRPr="00B207B1" w:rsidRDefault="004C0D6D" w:rsidP="00E449B3">
      <w:pPr>
        <w:spacing w:line="400" w:lineRule="exact"/>
        <w:ind w:firstLine="420"/>
        <w:rPr>
          <w:rFonts w:hAnsiTheme="minorEastAsia"/>
          <w:rPrChange w:id="1794" w:author="JY0225" w:date="2017-08-24T11:12:00Z">
            <w:rPr>
              <w:rFonts w:ascii="Times New Roman" w:hAnsi="Times New Roman"/>
              <w:spacing w:val="10"/>
            </w:rPr>
          </w:rPrChange>
        </w:rPr>
      </w:pPr>
      <w:r w:rsidRPr="00B207B1">
        <w:rPr>
          <w:rFonts w:hAnsiTheme="minorEastAsia"/>
          <w:rPrChange w:id="1795" w:author="JY0225" w:date="2017-08-24T11:12:00Z">
            <w:rPr>
              <w:rFonts w:ascii="Times New Roman" w:hAnsi="Times New Roman"/>
              <w:spacing w:val="10"/>
            </w:rPr>
          </w:rPrChange>
        </w:rPr>
        <w:t xml:space="preserve">Range : </w:t>
      </w:r>
      <w:r w:rsidR="00E449B3" w:rsidRPr="00B207B1">
        <w:rPr>
          <w:rFonts w:hAnsiTheme="minorEastAsia"/>
          <w:rPrChange w:id="1796" w:author="JY0225" w:date="2017-08-24T11:12:00Z">
            <w:rPr>
              <w:rFonts w:ascii="Times New Roman" w:hAnsi="Times New Roman"/>
              <w:spacing w:val="10"/>
            </w:rPr>
          </w:rPrChange>
        </w:rPr>
        <w:t>bytes=0-</w:t>
      </w:r>
      <w:r w:rsidR="0055578E" w:rsidRPr="00B207B1">
        <w:rPr>
          <w:rFonts w:hAnsiTheme="minorEastAsia"/>
          <w:rPrChange w:id="1797" w:author="JY0225" w:date="2017-08-24T11:12:00Z">
            <w:rPr>
              <w:rFonts w:ascii="Times New Roman" w:hAnsi="Times New Roman"/>
              <w:spacing w:val="10"/>
            </w:rPr>
          </w:rPrChange>
        </w:rPr>
        <w:t>1024</w:t>
      </w:r>
      <w:r w:rsidR="00E449B3" w:rsidRPr="00B207B1">
        <w:rPr>
          <w:rFonts w:hAnsiTheme="minorEastAsia"/>
          <w:rPrChange w:id="1798" w:author="JY0225" w:date="2017-08-24T11:12:00Z">
            <w:rPr>
              <w:rFonts w:ascii="Times New Roman" w:hAnsi="Times New Roman"/>
              <w:spacing w:val="10"/>
            </w:rPr>
          </w:rPrChange>
        </w:rPr>
        <w:t xml:space="preserve"> </w:t>
      </w:r>
      <w:r w:rsidR="008A2718" w:rsidRPr="00B207B1">
        <w:rPr>
          <w:rFonts w:hAnsiTheme="minorEastAsia"/>
          <w:rPrChange w:id="1799" w:author="JY0225" w:date="2017-08-24T11:12:00Z">
            <w:rPr>
              <w:rFonts w:ascii="Times New Roman" w:hAnsi="Times New Roman"/>
              <w:spacing w:val="10"/>
            </w:rPr>
          </w:rPrChange>
        </w:rPr>
        <w:t>//</w:t>
      </w:r>
      <w:r w:rsidR="00E449B3" w:rsidRPr="00B207B1">
        <w:rPr>
          <w:rFonts w:hAnsiTheme="minorEastAsia" w:hint="eastAsia"/>
          <w:rPrChange w:id="1800" w:author="JY0225" w:date="2017-08-24T11:12:00Z">
            <w:rPr>
              <w:rFonts w:ascii="Times New Roman" w:hAnsi="Times New Roman" w:hint="eastAsia"/>
              <w:spacing w:val="10"/>
            </w:rPr>
          </w:rPrChange>
        </w:rPr>
        <w:t>第</w:t>
      </w:r>
      <w:r w:rsidR="008A2718" w:rsidRPr="00B207B1">
        <w:rPr>
          <w:rFonts w:hAnsiTheme="minorEastAsia"/>
          <w:rPrChange w:id="1801" w:author="JY0225" w:date="2017-08-24T11:12:00Z">
            <w:rPr>
              <w:rFonts w:ascii="Times New Roman" w:hAnsi="Times New Roman"/>
              <w:spacing w:val="10"/>
            </w:rPr>
          </w:rPrChange>
        </w:rPr>
        <w:t>0-1024</w:t>
      </w:r>
      <w:r w:rsidR="008A2718" w:rsidRPr="00B207B1">
        <w:rPr>
          <w:rFonts w:hAnsiTheme="minorEastAsia" w:hint="eastAsia"/>
          <w:rPrChange w:id="1802" w:author="JY0225" w:date="2017-08-24T11:12:00Z">
            <w:rPr>
              <w:rFonts w:ascii="Times New Roman" w:hAnsi="Times New Roman" w:hint="eastAsia"/>
              <w:spacing w:val="10"/>
            </w:rPr>
          </w:rPrChange>
        </w:rPr>
        <w:t>个</w:t>
      </w:r>
      <w:r w:rsidR="00E449B3" w:rsidRPr="00B207B1">
        <w:rPr>
          <w:rFonts w:hAnsiTheme="minorEastAsia" w:hint="eastAsia"/>
          <w:rPrChange w:id="1803" w:author="JY0225" w:date="2017-08-24T11:12:00Z">
            <w:rPr>
              <w:rFonts w:ascii="Times New Roman" w:hAnsi="Times New Roman" w:hint="eastAsia"/>
              <w:spacing w:val="10"/>
            </w:rPr>
          </w:rPrChange>
        </w:rPr>
        <w:t>字节范围的内容</w:t>
      </w:r>
    </w:p>
    <w:p w14:paraId="323265C7" w14:textId="77777777" w:rsidR="00E449B3" w:rsidRPr="00B207B1" w:rsidRDefault="003559FE" w:rsidP="00E449B3">
      <w:pPr>
        <w:spacing w:line="400" w:lineRule="exact"/>
        <w:ind w:firstLine="420"/>
        <w:rPr>
          <w:rFonts w:hAnsiTheme="minorEastAsia"/>
          <w:rPrChange w:id="1804" w:author="JY0225" w:date="2017-08-24T11:12:00Z">
            <w:rPr>
              <w:rFonts w:ascii="Times New Roman" w:hAnsi="Times New Roman"/>
              <w:spacing w:val="10"/>
            </w:rPr>
          </w:rPrChange>
        </w:rPr>
      </w:pPr>
      <w:r w:rsidRPr="00B207B1">
        <w:rPr>
          <w:rFonts w:hAnsiTheme="minorEastAsia"/>
          <w:rPrChange w:id="1805" w:author="JY0225" w:date="2017-08-24T11:12:00Z">
            <w:rPr>
              <w:rFonts w:ascii="Times New Roman" w:hAnsi="Times New Roman"/>
              <w:spacing w:val="10"/>
            </w:rPr>
          </w:rPrChange>
        </w:rPr>
        <w:t>Accept-Ranges</w:t>
      </w:r>
      <w:r w:rsidRPr="00B207B1">
        <w:rPr>
          <w:rFonts w:hAnsiTheme="minorEastAsia" w:hint="eastAsia"/>
          <w:rPrChange w:id="1806" w:author="JY0225" w:date="2017-08-24T11:12:00Z">
            <w:rPr>
              <w:rFonts w:ascii="Times New Roman" w:hAnsi="Times New Roman" w:hint="eastAsia"/>
              <w:spacing w:val="10"/>
            </w:rPr>
          </w:rPrChange>
        </w:rPr>
        <w:t>用于服务器端给客户端的应答，通过该字段可以获取服务器是否支持断点续传的信息，</w:t>
      </w:r>
      <w:r w:rsidR="00E449B3" w:rsidRPr="00B207B1">
        <w:rPr>
          <w:rFonts w:hAnsiTheme="minorEastAsia" w:hint="eastAsia"/>
          <w:rPrChange w:id="1807" w:author="JY0225" w:date="2017-08-24T11:12:00Z">
            <w:rPr>
              <w:rFonts w:ascii="Times New Roman" w:hAnsi="Times New Roman" w:hint="eastAsia"/>
              <w:spacing w:val="10"/>
            </w:rPr>
          </w:rPrChange>
        </w:rPr>
        <w:t>典型格式如下：</w:t>
      </w:r>
    </w:p>
    <w:p w14:paraId="52775C88" w14:textId="77777777" w:rsidR="00872E1E" w:rsidRPr="00B207B1" w:rsidRDefault="00872E1E" w:rsidP="00872E1E">
      <w:pPr>
        <w:spacing w:line="400" w:lineRule="exact"/>
        <w:ind w:firstLine="420"/>
        <w:rPr>
          <w:rFonts w:hAnsiTheme="minorEastAsia"/>
          <w:rPrChange w:id="1808" w:author="JY0225" w:date="2017-08-24T11:12:00Z">
            <w:rPr>
              <w:rFonts w:ascii="Times New Roman" w:hAnsi="Times New Roman"/>
              <w:spacing w:val="10"/>
            </w:rPr>
          </w:rPrChange>
        </w:rPr>
      </w:pPr>
      <w:r w:rsidRPr="00B207B1">
        <w:rPr>
          <w:rFonts w:hAnsiTheme="minorEastAsia"/>
          <w:rPrChange w:id="1809" w:author="JY0225" w:date="2017-08-24T11:12:00Z">
            <w:rPr>
              <w:rFonts w:ascii="Times New Roman" w:hAnsi="Times New Roman"/>
              <w:spacing w:val="10"/>
            </w:rPr>
          </w:rPrChange>
        </w:rPr>
        <w:t xml:space="preserve">Accept-Ranges: bytes  </w:t>
      </w:r>
      <w:r w:rsidR="00BE698E" w:rsidRPr="00B207B1">
        <w:rPr>
          <w:rFonts w:hAnsiTheme="minorEastAsia"/>
          <w:rPrChange w:id="1810" w:author="JY0225" w:date="2017-08-24T11:12:00Z">
            <w:rPr>
              <w:rFonts w:ascii="Times New Roman" w:hAnsi="Times New Roman"/>
              <w:spacing w:val="10"/>
            </w:rPr>
          </w:rPrChange>
        </w:rPr>
        <w:t>//</w:t>
      </w:r>
      <w:r w:rsidRPr="00B207B1">
        <w:rPr>
          <w:rFonts w:hAnsiTheme="minorEastAsia" w:hint="eastAsia"/>
          <w:rPrChange w:id="1811" w:author="JY0225" w:date="2017-08-24T11:12:00Z">
            <w:rPr>
              <w:rFonts w:ascii="Times New Roman" w:hAnsi="Times New Roman" w:hint="eastAsia"/>
              <w:spacing w:val="10"/>
            </w:rPr>
          </w:rPrChange>
        </w:rPr>
        <w:t>支持以</w:t>
      </w:r>
      <w:r w:rsidRPr="00B207B1">
        <w:rPr>
          <w:rFonts w:hAnsiTheme="minorEastAsia"/>
          <w:rPrChange w:id="1812" w:author="JY0225" w:date="2017-08-24T11:12:00Z">
            <w:rPr>
              <w:rFonts w:ascii="Times New Roman" w:hAnsi="Times New Roman"/>
              <w:spacing w:val="10"/>
            </w:rPr>
          </w:rPrChange>
        </w:rPr>
        <w:t>bytes</w:t>
      </w:r>
      <w:r w:rsidRPr="00B207B1">
        <w:rPr>
          <w:rFonts w:hAnsiTheme="minorEastAsia" w:hint="eastAsia"/>
          <w:rPrChange w:id="1813" w:author="JY0225" w:date="2017-08-24T11:12:00Z">
            <w:rPr>
              <w:rFonts w:ascii="Times New Roman" w:hAnsi="Times New Roman" w:hint="eastAsia"/>
              <w:spacing w:val="10"/>
            </w:rPr>
          </w:rPrChange>
        </w:rPr>
        <w:t>为单位进行传输。</w:t>
      </w:r>
    </w:p>
    <w:p w14:paraId="4825B40F" w14:textId="77777777" w:rsidR="00A272C8" w:rsidRPr="00B207B1" w:rsidRDefault="00872E1E" w:rsidP="00A272C8">
      <w:pPr>
        <w:spacing w:line="400" w:lineRule="exact"/>
        <w:ind w:firstLine="420"/>
        <w:rPr>
          <w:rFonts w:hAnsiTheme="minorEastAsia"/>
          <w:rPrChange w:id="1814" w:author="JY0225" w:date="2017-08-24T11:12:00Z">
            <w:rPr>
              <w:rFonts w:ascii="Times New Roman" w:hAnsi="Times New Roman"/>
              <w:spacing w:val="10"/>
            </w:rPr>
          </w:rPrChange>
        </w:rPr>
      </w:pPr>
      <w:r w:rsidRPr="00B207B1">
        <w:rPr>
          <w:rFonts w:hAnsiTheme="minorEastAsia"/>
          <w:rPrChange w:id="1815" w:author="JY0225" w:date="2017-08-24T11:12:00Z">
            <w:rPr>
              <w:rFonts w:ascii="Times New Roman" w:hAnsi="Times New Roman"/>
              <w:spacing w:val="10"/>
            </w:rPr>
          </w:rPrChange>
        </w:rPr>
        <w:t xml:space="preserve">Accept-Ranges: none  </w:t>
      </w:r>
      <w:r w:rsidR="00BE698E" w:rsidRPr="00B207B1">
        <w:rPr>
          <w:rFonts w:hAnsiTheme="minorEastAsia"/>
          <w:rPrChange w:id="1816" w:author="JY0225" w:date="2017-08-24T11:12:00Z">
            <w:rPr>
              <w:rFonts w:ascii="Times New Roman" w:hAnsi="Times New Roman"/>
              <w:spacing w:val="10"/>
            </w:rPr>
          </w:rPrChange>
        </w:rPr>
        <w:t>//</w:t>
      </w:r>
      <w:r w:rsidRPr="00B207B1">
        <w:rPr>
          <w:rFonts w:hAnsiTheme="minorEastAsia" w:hint="eastAsia"/>
          <w:rPrChange w:id="1817" w:author="JY0225" w:date="2017-08-24T11:12:00Z">
            <w:rPr>
              <w:rFonts w:ascii="Times New Roman" w:hAnsi="Times New Roman" w:hint="eastAsia"/>
              <w:spacing w:val="10"/>
            </w:rPr>
          </w:rPrChange>
        </w:rPr>
        <w:t>不支持</w:t>
      </w:r>
      <w:r w:rsidR="00A272C8" w:rsidRPr="00B207B1">
        <w:rPr>
          <w:rFonts w:hAnsiTheme="minorEastAsia" w:hint="eastAsia"/>
          <w:rPrChange w:id="1818" w:author="JY0225" w:date="2017-08-24T11:12:00Z">
            <w:rPr>
              <w:rFonts w:ascii="Times New Roman" w:hAnsi="Times New Roman" w:hint="eastAsia"/>
              <w:spacing w:val="10"/>
            </w:rPr>
          </w:rPrChange>
        </w:rPr>
        <w:t>以</w:t>
      </w:r>
      <w:r w:rsidR="00A272C8" w:rsidRPr="00B207B1">
        <w:rPr>
          <w:rFonts w:hAnsiTheme="minorEastAsia"/>
          <w:rPrChange w:id="1819" w:author="JY0225" w:date="2017-08-24T11:12:00Z">
            <w:rPr>
              <w:rFonts w:ascii="Times New Roman" w:hAnsi="Times New Roman"/>
              <w:spacing w:val="10"/>
            </w:rPr>
          </w:rPrChange>
        </w:rPr>
        <w:t>bytes</w:t>
      </w:r>
      <w:r w:rsidR="00A272C8" w:rsidRPr="00B207B1">
        <w:rPr>
          <w:rFonts w:hAnsiTheme="minorEastAsia" w:hint="eastAsia"/>
          <w:rPrChange w:id="1820" w:author="JY0225" w:date="2017-08-24T11:12:00Z">
            <w:rPr>
              <w:rFonts w:ascii="Times New Roman" w:hAnsi="Times New Roman" w:hint="eastAsia"/>
              <w:spacing w:val="10"/>
            </w:rPr>
          </w:rPrChange>
        </w:rPr>
        <w:t>为单位进行传输。</w:t>
      </w:r>
    </w:p>
    <w:p w14:paraId="69797771" w14:textId="77777777" w:rsidR="00292827" w:rsidRPr="00B207B1" w:rsidRDefault="00AE7D29" w:rsidP="00872E1E">
      <w:pPr>
        <w:spacing w:line="400" w:lineRule="exact"/>
        <w:ind w:firstLine="420"/>
        <w:rPr>
          <w:rFonts w:hAnsiTheme="minorEastAsia"/>
          <w:rPrChange w:id="1821" w:author="JY0225" w:date="2017-08-24T11:12:00Z">
            <w:rPr>
              <w:rFonts w:ascii="Times New Roman" w:hAnsi="Times New Roman"/>
              <w:spacing w:val="10"/>
            </w:rPr>
          </w:rPrChange>
        </w:rPr>
      </w:pPr>
      <w:r w:rsidRPr="00B207B1">
        <w:rPr>
          <w:rFonts w:hAnsiTheme="minorEastAsia"/>
          <w:rPrChange w:id="1822" w:author="JY0225" w:date="2017-08-24T11:12:00Z">
            <w:rPr>
              <w:rFonts w:ascii="Times New Roman" w:hAnsi="Times New Roman"/>
              <w:spacing w:val="10"/>
            </w:rPr>
          </w:rPrChange>
        </w:rPr>
        <w:t>Content-Ranges</w:t>
      </w:r>
      <w:r w:rsidRPr="00B207B1">
        <w:rPr>
          <w:rFonts w:hAnsiTheme="minorEastAsia" w:hint="eastAsia"/>
          <w:rPrChange w:id="1823" w:author="JY0225" w:date="2017-08-24T11:12:00Z">
            <w:rPr>
              <w:rFonts w:ascii="Times New Roman" w:hAnsi="Times New Roman" w:hint="eastAsia"/>
              <w:spacing w:val="10"/>
            </w:rPr>
          </w:rPrChange>
        </w:rPr>
        <w:t>用于服务器到客户端的应答，通过该字段可以获取传输的资源文件的具体范围以及资源的总大小，典型格式如下：</w:t>
      </w:r>
    </w:p>
    <w:p w14:paraId="73E81BA4" w14:textId="77777777" w:rsidR="00286D56" w:rsidRPr="00B207B1" w:rsidRDefault="00C80625" w:rsidP="00BF3E97">
      <w:pPr>
        <w:spacing w:line="400" w:lineRule="exact"/>
        <w:ind w:firstLine="420"/>
        <w:rPr>
          <w:rFonts w:hAnsiTheme="minorEastAsia"/>
          <w:rPrChange w:id="1824" w:author="JY0225" w:date="2017-08-24T11:12:00Z">
            <w:rPr>
              <w:rFonts w:ascii="Times New Roman" w:hAnsi="Times New Roman"/>
              <w:spacing w:val="10"/>
            </w:rPr>
          </w:rPrChange>
        </w:rPr>
      </w:pPr>
      <w:r w:rsidRPr="00B207B1">
        <w:rPr>
          <w:rFonts w:hAnsiTheme="minorEastAsia"/>
          <w:rPrChange w:id="1825" w:author="JY0225" w:date="2017-08-24T11:12:00Z">
            <w:rPr>
              <w:rFonts w:ascii="Times New Roman" w:hAnsi="Times New Roman"/>
              <w:spacing w:val="10"/>
            </w:rPr>
          </w:rPrChange>
        </w:rPr>
        <w:t>Content-Ranges: bytes 0-1024/</w:t>
      </w:r>
      <w:r w:rsidR="00474A8E" w:rsidRPr="00B207B1">
        <w:rPr>
          <w:rFonts w:hAnsiTheme="minorEastAsia"/>
          <w:rPrChange w:id="1826" w:author="JY0225" w:date="2017-08-24T11:12:00Z">
            <w:rPr>
              <w:rFonts w:ascii="Times New Roman" w:hAnsi="Times New Roman"/>
              <w:spacing w:val="10"/>
            </w:rPr>
          </w:rPrChange>
        </w:rPr>
        <w:t>56</w:t>
      </w:r>
      <w:r w:rsidR="00543322" w:rsidRPr="00B207B1">
        <w:rPr>
          <w:rFonts w:hAnsiTheme="minorEastAsia"/>
          <w:rPrChange w:id="1827" w:author="JY0225" w:date="2017-08-24T11:12:00Z">
            <w:rPr>
              <w:rFonts w:ascii="Times New Roman" w:hAnsi="Times New Roman"/>
              <w:spacing w:val="10"/>
            </w:rPr>
          </w:rPrChange>
        </w:rPr>
        <w:t>45</w:t>
      </w:r>
      <w:r w:rsidR="00551521" w:rsidRPr="00B207B1">
        <w:rPr>
          <w:rFonts w:hAnsiTheme="minorEastAsia"/>
          <w:rPrChange w:id="1828" w:author="JY0225" w:date="2017-08-24T11:12:00Z">
            <w:rPr>
              <w:rFonts w:ascii="Times New Roman" w:hAnsi="Times New Roman"/>
              <w:spacing w:val="10"/>
            </w:rPr>
          </w:rPrChange>
        </w:rPr>
        <w:t xml:space="preserve"> //</w:t>
      </w:r>
      <w:r w:rsidR="00551521" w:rsidRPr="00B207B1">
        <w:rPr>
          <w:rFonts w:hAnsiTheme="minorEastAsia" w:hint="eastAsia"/>
          <w:rPrChange w:id="1829" w:author="JY0225" w:date="2017-08-24T11:12:00Z">
            <w:rPr>
              <w:rFonts w:ascii="Times New Roman" w:hAnsi="Times New Roman" w:hint="eastAsia"/>
              <w:spacing w:val="10"/>
            </w:rPr>
          </w:rPrChange>
        </w:rPr>
        <w:t>大小为</w:t>
      </w:r>
      <w:r w:rsidR="001A1C35" w:rsidRPr="00B207B1">
        <w:rPr>
          <w:rFonts w:hAnsiTheme="minorEastAsia"/>
          <w:rPrChange w:id="1830" w:author="JY0225" w:date="2017-08-24T11:12:00Z">
            <w:rPr>
              <w:rFonts w:ascii="Times New Roman" w:hAnsi="Times New Roman"/>
              <w:spacing w:val="10"/>
            </w:rPr>
          </w:rPrChange>
        </w:rPr>
        <w:t>5645</w:t>
      </w:r>
      <w:r w:rsidR="00551521" w:rsidRPr="00B207B1">
        <w:rPr>
          <w:rFonts w:hAnsiTheme="minorEastAsia" w:hint="eastAsia"/>
          <w:rPrChange w:id="1831" w:author="JY0225" w:date="2017-08-24T11:12:00Z">
            <w:rPr>
              <w:rFonts w:ascii="Times New Roman" w:hAnsi="Times New Roman" w:hint="eastAsia"/>
              <w:spacing w:val="10"/>
            </w:rPr>
          </w:rPrChange>
        </w:rPr>
        <w:t>字节的前</w:t>
      </w:r>
      <w:r w:rsidR="00551521" w:rsidRPr="00B207B1">
        <w:rPr>
          <w:rFonts w:hAnsiTheme="minorEastAsia"/>
          <w:rPrChange w:id="1832" w:author="JY0225" w:date="2017-08-24T11:12:00Z">
            <w:rPr>
              <w:rFonts w:ascii="Times New Roman" w:hAnsi="Times New Roman"/>
              <w:spacing w:val="10"/>
            </w:rPr>
          </w:rPrChange>
        </w:rPr>
        <w:t>1024</w:t>
      </w:r>
      <w:r w:rsidR="00551521" w:rsidRPr="00B207B1">
        <w:rPr>
          <w:rFonts w:hAnsiTheme="minorEastAsia" w:hint="eastAsia"/>
          <w:rPrChange w:id="1833" w:author="JY0225" w:date="2017-08-24T11:12:00Z">
            <w:rPr>
              <w:rFonts w:ascii="Times New Roman" w:hAnsi="Times New Roman" w:hint="eastAsia"/>
              <w:spacing w:val="10"/>
            </w:rPr>
          </w:rPrChange>
        </w:rPr>
        <w:t>字节</w:t>
      </w:r>
      <w:r w:rsidR="0036382C" w:rsidRPr="00B207B1">
        <w:rPr>
          <w:rFonts w:hAnsiTheme="minorEastAsia" w:hint="eastAsia"/>
          <w:rPrChange w:id="1834" w:author="JY0225" w:date="2017-08-24T11:12:00Z">
            <w:rPr>
              <w:rFonts w:ascii="Times New Roman" w:hAnsi="Times New Roman" w:hint="eastAsia"/>
              <w:spacing w:val="10"/>
            </w:rPr>
          </w:rPrChange>
        </w:rPr>
        <w:t>。</w:t>
      </w:r>
    </w:p>
    <w:p w14:paraId="2A794A81" w14:textId="77777777" w:rsidR="0066788E" w:rsidRPr="00B207B1" w:rsidRDefault="006C58B6" w:rsidP="00BF3E97">
      <w:pPr>
        <w:spacing w:line="400" w:lineRule="exact"/>
        <w:ind w:firstLine="420"/>
        <w:rPr>
          <w:rFonts w:hAnsiTheme="minorEastAsia"/>
          <w:rPrChange w:id="1835" w:author="JY0225" w:date="2017-08-24T11:12:00Z">
            <w:rPr>
              <w:rFonts w:ascii="Times New Roman" w:hAnsi="Times New Roman"/>
              <w:spacing w:val="10"/>
            </w:rPr>
          </w:rPrChange>
        </w:rPr>
      </w:pPr>
      <w:r w:rsidRPr="00B207B1">
        <w:rPr>
          <w:rFonts w:hAnsiTheme="minorEastAsia" w:hint="eastAsia"/>
          <w:rPrChange w:id="1836" w:author="JY0225" w:date="2017-08-24T11:12:00Z">
            <w:rPr>
              <w:rFonts w:ascii="Times New Roman" w:hAnsi="Times New Roman" w:hint="eastAsia"/>
              <w:spacing w:val="10"/>
            </w:rPr>
          </w:rPrChange>
        </w:rPr>
        <w:t>请求报文如</w:t>
      </w:r>
      <w:r w:rsidR="009C6CB3" w:rsidRPr="00B207B1">
        <w:rPr>
          <w:rFonts w:hAnsiTheme="minorEastAsia" w:hint="eastAsia"/>
          <w:rPrChange w:id="1837" w:author="JY0225" w:date="2017-08-24T11:12:00Z">
            <w:rPr>
              <w:rFonts w:ascii="Times New Roman" w:hAnsi="Times New Roman" w:hint="eastAsia"/>
              <w:spacing w:val="10"/>
            </w:rPr>
          </w:rPrChange>
        </w:rPr>
        <w:t>下</w:t>
      </w:r>
      <w:r w:rsidR="0066788E" w:rsidRPr="00B207B1">
        <w:rPr>
          <w:rFonts w:hAnsiTheme="minorEastAsia" w:hint="eastAsia"/>
          <w:rPrChange w:id="1838" w:author="JY0225" w:date="2017-08-24T11:12:00Z">
            <w:rPr>
              <w:rFonts w:ascii="Times New Roman" w:hAnsi="Times New Roman" w:hint="eastAsia"/>
              <w:spacing w:val="10"/>
            </w:rPr>
          </w:rPrChange>
        </w:rPr>
        <w:t>所示：</w:t>
      </w:r>
    </w:p>
    <w:tbl>
      <w:tblPr>
        <w:tblStyle w:val="ae"/>
        <w:tblW w:w="0" w:type="auto"/>
        <w:tblInd w:w="445" w:type="dxa"/>
        <w:tblLook w:val="04A0" w:firstRow="1" w:lastRow="0" w:firstColumn="1" w:lastColumn="0" w:noHBand="0" w:noVBand="1"/>
      </w:tblPr>
      <w:tblGrid>
        <w:gridCol w:w="7851"/>
      </w:tblGrid>
      <w:tr w:rsidR="0066788E" w:rsidRPr="00B207B1" w14:paraId="256B71D8" w14:textId="77777777" w:rsidTr="00B978E6">
        <w:tc>
          <w:tcPr>
            <w:tcW w:w="7851" w:type="dxa"/>
          </w:tcPr>
          <w:p w14:paraId="0A2C0E4F"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839" w:author="JY0225" w:date="2017-08-24T11:12:00Z">
                  <w:rPr>
                    <w:rFonts w:eastAsiaTheme="minorEastAsia"/>
                  </w:rPr>
                </w:rPrChange>
              </w:rPr>
            </w:pPr>
            <w:r w:rsidRPr="00B207B1">
              <w:rPr>
                <w:rFonts w:asciiTheme="minorEastAsia" w:eastAsiaTheme="minorEastAsia" w:hAnsiTheme="minorEastAsia"/>
                <w:spacing w:val="0"/>
                <w:szCs w:val="24"/>
                <w:rPrChange w:id="1840" w:author="JY0225" w:date="2017-08-24T11:12:00Z">
                  <w:rPr>
                    <w:rFonts w:eastAsiaTheme="minorEastAsia"/>
                  </w:rPr>
                </w:rPrChange>
              </w:rPr>
              <w:t>GET /test.docx HTTP/1.1</w:t>
            </w:r>
          </w:p>
          <w:p w14:paraId="572D9F33"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841" w:author="JY0225" w:date="2017-08-24T11:12:00Z">
                  <w:rPr>
                    <w:rFonts w:eastAsiaTheme="minorEastAsia"/>
                  </w:rPr>
                </w:rPrChange>
              </w:rPr>
            </w:pPr>
            <w:r w:rsidRPr="00B207B1">
              <w:rPr>
                <w:rFonts w:asciiTheme="minorEastAsia" w:eastAsiaTheme="minorEastAsia" w:hAnsiTheme="minorEastAsia"/>
                <w:spacing w:val="0"/>
                <w:szCs w:val="24"/>
                <w:rPrChange w:id="1842" w:author="JY0225" w:date="2017-08-24T11:12:00Z">
                  <w:rPr>
                    <w:rFonts w:eastAsiaTheme="minorEastAsia"/>
                  </w:rPr>
                </w:rPrChange>
              </w:rPr>
              <w:t>Connection: close</w:t>
            </w:r>
          </w:p>
          <w:p w14:paraId="0C4151B4"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843" w:author="JY0225" w:date="2017-08-24T11:12:00Z">
                  <w:rPr>
                    <w:rFonts w:eastAsiaTheme="minorEastAsia"/>
                  </w:rPr>
                </w:rPrChange>
              </w:rPr>
            </w:pPr>
            <w:r w:rsidRPr="00B207B1">
              <w:rPr>
                <w:rFonts w:asciiTheme="minorEastAsia" w:eastAsiaTheme="minorEastAsia" w:hAnsiTheme="minorEastAsia"/>
                <w:spacing w:val="0"/>
                <w:szCs w:val="24"/>
                <w:rPrChange w:id="1844" w:author="JY0225" w:date="2017-08-24T11:12:00Z">
                  <w:rPr>
                    <w:rFonts w:eastAsiaTheme="minorEastAsia"/>
                  </w:rPr>
                </w:rPrChange>
              </w:rPr>
              <w:t>Host: 10.131.1.63</w:t>
            </w:r>
          </w:p>
          <w:p w14:paraId="40E828A1" w14:textId="77777777" w:rsidR="0036469B" w:rsidRPr="00B207B1" w:rsidRDefault="0036469B" w:rsidP="00EA238B">
            <w:pPr>
              <w:pStyle w:val="a7"/>
              <w:spacing w:line="400" w:lineRule="exact"/>
              <w:jc w:val="both"/>
              <w:rPr>
                <w:rFonts w:asciiTheme="minorEastAsia" w:eastAsiaTheme="minorEastAsia" w:hAnsiTheme="minorEastAsia"/>
                <w:spacing w:val="0"/>
                <w:szCs w:val="24"/>
                <w:rPrChange w:id="1845" w:author="JY0225" w:date="2017-08-24T11:12:00Z">
                  <w:rPr>
                    <w:rFonts w:eastAsiaTheme="minorEastAsia"/>
                  </w:rPr>
                </w:rPrChange>
              </w:rPr>
            </w:pPr>
            <w:r w:rsidRPr="00B207B1">
              <w:rPr>
                <w:rFonts w:asciiTheme="minorEastAsia" w:eastAsiaTheme="minorEastAsia" w:hAnsiTheme="minorEastAsia"/>
                <w:spacing w:val="0"/>
                <w:szCs w:val="24"/>
                <w:rPrChange w:id="1846" w:author="JY0225" w:date="2017-08-24T11:12:00Z">
                  <w:rPr>
                    <w:rFonts w:eastAsiaTheme="minorEastAsia"/>
                  </w:rPr>
                </w:rPrChange>
              </w:rPr>
              <w:t>Range: bytes=0-1024</w:t>
            </w:r>
          </w:p>
        </w:tc>
      </w:tr>
    </w:tbl>
    <w:p w14:paraId="25FB3EA4" w14:textId="77777777" w:rsidR="00B978E6" w:rsidRPr="00B207B1" w:rsidRDefault="009357DE" w:rsidP="00B978E6">
      <w:pPr>
        <w:spacing w:line="400" w:lineRule="exact"/>
        <w:ind w:firstLine="420"/>
        <w:rPr>
          <w:rFonts w:hAnsiTheme="minorEastAsia"/>
          <w:rPrChange w:id="1847" w:author="JY0225" w:date="2017-08-24T11:12:00Z">
            <w:rPr>
              <w:rFonts w:ascii="Times New Roman" w:hAnsi="Times New Roman"/>
              <w:spacing w:val="10"/>
            </w:rPr>
          </w:rPrChange>
        </w:rPr>
      </w:pPr>
      <w:r w:rsidRPr="00B207B1">
        <w:rPr>
          <w:rFonts w:hAnsiTheme="minorEastAsia" w:hint="eastAsia"/>
          <w:rPrChange w:id="1848" w:author="JY0225" w:date="2017-08-24T11:12:00Z">
            <w:rPr>
              <w:rFonts w:ascii="Times New Roman" w:hAnsi="Times New Roman" w:hint="eastAsia"/>
              <w:spacing w:val="10"/>
            </w:rPr>
          </w:rPrChange>
        </w:rPr>
        <w:t>响应</w:t>
      </w:r>
      <w:r w:rsidR="00280FF4" w:rsidRPr="00B207B1">
        <w:rPr>
          <w:rFonts w:hAnsiTheme="minorEastAsia" w:hint="eastAsia"/>
          <w:rPrChange w:id="1849" w:author="JY0225" w:date="2017-08-24T11:12:00Z">
            <w:rPr>
              <w:rFonts w:ascii="Times New Roman" w:hAnsi="Times New Roman" w:hint="eastAsia"/>
              <w:spacing w:val="10"/>
            </w:rPr>
          </w:rPrChange>
        </w:rPr>
        <w:t>报文如</w:t>
      </w:r>
      <w:r w:rsidR="009C6CB3" w:rsidRPr="00B207B1">
        <w:rPr>
          <w:rFonts w:hAnsiTheme="minorEastAsia" w:hint="eastAsia"/>
          <w:rPrChange w:id="1850" w:author="JY0225" w:date="2017-08-24T11:12:00Z">
            <w:rPr>
              <w:rFonts w:ascii="Times New Roman" w:hAnsi="Times New Roman" w:hint="eastAsia"/>
              <w:spacing w:val="10"/>
            </w:rPr>
          </w:rPrChange>
        </w:rPr>
        <w:t>下</w:t>
      </w:r>
      <w:r w:rsidR="00B978E6" w:rsidRPr="00B207B1">
        <w:rPr>
          <w:rFonts w:hAnsiTheme="minorEastAsia" w:hint="eastAsia"/>
          <w:rPrChange w:id="1851" w:author="JY0225" w:date="2017-08-24T11:12:00Z">
            <w:rPr>
              <w:rFonts w:ascii="Times New Roman" w:hAnsi="Times New Roman" w:hint="eastAsia"/>
              <w:spacing w:val="10"/>
            </w:rPr>
          </w:rPrChange>
        </w:rPr>
        <w:t>所示：</w:t>
      </w:r>
    </w:p>
    <w:tbl>
      <w:tblPr>
        <w:tblStyle w:val="ae"/>
        <w:tblW w:w="0" w:type="auto"/>
        <w:tblInd w:w="445" w:type="dxa"/>
        <w:tblLook w:val="04A0" w:firstRow="1" w:lastRow="0" w:firstColumn="1" w:lastColumn="0" w:noHBand="0" w:noVBand="1"/>
      </w:tblPr>
      <w:tblGrid>
        <w:gridCol w:w="7851"/>
      </w:tblGrid>
      <w:tr w:rsidR="00B978E6" w:rsidRPr="00B207B1" w14:paraId="0D05E079" w14:textId="77777777" w:rsidTr="0087084C">
        <w:tc>
          <w:tcPr>
            <w:tcW w:w="7851" w:type="dxa"/>
          </w:tcPr>
          <w:p w14:paraId="329EE4E2" w14:textId="77777777" w:rsidR="00B978E6" w:rsidRPr="00B207B1" w:rsidRDefault="00B978E6" w:rsidP="00EA238B">
            <w:pPr>
              <w:pStyle w:val="a7"/>
              <w:spacing w:line="400" w:lineRule="exact"/>
              <w:jc w:val="both"/>
              <w:rPr>
                <w:rFonts w:asciiTheme="minorEastAsia" w:eastAsiaTheme="minorEastAsia" w:hAnsiTheme="minorEastAsia"/>
                <w:spacing w:val="0"/>
                <w:szCs w:val="24"/>
                <w:rPrChange w:id="1852" w:author="JY0225" w:date="2017-08-24T11:12:00Z">
                  <w:rPr>
                    <w:rFonts w:eastAsiaTheme="minorEastAsia"/>
                  </w:rPr>
                </w:rPrChange>
              </w:rPr>
            </w:pPr>
            <w:r w:rsidRPr="00B207B1">
              <w:rPr>
                <w:rFonts w:asciiTheme="minorEastAsia" w:eastAsiaTheme="minorEastAsia" w:hAnsiTheme="minorEastAsia"/>
                <w:spacing w:val="0"/>
                <w:szCs w:val="24"/>
                <w:rPrChange w:id="1853" w:author="JY0225" w:date="2017-08-24T11:12:00Z">
                  <w:rPr>
                    <w:rFonts w:eastAsiaTheme="minorEastAsia"/>
                  </w:rPr>
                </w:rPrChange>
              </w:rPr>
              <w:t>HTTP/1.1</w:t>
            </w:r>
            <w:r w:rsidR="00EA238B" w:rsidRPr="00B207B1">
              <w:rPr>
                <w:rFonts w:asciiTheme="minorEastAsia" w:eastAsiaTheme="minorEastAsia" w:hAnsiTheme="minorEastAsia"/>
                <w:spacing w:val="0"/>
                <w:szCs w:val="24"/>
                <w:rPrChange w:id="1854" w:author="JY0225" w:date="2017-08-24T11:12:00Z">
                  <w:rPr>
                    <w:rFonts w:eastAsiaTheme="minorEastAsia"/>
                  </w:rPr>
                </w:rPrChange>
              </w:rPr>
              <w:t xml:space="preserve"> 200 OK</w:t>
            </w:r>
          </w:p>
          <w:p w14:paraId="14BF7AA3"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855" w:author="JY0225" w:date="2017-08-24T11:12:00Z">
                  <w:rPr>
                    <w:rFonts w:eastAsiaTheme="minorEastAsia"/>
                  </w:rPr>
                </w:rPrChange>
              </w:rPr>
            </w:pPr>
            <w:r w:rsidRPr="00B207B1">
              <w:rPr>
                <w:rFonts w:asciiTheme="minorEastAsia" w:eastAsiaTheme="minorEastAsia" w:hAnsiTheme="minorEastAsia"/>
                <w:spacing w:val="0"/>
                <w:szCs w:val="24"/>
                <w:rPrChange w:id="1856" w:author="JY0225" w:date="2017-08-24T11:12:00Z">
                  <w:rPr>
                    <w:rFonts w:eastAsiaTheme="minorEastAsia"/>
                  </w:rPr>
                </w:rPrChange>
              </w:rPr>
              <w:t>Content-Length</w:t>
            </w:r>
            <w:r w:rsidR="00B978E6" w:rsidRPr="00B207B1">
              <w:rPr>
                <w:rFonts w:asciiTheme="minorEastAsia" w:eastAsiaTheme="minorEastAsia" w:hAnsiTheme="minorEastAsia"/>
                <w:spacing w:val="0"/>
                <w:szCs w:val="24"/>
                <w:rPrChange w:id="1857" w:author="JY0225" w:date="2017-08-24T11:12:00Z">
                  <w:rPr>
                    <w:rFonts w:eastAsiaTheme="minorEastAsia"/>
                  </w:rPr>
                </w:rPrChange>
              </w:rPr>
              <w:t>:</w:t>
            </w:r>
            <w:r w:rsidRPr="00B207B1">
              <w:rPr>
                <w:rFonts w:asciiTheme="minorEastAsia" w:eastAsiaTheme="minorEastAsia" w:hAnsiTheme="minorEastAsia"/>
                <w:spacing w:val="0"/>
                <w:szCs w:val="24"/>
                <w:rPrChange w:id="1858" w:author="JY0225" w:date="2017-08-24T11:12:00Z">
                  <w:rPr>
                    <w:rFonts w:eastAsiaTheme="minorEastAsia"/>
                  </w:rPr>
                </w:rPrChange>
              </w:rPr>
              <w:t xml:space="preserve"> 256823</w:t>
            </w:r>
          </w:p>
          <w:p w14:paraId="10D06C1A"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859" w:author="JY0225" w:date="2017-08-24T11:12:00Z">
                  <w:rPr>
                    <w:rFonts w:eastAsiaTheme="minorEastAsia"/>
                  </w:rPr>
                </w:rPrChange>
              </w:rPr>
            </w:pPr>
            <w:r w:rsidRPr="00B207B1">
              <w:rPr>
                <w:rFonts w:asciiTheme="minorEastAsia" w:eastAsiaTheme="minorEastAsia" w:hAnsiTheme="minorEastAsia"/>
                <w:spacing w:val="0"/>
                <w:szCs w:val="24"/>
                <w:rPrChange w:id="1860" w:author="JY0225" w:date="2017-08-24T11:12:00Z">
                  <w:rPr>
                    <w:rFonts w:eastAsiaTheme="minorEastAsia"/>
                  </w:rPr>
                </w:rPrChange>
              </w:rPr>
              <w:t>Content-Type</w:t>
            </w:r>
            <w:r w:rsidR="00B978E6" w:rsidRPr="00B207B1">
              <w:rPr>
                <w:rFonts w:asciiTheme="minorEastAsia" w:eastAsiaTheme="minorEastAsia" w:hAnsiTheme="minorEastAsia"/>
                <w:spacing w:val="0"/>
                <w:szCs w:val="24"/>
                <w:rPrChange w:id="1861" w:author="JY0225" w:date="2017-08-24T11:12:00Z">
                  <w:rPr>
                    <w:rFonts w:eastAsiaTheme="minorEastAsia"/>
                  </w:rPr>
                </w:rPrChange>
              </w:rPr>
              <w:t xml:space="preserve">: </w:t>
            </w:r>
            <w:r w:rsidRPr="00B207B1">
              <w:rPr>
                <w:rFonts w:asciiTheme="minorEastAsia" w:eastAsiaTheme="minorEastAsia" w:hAnsiTheme="minorEastAsia"/>
                <w:spacing w:val="0"/>
                <w:szCs w:val="24"/>
                <w:rPrChange w:id="1862" w:author="JY0225" w:date="2017-08-24T11:12:00Z">
                  <w:rPr>
                    <w:rFonts w:eastAsiaTheme="minorEastAsia"/>
                  </w:rPr>
                </w:rPrChange>
              </w:rPr>
              <w:t>text/html</w:t>
            </w:r>
          </w:p>
          <w:p w14:paraId="26CFCD5B"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863" w:author="JY0225" w:date="2017-08-24T11:12:00Z">
                  <w:rPr>
                    <w:rFonts w:eastAsiaTheme="minorEastAsia"/>
                  </w:rPr>
                </w:rPrChange>
              </w:rPr>
            </w:pPr>
            <w:r w:rsidRPr="00B207B1">
              <w:rPr>
                <w:rFonts w:asciiTheme="minorEastAsia" w:eastAsiaTheme="minorEastAsia" w:hAnsiTheme="minorEastAsia"/>
                <w:spacing w:val="0"/>
                <w:szCs w:val="24"/>
                <w:rPrChange w:id="1864" w:author="JY0225" w:date="2017-08-24T11:12:00Z">
                  <w:rPr>
                    <w:rFonts w:eastAsiaTheme="minorEastAsia"/>
                  </w:rPr>
                </w:rPrChange>
              </w:rPr>
              <w:t>Content-Range</w:t>
            </w:r>
            <w:r w:rsidR="00B978E6" w:rsidRPr="00B207B1">
              <w:rPr>
                <w:rFonts w:asciiTheme="minorEastAsia" w:eastAsiaTheme="minorEastAsia" w:hAnsiTheme="minorEastAsia"/>
                <w:spacing w:val="0"/>
                <w:szCs w:val="24"/>
                <w:rPrChange w:id="1865" w:author="JY0225" w:date="2017-08-24T11:12:00Z">
                  <w:rPr>
                    <w:rFonts w:eastAsiaTheme="minorEastAsia"/>
                  </w:rPr>
                </w:rPrChange>
              </w:rPr>
              <w:t>: bytes</w:t>
            </w:r>
            <w:r w:rsidRPr="00B207B1">
              <w:rPr>
                <w:rFonts w:asciiTheme="minorEastAsia" w:eastAsiaTheme="minorEastAsia" w:hAnsiTheme="minorEastAsia"/>
                <w:spacing w:val="0"/>
                <w:szCs w:val="24"/>
                <w:rPrChange w:id="1866" w:author="JY0225" w:date="2017-08-24T11:12:00Z">
                  <w:rPr>
                    <w:rFonts w:eastAsiaTheme="minorEastAsia"/>
                  </w:rPr>
                </w:rPrChange>
              </w:rPr>
              <w:t xml:space="preserve"> </w:t>
            </w:r>
            <w:r w:rsidR="00B978E6" w:rsidRPr="00B207B1">
              <w:rPr>
                <w:rFonts w:asciiTheme="minorEastAsia" w:eastAsiaTheme="minorEastAsia" w:hAnsiTheme="minorEastAsia"/>
                <w:spacing w:val="0"/>
                <w:szCs w:val="24"/>
                <w:rPrChange w:id="1867" w:author="JY0225" w:date="2017-08-24T11:12:00Z">
                  <w:rPr>
                    <w:rFonts w:eastAsiaTheme="minorEastAsia"/>
                  </w:rPr>
                </w:rPrChange>
              </w:rPr>
              <w:t>0-1024</w:t>
            </w:r>
            <w:r w:rsidRPr="00B207B1">
              <w:rPr>
                <w:rFonts w:asciiTheme="minorEastAsia" w:eastAsiaTheme="minorEastAsia" w:hAnsiTheme="minorEastAsia"/>
                <w:spacing w:val="0"/>
                <w:szCs w:val="24"/>
                <w:rPrChange w:id="1868" w:author="JY0225" w:date="2017-08-24T11:12:00Z">
                  <w:rPr>
                    <w:rFonts w:eastAsiaTheme="minorEastAsia"/>
                  </w:rPr>
                </w:rPrChange>
              </w:rPr>
              <w:t>/256823</w:t>
            </w:r>
          </w:p>
        </w:tc>
      </w:tr>
    </w:tbl>
    <w:p w14:paraId="35812F37" w14:textId="77777777" w:rsidR="00A32027" w:rsidRPr="00B207B1" w:rsidRDefault="00305E04" w:rsidP="007126E8">
      <w:pPr>
        <w:spacing w:line="400" w:lineRule="exact"/>
        <w:rPr>
          <w:rFonts w:hAnsiTheme="minorEastAsia"/>
          <w:rPrChange w:id="1869" w:author="JY0225" w:date="2017-08-24T11:12:00Z">
            <w:rPr>
              <w:rFonts w:ascii="Times New Roman" w:hAnsi="Times New Roman"/>
              <w:spacing w:val="10"/>
            </w:rPr>
          </w:rPrChange>
        </w:rPr>
      </w:pPr>
      <w:r w:rsidRPr="00B207B1">
        <w:rPr>
          <w:rFonts w:hAnsiTheme="minorEastAsia"/>
          <w:rPrChange w:id="1870" w:author="JY0225" w:date="2017-08-24T11:12:00Z">
            <w:rPr>
              <w:rFonts w:ascii="Times New Roman" w:hAnsi="Times New Roman"/>
              <w:spacing w:val="10"/>
            </w:rPr>
          </w:rPrChange>
        </w:rPr>
        <w:tab/>
      </w:r>
      <w:r w:rsidR="00347BB7" w:rsidRPr="00B207B1">
        <w:rPr>
          <w:rFonts w:hAnsiTheme="minorEastAsia" w:hint="eastAsia"/>
          <w:rPrChange w:id="1871" w:author="JY0225" w:date="2017-08-24T11:12:00Z">
            <w:rPr>
              <w:rFonts w:ascii="Times New Roman" w:hAnsi="Times New Roman" w:hint="eastAsia"/>
              <w:spacing w:val="10"/>
            </w:rPr>
          </w:rPrChange>
        </w:rPr>
        <w:t>在断点续传</w:t>
      </w:r>
      <w:r w:rsidR="00D011AE" w:rsidRPr="00B207B1">
        <w:rPr>
          <w:rFonts w:hAnsiTheme="minorEastAsia" w:hint="eastAsia"/>
          <w:rPrChange w:id="1872" w:author="JY0225" w:date="2017-08-24T11:12:00Z">
            <w:rPr>
              <w:rFonts w:ascii="Times New Roman" w:hAnsi="Times New Roman" w:hint="eastAsia"/>
              <w:spacing w:val="10"/>
            </w:rPr>
          </w:rPrChange>
        </w:rPr>
        <w:t>过程</w:t>
      </w:r>
      <w:r w:rsidR="00347BB7" w:rsidRPr="00B207B1">
        <w:rPr>
          <w:rFonts w:hAnsiTheme="minorEastAsia" w:hint="eastAsia"/>
          <w:rPrChange w:id="1873" w:author="JY0225" w:date="2017-08-24T11:12:00Z">
            <w:rPr>
              <w:rFonts w:ascii="Times New Roman" w:hAnsi="Times New Roman" w:hint="eastAsia"/>
              <w:spacing w:val="10"/>
            </w:rPr>
          </w:rPrChange>
        </w:rPr>
        <w:t>中，</w:t>
      </w:r>
      <w:r w:rsidRPr="00B207B1">
        <w:rPr>
          <w:rFonts w:hAnsiTheme="minorEastAsia" w:hint="eastAsia"/>
          <w:rPrChange w:id="1874" w:author="JY0225" w:date="2017-08-24T11:12:00Z">
            <w:rPr>
              <w:rFonts w:ascii="Times New Roman" w:hAnsi="Times New Roman" w:hint="eastAsia"/>
              <w:spacing w:val="10"/>
            </w:rPr>
          </w:rPrChange>
        </w:rPr>
        <w:t>首先需要</w:t>
      </w:r>
      <w:r w:rsidR="002E0207" w:rsidRPr="00B207B1">
        <w:rPr>
          <w:rFonts w:hAnsiTheme="minorEastAsia" w:hint="eastAsia"/>
          <w:rPrChange w:id="1875" w:author="JY0225" w:date="2017-08-24T11:12:00Z">
            <w:rPr>
              <w:rFonts w:ascii="Times New Roman" w:hAnsi="Times New Roman" w:hint="eastAsia"/>
              <w:spacing w:val="10"/>
            </w:rPr>
          </w:rPrChange>
        </w:rPr>
        <w:t>将</w:t>
      </w:r>
      <w:r w:rsidRPr="00B207B1">
        <w:rPr>
          <w:rFonts w:hAnsiTheme="minorEastAsia" w:hint="eastAsia"/>
          <w:rPrChange w:id="1876" w:author="JY0225" w:date="2017-08-24T11:12:00Z">
            <w:rPr>
              <w:rFonts w:ascii="Times New Roman" w:hAnsi="Times New Roman" w:hint="eastAsia"/>
              <w:spacing w:val="10"/>
            </w:rPr>
          </w:rPrChange>
        </w:rPr>
        <w:t>上传的文件拆分为固定大小的</w:t>
      </w:r>
      <w:r w:rsidR="00853557" w:rsidRPr="00B207B1">
        <w:rPr>
          <w:rFonts w:hAnsiTheme="minorEastAsia" w:hint="eastAsia"/>
          <w:rPrChange w:id="1877" w:author="JY0225" w:date="2017-08-24T11:12:00Z">
            <w:rPr>
              <w:rFonts w:ascii="Times New Roman" w:hAnsi="Times New Roman" w:hint="eastAsia"/>
              <w:spacing w:val="10"/>
            </w:rPr>
          </w:rPrChange>
        </w:rPr>
        <w:t>部分</w:t>
      </w:r>
      <w:r w:rsidRPr="00B207B1">
        <w:rPr>
          <w:rFonts w:hAnsiTheme="minorEastAsia" w:hint="eastAsia"/>
          <w:rPrChange w:id="1878" w:author="JY0225" w:date="2017-08-24T11:12:00Z">
            <w:rPr>
              <w:rFonts w:ascii="Times New Roman" w:hAnsi="Times New Roman" w:hint="eastAsia"/>
              <w:spacing w:val="10"/>
            </w:rPr>
          </w:rPrChange>
        </w:rPr>
        <w:t>，</w:t>
      </w:r>
      <w:r w:rsidR="007C1229" w:rsidRPr="00B207B1">
        <w:rPr>
          <w:rFonts w:hAnsiTheme="minorEastAsia" w:hint="eastAsia"/>
          <w:rPrChange w:id="1879" w:author="JY0225" w:date="2017-08-24T11:12:00Z">
            <w:rPr>
              <w:rFonts w:ascii="Times New Roman" w:hAnsi="Times New Roman" w:hint="eastAsia"/>
              <w:spacing w:val="10"/>
            </w:rPr>
          </w:rPrChange>
        </w:rPr>
        <w:t>随后</w:t>
      </w:r>
      <w:r w:rsidR="00DA67DB" w:rsidRPr="00B207B1">
        <w:rPr>
          <w:rFonts w:hAnsiTheme="minorEastAsia" w:hint="eastAsia"/>
          <w:rPrChange w:id="1880" w:author="JY0225" w:date="2017-08-24T11:12:00Z">
            <w:rPr>
              <w:rFonts w:ascii="Times New Roman" w:hAnsi="Times New Roman" w:hint="eastAsia"/>
              <w:spacing w:val="10"/>
            </w:rPr>
          </w:rPrChange>
        </w:rPr>
        <w:t>逐</w:t>
      </w:r>
      <w:r w:rsidR="00DA67DB" w:rsidRPr="00B207B1">
        <w:rPr>
          <w:rFonts w:hAnsiTheme="minorEastAsia" w:hint="eastAsia"/>
          <w:rPrChange w:id="1881" w:author="JY0225" w:date="2017-08-24T11:12:00Z">
            <w:rPr>
              <w:rFonts w:ascii="Times New Roman" w:hAnsi="Times New Roman" w:hint="eastAsia"/>
              <w:spacing w:val="10"/>
            </w:rPr>
          </w:rPrChange>
        </w:rPr>
        <w:lastRenderedPageBreak/>
        <w:t>一</w:t>
      </w:r>
      <w:r w:rsidR="00E84A38" w:rsidRPr="00B207B1">
        <w:rPr>
          <w:rFonts w:hAnsiTheme="minorEastAsia" w:hint="eastAsia"/>
          <w:rPrChange w:id="1882" w:author="JY0225" w:date="2017-08-24T11:12:00Z">
            <w:rPr>
              <w:rFonts w:ascii="Times New Roman" w:hAnsi="Times New Roman" w:hint="eastAsia"/>
              <w:spacing w:val="10"/>
            </w:rPr>
          </w:rPrChange>
        </w:rPr>
        <w:t>发送</w:t>
      </w:r>
      <w:r w:rsidR="00E84A38" w:rsidRPr="00B207B1">
        <w:rPr>
          <w:rFonts w:hAnsiTheme="minorEastAsia"/>
          <w:rPrChange w:id="1883" w:author="JY0225" w:date="2017-08-24T11:12:00Z">
            <w:rPr>
              <w:rFonts w:ascii="Times New Roman" w:hAnsi="Times New Roman"/>
              <w:spacing w:val="10"/>
            </w:rPr>
          </w:rPrChange>
        </w:rPr>
        <w:t>PUT</w:t>
      </w:r>
      <w:r w:rsidR="00E84A38" w:rsidRPr="00B207B1">
        <w:rPr>
          <w:rFonts w:hAnsiTheme="minorEastAsia" w:hint="eastAsia"/>
          <w:rPrChange w:id="1884" w:author="JY0225" w:date="2017-08-24T11:12:00Z">
            <w:rPr>
              <w:rFonts w:ascii="Times New Roman" w:hAnsi="Times New Roman" w:hint="eastAsia"/>
              <w:spacing w:val="10"/>
            </w:rPr>
          </w:rPrChange>
        </w:rPr>
        <w:t>请求到服务器</w:t>
      </w:r>
      <w:r w:rsidRPr="00B207B1">
        <w:rPr>
          <w:rFonts w:hAnsiTheme="minorEastAsia" w:hint="eastAsia"/>
          <w:rPrChange w:id="1885" w:author="JY0225" w:date="2017-08-24T11:12:00Z">
            <w:rPr>
              <w:rFonts w:ascii="Times New Roman" w:hAnsi="Times New Roman" w:hint="eastAsia"/>
              <w:spacing w:val="10"/>
            </w:rPr>
          </w:rPrChange>
        </w:rPr>
        <w:t>。</w:t>
      </w:r>
      <w:r w:rsidR="007368B6" w:rsidRPr="00B207B1">
        <w:rPr>
          <w:rFonts w:hAnsiTheme="minorEastAsia" w:hint="eastAsia"/>
          <w:rPrChange w:id="1886" w:author="JY0225" w:date="2017-08-24T11:12:00Z">
            <w:rPr>
              <w:rFonts w:ascii="Times New Roman" w:hAnsi="Times New Roman" w:hint="eastAsia"/>
              <w:spacing w:val="10"/>
            </w:rPr>
          </w:rPrChange>
        </w:rPr>
        <w:t>请求</w:t>
      </w:r>
      <w:r w:rsidR="00934418" w:rsidRPr="00B207B1">
        <w:rPr>
          <w:rFonts w:hAnsiTheme="minorEastAsia" w:hint="eastAsia"/>
          <w:rPrChange w:id="1887" w:author="JY0225" w:date="2017-08-24T11:12:00Z">
            <w:rPr>
              <w:rFonts w:ascii="Times New Roman" w:hAnsi="Times New Roman" w:hint="eastAsia"/>
              <w:spacing w:val="10"/>
            </w:rPr>
          </w:rPrChange>
        </w:rPr>
        <w:t>报文</w:t>
      </w:r>
      <w:r w:rsidR="007368B6" w:rsidRPr="00B207B1">
        <w:rPr>
          <w:rFonts w:hAnsiTheme="minorEastAsia" w:hint="eastAsia"/>
          <w:rPrChange w:id="1888" w:author="JY0225" w:date="2017-08-24T11:12:00Z">
            <w:rPr>
              <w:rFonts w:ascii="Times New Roman" w:hAnsi="Times New Roman" w:hint="eastAsia"/>
              <w:spacing w:val="10"/>
            </w:rPr>
          </w:rPrChange>
        </w:rPr>
        <w:t>中需要包含</w:t>
      </w:r>
      <w:r w:rsidR="00E618D5" w:rsidRPr="00B207B1">
        <w:rPr>
          <w:rFonts w:hAnsiTheme="minorEastAsia"/>
          <w:rPrChange w:id="1889" w:author="JY0225" w:date="2017-08-24T11:12:00Z">
            <w:rPr>
              <w:rFonts w:ascii="Times New Roman" w:hAnsi="Times New Roman"/>
              <w:spacing w:val="10"/>
            </w:rPr>
          </w:rPrChange>
        </w:rPr>
        <w:t>Range</w:t>
      </w:r>
      <w:r w:rsidR="00CB4B0E" w:rsidRPr="00B207B1">
        <w:rPr>
          <w:rFonts w:hAnsiTheme="minorEastAsia" w:hint="eastAsia"/>
          <w:rPrChange w:id="1890" w:author="JY0225" w:date="2017-08-24T11:12:00Z">
            <w:rPr>
              <w:rFonts w:ascii="Times New Roman" w:hAnsi="Times New Roman" w:hint="eastAsia"/>
              <w:spacing w:val="10"/>
            </w:rPr>
          </w:rPrChange>
        </w:rPr>
        <w:t>字段</w:t>
      </w:r>
      <w:r w:rsidR="00E47D20" w:rsidRPr="00B207B1">
        <w:rPr>
          <w:rFonts w:hAnsiTheme="minorEastAsia" w:hint="eastAsia"/>
          <w:rPrChange w:id="1891" w:author="JY0225" w:date="2017-08-24T11:12:00Z">
            <w:rPr>
              <w:rFonts w:ascii="Times New Roman" w:hAnsi="Times New Roman" w:hint="eastAsia"/>
              <w:spacing w:val="10"/>
            </w:rPr>
          </w:rPrChange>
        </w:rPr>
        <w:t>，表示当前请求上传数据的字节范围</w:t>
      </w:r>
      <w:r w:rsidR="00CB4B0E" w:rsidRPr="00B207B1">
        <w:rPr>
          <w:rFonts w:hAnsiTheme="minorEastAsia" w:hint="eastAsia"/>
          <w:rPrChange w:id="1892" w:author="JY0225" w:date="2017-08-24T11:12:00Z">
            <w:rPr>
              <w:rFonts w:ascii="Times New Roman" w:hAnsi="Times New Roman" w:hint="eastAsia"/>
              <w:spacing w:val="10"/>
            </w:rPr>
          </w:rPrChange>
        </w:rPr>
        <w:t>。</w:t>
      </w:r>
      <w:r w:rsidR="00426AF2" w:rsidRPr="00B207B1">
        <w:rPr>
          <w:rFonts w:hAnsiTheme="minorEastAsia" w:hint="eastAsia"/>
          <w:rPrChange w:id="1893" w:author="JY0225" w:date="2017-08-24T11:12:00Z">
            <w:rPr>
              <w:rFonts w:ascii="Times New Roman" w:hAnsi="Times New Roman" w:hint="eastAsia"/>
              <w:spacing w:val="10"/>
            </w:rPr>
          </w:rPrChange>
        </w:rPr>
        <w:t>一旦发生</w:t>
      </w:r>
      <w:r w:rsidR="0003283F" w:rsidRPr="00B207B1">
        <w:rPr>
          <w:rFonts w:hAnsiTheme="minorEastAsia" w:hint="eastAsia"/>
          <w:rPrChange w:id="1894" w:author="JY0225" w:date="2017-08-24T11:12:00Z">
            <w:rPr>
              <w:rFonts w:ascii="Times New Roman" w:hAnsi="Times New Roman" w:hint="eastAsia"/>
              <w:spacing w:val="10"/>
            </w:rPr>
          </w:rPrChange>
        </w:rPr>
        <w:t>网络</w:t>
      </w:r>
      <w:r w:rsidR="00426AF2" w:rsidRPr="00B207B1">
        <w:rPr>
          <w:rFonts w:hAnsiTheme="minorEastAsia" w:hint="eastAsia"/>
          <w:rPrChange w:id="1895" w:author="JY0225" w:date="2017-08-24T11:12:00Z">
            <w:rPr>
              <w:rFonts w:ascii="Times New Roman" w:hAnsi="Times New Roman" w:hint="eastAsia"/>
              <w:spacing w:val="10"/>
            </w:rPr>
          </w:rPrChange>
        </w:rPr>
        <w:t>中断，下次连接时</w:t>
      </w:r>
      <w:r w:rsidR="00EB077F" w:rsidRPr="00B207B1">
        <w:rPr>
          <w:rFonts w:hAnsiTheme="minorEastAsia" w:hint="eastAsia"/>
          <w:rPrChange w:id="1896" w:author="JY0225" w:date="2017-08-24T11:12:00Z">
            <w:rPr>
              <w:rFonts w:ascii="Times New Roman" w:hAnsi="Times New Roman" w:hint="eastAsia"/>
              <w:spacing w:val="10"/>
            </w:rPr>
          </w:rPrChange>
        </w:rPr>
        <w:t>首先发送一个</w:t>
      </w:r>
      <w:r w:rsidR="00F020C2" w:rsidRPr="00B207B1">
        <w:rPr>
          <w:rFonts w:hAnsiTheme="minorEastAsia"/>
          <w:rPrChange w:id="1897" w:author="JY0225" w:date="2017-08-24T11:12:00Z">
            <w:rPr>
              <w:rFonts w:ascii="Times New Roman" w:hAnsi="Times New Roman"/>
              <w:spacing w:val="10"/>
            </w:rPr>
          </w:rPrChange>
        </w:rPr>
        <w:t>GET</w:t>
      </w:r>
      <w:r w:rsidR="00EB077F" w:rsidRPr="00B207B1">
        <w:rPr>
          <w:rFonts w:hAnsiTheme="minorEastAsia" w:hint="eastAsia"/>
          <w:rPrChange w:id="1898" w:author="JY0225" w:date="2017-08-24T11:12:00Z">
            <w:rPr>
              <w:rFonts w:ascii="Times New Roman" w:hAnsi="Times New Roman" w:hint="eastAsia"/>
              <w:spacing w:val="10"/>
            </w:rPr>
          </w:rPrChange>
        </w:rPr>
        <w:t>请求到服务器，在请求的</w:t>
      </w:r>
      <w:r w:rsidR="00EB077F" w:rsidRPr="00B207B1">
        <w:rPr>
          <w:rFonts w:hAnsiTheme="minorEastAsia"/>
          <w:rPrChange w:id="1899" w:author="JY0225" w:date="2017-08-24T11:12:00Z">
            <w:rPr>
              <w:rFonts w:ascii="Times New Roman" w:hAnsi="Times New Roman"/>
              <w:spacing w:val="10"/>
            </w:rPr>
          </w:rPrChange>
        </w:rPr>
        <w:t>header</w:t>
      </w:r>
      <w:r w:rsidR="00EB077F" w:rsidRPr="00B207B1">
        <w:rPr>
          <w:rFonts w:hAnsiTheme="minorEastAsia" w:hint="eastAsia"/>
          <w:rPrChange w:id="1900" w:author="JY0225" w:date="2017-08-24T11:12:00Z">
            <w:rPr>
              <w:rFonts w:ascii="Times New Roman" w:hAnsi="Times New Roman" w:hint="eastAsia"/>
              <w:spacing w:val="10"/>
            </w:rPr>
          </w:rPrChange>
        </w:rPr>
        <w:t>中放一个</w:t>
      </w:r>
      <w:r w:rsidR="00EB077F" w:rsidRPr="00B207B1">
        <w:rPr>
          <w:rFonts w:hAnsiTheme="minorEastAsia"/>
          <w:rPrChange w:id="1901" w:author="JY0225" w:date="2017-08-24T11:12:00Z">
            <w:rPr>
              <w:rFonts w:ascii="Times New Roman" w:hAnsi="Times New Roman"/>
              <w:spacing w:val="10"/>
            </w:rPr>
          </w:rPrChange>
        </w:rPr>
        <w:t>Content-Range</w:t>
      </w:r>
      <w:r w:rsidR="00EB077F" w:rsidRPr="00B207B1">
        <w:rPr>
          <w:rFonts w:hAnsiTheme="minorEastAsia" w:hint="eastAsia"/>
          <w:rPrChange w:id="1902" w:author="JY0225" w:date="2017-08-24T11:12:00Z">
            <w:rPr>
              <w:rFonts w:ascii="Times New Roman" w:hAnsi="Times New Roman" w:hint="eastAsia"/>
              <w:spacing w:val="10"/>
            </w:rPr>
          </w:rPrChange>
        </w:rPr>
        <w:t>字段，通过服务器返回的信息，</w:t>
      </w:r>
      <w:r w:rsidR="002504DA" w:rsidRPr="00B207B1">
        <w:rPr>
          <w:rFonts w:hAnsiTheme="minorEastAsia" w:hint="eastAsia"/>
          <w:rPrChange w:id="1903" w:author="JY0225" w:date="2017-08-24T11:12:00Z">
            <w:rPr>
              <w:rFonts w:ascii="Times New Roman" w:hAnsi="Times New Roman" w:hint="eastAsia"/>
              <w:spacing w:val="10"/>
            </w:rPr>
          </w:rPrChange>
        </w:rPr>
        <w:t>从</w:t>
      </w:r>
      <w:r w:rsidR="004B7D98" w:rsidRPr="00B207B1">
        <w:rPr>
          <w:rFonts w:hAnsiTheme="minorEastAsia"/>
          <w:rPrChange w:id="1904" w:author="JY0225" w:date="2017-08-24T11:12:00Z">
            <w:rPr>
              <w:rFonts w:ascii="Times New Roman" w:hAnsi="Times New Roman"/>
              <w:spacing w:val="10"/>
            </w:rPr>
          </w:rPrChange>
        </w:rPr>
        <w:t>Content-</w:t>
      </w:r>
      <w:r w:rsidR="00EB077F" w:rsidRPr="00B207B1">
        <w:rPr>
          <w:rFonts w:hAnsiTheme="minorEastAsia"/>
          <w:rPrChange w:id="1905" w:author="JY0225" w:date="2017-08-24T11:12:00Z">
            <w:rPr>
              <w:rFonts w:ascii="Times New Roman" w:hAnsi="Times New Roman"/>
              <w:spacing w:val="10"/>
            </w:rPr>
          </w:rPrChange>
        </w:rPr>
        <w:t>Range</w:t>
      </w:r>
      <w:r w:rsidR="00EB077F" w:rsidRPr="00B207B1">
        <w:rPr>
          <w:rFonts w:hAnsiTheme="minorEastAsia" w:hint="eastAsia"/>
          <w:rPrChange w:id="1906" w:author="JY0225" w:date="2017-08-24T11:12:00Z">
            <w:rPr>
              <w:rFonts w:ascii="Times New Roman" w:hAnsi="Times New Roman" w:hint="eastAsia"/>
              <w:spacing w:val="10"/>
            </w:rPr>
          </w:rPrChange>
        </w:rPr>
        <w:t>字段中获取已上传的字节数，之后</w:t>
      </w:r>
      <w:r w:rsidR="00851CC8" w:rsidRPr="00B207B1">
        <w:rPr>
          <w:rFonts w:hAnsiTheme="minorEastAsia" w:hint="eastAsia"/>
          <w:rPrChange w:id="1907" w:author="JY0225" w:date="2017-08-24T11:12:00Z">
            <w:rPr>
              <w:rFonts w:ascii="Times New Roman" w:hAnsi="Times New Roman" w:hint="eastAsia"/>
              <w:spacing w:val="10"/>
            </w:rPr>
          </w:rPrChange>
        </w:rPr>
        <w:t>再</w:t>
      </w:r>
      <w:r w:rsidR="003C14C9" w:rsidRPr="00B207B1">
        <w:rPr>
          <w:rFonts w:hAnsiTheme="minorEastAsia" w:hint="eastAsia"/>
          <w:rPrChange w:id="1908" w:author="JY0225" w:date="2017-08-24T11:12:00Z">
            <w:rPr>
              <w:rFonts w:ascii="Times New Roman" w:hAnsi="Times New Roman" w:hint="eastAsia"/>
              <w:spacing w:val="10"/>
            </w:rPr>
          </w:rPrChange>
        </w:rPr>
        <w:t>将</w:t>
      </w:r>
      <w:r w:rsidR="00950E11" w:rsidRPr="00B207B1">
        <w:rPr>
          <w:rFonts w:hAnsiTheme="minorEastAsia" w:hint="eastAsia"/>
          <w:rPrChange w:id="1909" w:author="JY0225" w:date="2017-08-24T11:12:00Z">
            <w:rPr>
              <w:rFonts w:ascii="Times New Roman" w:hAnsi="Times New Roman" w:hint="eastAsia"/>
              <w:spacing w:val="10"/>
            </w:rPr>
          </w:rPrChange>
        </w:rPr>
        <w:t>剩余字节的上传至服务器</w:t>
      </w:r>
      <w:r w:rsidR="00EB077F" w:rsidRPr="00B207B1">
        <w:rPr>
          <w:rFonts w:hAnsiTheme="minorEastAsia" w:hint="eastAsia"/>
          <w:rPrChange w:id="1910" w:author="JY0225" w:date="2017-08-24T11:12:00Z">
            <w:rPr>
              <w:rFonts w:ascii="Times New Roman" w:hAnsi="Times New Roman" w:hint="eastAsia"/>
              <w:spacing w:val="10"/>
            </w:rPr>
          </w:rPrChange>
        </w:rPr>
        <w:t>。</w:t>
      </w:r>
    </w:p>
    <w:p w14:paraId="37FD1FBB" w14:textId="77777777" w:rsidR="00E93C4C" w:rsidRPr="00B207B1" w:rsidRDefault="00E93C4C">
      <w:pPr>
        <w:pStyle w:val="21"/>
        <w:spacing w:line="240" w:lineRule="auto"/>
        <w:pPrChange w:id="1911" w:author="微软用户" w:date="2017-08-18T22:48:00Z">
          <w:pPr>
            <w:pStyle w:val="21"/>
          </w:pPr>
        </w:pPrChange>
      </w:pPr>
      <w:bookmarkStart w:id="1912" w:name="_Toc491952426"/>
      <w:r w:rsidRPr="00B207B1">
        <w:t>2.</w:t>
      </w:r>
      <w:ins w:id="1913" w:author="微软用户" w:date="2017-08-20T11:03:00Z">
        <w:r w:rsidR="00FF6B2D" w:rsidRPr="00B207B1">
          <w:t>5</w:t>
        </w:r>
      </w:ins>
      <w:ins w:id="1914" w:author="微软用户" w:date="2017-08-20T10:26:00Z">
        <w:del w:id="1915" w:author="微软用户" w:date="2017-08-20T11:03:00Z">
          <w:r w:rsidR="00A15958" w:rsidRPr="00B207B1" w:rsidDel="00FF6B2D">
            <w:delText>4</w:delText>
          </w:r>
        </w:del>
      </w:ins>
      <w:del w:id="1916" w:author="微软用户" w:date="2017-08-20T10:26:00Z">
        <w:r w:rsidR="00F150B0" w:rsidRPr="00B207B1" w:rsidDel="00A15958">
          <w:delText>3</w:delText>
        </w:r>
      </w:del>
      <w:r w:rsidRPr="00B207B1">
        <w:t xml:space="preserve"> </w:t>
      </w:r>
      <w:r w:rsidR="00B15067" w:rsidRPr="00B207B1">
        <w:t>WebSocket</w:t>
      </w:r>
      <w:bookmarkEnd w:id="1912"/>
      <w:r w:rsidR="002C17DD" w:rsidRPr="00B207B1">
        <w:t xml:space="preserve"> </w:t>
      </w:r>
    </w:p>
    <w:p w14:paraId="04B71F1B" w14:textId="7CB74826" w:rsidR="008C1AB1" w:rsidRPr="00B207B1" w:rsidRDefault="0029494A">
      <w:pPr>
        <w:spacing w:line="400" w:lineRule="exact"/>
        <w:ind w:firstLine="420"/>
        <w:rPr>
          <w:ins w:id="1917" w:author="JY0225" w:date="2017-08-22T21:19:00Z"/>
          <w:rFonts w:hAnsiTheme="minorEastAsia"/>
          <w:rPrChange w:id="1918" w:author="JY0225" w:date="2017-08-24T11:12:00Z">
            <w:rPr>
              <w:ins w:id="1919" w:author="JY0225" w:date="2017-08-22T21:19:00Z"/>
              <w:rFonts w:ascii="Times New Roman" w:hAnsi="Times New Roman"/>
              <w:spacing w:val="10"/>
            </w:rPr>
          </w:rPrChange>
        </w:rPr>
      </w:pPr>
      <w:r w:rsidRPr="00B207B1">
        <w:rPr>
          <w:rFonts w:hAnsiTheme="minorEastAsia"/>
          <w:rPrChange w:id="1920" w:author="JY0225" w:date="2017-08-24T11:12:00Z">
            <w:rPr>
              <w:rFonts w:ascii="Times New Roman" w:hAnsi="Times New Roman"/>
              <w:spacing w:val="10"/>
            </w:rPr>
          </w:rPrChange>
        </w:rPr>
        <w:t>WebSocket</w:t>
      </w:r>
      <w:r w:rsidR="00EF4164" w:rsidRPr="00B207B1">
        <w:rPr>
          <w:rFonts w:hAnsiTheme="minorEastAsia" w:hint="eastAsia"/>
          <w:rPrChange w:id="1921" w:author="JY0225" w:date="2017-08-24T11:12:00Z">
            <w:rPr>
              <w:rFonts w:ascii="Times New Roman" w:hAnsi="Times New Roman" w:hint="eastAsia"/>
              <w:spacing w:val="10"/>
            </w:rPr>
          </w:rPrChange>
        </w:rPr>
        <w:t>主要</w:t>
      </w:r>
      <w:r w:rsidR="008B6754" w:rsidRPr="00B207B1">
        <w:rPr>
          <w:rFonts w:hAnsiTheme="minorEastAsia" w:hint="eastAsia"/>
          <w:rPrChange w:id="1922" w:author="JY0225" w:date="2017-08-24T11:12:00Z">
            <w:rPr>
              <w:rFonts w:ascii="Times New Roman" w:hAnsi="Times New Roman" w:hint="eastAsia"/>
              <w:spacing w:val="10"/>
            </w:rPr>
          </w:rPrChange>
        </w:rPr>
        <w:t>用于</w:t>
      </w:r>
      <w:r w:rsidRPr="00B207B1">
        <w:rPr>
          <w:rFonts w:hAnsiTheme="minorEastAsia"/>
          <w:rPrChange w:id="1923" w:author="JY0225" w:date="2017-08-24T11:12:00Z">
            <w:rPr>
              <w:rFonts w:ascii="Times New Roman" w:hAnsi="Times New Roman"/>
              <w:spacing w:val="10"/>
            </w:rPr>
          </w:rPrChange>
        </w:rPr>
        <w:t>Web</w:t>
      </w:r>
      <w:r w:rsidRPr="00B207B1">
        <w:rPr>
          <w:rFonts w:hAnsiTheme="minorEastAsia" w:hint="eastAsia"/>
          <w:rPrChange w:id="1924" w:author="JY0225" w:date="2017-08-24T11:12:00Z">
            <w:rPr>
              <w:rFonts w:ascii="Times New Roman" w:hAnsi="Times New Roman" w:hint="eastAsia"/>
              <w:spacing w:val="10"/>
            </w:rPr>
          </w:rPrChange>
        </w:rPr>
        <w:t>浏览器和服务器之间进行</w:t>
      </w:r>
      <w:r w:rsidR="00126533" w:rsidRPr="00B207B1">
        <w:rPr>
          <w:rFonts w:hAnsiTheme="minorEastAsia" w:hint="eastAsia"/>
          <w:rPrChange w:id="1925" w:author="JY0225" w:date="2017-08-24T11:12:00Z">
            <w:rPr>
              <w:rFonts w:ascii="Times New Roman" w:hAnsi="Times New Roman" w:hint="eastAsia"/>
              <w:spacing w:val="10"/>
            </w:rPr>
          </w:rPrChange>
        </w:rPr>
        <w:t>双向数据传输</w:t>
      </w:r>
      <w:ins w:id="1926" w:author="Liu, Wu" w:date="2017-08-29T10:43:00Z">
        <w:r w:rsidR="00A56094" w:rsidRPr="00B207B1">
          <w:rPr>
            <w:rFonts w:hAnsiTheme="minorEastAsia"/>
            <w:color w:val="000000" w:themeColor="text1"/>
            <w:vertAlign w:val="superscript"/>
          </w:rPr>
          <w:fldChar w:fldCharType="begin"/>
        </w:r>
        <w:r w:rsidR="00A56094" w:rsidRPr="00B207B1">
          <w:rPr>
            <w:rFonts w:hAnsiTheme="minorEastAsia"/>
            <w:color w:val="000000" w:themeColor="text1"/>
            <w:vertAlign w:val="superscript"/>
          </w:rPr>
          <w:instrText xml:space="preserve"> REF _Ref489794026 \r \h  \* MERGEFORMAT </w:instrText>
        </w:r>
      </w:ins>
      <w:r w:rsidR="00A56094" w:rsidRPr="00B207B1">
        <w:rPr>
          <w:rFonts w:hAnsiTheme="minorEastAsia"/>
          <w:color w:val="000000" w:themeColor="text1"/>
          <w:vertAlign w:val="superscript"/>
        </w:rPr>
      </w:r>
      <w:ins w:id="1927" w:author="Liu, Wu" w:date="2017-08-29T10:43:00Z">
        <w:r w:rsidR="00A56094"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[25]</w:t>
      </w:r>
      <w:ins w:id="1928" w:author="Liu, Wu" w:date="2017-08-29T10:43:00Z">
        <w:r w:rsidR="00A56094" w:rsidRPr="00B207B1">
          <w:rPr>
            <w:rFonts w:hAnsiTheme="minorEastAsia"/>
            <w:color w:val="000000" w:themeColor="text1"/>
            <w:vertAlign w:val="superscript"/>
          </w:rPr>
          <w:fldChar w:fldCharType="end"/>
        </w:r>
      </w:ins>
      <w:r w:rsidR="00AD6453" w:rsidRPr="00B207B1">
        <w:rPr>
          <w:rFonts w:hAnsiTheme="minorEastAsia" w:hint="eastAsia"/>
          <w:rPrChange w:id="1929" w:author="JY0225" w:date="2017-08-24T11:12:00Z">
            <w:rPr>
              <w:rFonts w:ascii="Times New Roman" w:hAnsi="Times New Roman" w:hint="eastAsia"/>
              <w:spacing w:val="10"/>
            </w:rPr>
          </w:rPrChange>
        </w:rPr>
        <w:t>，相较于</w:t>
      </w:r>
      <w:r w:rsidR="00AD6453" w:rsidRPr="00B207B1">
        <w:rPr>
          <w:rFonts w:hAnsiTheme="minorEastAsia"/>
          <w:rPrChange w:id="1930" w:author="JY0225" w:date="2017-08-24T11:12:00Z">
            <w:rPr>
              <w:rFonts w:ascii="Times New Roman" w:hAnsi="Times New Roman"/>
              <w:spacing w:val="10"/>
            </w:rPr>
          </w:rPrChange>
        </w:rPr>
        <w:t>Ajax</w:t>
      </w:r>
      <w:r w:rsidR="00AD6453" w:rsidRPr="00B207B1">
        <w:rPr>
          <w:rFonts w:hAnsiTheme="minorEastAsia" w:hint="eastAsia"/>
          <w:rPrChange w:id="1931" w:author="JY0225" w:date="2017-08-24T11:12:00Z">
            <w:rPr>
              <w:rFonts w:ascii="Times New Roman" w:hAnsi="Times New Roman" w:hint="eastAsia"/>
              <w:spacing w:val="10"/>
            </w:rPr>
          </w:rPrChange>
        </w:rPr>
        <w:t>技术需要客户端发起请求，</w:t>
      </w:r>
      <w:r w:rsidR="00AD6453" w:rsidRPr="00B207B1">
        <w:rPr>
          <w:rFonts w:hAnsiTheme="minorEastAsia"/>
          <w:rPrChange w:id="1932" w:author="JY0225" w:date="2017-08-24T11:12:00Z">
            <w:rPr>
              <w:rFonts w:ascii="Times New Roman" w:hAnsi="Times New Roman"/>
              <w:spacing w:val="10"/>
            </w:rPr>
          </w:rPrChange>
        </w:rPr>
        <w:t>WebSocket</w:t>
      </w:r>
      <w:r w:rsidR="00AD6453" w:rsidRPr="00B207B1">
        <w:rPr>
          <w:rFonts w:hAnsiTheme="minorEastAsia" w:hint="eastAsia"/>
          <w:rPrChange w:id="1933" w:author="JY0225" w:date="2017-08-24T11:12:00Z">
            <w:rPr>
              <w:rFonts w:ascii="Times New Roman" w:hAnsi="Times New Roman" w:hint="eastAsia"/>
              <w:spacing w:val="10"/>
            </w:rPr>
          </w:rPrChange>
        </w:rPr>
        <w:t>服务器和客户端可以彼此相互推送信息</w:t>
      </w:r>
      <w:r w:rsidR="009C725A" w:rsidRPr="00B207B1">
        <w:rPr>
          <w:rFonts w:hAnsiTheme="minorEastAsia" w:hint="eastAsia"/>
          <w:rPrChange w:id="1934" w:author="JY0225" w:date="2017-08-24T11:12:00Z">
            <w:rPr>
              <w:rFonts w:ascii="Times New Roman" w:hAnsi="Times New Roman" w:hint="eastAsia"/>
              <w:spacing w:val="10"/>
            </w:rPr>
          </w:rPrChange>
        </w:rPr>
        <w:t>，建立持续的</w:t>
      </w:r>
      <w:r w:rsidR="0090334D" w:rsidRPr="00B207B1">
        <w:rPr>
          <w:rFonts w:hAnsiTheme="minorEastAsia" w:hint="eastAsia"/>
          <w:rPrChange w:id="1935" w:author="JY0225" w:date="2017-08-24T11:12:00Z">
            <w:rPr>
              <w:rFonts w:ascii="Times New Roman" w:hAnsi="Times New Roman" w:hint="eastAsia"/>
              <w:spacing w:val="10"/>
            </w:rPr>
          </w:rPrChange>
        </w:rPr>
        <w:t>连接</w:t>
      </w:r>
      <w:r w:rsidRPr="00B207B1">
        <w:rPr>
          <w:rFonts w:hAnsiTheme="minorEastAsia" w:hint="eastAsia"/>
          <w:rPrChange w:id="1936" w:author="JY0225" w:date="2017-08-24T11:12:00Z">
            <w:rPr>
              <w:rFonts w:ascii="Times New Roman" w:hAnsi="Times New Roman" w:hint="eastAsia"/>
              <w:spacing w:val="10"/>
            </w:rPr>
          </w:rPrChange>
        </w:rPr>
        <w:t>。</w:t>
      </w:r>
      <w:r w:rsidR="00D83CB4" w:rsidRPr="00B207B1">
        <w:rPr>
          <w:rFonts w:hAnsiTheme="minorEastAsia" w:hint="eastAsia"/>
          <w:rPrChange w:id="1937" w:author="JY0225" w:date="2017-08-24T11:12:00Z">
            <w:rPr>
              <w:rFonts w:ascii="Times New Roman" w:hAnsi="Times New Roman" w:hint="eastAsia"/>
              <w:spacing w:val="10"/>
            </w:rPr>
          </w:rPrChange>
        </w:rPr>
        <w:t>其</w:t>
      </w:r>
      <w:r w:rsidRPr="00B207B1">
        <w:rPr>
          <w:rFonts w:hAnsiTheme="minorEastAsia" w:hint="eastAsia"/>
          <w:rPrChange w:id="1938" w:author="JY0225" w:date="2017-08-24T11:12:00Z">
            <w:rPr>
              <w:rFonts w:ascii="Times New Roman" w:hAnsi="Times New Roman" w:hint="eastAsia"/>
              <w:spacing w:val="10"/>
            </w:rPr>
          </w:rPrChange>
        </w:rPr>
        <w:t>协议基于</w:t>
      </w:r>
      <w:r w:rsidRPr="00B207B1">
        <w:rPr>
          <w:rFonts w:hAnsiTheme="minorEastAsia"/>
          <w:rPrChange w:id="1939" w:author="JY0225" w:date="2017-08-24T11:12:00Z">
            <w:rPr>
              <w:rFonts w:ascii="Times New Roman" w:hAnsi="Times New Roman"/>
              <w:spacing w:val="10"/>
            </w:rPr>
          </w:rPrChange>
        </w:rPr>
        <w:t>TCP</w:t>
      </w:r>
      <w:r w:rsidRPr="00B207B1">
        <w:rPr>
          <w:rFonts w:hAnsiTheme="minorEastAsia" w:hint="eastAsia"/>
          <w:rPrChange w:id="1940" w:author="JY0225" w:date="2017-08-24T11:12:00Z">
            <w:rPr>
              <w:rFonts w:ascii="Times New Roman" w:hAnsi="Times New Roman" w:hint="eastAsia"/>
              <w:spacing w:val="10"/>
            </w:rPr>
          </w:rPrChange>
        </w:rPr>
        <w:t>协议实现，包含初始的握手过程，以及后续的多次数据帧双向传输过程。其目的是在</w:t>
      </w:r>
      <w:r w:rsidR="00010001" w:rsidRPr="00B207B1">
        <w:rPr>
          <w:rFonts w:hAnsiTheme="minorEastAsia"/>
          <w:rPrChange w:id="1941" w:author="JY0225" w:date="2017-08-24T11:12:00Z">
            <w:rPr>
              <w:rFonts w:ascii="Times New Roman" w:hAnsi="Times New Roman"/>
              <w:spacing w:val="10"/>
            </w:rPr>
          </w:rPrChange>
        </w:rPr>
        <w:t>Web</w:t>
      </w:r>
      <w:r w:rsidRPr="00B207B1">
        <w:rPr>
          <w:rFonts w:hAnsiTheme="minorEastAsia" w:hint="eastAsia"/>
          <w:rPrChange w:id="1942" w:author="JY0225" w:date="2017-08-24T11:12:00Z">
            <w:rPr>
              <w:rFonts w:ascii="Times New Roman" w:hAnsi="Times New Roman" w:hint="eastAsia"/>
              <w:spacing w:val="10"/>
            </w:rPr>
          </w:rPrChange>
        </w:rPr>
        <w:t>应用和</w:t>
      </w:r>
      <w:r w:rsidR="00355F2D" w:rsidRPr="00B207B1">
        <w:rPr>
          <w:rFonts w:hAnsiTheme="minorEastAsia" w:hint="eastAsia"/>
          <w:rPrChange w:id="1943" w:author="JY0225" w:date="2017-08-24T11:12:00Z">
            <w:rPr>
              <w:rFonts w:ascii="Times New Roman" w:hAnsi="Times New Roman" w:hint="eastAsia"/>
              <w:spacing w:val="10"/>
            </w:rPr>
          </w:rPrChange>
        </w:rPr>
        <w:t>后台</w:t>
      </w:r>
      <w:r w:rsidR="00BD2492" w:rsidRPr="00B207B1">
        <w:rPr>
          <w:rFonts w:hAnsiTheme="minorEastAsia" w:hint="eastAsia"/>
          <w:rPrChange w:id="1944" w:author="JY0225" w:date="2017-08-24T11:12:00Z">
            <w:rPr>
              <w:rFonts w:ascii="Times New Roman" w:hAnsi="Times New Roman" w:hint="eastAsia"/>
              <w:spacing w:val="10"/>
            </w:rPr>
          </w:rPrChange>
        </w:rPr>
        <w:t>服务器进行</w:t>
      </w:r>
      <w:r w:rsidRPr="00B207B1">
        <w:rPr>
          <w:rFonts w:hAnsiTheme="minorEastAsia" w:hint="eastAsia"/>
          <w:rPrChange w:id="1945" w:author="JY0225" w:date="2017-08-24T11:12:00Z">
            <w:rPr>
              <w:rFonts w:ascii="Times New Roman" w:hAnsi="Times New Roman" w:hint="eastAsia"/>
              <w:spacing w:val="10"/>
            </w:rPr>
          </w:rPrChange>
        </w:rPr>
        <w:t>双向通信时，可以使服务器避免打开多个</w:t>
      </w:r>
      <w:r w:rsidRPr="00B207B1">
        <w:rPr>
          <w:rFonts w:hAnsiTheme="minorEastAsia"/>
          <w:rPrChange w:id="1946" w:author="JY0225" w:date="2017-08-24T11:12:00Z">
            <w:rPr>
              <w:rFonts w:ascii="Times New Roman" w:hAnsi="Times New Roman"/>
              <w:spacing w:val="10"/>
            </w:rPr>
          </w:rPrChange>
        </w:rPr>
        <w:t>HTTP</w:t>
      </w:r>
      <w:r w:rsidR="0088342A" w:rsidRPr="00B207B1">
        <w:rPr>
          <w:rFonts w:hAnsiTheme="minorEastAsia" w:hint="eastAsia"/>
          <w:rPrChange w:id="1947" w:author="JY0225" w:date="2017-08-24T11:12:00Z">
            <w:rPr>
              <w:rFonts w:ascii="Times New Roman" w:hAnsi="Times New Roman" w:hint="eastAsia"/>
              <w:spacing w:val="10"/>
            </w:rPr>
          </w:rPrChange>
        </w:rPr>
        <w:t>连接进行工作来节约资源，提高</w:t>
      </w:r>
      <w:r w:rsidRPr="00B207B1">
        <w:rPr>
          <w:rFonts w:hAnsiTheme="minorEastAsia" w:hint="eastAsia"/>
          <w:rPrChange w:id="1948" w:author="JY0225" w:date="2017-08-24T11:12:00Z">
            <w:rPr>
              <w:rFonts w:ascii="Times New Roman" w:hAnsi="Times New Roman" w:hint="eastAsia"/>
              <w:spacing w:val="10"/>
            </w:rPr>
          </w:rPrChange>
        </w:rPr>
        <w:t>工作效率和资源利用率</w:t>
      </w:r>
      <w:del w:id="1949" w:author="Liu, Wu" w:date="2017-08-29T10:42:00Z">
        <w:r w:rsidR="005469E3" w:rsidRPr="00B207B1" w:rsidDel="00A56094">
          <w:rPr>
            <w:rFonts w:hAnsiTheme="minorEastAsia"/>
            <w:color w:val="000000" w:themeColor="text1"/>
            <w:vertAlign w:val="superscript"/>
            <w:rPrChange w:id="1950" w:author="JY0225" w:date="2017-08-24T11:12:00Z">
              <w:rPr>
                <w:color w:val="000000" w:themeColor="text1"/>
                <w:vertAlign w:val="superscript"/>
              </w:rPr>
            </w:rPrChange>
          </w:rPr>
          <w:fldChar w:fldCharType="begin"/>
        </w:r>
        <w:r w:rsidR="005469E3" w:rsidRPr="00B207B1" w:rsidDel="00A56094">
          <w:rPr>
            <w:rFonts w:hAnsiTheme="minorEastAsia"/>
            <w:color w:val="000000" w:themeColor="text1"/>
            <w:vertAlign w:val="superscript"/>
            <w:rPrChange w:id="1951" w:author="JY0225" w:date="2017-08-24T11:12:00Z">
              <w:rPr>
                <w:color w:val="000000" w:themeColor="text1"/>
                <w:vertAlign w:val="superscript"/>
              </w:rPr>
            </w:rPrChange>
          </w:rPr>
          <w:delInstrText xml:space="preserve"> REF _Ref489794026 \r \h </w:delInstrText>
        </w:r>
        <w:r w:rsidR="001A0A27" w:rsidRPr="00B207B1" w:rsidDel="00A56094">
          <w:rPr>
            <w:rFonts w:hAnsiTheme="minorEastAsia"/>
            <w:color w:val="000000" w:themeColor="text1"/>
            <w:vertAlign w:val="superscript"/>
            <w:rPrChange w:id="1952" w:author="JY0225" w:date="2017-08-24T11:12:00Z">
              <w:rPr>
                <w:color w:val="000000" w:themeColor="text1"/>
                <w:vertAlign w:val="superscript"/>
              </w:rPr>
            </w:rPrChange>
          </w:rPr>
          <w:delInstrText xml:space="preserve"> \* MERGEFORMAT </w:delInstrText>
        </w:r>
        <w:r w:rsidR="005469E3" w:rsidRPr="00B207B1" w:rsidDel="00A56094">
          <w:rPr>
            <w:rFonts w:hAnsiTheme="minorEastAsia"/>
            <w:color w:val="000000" w:themeColor="text1"/>
            <w:vertAlign w:val="superscript"/>
            <w:rPrChange w:id="1953" w:author="JY0225" w:date="2017-08-24T11:12:00Z">
              <w:rPr>
                <w:rFonts w:hAnsiTheme="minorEastAsia"/>
                <w:color w:val="000000" w:themeColor="text1"/>
                <w:vertAlign w:val="superscript"/>
              </w:rPr>
            </w:rPrChange>
          </w:rPr>
        </w:r>
        <w:r w:rsidR="005469E3" w:rsidRPr="00B207B1" w:rsidDel="00A56094">
          <w:rPr>
            <w:rFonts w:hAnsiTheme="minorEastAsia"/>
            <w:color w:val="000000" w:themeColor="text1"/>
            <w:vertAlign w:val="superscript"/>
            <w:rPrChange w:id="1954" w:author="JY0225" w:date="2017-08-24T11:12:00Z">
              <w:rPr>
                <w:color w:val="000000" w:themeColor="text1"/>
                <w:vertAlign w:val="superscript"/>
              </w:rPr>
            </w:rPrChange>
          </w:rPr>
          <w:fldChar w:fldCharType="separate"/>
        </w:r>
      </w:del>
      <w:ins w:id="1955" w:author="微软用户" w:date="2017-08-24T22:18:00Z">
        <w:del w:id="1956" w:author="Liu, Wu" w:date="2017-08-29T10:42:00Z">
          <w:r w:rsidR="00C56CDB" w:rsidRPr="00B207B1" w:rsidDel="00A56094">
            <w:rPr>
              <w:rFonts w:hAnsiTheme="minorEastAsia"/>
              <w:color w:val="000000" w:themeColor="text1"/>
              <w:vertAlign w:val="superscript"/>
            </w:rPr>
            <w:delText>[25]</w:delText>
          </w:r>
        </w:del>
      </w:ins>
      <w:del w:id="1957" w:author="Liu, Wu" w:date="2017-08-29T10:42:00Z">
        <w:r w:rsidR="008E2759" w:rsidRPr="00B207B1" w:rsidDel="00A56094">
          <w:rPr>
            <w:rFonts w:hAnsiTheme="minorEastAsia"/>
            <w:color w:val="000000" w:themeColor="text1"/>
            <w:vertAlign w:val="superscript"/>
            <w:rPrChange w:id="1958" w:author="JY0225" w:date="2017-08-24T11:12:00Z">
              <w:rPr>
                <w:color w:val="000000" w:themeColor="text1"/>
                <w:vertAlign w:val="superscript"/>
              </w:rPr>
            </w:rPrChange>
          </w:rPr>
          <w:delText>[25]</w:delText>
        </w:r>
        <w:r w:rsidR="005469E3" w:rsidRPr="00B207B1" w:rsidDel="00A56094">
          <w:rPr>
            <w:rFonts w:hAnsiTheme="minorEastAsia"/>
            <w:color w:val="000000" w:themeColor="text1"/>
            <w:vertAlign w:val="superscript"/>
            <w:rPrChange w:id="1959" w:author="JY0225" w:date="2017-08-24T11:12:00Z">
              <w:rPr>
                <w:color w:val="000000" w:themeColor="text1"/>
                <w:vertAlign w:val="superscript"/>
              </w:rPr>
            </w:rPrChange>
          </w:rPr>
          <w:fldChar w:fldCharType="end"/>
        </w:r>
      </w:del>
      <w:r w:rsidR="00C465D9" w:rsidRPr="00B207B1">
        <w:rPr>
          <w:rFonts w:hAnsiTheme="minorEastAsia"/>
          <w:color w:val="000000" w:themeColor="text1"/>
          <w:vertAlign w:val="superscript"/>
          <w:rPrChange w:id="1960" w:author="JY0225" w:date="2017-08-24T11:12:00Z">
            <w:rPr>
              <w:color w:val="000000" w:themeColor="text1"/>
              <w:vertAlign w:val="superscript"/>
            </w:rPr>
          </w:rPrChange>
        </w:rPr>
        <w:fldChar w:fldCharType="begin"/>
      </w:r>
      <w:r w:rsidR="00C465D9" w:rsidRPr="00B207B1">
        <w:rPr>
          <w:rFonts w:hAnsiTheme="minorEastAsia"/>
          <w:color w:val="000000" w:themeColor="text1"/>
          <w:vertAlign w:val="superscript"/>
          <w:rPrChange w:id="1961" w:author="JY0225" w:date="2017-08-24T11:12:00Z">
            <w:rPr>
              <w:color w:val="000000" w:themeColor="text1"/>
              <w:vertAlign w:val="superscript"/>
            </w:rPr>
          </w:rPrChange>
        </w:rPr>
        <w:instrText xml:space="preserve"> REF _Ref489794119 \r \h </w:instrText>
      </w:r>
      <w:r w:rsidR="001A0A27" w:rsidRPr="00B207B1">
        <w:rPr>
          <w:rFonts w:hAnsiTheme="minorEastAsia"/>
          <w:color w:val="000000" w:themeColor="text1"/>
          <w:vertAlign w:val="superscript"/>
          <w:rPrChange w:id="1962" w:author="JY0225" w:date="2017-08-24T11:12:00Z">
            <w:rPr>
              <w:color w:val="000000" w:themeColor="text1"/>
              <w:vertAlign w:val="superscript"/>
            </w:rPr>
          </w:rPrChange>
        </w:rPr>
        <w:instrText xml:space="preserve"> \* MERGEFORMAT </w:instrText>
      </w:r>
      <w:r w:rsidR="00C465D9" w:rsidRPr="00B207B1">
        <w:rPr>
          <w:rFonts w:hAnsiTheme="minorEastAsia"/>
          <w:color w:val="000000" w:themeColor="text1"/>
          <w:vertAlign w:val="superscript"/>
          <w:rPrChange w:id="1963" w:author="JY0225" w:date="2017-08-24T11:12:00Z">
            <w:rPr>
              <w:rFonts w:hAnsiTheme="minorEastAsia"/>
              <w:color w:val="000000" w:themeColor="text1"/>
              <w:vertAlign w:val="superscript"/>
            </w:rPr>
          </w:rPrChange>
        </w:rPr>
      </w:r>
      <w:r w:rsidR="00C465D9" w:rsidRPr="00B207B1">
        <w:rPr>
          <w:rFonts w:hAnsiTheme="minorEastAsia"/>
          <w:color w:val="000000" w:themeColor="text1"/>
          <w:vertAlign w:val="superscript"/>
          <w:rPrChange w:id="1964" w:author="JY0225" w:date="2017-08-24T11:12:00Z">
            <w:rPr>
              <w:color w:val="000000" w:themeColor="text1"/>
              <w:vertAlign w:val="superscript"/>
            </w:rPr>
          </w:rPrChange>
        </w:rPr>
        <w:fldChar w:fldCharType="separate"/>
      </w:r>
      <w:r w:rsidR="003925A9">
        <w:rPr>
          <w:rFonts w:hAnsiTheme="minorEastAsia"/>
          <w:color w:val="000000" w:themeColor="text1"/>
          <w:vertAlign w:val="superscript"/>
        </w:rPr>
        <w:t>[26]</w:t>
      </w:r>
      <w:r w:rsidR="00C465D9" w:rsidRPr="00B207B1">
        <w:rPr>
          <w:rFonts w:hAnsiTheme="minorEastAsia"/>
          <w:color w:val="000000" w:themeColor="text1"/>
          <w:vertAlign w:val="superscript"/>
          <w:rPrChange w:id="1965" w:author="JY0225" w:date="2017-08-24T11:12:00Z">
            <w:rPr>
              <w:color w:val="000000" w:themeColor="text1"/>
              <w:vertAlign w:val="superscript"/>
            </w:rPr>
          </w:rPrChange>
        </w:rPr>
        <w:fldChar w:fldCharType="end"/>
      </w:r>
      <w:r w:rsidRPr="00B207B1">
        <w:rPr>
          <w:rFonts w:hAnsiTheme="minorEastAsia" w:hint="eastAsia"/>
          <w:rPrChange w:id="1966" w:author="JY0225" w:date="2017-08-24T11:12:00Z">
            <w:rPr>
              <w:rFonts w:ascii="Times New Roman" w:hAnsi="Times New Roman" w:hint="eastAsia"/>
              <w:spacing w:val="10"/>
            </w:rPr>
          </w:rPrChange>
        </w:rPr>
        <w:t>。</w:t>
      </w:r>
    </w:p>
    <w:p w14:paraId="0030FDF1" w14:textId="565A70B0" w:rsidR="00C85486" w:rsidRPr="00B207B1" w:rsidRDefault="002123CB">
      <w:pPr>
        <w:jc w:val="center"/>
        <w:pPrChange w:id="1967" w:author="JY0225" w:date="2017-08-22T21:19:00Z">
          <w:pPr>
            <w:spacing w:line="400" w:lineRule="exact"/>
            <w:ind w:firstLine="420"/>
          </w:pPr>
        </w:pPrChange>
      </w:pPr>
      <w:r>
        <w:object w:dxaOrig="7730" w:dyaOrig="7235" w14:anchorId="091D430D">
          <v:shape id="_x0000_i1026" type="#_x0000_t75" style="width:259.5pt;height:243pt" o:ole="">
            <v:imagedata r:id="rId22" o:title=""/>
          </v:shape>
          <o:OLEObject Type="Embed" ProgID="Visio.Drawing.15" ShapeID="_x0000_i1026" DrawAspect="Content" ObjectID="_1565696384" r:id="rId23"/>
        </w:object>
      </w:r>
    </w:p>
    <w:p w14:paraId="728AC3B1" w14:textId="77777777" w:rsidR="00E034C9" w:rsidRPr="00B207B1" w:rsidDel="00E034C9" w:rsidRDefault="00E034C9" w:rsidP="00E034C9">
      <w:pPr>
        <w:spacing w:line="400" w:lineRule="exact"/>
        <w:jc w:val="center"/>
        <w:rPr>
          <w:del w:id="1968" w:author="JY0225" w:date="2017-08-22T21:20:00Z"/>
          <w:moveTo w:id="1969" w:author="JY0225" w:date="2017-08-22T21:20:00Z"/>
          <w:rFonts w:ascii="Times New Roman" w:hAnsi="Times New Roman"/>
          <w:noProof/>
        </w:rPr>
      </w:pPr>
      <w:moveToRangeStart w:id="1970" w:author="JY0225" w:date="2017-08-22T21:20:00Z" w:name="move491200133"/>
      <w:moveTo w:id="1971" w:author="JY0225" w:date="2017-08-22T21:20:00Z">
        <w:r w:rsidRPr="00B207B1">
          <w:rPr>
            <w:rFonts w:ascii="Times New Roman" w:hAnsi="Times New Roman"/>
            <w:noProof/>
          </w:rPr>
          <w:t>图</w:t>
        </w:r>
        <w:r w:rsidRPr="00B207B1">
          <w:rPr>
            <w:rFonts w:ascii="Times New Roman" w:hAnsi="Times New Roman"/>
            <w:noProof/>
          </w:rPr>
          <w:t>2-1</w:t>
        </w:r>
        <w:r w:rsidRPr="00B207B1">
          <w:rPr>
            <w:rFonts w:ascii="Times New Roman" w:hAnsi="Times New Roman" w:hint="eastAsia"/>
            <w:noProof/>
          </w:rPr>
          <w:t xml:space="preserve"> </w:t>
        </w:r>
        <w:del w:id="1972" w:author="JY0225" w:date="2017-08-23T10:33:00Z">
          <w:r w:rsidRPr="00B207B1" w:rsidDel="00ED6672">
            <w:rPr>
              <w:rFonts w:ascii="Times New Roman" w:hAnsi="Times New Roman" w:hint="eastAsia"/>
              <w:noProof/>
            </w:rPr>
            <w:delText>握手阶段</w:delText>
          </w:r>
        </w:del>
      </w:moveTo>
      <w:ins w:id="1973" w:author="JY0225" w:date="2017-08-23T10:33:00Z">
        <w:r w:rsidR="00ED6672" w:rsidRPr="00B207B1">
          <w:rPr>
            <w:rFonts w:ascii="Times New Roman" w:hAnsi="Times New Roman" w:hint="eastAsia"/>
            <w:noProof/>
          </w:rPr>
          <w:t>WebSocket</w:t>
        </w:r>
        <w:r w:rsidR="00ED6672" w:rsidRPr="00B207B1">
          <w:rPr>
            <w:rFonts w:ascii="Times New Roman" w:hAnsi="Times New Roman" w:hint="eastAsia"/>
            <w:noProof/>
          </w:rPr>
          <w:t>通信</w:t>
        </w:r>
      </w:ins>
      <w:moveTo w:id="1974" w:author="JY0225" w:date="2017-08-22T21:20:00Z">
        <w:r w:rsidRPr="00B207B1">
          <w:rPr>
            <w:rFonts w:ascii="Times New Roman" w:hAnsi="Times New Roman" w:hint="eastAsia"/>
            <w:noProof/>
          </w:rPr>
          <w:t>示意图</w:t>
        </w:r>
      </w:moveTo>
    </w:p>
    <w:moveToRangeEnd w:id="1970"/>
    <w:p w14:paraId="50823F88" w14:textId="77777777" w:rsidR="00E034C9" w:rsidRPr="00B207B1" w:rsidRDefault="00E034C9">
      <w:pPr>
        <w:spacing w:line="400" w:lineRule="exact"/>
        <w:jc w:val="center"/>
        <w:rPr>
          <w:ins w:id="1975" w:author="JY0225" w:date="2017-08-22T21:20:00Z"/>
          <w:rFonts w:ascii="Times New Roman" w:hAnsi="Times New Roman"/>
        </w:rPr>
        <w:pPrChange w:id="1976" w:author="JY0225" w:date="2017-08-22T21:20:00Z">
          <w:pPr>
            <w:jc w:val="center"/>
          </w:pPr>
        </w:pPrChange>
      </w:pPr>
    </w:p>
    <w:p w14:paraId="2FCC31BA" w14:textId="2A703A9E" w:rsidR="0006652E" w:rsidRPr="00B207B1" w:rsidDel="00C85486" w:rsidRDefault="0033165C" w:rsidP="00AD4083">
      <w:pPr>
        <w:spacing w:line="400" w:lineRule="exact"/>
        <w:ind w:firstLine="420"/>
        <w:rPr>
          <w:del w:id="1977" w:author="JY0225" w:date="2017-08-22T21:19:00Z"/>
          <w:rFonts w:hAnsiTheme="minorEastAsia"/>
          <w:rPrChange w:id="1978" w:author="JY0225" w:date="2017-08-24T11:13:00Z">
            <w:rPr>
              <w:del w:id="1979" w:author="JY0225" w:date="2017-08-22T21:19:00Z"/>
              <w:rFonts w:ascii="Times New Roman" w:hAnsi="Times New Roman"/>
              <w:spacing w:val="10"/>
            </w:rPr>
          </w:rPrChange>
        </w:rPr>
      </w:pPr>
      <w:r w:rsidRPr="00B207B1">
        <w:rPr>
          <w:rFonts w:hAnsiTheme="minorEastAsia"/>
          <w:rPrChange w:id="1980" w:author="JY0225" w:date="2017-08-24T11:13:00Z">
            <w:rPr>
              <w:rFonts w:ascii="Times New Roman" w:hAnsi="Times New Roman"/>
              <w:spacing w:val="10"/>
            </w:rPr>
          </w:rPrChange>
        </w:rPr>
        <w:t>WebSocket</w:t>
      </w:r>
      <w:r w:rsidRPr="00B207B1">
        <w:rPr>
          <w:rFonts w:hAnsiTheme="minorEastAsia" w:hint="eastAsia"/>
          <w:rPrChange w:id="1981" w:author="JY0225" w:date="2017-08-24T11:13:00Z">
            <w:rPr>
              <w:rFonts w:ascii="Times New Roman" w:hAnsi="Times New Roman" w:hint="eastAsia"/>
              <w:spacing w:val="10"/>
            </w:rPr>
          </w:rPrChange>
        </w:rPr>
        <w:t>是一种类似</w:t>
      </w:r>
      <w:r w:rsidRPr="00B207B1">
        <w:rPr>
          <w:rFonts w:hAnsiTheme="minorEastAsia"/>
          <w:rPrChange w:id="1982" w:author="JY0225" w:date="2017-08-24T11:13:00Z">
            <w:rPr>
              <w:rFonts w:ascii="Times New Roman" w:hAnsi="Times New Roman"/>
              <w:spacing w:val="10"/>
            </w:rPr>
          </w:rPrChange>
        </w:rPr>
        <w:t>TCP/IP</w:t>
      </w:r>
      <w:r w:rsidRPr="00B207B1">
        <w:rPr>
          <w:rFonts w:hAnsiTheme="minorEastAsia" w:hint="eastAsia"/>
          <w:rPrChange w:id="1983" w:author="JY0225" w:date="2017-08-24T11:13:00Z">
            <w:rPr>
              <w:rFonts w:ascii="Times New Roman" w:hAnsi="Times New Roman" w:hint="eastAsia"/>
              <w:spacing w:val="10"/>
            </w:rPr>
          </w:rPrChange>
        </w:rPr>
        <w:t>的</w:t>
      </w:r>
      <w:r w:rsidRPr="00B207B1">
        <w:rPr>
          <w:rFonts w:hAnsiTheme="minorEastAsia"/>
          <w:rPrChange w:id="1984" w:author="JY0225" w:date="2017-08-24T11:13:00Z">
            <w:rPr>
              <w:rFonts w:ascii="Times New Roman" w:hAnsi="Times New Roman"/>
              <w:spacing w:val="10"/>
            </w:rPr>
          </w:rPrChange>
        </w:rPr>
        <w:t>socket</w:t>
      </w:r>
      <w:r w:rsidR="00DD6998" w:rsidRPr="00B207B1">
        <w:rPr>
          <w:rFonts w:hAnsiTheme="minorEastAsia" w:hint="eastAsia"/>
          <w:rPrChange w:id="1985" w:author="JY0225" w:date="2017-08-24T11:13:00Z">
            <w:rPr>
              <w:rFonts w:ascii="Times New Roman" w:hAnsi="Times New Roman" w:hint="eastAsia"/>
              <w:spacing w:val="10"/>
            </w:rPr>
          </w:rPrChange>
        </w:rPr>
        <w:t>技术，</w:t>
      </w:r>
      <w:r w:rsidR="00E730C5" w:rsidRPr="00B207B1">
        <w:rPr>
          <w:rFonts w:hAnsiTheme="minorEastAsia" w:hint="eastAsia"/>
          <w:rPrChange w:id="1986" w:author="JY0225" w:date="2017-08-24T11:13:00Z">
            <w:rPr>
              <w:rFonts w:ascii="Times New Roman" w:hAnsi="Times New Roman" w:hint="eastAsia"/>
              <w:spacing w:val="10"/>
            </w:rPr>
          </w:rPrChange>
        </w:rPr>
        <w:t>其协议</w:t>
      </w:r>
      <w:r w:rsidR="00DB6943" w:rsidRPr="00B207B1">
        <w:rPr>
          <w:rFonts w:hAnsiTheme="minorEastAsia" w:hint="eastAsia"/>
          <w:rPrChange w:id="1987" w:author="JY0225" w:date="2017-08-24T11:13:00Z">
            <w:rPr>
              <w:rFonts w:ascii="Times New Roman" w:hAnsi="Times New Roman" w:hint="eastAsia"/>
              <w:spacing w:val="10"/>
            </w:rPr>
          </w:rPrChange>
        </w:rPr>
        <w:t>为应用层协议，</w:t>
      </w:r>
      <w:r w:rsidR="00832C29" w:rsidRPr="00B207B1">
        <w:rPr>
          <w:rFonts w:hAnsiTheme="minorEastAsia" w:hint="eastAsia"/>
          <w:rPrChange w:id="1988" w:author="JY0225" w:date="2017-08-24T11:13:00Z">
            <w:rPr>
              <w:rFonts w:ascii="Times New Roman" w:hAnsi="Times New Roman" w:hint="eastAsia"/>
              <w:spacing w:val="10"/>
            </w:rPr>
          </w:rPrChange>
        </w:rPr>
        <w:t>定义在</w:t>
      </w:r>
      <w:r w:rsidR="00832C29" w:rsidRPr="00B207B1">
        <w:rPr>
          <w:rFonts w:hAnsiTheme="minorEastAsia"/>
          <w:rPrChange w:id="1989" w:author="JY0225" w:date="2017-08-24T11:13:00Z">
            <w:rPr>
              <w:rFonts w:ascii="Times New Roman" w:hAnsi="Times New Roman"/>
              <w:spacing w:val="10"/>
            </w:rPr>
          </w:rPrChange>
        </w:rPr>
        <w:t>TCP/IP</w:t>
      </w:r>
      <w:r w:rsidR="00832C29" w:rsidRPr="00B207B1">
        <w:rPr>
          <w:rFonts w:hAnsiTheme="minorEastAsia" w:hint="eastAsia"/>
          <w:rPrChange w:id="1990" w:author="JY0225" w:date="2017-08-24T11:13:00Z">
            <w:rPr>
              <w:rFonts w:ascii="Times New Roman" w:hAnsi="Times New Roman" w:hint="eastAsia"/>
              <w:spacing w:val="10"/>
            </w:rPr>
          </w:rPrChange>
        </w:rPr>
        <w:t>协议栈之上。</w:t>
      </w:r>
      <w:r w:rsidR="00832C29" w:rsidRPr="00B207B1">
        <w:rPr>
          <w:rFonts w:hAnsiTheme="minorEastAsia"/>
          <w:rPrChange w:id="1991" w:author="JY0225" w:date="2017-08-24T11:13:00Z">
            <w:rPr>
              <w:rFonts w:ascii="Times New Roman" w:hAnsi="Times New Roman"/>
              <w:spacing w:val="10"/>
            </w:rPr>
          </w:rPrChange>
        </w:rPr>
        <w:t>WebSocket</w:t>
      </w:r>
      <w:r w:rsidR="00832C29" w:rsidRPr="00B207B1">
        <w:rPr>
          <w:rFonts w:hAnsiTheme="minorEastAsia" w:hint="eastAsia"/>
          <w:rPrChange w:id="1992" w:author="JY0225" w:date="2017-08-24T11:13:00Z">
            <w:rPr>
              <w:rFonts w:ascii="Times New Roman" w:hAnsi="Times New Roman" w:hint="eastAsia"/>
              <w:spacing w:val="10"/>
            </w:rPr>
          </w:rPrChange>
        </w:rPr>
        <w:t>连接服务器的</w:t>
      </w:r>
      <w:r w:rsidR="00832C29" w:rsidRPr="00B207B1">
        <w:rPr>
          <w:rFonts w:hAnsiTheme="minorEastAsia"/>
          <w:rPrChange w:id="1993" w:author="JY0225" w:date="2017-08-24T11:13:00Z">
            <w:rPr>
              <w:rFonts w:ascii="Times New Roman" w:hAnsi="Times New Roman"/>
              <w:spacing w:val="10"/>
            </w:rPr>
          </w:rPrChange>
        </w:rPr>
        <w:t>URI</w:t>
      </w:r>
      <w:r w:rsidR="00832C29" w:rsidRPr="00B207B1">
        <w:rPr>
          <w:rFonts w:hAnsiTheme="minorEastAsia" w:hint="eastAsia"/>
          <w:rPrChange w:id="1994" w:author="JY0225" w:date="2017-08-24T11:13:00Z">
            <w:rPr>
              <w:rFonts w:ascii="Times New Roman" w:hAnsi="Times New Roman" w:hint="eastAsia"/>
              <w:spacing w:val="10"/>
            </w:rPr>
          </w:rPrChange>
        </w:rPr>
        <w:t>以</w:t>
      </w:r>
      <w:r w:rsidR="00832C29" w:rsidRPr="00B207B1">
        <w:rPr>
          <w:rFonts w:hAnsiTheme="minorEastAsia"/>
          <w:rPrChange w:id="1995" w:author="JY0225" w:date="2017-08-24T11:13:00Z">
            <w:rPr>
              <w:rFonts w:ascii="Times New Roman" w:hAnsi="Times New Roman"/>
              <w:spacing w:val="10"/>
            </w:rPr>
          </w:rPrChange>
        </w:rPr>
        <w:t>"ws"</w:t>
      </w:r>
      <w:r w:rsidR="00832C29" w:rsidRPr="00B207B1">
        <w:rPr>
          <w:rFonts w:hAnsiTheme="minorEastAsia" w:hint="eastAsia"/>
          <w:rPrChange w:id="1996" w:author="JY0225" w:date="2017-08-24T11:13:00Z">
            <w:rPr>
              <w:rFonts w:ascii="Times New Roman" w:hAnsi="Times New Roman" w:hint="eastAsia"/>
              <w:spacing w:val="10"/>
            </w:rPr>
          </w:rPrChange>
        </w:rPr>
        <w:t>或者</w:t>
      </w:r>
      <w:r w:rsidR="00832C29" w:rsidRPr="00B207B1">
        <w:rPr>
          <w:rFonts w:hAnsiTheme="minorEastAsia"/>
          <w:rPrChange w:id="1997" w:author="JY0225" w:date="2017-08-24T11:13:00Z">
            <w:rPr>
              <w:rFonts w:ascii="Times New Roman" w:hAnsi="Times New Roman"/>
              <w:spacing w:val="10"/>
            </w:rPr>
          </w:rPrChange>
        </w:rPr>
        <w:t>"wss"</w:t>
      </w:r>
      <w:r w:rsidR="00832C29" w:rsidRPr="00B207B1">
        <w:rPr>
          <w:rFonts w:hAnsiTheme="minorEastAsia" w:hint="eastAsia"/>
          <w:rPrChange w:id="1998" w:author="JY0225" w:date="2017-08-24T11:13:00Z">
            <w:rPr>
              <w:rFonts w:ascii="Times New Roman" w:hAnsi="Times New Roman" w:hint="eastAsia"/>
              <w:spacing w:val="10"/>
            </w:rPr>
          </w:rPrChange>
        </w:rPr>
        <w:t>开头。</w:t>
      </w:r>
      <w:r w:rsidR="00832C29" w:rsidRPr="00B207B1">
        <w:rPr>
          <w:rFonts w:hAnsiTheme="minorEastAsia"/>
          <w:rPrChange w:id="1999" w:author="JY0225" w:date="2017-08-24T11:13:00Z">
            <w:rPr>
              <w:rFonts w:ascii="Times New Roman" w:hAnsi="Times New Roman"/>
              <w:spacing w:val="10"/>
            </w:rPr>
          </w:rPrChange>
        </w:rPr>
        <w:t>ws</w:t>
      </w:r>
      <w:r w:rsidR="00832C29" w:rsidRPr="00B207B1">
        <w:rPr>
          <w:rFonts w:hAnsiTheme="minorEastAsia" w:hint="eastAsia"/>
          <w:rPrChange w:id="2000" w:author="JY0225" w:date="2017-08-24T11:13:00Z">
            <w:rPr>
              <w:rFonts w:ascii="Times New Roman" w:hAnsi="Times New Roman" w:hint="eastAsia"/>
              <w:spacing w:val="10"/>
            </w:rPr>
          </w:rPrChange>
        </w:rPr>
        <w:t>开头的默认</w:t>
      </w:r>
      <w:r w:rsidR="00832C29" w:rsidRPr="00B207B1">
        <w:rPr>
          <w:rFonts w:hAnsiTheme="minorEastAsia"/>
          <w:rPrChange w:id="2001" w:author="JY0225" w:date="2017-08-24T11:13:00Z">
            <w:rPr>
              <w:rFonts w:ascii="Times New Roman" w:hAnsi="Times New Roman"/>
              <w:spacing w:val="10"/>
            </w:rPr>
          </w:rPrChange>
        </w:rPr>
        <w:t>TCP</w:t>
      </w:r>
      <w:r w:rsidR="00832C29" w:rsidRPr="00B207B1">
        <w:rPr>
          <w:rFonts w:hAnsiTheme="minorEastAsia" w:hint="eastAsia"/>
          <w:rPrChange w:id="2002" w:author="JY0225" w:date="2017-08-24T11:13:00Z">
            <w:rPr>
              <w:rFonts w:ascii="Times New Roman" w:hAnsi="Times New Roman" w:hint="eastAsia"/>
              <w:spacing w:val="10"/>
            </w:rPr>
          </w:rPrChange>
        </w:rPr>
        <w:t>端口为</w:t>
      </w:r>
      <w:r w:rsidR="00832C29" w:rsidRPr="00B207B1">
        <w:rPr>
          <w:rFonts w:hAnsiTheme="minorEastAsia"/>
          <w:rPrChange w:id="2003" w:author="JY0225" w:date="2017-08-24T11:13:00Z">
            <w:rPr>
              <w:rFonts w:ascii="Times New Roman" w:hAnsi="Times New Roman"/>
              <w:spacing w:val="10"/>
            </w:rPr>
          </w:rPrChange>
        </w:rPr>
        <w:t>80</w:t>
      </w:r>
      <w:r w:rsidR="00832C29" w:rsidRPr="00B207B1">
        <w:rPr>
          <w:rFonts w:hAnsiTheme="minorEastAsia" w:hint="eastAsia"/>
          <w:rPrChange w:id="2004" w:author="JY0225" w:date="2017-08-24T11:13:00Z">
            <w:rPr>
              <w:rFonts w:ascii="Times New Roman" w:hAnsi="Times New Roman" w:hint="eastAsia"/>
              <w:spacing w:val="10"/>
            </w:rPr>
          </w:rPrChange>
        </w:rPr>
        <w:t>，</w:t>
      </w:r>
      <w:r w:rsidR="00832C29" w:rsidRPr="00B207B1">
        <w:rPr>
          <w:rFonts w:hAnsiTheme="minorEastAsia"/>
          <w:rPrChange w:id="2005" w:author="JY0225" w:date="2017-08-24T11:13:00Z">
            <w:rPr>
              <w:rFonts w:ascii="Times New Roman" w:hAnsi="Times New Roman"/>
              <w:spacing w:val="10"/>
            </w:rPr>
          </w:rPrChange>
        </w:rPr>
        <w:t>wss</w:t>
      </w:r>
      <w:r w:rsidR="00832C29" w:rsidRPr="00B207B1">
        <w:rPr>
          <w:rFonts w:hAnsiTheme="minorEastAsia" w:hint="eastAsia"/>
          <w:rPrChange w:id="2006" w:author="JY0225" w:date="2017-08-24T11:13:00Z">
            <w:rPr>
              <w:rFonts w:ascii="Times New Roman" w:hAnsi="Times New Roman" w:hint="eastAsia"/>
              <w:spacing w:val="10"/>
            </w:rPr>
          </w:rPrChange>
        </w:rPr>
        <w:t>开头的默认端口为</w:t>
      </w:r>
      <w:r w:rsidR="00832C29" w:rsidRPr="00B207B1">
        <w:rPr>
          <w:rFonts w:hAnsiTheme="minorEastAsia"/>
          <w:rPrChange w:id="2007" w:author="JY0225" w:date="2017-08-24T11:13:00Z">
            <w:rPr>
              <w:rFonts w:ascii="Times New Roman" w:hAnsi="Times New Roman"/>
              <w:spacing w:val="10"/>
            </w:rPr>
          </w:rPrChange>
        </w:rPr>
        <w:t>443</w:t>
      </w:r>
      <w:r w:rsidR="00832C29" w:rsidRPr="00B207B1">
        <w:rPr>
          <w:rFonts w:hAnsiTheme="minorEastAsia" w:hint="eastAsia"/>
          <w:rPrChange w:id="2008" w:author="JY0225" w:date="2017-08-24T11:13:00Z">
            <w:rPr>
              <w:rFonts w:ascii="Times New Roman" w:hAnsi="Times New Roman" w:hint="eastAsia"/>
              <w:spacing w:val="10"/>
            </w:rPr>
          </w:rPrChange>
        </w:rPr>
        <w:t>。具体来说，</w:t>
      </w:r>
      <w:r w:rsidR="00247F36" w:rsidRPr="00B207B1">
        <w:rPr>
          <w:rFonts w:hAnsiTheme="minorEastAsia" w:hint="eastAsia"/>
          <w:rPrChange w:id="2009" w:author="JY0225" w:date="2017-08-24T11:13:00Z">
            <w:rPr>
              <w:rFonts w:ascii="Times New Roman" w:hAnsi="Times New Roman" w:hint="eastAsia"/>
              <w:spacing w:val="10"/>
            </w:rPr>
          </w:rPrChange>
        </w:rPr>
        <w:t>共</w:t>
      </w:r>
      <w:r w:rsidR="00B122EF" w:rsidRPr="00B207B1">
        <w:rPr>
          <w:rFonts w:hAnsiTheme="minorEastAsia" w:hint="eastAsia"/>
          <w:rPrChange w:id="2010" w:author="JY0225" w:date="2017-08-24T11:13:00Z">
            <w:rPr>
              <w:rFonts w:ascii="Times New Roman" w:hAnsi="Times New Roman" w:hint="eastAsia"/>
              <w:spacing w:val="10"/>
            </w:rPr>
          </w:rPrChange>
        </w:rPr>
        <w:t>分为</w:t>
      </w:r>
      <w:r w:rsidRPr="00B207B1">
        <w:rPr>
          <w:rFonts w:hAnsiTheme="minorEastAsia" w:hint="eastAsia"/>
          <w:rPrChange w:id="2011" w:author="JY0225" w:date="2017-08-24T11:13:00Z">
            <w:rPr>
              <w:rFonts w:ascii="Times New Roman" w:hAnsi="Times New Roman" w:hint="eastAsia"/>
              <w:spacing w:val="10"/>
            </w:rPr>
          </w:rPrChange>
        </w:rPr>
        <w:t>握手阶段和数据通信</w:t>
      </w:r>
      <w:r w:rsidR="00832C29" w:rsidRPr="00B207B1">
        <w:rPr>
          <w:rFonts w:hAnsiTheme="minorEastAsia" w:hint="eastAsia"/>
          <w:rPrChange w:id="2012" w:author="JY0225" w:date="2017-08-24T11:13:00Z">
            <w:rPr>
              <w:rFonts w:ascii="Times New Roman" w:hAnsi="Times New Roman" w:hint="eastAsia"/>
              <w:spacing w:val="10"/>
            </w:rPr>
          </w:rPrChange>
        </w:rPr>
        <w:t>两个</w:t>
      </w:r>
      <w:del w:id="2013" w:author="微软用户" w:date="2017-08-24T21:37:00Z">
        <w:r w:rsidR="00047A32" w:rsidRPr="00B207B1" w:rsidDel="00686ACB">
          <w:rPr>
            <w:rFonts w:hAnsiTheme="minorEastAsia"/>
            <w:color w:val="000000" w:themeColor="text1"/>
            <w:vertAlign w:val="superscript"/>
            <w:rPrChange w:id="2014" w:author="JY0225" w:date="2017-08-24T11:13:00Z">
              <w:rPr>
                <w:color w:val="000000" w:themeColor="text1"/>
                <w:vertAlign w:val="superscript"/>
              </w:rPr>
            </w:rPrChange>
          </w:rPr>
          <w:fldChar w:fldCharType="begin"/>
        </w:r>
        <w:r w:rsidR="00047A32" w:rsidRPr="00B207B1" w:rsidDel="00686ACB">
          <w:rPr>
            <w:rFonts w:hAnsiTheme="minorEastAsia"/>
            <w:color w:val="000000" w:themeColor="text1"/>
            <w:vertAlign w:val="superscript"/>
            <w:rPrChange w:id="2015" w:author="JY0225" w:date="2017-08-24T11:13:00Z">
              <w:rPr>
                <w:color w:val="000000" w:themeColor="text1"/>
                <w:vertAlign w:val="superscript"/>
              </w:rPr>
            </w:rPrChange>
          </w:rPr>
          <w:delInstrText xml:space="preserve"> REF _Ref489794321 \r \h </w:delInstrText>
        </w:r>
        <w:r w:rsidR="001A0A27" w:rsidRPr="00B207B1" w:rsidDel="00686ACB">
          <w:rPr>
            <w:rFonts w:hAnsiTheme="minorEastAsia"/>
            <w:color w:val="000000" w:themeColor="text1"/>
            <w:vertAlign w:val="superscript"/>
            <w:rPrChange w:id="2016" w:author="JY0225" w:date="2017-08-24T11:13:00Z">
              <w:rPr>
                <w:color w:val="000000" w:themeColor="text1"/>
                <w:vertAlign w:val="superscript"/>
              </w:rPr>
            </w:rPrChange>
          </w:rPr>
          <w:delInstrText xml:space="preserve"> \* MERGEFORMAT </w:delInstrText>
        </w:r>
        <w:r w:rsidR="00047A32" w:rsidRPr="00B207B1" w:rsidDel="00686ACB">
          <w:rPr>
            <w:rFonts w:hAnsiTheme="minorEastAsia"/>
            <w:color w:val="000000" w:themeColor="text1"/>
            <w:vertAlign w:val="superscript"/>
            <w:rPrChange w:id="2017" w:author="JY0225" w:date="2017-08-24T11:13:00Z">
              <w:rPr>
                <w:rFonts w:hAnsiTheme="minorEastAsia"/>
                <w:color w:val="000000" w:themeColor="text1"/>
                <w:vertAlign w:val="superscript"/>
              </w:rPr>
            </w:rPrChange>
          </w:rPr>
        </w:r>
        <w:r w:rsidR="00047A32" w:rsidRPr="00B207B1" w:rsidDel="00686ACB">
          <w:rPr>
            <w:rFonts w:hAnsiTheme="minorEastAsia"/>
            <w:color w:val="000000" w:themeColor="text1"/>
            <w:vertAlign w:val="superscript"/>
            <w:rPrChange w:id="2018" w:author="JY0225" w:date="2017-08-24T11:13:00Z">
              <w:rPr>
                <w:color w:val="000000" w:themeColor="text1"/>
                <w:vertAlign w:val="superscript"/>
              </w:rPr>
            </w:rPrChange>
          </w:rPr>
          <w:fldChar w:fldCharType="separate"/>
        </w:r>
        <w:r w:rsidR="008E2759" w:rsidRPr="00B207B1" w:rsidDel="00686ACB">
          <w:rPr>
            <w:rFonts w:hAnsiTheme="minorEastAsia"/>
            <w:color w:val="000000" w:themeColor="text1"/>
            <w:vertAlign w:val="superscript"/>
            <w:rPrChange w:id="2019" w:author="JY0225" w:date="2017-08-24T11:13:00Z">
              <w:rPr>
                <w:color w:val="000000" w:themeColor="text1"/>
                <w:vertAlign w:val="superscript"/>
              </w:rPr>
            </w:rPrChange>
          </w:rPr>
          <w:delText>[27]</w:delText>
        </w:r>
        <w:r w:rsidR="00047A32" w:rsidRPr="00B207B1" w:rsidDel="00686ACB">
          <w:rPr>
            <w:rFonts w:hAnsiTheme="minorEastAsia"/>
            <w:color w:val="000000" w:themeColor="text1"/>
            <w:vertAlign w:val="superscript"/>
            <w:rPrChange w:id="2020" w:author="JY0225" w:date="2017-08-24T11:13:00Z">
              <w:rPr>
                <w:color w:val="000000" w:themeColor="text1"/>
                <w:vertAlign w:val="superscript"/>
              </w:rPr>
            </w:rPrChange>
          </w:rPr>
          <w:fldChar w:fldCharType="end"/>
        </w:r>
      </w:del>
      <w:r w:rsidRPr="00B207B1">
        <w:rPr>
          <w:rFonts w:hAnsiTheme="minorEastAsia" w:hint="eastAsia"/>
          <w:rPrChange w:id="2021" w:author="JY0225" w:date="2017-08-24T11:13:00Z">
            <w:rPr>
              <w:rFonts w:ascii="Times New Roman" w:hAnsi="Times New Roman" w:hint="eastAsia"/>
              <w:spacing w:val="10"/>
            </w:rPr>
          </w:rPrChange>
        </w:rPr>
        <w:t>阶段</w:t>
      </w:r>
      <w:ins w:id="2022" w:author="微软用户" w:date="2017-08-24T21:37:00Z">
        <w:r w:rsidR="00686ACB" w:rsidRPr="00B207B1">
          <w:rPr>
            <w:rFonts w:hAnsiTheme="minorEastAsia"/>
            <w:color w:val="000000" w:themeColor="text1"/>
            <w:vertAlign w:val="superscript"/>
          </w:rPr>
          <w:fldChar w:fldCharType="begin"/>
        </w:r>
        <w:r w:rsidR="00686ACB" w:rsidRPr="00B207B1">
          <w:rPr>
            <w:rFonts w:hAnsiTheme="minorEastAsia"/>
            <w:color w:val="000000" w:themeColor="text1"/>
            <w:vertAlign w:val="superscript"/>
          </w:rPr>
          <w:instrText xml:space="preserve"> REF _Ref489794321 \r \h  \* MERGEFORMAT </w:instrText>
        </w:r>
      </w:ins>
      <w:r w:rsidR="00686ACB" w:rsidRPr="00B207B1">
        <w:rPr>
          <w:rFonts w:hAnsiTheme="minorEastAsia"/>
          <w:color w:val="000000" w:themeColor="text1"/>
          <w:vertAlign w:val="superscript"/>
        </w:rPr>
      </w:r>
      <w:ins w:id="2023" w:author="微软用户" w:date="2017-08-24T21:37:00Z">
        <w:r w:rsidR="00686ACB"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[27]</w:t>
      </w:r>
      <w:ins w:id="2024" w:author="微软用户" w:date="2017-08-24T21:37:00Z">
        <w:r w:rsidR="00686ACB" w:rsidRPr="00B207B1">
          <w:rPr>
            <w:rFonts w:hAnsiTheme="minorEastAsia"/>
            <w:color w:val="000000" w:themeColor="text1"/>
            <w:vertAlign w:val="superscript"/>
          </w:rPr>
          <w:fldChar w:fldCharType="end"/>
        </w:r>
      </w:ins>
      <w:r w:rsidRPr="00B207B1">
        <w:rPr>
          <w:rFonts w:hAnsiTheme="minorEastAsia" w:hint="eastAsia"/>
          <w:rPrChange w:id="2025" w:author="JY0225" w:date="2017-08-24T11:13:00Z">
            <w:rPr>
              <w:rFonts w:ascii="Times New Roman" w:hAnsi="Times New Roman" w:hint="eastAsia"/>
              <w:spacing w:val="10"/>
            </w:rPr>
          </w:rPrChange>
        </w:rPr>
        <w:t>。</w:t>
      </w:r>
    </w:p>
    <w:p w14:paraId="479C86EF" w14:textId="77777777" w:rsidR="007A17FB" w:rsidRPr="00B207B1" w:rsidRDefault="007A17FB">
      <w:pPr>
        <w:spacing w:line="400" w:lineRule="exact"/>
        <w:ind w:firstLine="420"/>
        <w:rPr>
          <w:rFonts w:hAnsiTheme="minorEastAsia"/>
          <w:rPrChange w:id="2026" w:author="JY0225" w:date="2017-08-24T11:13:00Z">
            <w:rPr>
              <w:rFonts w:ascii="Times New Roman" w:hAnsi="Times New Roman"/>
              <w:spacing w:val="10"/>
            </w:rPr>
          </w:rPrChange>
        </w:rPr>
        <w:pPrChange w:id="2027" w:author="JY0225" w:date="2017-08-22T21:19:00Z">
          <w:pPr>
            <w:jc w:val="center"/>
          </w:pPr>
        </w:pPrChange>
      </w:pPr>
      <w:del w:id="2028" w:author="JY0225" w:date="2017-08-22T21:17:00Z">
        <w:r w:rsidRPr="00B207B1" w:rsidDel="00C85486">
          <w:rPr>
            <w:rFonts w:hAnsiTheme="minorEastAsia"/>
            <w:noProof/>
            <w:rPrChange w:id="2029" w:author="JY0225" w:date="2017-08-24T11:13:00Z">
              <w:rPr>
                <w:noProof/>
              </w:rPr>
            </w:rPrChange>
          </w:rPr>
          <w:drawing>
            <wp:inline distT="0" distB="0" distL="0" distR="0" wp14:anchorId="6249C99F" wp14:editId="43C8CE66">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5AF15AE9" w14:textId="77777777" w:rsidR="004116E3" w:rsidRPr="00B207B1" w:rsidDel="00C85486" w:rsidRDefault="004116E3" w:rsidP="00C32DB6">
      <w:pPr>
        <w:spacing w:line="400" w:lineRule="exact"/>
        <w:jc w:val="center"/>
        <w:rPr>
          <w:moveFrom w:id="2030" w:author="JY0225" w:date="2017-08-22T21:20:00Z"/>
          <w:rFonts w:hAnsiTheme="minorEastAsia"/>
          <w:noProof/>
          <w:rPrChange w:id="2031" w:author="JY0225" w:date="2017-08-24T11:13:00Z">
            <w:rPr>
              <w:moveFrom w:id="2032" w:author="JY0225" w:date="2017-08-22T21:20:00Z"/>
              <w:rFonts w:ascii="Times New Roman" w:hAnsi="Times New Roman"/>
              <w:noProof/>
              <w:spacing w:val="10"/>
            </w:rPr>
          </w:rPrChange>
        </w:rPr>
      </w:pPr>
      <w:moveFromRangeStart w:id="2033" w:author="JY0225" w:date="2017-08-22T21:20:00Z" w:name="move491200133"/>
      <w:moveFrom w:id="2034" w:author="JY0225" w:date="2017-08-22T21:20:00Z">
        <w:r w:rsidRPr="00B207B1" w:rsidDel="00C85486">
          <w:rPr>
            <w:rFonts w:hAnsiTheme="minorEastAsia" w:hint="eastAsia"/>
            <w:noProof/>
            <w:rPrChange w:id="2035" w:author="JY0225" w:date="2017-08-24T11:13:00Z">
              <w:rPr>
                <w:rFonts w:ascii="Times New Roman" w:hAnsi="Times New Roman" w:hint="eastAsia"/>
                <w:noProof/>
                <w:spacing w:val="10"/>
              </w:rPr>
            </w:rPrChange>
          </w:rPr>
          <w:t>图</w:t>
        </w:r>
        <w:r w:rsidR="007514EC" w:rsidRPr="00B207B1" w:rsidDel="00C85486">
          <w:rPr>
            <w:rFonts w:hAnsiTheme="minorEastAsia"/>
            <w:noProof/>
            <w:rPrChange w:id="2036" w:author="JY0225" w:date="2017-08-24T11:13:00Z">
              <w:rPr>
                <w:rFonts w:ascii="Times New Roman" w:hAnsi="Times New Roman"/>
                <w:noProof/>
                <w:spacing w:val="10"/>
              </w:rPr>
            </w:rPrChange>
          </w:rPr>
          <w:t>2-1</w:t>
        </w:r>
        <w:r w:rsidRPr="00B207B1" w:rsidDel="00C85486">
          <w:rPr>
            <w:rFonts w:hAnsiTheme="minorEastAsia"/>
            <w:noProof/>
            <w:rPrChange w:id="2037" w:author="JY0225" w:date="2017-08-24T11:13:00Z">
              <w:rPr>
                <w:rFonts w:ascii="Times New Roman" w:hAnsi="Times New Roman"/>
                <w:noProof/>
                <w:spacing w:val="10"/>
              </w:rPr>
            </w:rPrChange>
          </w:rPr>
          <w:t xml:space="preserve"> </w:t>
        </w:r>
        <w:r w:rsidRPr="00B207B1" w:rsidDel="00C85486">
          <w:rPr>
            <w:rFonts w:hAnsiTheme="minorEastAsia" w:hint="eastAsia"/>
            <w:noProof/>
            <w:rPrChange w:id="2038" w:author="JY0225" w:date="2017-08-24T11:13:00Z">
              <w:rPr>
                <w:rFonts w:ascii="Times New Roman" w:hAnsi="Times New Roman" w:hint="eastAsia"/>
                <w:noProof/>
                <w:spacing w:val="10"/>
              </w:rPr>
            </w:rPrChange>
          </w:rPr>
          <w:t>握手阶段示意图</w:t>
        </w:r>
      </w:moveFrom>
    </w:p>
    <w:moveFromRangeEnd w:id="2033"/>
    <w:p w14:paraId="78397F8C" w14:textId="77777777" w:rsidR="007F65C2" w:rsidRPr="00B207B1" w:rsidRDefault="00D05B0D" w:rsidP="00D912DC">
      <w:pPr>
        <w:spacing w:line="400" w:lineRule="exact"/>
        <w:ind w:firstLine="420"/>
        <w:rPr>
          <w:rFonts w:hAnsiTheme="minorEastAsia"/>
          <w:rPrChange w:id="2039" w:author="JY0225" w:date="2017-08-24T11:13:00Z">
            <w:rPr>
              <w:rFonts w:ascii="Times New Roman" w:hAnsi="Times New Roman"/>
              <w:spacing w:val="10"/>
            </w:rPr>
          </w:rPrChange>
        </w:rPr>
      </w:pPr>
      <w:r w:rsidRPr="00B207B1">
        <w:rPr>
          <w:rFonts w:hAnsiTheme="minorEastAsia" w:hint="eastAsia"/>
          <w:rPrChange w:id="2040" w:author="JY0225" w:date="2017-08-24T11:13:00Z">
            <w:rPr>
              <w:rFonts w:ascii="Times New Roman" w:hAnsi="Times New Roman" w:hint="eastAsia"/>
              <w:spacing w:val="10"/>
            </w:rPr>
          </w:rPrChange>
        </w:rPr>
        <w:t>如图</w:t>
      </w:r>
      <w:r w:rsidRPr="00B207B1">
        <w:rPr>
          <w:rFonts w:hAnsiTheme="minorEastAsia"/>
          <w:rPrChange w:id="2041" w:author="JY0225" w:date="2017-08-24T11:13:00Z">
            <w:rPr>
              <w:rFonts w:ascii="Times New Roman" w:hAnsi="Times New Roman"/>
              <w:spacing w:val="10"/>
            </w:rPr>
          </w:rPrChange>
        </w:rPr>
        <w:t>2-1</w:t>
      </w:r>
      <w:r w:rsidRPr="00B207B1">
        <w:rPr>
          <w:rFonts w:hAnsiTheme="minorEastAsia" w:hint="eastAsia"/>
          <w:rPrChange w:id="2042" w:author="JY0225" w:date="2017-08-24T11:13:00Z">
            <w:rPr>
              <w:rFonts w:ascii="Times New Roman" w:hAnsi="Times New Roman" w:hint="eastAsia"/>
              <w:spacing w:val="10"/>
            </w:rPr>
          </w:rPrChange>
        </w:rPr>
        <w:t>所示，</w:t>
      </w:r>
      <w:r w:rsidR="00FA0CF4" w:rsidRPr="00B207B1">
        <w:rPr>
          <w:rFonts w:hAnsiTheme="minorEastAsia" w:hint="eastAsia"/>
          <w:rPrChange w:id="2043" w:author="JY0225" w:date="2017-08-24T11:13:00Z">
            <w:rPr>
              <w:rFonts w:ascii="Times New Roman" w:hAnsi="Times New Roman" w:hint="eastAsia"/>
              <w:spacing w:val="10"/>
            </w:rPr>
          </w:rPrChange>
        </w:rPr>
        <w:t>在握手阶段，</w:t>
      </w:r>
      <w:r w:rsidR="00164D2C" w:rsidRPr="00B207B1">
        <w:rPr>
          <w:rFonts w:hAnsiTheme="minorEastAsia" w:hint="eastAsia"/>
          <w:rPrChange w:id="2044" w:author="JY0225" w:date="2017-08-24T11:13:00Z">
            <w:rPr>
              <w:rFonts w:ascii="Times New Roman" w:hAnsi="Times New Roman" w:hint="eastAsia"/>
              <w:spacing w:val="10"/>
            </w:rPr>
          </w:rPrChange>
        </w:rPr>
        <w:t>户端和服务器建立</w:t>
      </w:r>
      <w:r w:rsidR="00164D2C" w:rsidRPr="00B207B1">
        <w:rPr>
          <w:rFonts w:hAnsiTheme="minorEastAsia"/>
          <w:rPrChange w:id="2045" w:author="JY0225" w:date="2017-08-24T11:13:00Z">
            <w:rPr>
              <w:rFonts w:ascii="Times New Roman" w:hAnsi="Times New Roman"/>
              <w:spacing w:val="10"/>
            </w:rPr>
          </w:rPrChange>
        </w:rPr>
        <w:t>TCP</w:t>
      </w:r>
      <w:r w:rsidR="00BC1E12" w:rsidRPr="00B207B1">
        <w:rPr>
          <w:rFonts w:hAnsiTheme="minorEastAsia" w:hint="eastAsia"/>
          <w:rPrChange w:id="2046" w:author="JY0225" w:date="2017-08-24T11:13:00Z">
            <w:rPr>
              <w:rFonts w:ascii="Times New Roman" w:hAnsi="Times New Roman" w:hint="eastAsia"/>
              <w:spacing w:val="10"/>
            </w:rPr>
          </w:rPrChange>
        </w:rPr>
        <w:t>连接之后，客户端</w:t>
      </w:r>
      <w:r w:rsidR="00160783" w:rsidRPr="00B207B1">
        <w:rPr>
          <w:rFonts w:hAnsiTheme="minorEastAsia" w:hint="eastAsia"/>
          <w:rPrChange w:id="2047" w:author="JY0225" w:date="2017-08-24T11:13:00Z">
            <w:rPr>
              <w:rFonts w:ascii="Times New Roman" w:hAnsi="Times New Roman" w:hint="eastAsia"/>
              <w:spacing w:val="10"/>
            </w:rPr>
          </w:rPrChange>
        </w:rPr>
        <w:t>向服务器</w:t>
      </w:r>
      <w:r w:rsidR="00BC1E12" w:rsidRPr="00B207B1">
        <w:rPr>
          <w:rFonts w:hAnsiTheme="minorEastAsia" w:hint="eastAsia"/>
          <w:rPrChange w:id="2048" w:author="JY0225" w:date="2017-08-24T11:13:00Z">
            <w:rPr>
              <w:rFonts w:ascii="Times New Roman" w:hAnsi="Times New Roman" w:hint="eastAsia"/>
              <w:spacing w:val="10"/>
            </w:rPr>
          </w:rPrChange>
        </w:rPr>
        <w:t>发送握手请求，随后服务器</w:t>
      </w:r>
      <w:r w:rsidR="00160783" w:rsidRPr="00B207B1">
        <w:rPr>
          <w:rFonts w:hAnsiTheme="minorEastAsia" w:hint="eastAsia"/>
          <w:rPrChange w:id="2049" w:author="JY0225" w:date="2017-08-24T11:13:00Z">
            <w:rPr>
              <w:rFonts w:ascii="Times New Roman" w:hAnsi="Times New Roman" w:hint="eastAsia"/>
              <w:spacing w:val="10"/>
            </w:rPr>
          </w:rPrChange>
        </w:rPr>
        <w:t>向客户端</w:t>
      </w:r>
      <w:r w:rsidR="00BC1E12" w:rsidRPr="00B207B1">
        <w:rPr>
          <w:rFonts w:hAnsiTheme="minorEastAsia" w:hint="eastAsia"/>
          <w:rPrChange w:id="2050" w:author="JY0225" w:date="2017-08-24T11:13:00Z">
            <w:rPr>
              <w:rFonts w:ascii="Times New Roman" w:hAnsi="Times New Roman" w:hint="eastAsia"/>
              <w:spacing w:val="10"/>
            </w:rPr>
          </w:rPrChange>
        </w:rPr>
        <w:t>发送握手响应</w:t>
      </w:r>
      <w:r w:rsidR="00160783" w:rsidRPr="00B207B1">
        <w:rPr>
          <w:rFonts w:hAnsiTheme="minorEastAsia" w:hint="eastAsia"/>
          <w:rPrChange w:id="2051" w:author="JY0225" w:date="2017-08-24T11:13:00Z">
            <w:rPr>
              <w:rFonts w:ascii="Times New Roman" w:hAnsi="Times New Roman" w:hint="eastAsia"/>
              <w:spacing w:val="10"/>
            </w:rPr>
          </w:rPrChange>
        </w:rPr>
        <w:t>，随后连接建立，双方可以互通信息</w:t>
      </w:r>
      <w:r w:rsidR="00DB015A" w:rsidRPr="00B207B1">
        <w:rPr>
          <w:rFonts w:hAnsiTheme="minorEastAsia" w:hint="eastAsia"/>
          <w:rPrChange w:id="2052" w:author="JY0225" w:date="2017-08-24T11:13:00Z">
            <w:rPr>
              <w:rFonts w:ascii="Times New Roman" w:hAnsi="Times New Roman" w:hint="eastAsia"/>
              <w:spacing w:val="10"/>
            </w:rPr>
          </w:rPrChange>
        </w:rPr>
        <w:t>。</w:t>
      </w:r>
    </w:p>
    <w:p w14:paraId="50DF1512" w14:textId="3420F291" w:rsidR="007F65C2" w:rsidRPr="00B207B1" w:rsidRDefault="00832A21" w:rsidP="00D643D2">
      <w:pPr>
        <w:spacing w:line="400" w:lineRule="exact"/>
        <w:rPr>
          <w:rFonts w:hAnsiTheme="minorEastAsia"/>
          <w:rPrChange w:id="2053" w:author="JY0225" w:date="2017-08-24T11:13:00Z">
            <w:rPr>
              <w:rFonts w:ascii="Times New Roman" w:hAnsi="Times New Roman"/>
              <w:spacing w:val="10"/>
            </w:rPr>
          </w:rPrChange>
        </w:rPr>
      </w:pPr>
      <w:r w:rsidRPr="00B207B1">
        <w:rPr>
          <w:rFonts w:hAnsiTheme="minorEastAsia"/>
          <w:rPrChange w:id="2054" w:author="JY0225" w:date="2017-08-24T11:13:00Z">
            <w:rPr>
              <w:rFonts w:ascii="Times New Roman" w:hAnsi="Times New Roman"/>
              <w:spacing w:val="10"/>
            </w:rPr>
          </w:rPrChange>
        </w:rPr>
        <w:tab/>
      </w:r>
      <w:r w:rsidR="000F2126" w:rsidRPr="00B207B1">
        <w:rPr>
          <w:rFonts w:hAnsiTheme="minorEastAsia" w:hint="eastAsia"/>
          <w:rPrChange w:id="2055" w:author="JY0225" w:date="2017-08-24T11:13:00Z">
            <w:rPr>
              <w:rFonts w:ascii="Times New Roman" w:hAnsi="Times New Roman" w:hint="eastAsia"/>
              <w:spacing w:val="10"/>
            </w:rPr>
          </w:rPrChange>
        </w:rPr>
        <w:t>在数据通信阶段，</w:t>
      </w:r>
      <w:r w:rsidR="000875AC" w:rsidRPr="00B207B1">
        <w:rPr>
          <w:rFonts w:hAnsiTheme="minorEastAsia" w:hint="eastAsia"/>
          <w:rPrChange w:id="2056" w:author="JY0225" w:date="2017-08-24T11:13:00Z">
            <w:rPr>
              <w:rFonts w:ascii="Times New Roman" w:hAnsi="Times New Roman" w:hint="eastAsia"/>
              <w:spacing w:val="10"/>
            </w:rPr>
          </w:rPrChange>
        </w:rPr>
        <w:t>数据</w:t>
      </w:r>
      <w:r w:rsidR="00284E42" w:rsidRPr="00B207B1">
        <w:rPr>
          <w:rFonts w:hAnsiTheme="minorEastAsia" w:hint="eastAsia"/>
          <w:rPrChange w:id="2057" w:author="JY0225" w:date="2017-08-24T11:13:00Z">
            <w:rPr>
              <w:rFonts w:ascii="Times New Roman" w:hAnsi="Times New Roman" w:hint="eastAsia"/>
              <w:spacing w:val="10"/>
            </w:rPr>
          </w:rPrChange>
        </w:rPr>
        <w:t>被组织为依次序的一串数据帧</w:t>
      </w:r>
      <w:r w:rsidR="00284E42" w:rsidRPr="00B207B1">
        <w:rPr>
          <w:rFonts w:hAnsiTheme="minorEastAsia"/>
          <w:rPrChange w:id="2058" w:author="JY0225" w:date="2017-08-24T11:13:00Z">
            <w:rPr>
              <w:rFonts w:ascii="Times New Roman" w:hAnsi="Times New Roman"/>
              <w:spacing w:val="10"/>
            </w:rPr>
          </w:rPrChange>
        </w:rPr>
        <w:t>(data frame)</w:t>
      </w:r>
      <w:r w:rsidR="00284E42" w:rsidRPr="00B207B1">
        <w:rPr>
          <w:rFonts w:hAnsiTheme="minorEastAsia" w:hint="eastAsia"/>
          <w:rPrChange w:id="2059" w:author="JY0225" w:date="2017-08-24T11:13:00Z">
            <w:rPr>
              <w:rFonts w:ascii="Times New Roman" w:hAnsi="Times New Roman" w:hint="eastAsia"/>
              <w:spacing w:val="10"/>
            </w:rPr>
          </w:rPrChange>
        </w:rPr>
        <w:t>，然后进</w:t>
      </w:r>
      <w:r w:rsidR="00284E42" w:rsidRPr="00B207B1">
        <w:rPr>
          <w:rFonts w:hAnsiTheme="minorEastAsia" w:hint="eastAsia"/>
          <w:rPrChange w:id="2060" w:author="JY0225" w:date="2017-08-24T11:13:00Z">
            <w:rPr>
              <w:rFonts w:ascii="Times New Roman" w:hAnsi="Times New Roman" w:hint="eastAsia"/>
              <w:spacing w:val="10"/>
            </w:rPr>
          </w:rPrChange>
        </w:rPr>
        <w:lastRenderedPageBreak/>
        <w:t>行传送。帧</w:t>
      </w:r>
      <w:r w:rsidR="003623CC" w:rsidRPr="00B207B1">
        <w:rPr>
          <w:rFonts w:hAnsiTheme="minorEastAsia" w:hint="eastAsia"/>
          <w:rPrChange w:id="2061" w:author="JY0225" w:date="2017-08-24T11:13:00Z">
            <w:rPr>
              <w:rFonts w:ascii="Times New Roman" w:hAnsi="Times New Roman" w:hint="eastAsia"/>
              <w:spacing w:val="10"/>
            </w:rPr>
          </w:rPrChange>
        </w:rPr>
        <w:t>的</w:t>
      </w:r>
      <w:r w:rsidR="00284E42" w:rsidRPr="00B207B1">
        <w:rPr>
          <w:rFonts w:hAnsiTheme="minorEastAsia" w:hint="eastAsia"/>
          <w:rPrChange w:id="2062" w:author="JY0225" w:date="2017-08-24T11:13:00Z">
            <w:rPr>
              <w:rFonts w:ascii="Times New Roman" w:hAnsi="Times New Roman" w:hint="eastAsia"/>
              <w:spacing w:val="10"/>
            </w:rPr>
          </w:rPrChange>
        </w:rPr>
        <w:t>类型分为两类：数据帧</w:t>
      </w:r>
      <w:r w:rsidR="00284E42" w:rsidRPr="00B207B1">
        <w:rPr>
          <w:rFonts w:hAnsiTheme="minorEastAsia"/>
          <w:rPrChange w:id="2063" w:author="JY0225" w:date="2017-08-24T11:13:00Z">
            <w:rPr>
              <w:rFonts w:ascii="Times New Roman" w:hAnsi="Times New Roman"/>
              <w:spacing w:val="10"/>
            </w:rPr>
          </w:rPrChange>
        </w:rPr>
        <w:t>(data frame)</w:t>
      </w:r>
      <w:r w:rsidR="00284E42" w:rsidRPr="00B207B1">
        <w:rPr>
          <w:rFonts w:hAnsiTheme="minorEastAsia" w:hint="eastAsia"/>
          <w:rPrChange w:id="2064" w:author="JY0225" w:date="2017-08-24T11:13:00Z">
            <w:rPr>
              <w:rFonts w:ascii="Times New Roman" w:hAnsi="Times New Roman" w:hint="eastAsia"/>
              <w:spacing w:val="10"/>
            </w:rPr>
          </w:rPrChange>
        </w:rPr>
        <w:t>和控制帧</w:t>
      </w:r>
      <w:r w:rsidR="00C4064D">
        <w:rPr>
          <w:rFonts w:hAnsiTheme="minorEastAsia"/>
        </w:rPr>
        <w:t>(c</w:t>
      </w:r>
      <w:r w:rsidR="00284E42" w:rsidRPr="00B207B1">
        <w:rPr>
          <w:rFonts w:hAnsiTheme="minorEastAsia"/>
          <w:rPrChange w:id="2065" w:author="JY0225" w:date="2017-08-24T11:13:00Z">
            <w:rPr>
              <w:rFonts w:ascii="Times New Roman" w:hAnsi="Times New Roman"/>
              <w:spacing w:val="10"/>
            </w:rPr>
          </w:rPrChange>
        </w:rPr>
        <w:t>ontrol frame)</w:t>
      </w:r>
      <w:r w:rsidR="00284E42" w:rsidRPr="00B207B1">
        <w:rPr>
          <w:rFonts w:hAnsiTheme="minorEastAsia" w:hint="eastAsia"/>
          <w:rPrChange w:id="2066" w:author="JY0225" w:date="2017-08-24T11:13:00Z">
            <w:rPr>
              <w:rFonts w:ascii="Times New Roman" w:hAnsi="Times New Roman" w:hint="eastAsia"/>
              <w:spacing w:val="10"/>
            </w:rPr>
          </w:rPrChange>
        </w:rPr>
        <w:t>。数据帧可以携带文本数据或者二进制数据；控制帧包含关闭帧和</w:t>
      </w:r>
      <w:r w:rsidR="00140CD3">
        <w:rPr>
          <w:rFonts w:hAnsiTheme="minorEastAsia"/>
        </w:rPr>
        <w:t>ping/p</w:t>
      </w:r>
      <w:r w:rsidR="00284E42" w:rsidRPr="00B207B1">
        <w:rPr>
          <w:rFonts w:hAnsiTheme="minorEastAsia"/>
          <w:rPrChange w:id="2067" w:author="JY0225" w:date="2017-08-24T11:13:00Z">
            <w:rPr>
              <w:rFonts w:ascii="Times New Roman" w:hAnsi="Times New Roman"/>
              <w:spacing w:val="10"/>
            </w:rPr>
          </w:rPrChange>
        </w:rPr>
        <w:t>ong</w:t>
      </w:r>
      <w:r w:rsidR="00284E42" w:rsidRPr="00B207B1">
        <w:rPr>
          <w:rFonts w:hAnsiTheme="minorEastAsia" w:hint="eastAsia"/>
          <w:rPrChange w:id="2068" w:author="JY0225" w:date="2017-08-24T11:13:00Z">
            <w:rPr>
              <w:rFonts w:ascii="Times New Roman" w:hAnsi="Times New Roman" w:hint="eastAsia"/>
              <w:spacing w:val="10"/>
            </w:rPr>
          </w:rPrChange>
        </w:rPr>
        <w:t>帧。</w:t>
      </w:r>
      <w:r w:rsidR="00534069" w:rsidRPr="00B207B1">
        <w:rPr>
          <w:rFonts w:hAnsiTheme="minorEastAsia" w:hint="eastAsia"/>
          <w:rPrChange w:id="2069" w:author="JY0225" w:date="2017-08-24T11:13:00Z">
            <w:rPr>
              <w:rFonts w:ascii="Times New Roman" w:hAnsi="Times New Roman" w:hint="eastAsia"/>
              <w:spacing w:val="10"/>
            </w:rPr>
          </w:rPrChange>
        </w:rPr>
        <w:t>如要</w:t>
      </w:r>
      <w:r w:rsidR="006E4C32" w:rsidRPr="00B207B1">
        <w:rPr>
          <w:rFonts w:hAnsiTheme="minorEastAsia" w:hint="eastAsia"/>
          <w:rPrChange w:id="2070" w:author="JY0225" w:date="2017-08-24T11:13:00Z">
            <w:rPr>
              <w:rFonts w:ascii="Times New Roman" w:hAnsi="Times New Roman" w:hint="eastAsia"/>
              <w:spacing w:val="10"/>
            </w:rPr>
          </w:rPrChange>
        </w:rPr>
        <w:t>关闭连接，</w:t>
      </w:r>
      <w:r w:rsidR="00534069" w:rsidRPr="00B207B1">
        <w:rPr>
          <w:rFonts w:hAnsiTheme="minorEastAsia" w:hint="eastAsia"/>
          <w:rPrChange w:id="2071" w:author="JY0225" w:date="2017-08-24T11:13:00Z">
            <w:rPr>
              <w:rFonts w:ascii="Times New Roman" w:hAnsi="Times New Roman" w:hint="eastAsia"/>
              <w:spacing w:val="10"/>
            </w:rPr>
          </w:rPrChange>
        </w:rPr>
        <w:t>只需</w:t>
      </w:r>
      <w:r w:rsidR="00D61459" w:rsidRPr="00B207B1">
        <w:rPr>
          <w:rFonts w:hAnsiTheme="minorEastAsia" w:hint="eastAsia"/>
          <w:rPrChange w:id="2072" w:author="JY0225" w:date="2017-08-24T11:13:00Z">
            <w:rPr>
              <w:rFonts w:ascii="Times New Roman" w:hAnsi="Times New Roman" w:hint="eastAsia"/>
              <w:spacing w:val="10"/>
            </w:rPr>
          </w:rPrChange>
        </w:rPr>
        <w:t>任何一端发送关闭</w:t>
      </w:r>
      <w:r w:rsidR="00B312CC" w:rsidRPr="00B207B1">
        <w:rPr>
          <w:rFonts w:hAnsiTheme="minorEastAsia" w:hint="eastAsia"/>
          <w:rPrChange w:id="2073" w:author="JY0225" w:date="2017-08-24T11:13:00Z">
            <w:rPr>
              <w:rFonts w:ascii="Times New Roman" w:hAnsi="Times New Roman" w:hint="eastAsia"/>
              <w:spacing w:val="10"/>
            </w:rPr>
          </w:rPrChange>
        </w:rPr>
        <w:t>数据</w:t>
      </w:r>
      <w:r w:rsidR="00D61459" w:rsidRPr="00B207B1">
        <w:rPr>
          <w:rFonts w:hAnsiTheme="minorEastAsia" w:hint="eastAsia"/>
          <w:rPrChange w:id="2074" w:author="JY0225" w:date="2017-08-24T11:13:00Z">
            <w:rPr>
              <w:rFonts w:ascii="Times New Roman" w:hAnsi="Times New Roman" w:hint="eastAsia"/>
              <w:spacing w:val="10"/>
            </w:rPr>
          </w:rPrChange>
        </w:rPr>
        <w:t>帧给对方</w:t>
      </w:r>
      <w:r w:rsidR="00B65B73" w:rsidRPr="00B207B1">
        <w:rPr>
          <w:rFonts w:hAnsiTheme="minorEastAsia" w:hint="eastAsia"/>
          <w:rPrChange w:id="2075" w:author="JY0225" w:date="2017-08-24T11:13:00Z">
            <w:rPr>
              <w:rFonts w:ascii="Times New Roman" w:hAnsi="Times New Roman" w:hint="eastAsia"/>
              <w:spacing w:val="10"/>
            </w:rPr>
          </w:rPrChange>
        </w:rPr>
        <w:t>即可</w:t>
      </w:r>
      <w:r w:rsidR="00B04F10" w:rsidRPr="00B207B1">
        <w:rPr>
          <w:rFonts w:hAnsiTheme="minorEastAsia" w:hint="eastAsia"/>
          <w:rPrChange w:id="2076" w:author="JY0225" w:date="2017-08-24T11:13:00Z">
            <w:rPr>
              <w:rFonts w:ascii="Times New Roman" w:hAnsi="Times New Roman" w:hint="eastAsia"/>
              <w:spacing w:val="10"/>
            </w:rPr>
          </w:rPrChange>
        </w:rPr>
        <w:t>，</w:t>
      </w:r>
      <w:r w:rsidR="00174BBA" w:rsidRPr="00B207B1">
        <w:rPr>
          <w:rFonts w:hAnsiTheme="minorEastAsia" w:hint="eastAsia"/>
          <w:rPrChange w:id="2077" w:author="JY0225" w:date="2017-08-24T11:13:00Z">
            <w:rPr>
              <w:rFonts w:ascii="Times New Roman" w:hAnsi="Times New Roman" w:hint="eastAsia"/>
              <w:spacing w:val="10"/>
            </w:rPr>
          </w:rPrChange>
        </w:rPr>
        <w:t>关闭连接以状态码进行标识</w:t>
      </w:r>
      <w:r w:rsidR="00E366CC" w:rsidRPr="00B207B1">
        <w:rPr>
          <w:rFonts w:hAnsiTheme="minorEastAsia" w:hint="eastAsia"/>
          <w:rPrChange w:id="2078" w:author="JY0225" w:date="2017-08-24T11:13:00Z">
            <w:rPr>
              <w:rFonts w:ascii="Times New Roman" w:hAnsi="Times New Roman" w:hint="eastAsia"/>
              <w:spacing w:val="10"/>
            </w:rPr>
          </w:rPrChange>
        </w:rPr>
        <w:t>。</w:t>
      </w:r>
    </w:p>
    <w:p w14:paraId="19382D15" w14:textId="77777777" w:rsidR="007B5A98" w:rsidRPr="00B207B1" w:rsidDel="008621A3" w:rsidRDefault="006D4E43">
      <w:pPr>
        <w:pStyle w:val="21"/>
        <w:spacing w:line="240" w:lineRule="auto"/>
        <w:rPr>
          <w:del w:id="2079" w:author="JY0225" w:date="2017-08-14T12:33:00Z"/>
        </w:rPr>
        <w:pPrChange w:id="2080" w:author="微软用户" w:date="2017-08-18T22:48:00Z">
          <w:pPr>
            <w:pStyle w:val="21"/>
          </w:pPr>
        </w:pPrChange>
      </w:pPr>
      <w:del w:id="2081" w:author="JY0225" w:date="2017-08-14T12:33:00Z">
        <w:r w:rsidRPr="00B207B1" w:rsidDel="008621A3">
          <w:delText>2.4</w:delText>
        </w:r>
        <w:r w:rsidR="00834D7D" w:rsidRPr="00B207B1" w:rsidDel="008621A3">
          <w:delText xml:space="preserve"> </w:delText>
        </w:r>
        <w:r w:rsidR="00C659DE" w:rsidRPr="00B207B1" w:rsidDel="008621A3">
          <w:delText>LRU</w:delText>
        </w:r>
        <w:r w:rsidR="00C659DE" w:rsidRPr="00B207B1" w:rsidDel="008621A3">
          <w:delText>替换策略</w:delText>
        </w:r>
      </w:del>
    </w:p>
    <w:p w14:paraId="1B26346E" w14:textId="3C8E7BEE" w:rsidR="0026206C" w:rsidRPr="00B207B1" w:rsidDel="008621A3" w:rsidRDefault="0026206C">
      <w:pPr>
        <w:rPr>
          <w:del w:id="2082" w:author="JY0225" w:date="2017-08-14T12:33:00Z"/>
          <w:rFonts w:ascii="Times New Roman" w:hAnsi="Times New Roman"/>
          <w:sz w:val="32"/>
          <w:rPrChange w:id="2083" w:author="微软用户" w:date="2017-08-18T22:48:00Z">
            <w:rPr>
              <w:del w:id="2084" w:author="JY0225" w:date="2017-08-14T12:33:00Z"/>
              <w:rFonts w:ascii="Times New Roman" w:hAnsi="Times New Roman"/>
              <w:spacing w:val="10"/>
            </w:rPr>
          </w:rPrChange>
        </w:rPr>
        <w:pPrChange w:id="2085" w:author="微软用户" w:date="2017-08-18T22:48:00Z">
          <w:pPr>
            <w:spacing w:line="400" w:lineRule="exact"/>
          </w:pPr>
        </w:pPrChange>
      </w:pPr>
      <w:del w:id="2086" w:author="JY0225" w:date="2017-08-14T12:33:00Z">
        <w:r w:rsidRPr="00B207B1" w:rsidDel="008621A3">
          <w:tab/>
        </w:r>
        <w:r w:rsidR="002B0E96" w:rsidRPr="00B207B1" w:rsidDel="008621A3">
          <w:rPr>
            <w:rFonts w:ascii="Times New Roman" w:hAnsi="Times New Roman"/>
            <w:sz w:val="32"/>
            <w:rPrChange w:id="2087" w:author="微软用户" w:date="2017-08-18T22:48:00Z">
              <w:rPr>
                <w:rFonts w:ascii="Times New Roman" w:hAnsi="Times New Roman"/>
                <w:spacing w:val="10"/>
              </w:rPr>
            </w:rPrChange>
          </w:rPr>
          <w:delText>LRU</w:delText>
        </w:r>
        <w:r w:rsidR="002B0E96" w:rsidRPr="00B207B1" w:rsidDel="008621A3">
          <w:rPr>
            <w:rFonts w:ascii="Times New Roman" w:hAnsi="Times New Roman" w:hint="eastAsia"/>
            <w:sz w:val="32"/>
            <w:rPrChange w:id="2088" w:author="微软用户" w:date="2017-08-18T22:48:00Z">
              <w:rPr>
                <w:rFonts w:ascii="Times New Roman" w:hAnsi="Times New Roman" w:hint="eastAsia"/>
                <w:spacing w:val="10"/>
              </w:rPr>
            </w:rPrChange>
          </w:rPr>
          <w:delText>（</w:delText>
        </w:r>
        <w:r w:rsidR="002B0E96" w:rsidRPr="00B207B1" w:rsidDel="008621A3">
          <w:rPr>
            <w:rFonts w:ascii="Times New Roman" w:hAnsi="Times New Roman"/>
            <w:szCs w:val="32"/>
            <w:rPrChange w:id="2089" w:author="微软用户" w:date="2017-08-18T22:48:00Z">
              <w:rPr>
                <w:rFonts w:ascii="Verdana" w:hAnsi="Verdana"/>
                <w:color w:val="333333"/>
                <w:szCs w:val="21"/>
                <w:shd w:val="clear" w:color="auto" w:fill="FFFFFF"/>
              </w:rPr>
            </w:rPrChange>
          </w:rPr>
          <w:delText>Least Recently Used</w:delText>
        </w:r>
        <w:r w:rsidR="002B0E96" w:rsidRPr="00B207B1" w:rsidDel="008621A3">
          <w:rPr>
            <w:rFonts w:ascii="Times New Roman" w:hAnsi="Times New Roman" w:hint="eastAsia"/>
            <w:sz w:val="32"/>
            <w:rPrChange w:id="2090" w:author="微软用户" w:date="2017-08-18T22:48:00Z">
              <w:rPr>
                <w:rFonts w:ascii="Times New Roman" w:hAnsi="Times New Roman" w:hint="eastAsia"/>
                <w:spacing w:val="10"/>
              </w:rPr>
            </w:rPrChange>
          </w:rPr>
          <w:delText>）是</w:delText>
        </w:r>
        <w:r w:rsidR="0066457E" w:rsidRPr="00B207B1" w:rsidDel="008621A3">
          <w:rPr>
            <w:rFonts w:ascii="Times New Roman" w:hAnsi="Times New Roman" w:hint="eastAsia"/>
            <w:sz w:val="32"/>
            <w:rPrChange w:id="2091" w:author="微软用户" w:date="2017-08-18T22:48:00Z">
              <w:rPr>
                <w:rFonts w:ascii="Times New Roman" w:hAnsi="Times New Roman" w:hint="eastAsia"/>
                <w:spacing w:val="10"/>
              </w:rPr>
            </w:rPrChange>
          </w:rPr>
          <w:delText>“最近最少使用”</w:delText>
        </w:r>
        <w:r w:rsidR="0043161B" w:rsidRPr="00B207B1" w:rsidDel="008621A3">
          <w:rPr>
            <w:rFonts w:ascii="Times New Roman" w:hAnsi="Times New Roman" w:hint="eastAsia"/>
            <w:sz w:val="32"/>
            <w:rPrChange w:id="2092" w:author="微软用户" w:date="2017-08-18T22:48:00Z">
              <w:rPr>
                <w:rFonts w:ascii="Times New Roman" w:hAnsi="Times New Roman" w:hint="eastAsia"/>
                <w:spacing w:val="10"/>
              </w:rPr>
            </w:rPrChange>
          </w:rPr>
          <w:delText>的意思，</w:delText>
        </w:r>
        <w:r w:rsidR="00A4350F" w:rsidRPr="00B207B1" w:rsidDel="008621A3">
          <w:rPr>
            <w:rFonts w:ascii="Times New Roman" w:hAnsi="Times New Roman" w:hint="eastAsia"/>
            <w:sz w:val="32"/>
            <w:rPrChange w:id="2093" w:author="微软用户" w:date="2017-08-18T22:48:00Z">
              <w:rPr>
                <w:rFonts w:ascii="Times New Roman" w:hAnsi="Times New Roman" w:hint="eastAsia"/>
                <w:spacing w:val="10"/>
              </w:rPr>
            </w:rPrChange>
          </w:rPr>
          <w:delText>算法根据数据的历史访问记录来</w:delText>
        </w:r>
        <w:r w:rsidR="00D312D6" w:rsidRPr="00B207B1" w:rsidDel="008621A3">
          <w:rPr>
            <w:rFonts w:ascii="Times New Roman" w:hAnsi="Times New Roman" w:hint="eastAsia"/>
            <w:sz w:val="32"/>
            <w:rPrChange w:id="2094" w:author="微软用户" w:date="2017-08-18T22:48:00Z">
              <w:rPr>
                <w:rFonts w:ascii="Times New Roman" w:hAnsi="Times New Roman" w:hint="eastAsia"/>
                <w:spacing w:val="10"/>
              </w:rPr>
            </w:rPrChange>
          </w:rPr>
          <w:delText>淘汰</w:delText>
        </w:r>
        <w:r w:rsidR="00814889" w:rsidRPr="00B207B1" w:rsidDel="008621A3">
          <w:rPr>
            <w:rFonts w:ascii="Times New Roman" w:hAnsi="Times New Roman" w:hint="eastAsia"/>
            <w:sz w:val="32"/>
            <w:rPrChange w:id="2095" w:author="微软用户" w:date="2017-08-18T22:48:00Z">
              <w:rPr>
                <w:rFonts w:ascii="Times New Roman" w:hAnsi="Times New Roman" w:hint="eastAsia"/>
                <w:spacing w:val="10"/>
              </w:rPr>
            </w:rPrChange>
          </w:rPr>
          <w:delText>缓存中的数据</w:delText>
        </w:r>
        <w:r w:rsidR="00A4350F" w:rsidRPr="00B207B1" w:rsidDel="008621A3">
          <w:rPr>
            <w:rFonts w:ascii="Times New Roman" w:hAnsi="Times New Roman" w:hint="eastAsia"/>
            <w:sz w:val="32"/>
            <w:rPrChange w:id="2096" w:author="微软用户" w:date="2017-08-18T22:48:00Z">
              <w:rPr>
                <w:rFonts w:ascii="Times New Roman" w:hAnsi="Times New Roman" w:hint="eastAsia"/>
                <w:spacing w:val="10"/>
              </w:rPr>
            </w:rPrChange>
          </w:rPr>
          <w:delText>，其核心思想是“如果数据最近被访问过，那么将来被访问的几率也更高</w:delText>
        </w:r>
        <w:r w:rsidR="00047A32" w:rsidRPr="00B207B1" w:rsidDel="008621A3">
          <w:rPr>
            <w:rPrChange w:id="2097" w:author="微软用户" w:date="2017-08-18T22:48:00Z">
              <w:rPr>
                <w:color w:val="000000" w:themeColor="text1"/>
                <w:vertAlign w:val="superscript"/>
              </w:rPr>
            </w:rPrChange>
          </w:rPr>
          <w:fldChar w:fldCharType="begin"/>
        </w:r>
        <w:r w:rsidR="00047A32" w:rsidRPr="00B207B1" w:rsidDel="008621A3">
          <w:rPr>
            <w:rPrChange w:id="2098" w:author="微软用户" w:date="2017-08-18T22:48:00Z">
              <w:rPr>
                <w:color w:val="000000" w:themeColor="text1"/>
                <w:vertAlign w:val="superscript"/>
              </w:rPr>
            </w:rPrChange>
          </w:rPr>
          <w:delInstrText xml:space="preserve"> REF _Ref489794348 \r \h </w:delInstrText>
        </w:r>
      </w:del>
      <w:r w:rsidR="00B207B1">
        <w:instrText xml:space="preserve"> \* MERGEFORMAT </w:instrText>
      </w:r>
      <w:del w:id="2099" w:author="JY0225" w:date="2017-08-14T12:33:00Z">
        <w:r w:rsidR="00047A32" w:rsidRPr="00B207B1" w:rsidDel="008621A3">
          <w:rPr>
            <w:rPrChange w:id="2100" w:author="微软用户" w:date="2017-08-18T22:48:00Z">
              <w:rPr/>
            </w:rPrChange>
          </w:rPr>
        </w:r>
        <w:r w:rsidR="00047A32" w:rsidRPr="00B207B1" w:rsidDel="008621A3">
          <w:rPr>
            <w:rPrChange w:id="2101" w:author="微软用户" w:date="2017-08-18T22:48:00Z">
              <w:rPr>
                <w:color w:val="000000" w:themeColor="text1"/>
                <w:vertAlign w:val="superscript"/>
              </w:rPr>
            </w:rPrChange>
          </w:rPr>
          <w:fldChar w:fldCharType="separate"/>
        </w:r>
        <w:r w:rsidR="00F518C7" w:rsidRPr="00B207B1" w:rsidDel="008621A3">
          <w:rPr>
            <w:rPrChange w:id="2102" w:author="微软用户" w:date="2017-08-18T22:48:00Z">
              <w:rPr>
                <w:color w:val="000000" w:themeColor="text1"/>
                <w:vertAlign w:val="superscript"/>
              </w:rPr>
            </w:rPrChange>
          </w:rPr>
          <w:delText>[28]</w:delText>
        </w:r>
        <w:r w:rsidR="00047A32" w:rsidRPr="00B207B1" w:rsidDel="008621A3">
          <w:rPr>
            <w:rPrChange w:id="2103" w:author="微软用户" w:date="2017-08-18T22:48:00Z">
              <w:rPr>
                <w:color w:val="000000" w:themeColor="text1"/>
                <w:vertAlign w:val="superscript"/>
              </w:rPr>
            </w:rPrChange>
          </w:rPr>
          <w:fldChar w:fldCharType="end"/>
        </w:r>
        <w:r w:rsidR="00ED2E57" w:rsidRPr="00B207B1" w:rsidDel="008621A3">
          <w:rPr>
            <w:rFonts w:ascii="Times New Roman" w:hAnsi="Times New Roman" w:hint="eastAsia"/>
            <w:sz w:val="32"/>
            <w:rPrChange w:id="2104" w:author="微软用户" w:date="2017-08-18T22:48:00Z">
              <w:rPr>
                <w:rFonts w:ascii="Times New Roman" w:hAnsi="Times New Roman" w:hint="eastAsia"/>
                <w:spacing w:val="10"/>
              </w:rPr>
            </w:rPrChange>
          </w:rPr>
          <w:delText>。</w:delText>
        </w:r>
        <w:r w:rsidR="00F24C52" w:rsidRPr="00B207B1" w:rsidDel="008621A3">
          <w:rPr>
            <w:rFonts w:ascii="Times New Roman" w:hAnsi="Times New Roman" w:hint="eastAsia"/>
            <w:sz w:val="32"/>
            <w:rPrChange w:id="2105" w:author="微软用户" w:date="2017-08-18T22:48:00Z">
              <w:rPr>
                <w:rFonts w:ascii="Times New Roman" w:hAnsi="Times New Roman" w:hint="eastAsia"/>
                <w:spacing w:val="10"/>
              </w:rPr>
            </w:rPrChange>
          </w:rPr>
          <w:delText>这种算法来自操作系统的内存管理，</w:delText>
        </w:r>
        <w:r w:rsidR="00670333" w:rsidRPr="00B207B1" w:rsidDel="008621A3">
          <w:rPr>
            <w:rFonts w:ascii="Times New Roman" w:hAnsi="Times New Roman" w:hint="eastAsia"/>
            <w:sz w:val="32"/>
            <w:rPrChange w:id="2106" w:author="微软用户" w:date="2017-08-18T22:48:00Z">
              <w:rPr>
                <w:rFonts w:ascii="Times New Roman" w:hAnsi="Times New Roman" w:hint="eastAsia"/>
                <w:spacing w:val="10"/>
              </w:rPr>
            </w:rPrChange>
          </w:rPr>
          <w:delText>常用于页面置换算法，是为虚拟页式</w:delText>
        </w:r>
        <w:r w:rsidR="00476838" w:rsidRPr="00B207B1" w:rsidDel="008621A3">
          <w:rPr>
            <w:rFonts w:ascii="Times New Roman" w:hAnsi="Times New Roman" w:hint="eastAsia"/>
            <w:sz w:val="32"/>
            <w:rPrChange w:id="2107" w:author="微软用户" w:date="2017-08-18T22:48:00Z">
              <w:rPr>
                <w:rFonts w:ascii="Times New Roman" w:hAnsi="Times New Roman" w:hint="eastAsia"/>
                <w:spacing w:val="10"/>
              </w:rPr>
            </w:rPrChange>
          </w:rPr>
          <w:delText>备份</w:delText>
        </w:r>
        <w:r w:rsidR="00670333" w:rsidRPr="00B207B1" w:rsidDel="008621A3">
          <w:rPr>
            <w:rFonts w:ascii="Times New Roman" w:hAnsi="Times New Roman" w:hint="eastAsia"/>
            <w:sz w:val="32"/>
            <w:rPrChange w:id="2108" w:author="微软用户" w:date="2017-08-18T22:48:00Z">
              <w:rPr>
                <w:rFonts w:ascii="Times New Roman" w:hAnsi="Times New Roman" w:hint="eastAsia"/>
                <w:spacing w:val="10"/>
              </w:rPr>
            </w:rPrChange>
          </w:rPr>
          <w:delText>管理服务的。对于在内存中</w:delText>
        </w:r>
        <w:r w:rsidR="00DD602C" w:rsidRPr="00B207B1" w:rsidDel="008621A3">
          <w:rPr>
            <w:rFonts w:ascii="Times New Roman" w:hAnsi="Times New Roman" w:hint="eastAsia"/>
            <w:sz w:val="32"/>
            <w:rPrChange w:id="2109" w:author="微软用户" w:date="2017-08-18T22:48:00Z">
              <w:rPr>
                <w:rFonts w:ascii="Times New Roman" w:hAnsi="Times New Roman" w:hint="eastAsia"/>
                <w:spacing w:val="10"/>
              </w:rPr>
            </w:rPrChange>
          </w:rPr>
          <w:delText>存在</w:delText>
        </w:r>
        <w:r w:rsidR="00670333" w:rsidRPr="00B207B1" w:rsidDel="008621A3">
          <w:rPr>
            <w:rFonts w:ascii="Times New Roman" w:hAnsi="Times New Roman" w:hint="eastAsia"/>
            <w:sz w:val="32"/>
            <w:rPrChange w:id="2110" w:author="微软用户" w:date="2017-08-18T22:48:00Z">
              <w:rPr>
                <w:rFonts w:ascii="Times New Roman" w:hAnsi="Times New Roman" w:hint="eastAsia"/>
                <w:spacing w:val="10"/>
              </w:rPr>
            </w:rPrChange>
          </w:rPr>
          <w:delText>但又不用的数据块（内存块）叫做</w:delText>
        </w:r>
        <w:r w:rsidR="00670333" w:rsidRPr="00B207B1" w:rsidDel="008621A3">
          <w:rPr>
            <w:rFonts w:ascii="Times New Roman" w:hAnsi="Times New Roman"/>
            <w:sz w:val="32"/>
            <w:rPrChange w:id="2111"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112" w:author="微软用户" w:date="2017-08-18T22:48:00Z">
              <w:rPr>
                <w:rFonts w:ascii="Times New Roman" w:hAnsi="Times New Roman" w:hint="eastAsia"/>
                <w:spacing w:val="10"/>
              </w:rPr>
            </w:rPrChange>
          </w:rPr>
          <w:delText>，操作系统会根据哪些数据属于</w:delText>
        </w:r>
        <w:r w:rsidR="00670333" w:rsidRPr="00B207B1" w:rsidDel="008621A3">
          <w:rPr>
            <w:rFonts w:ascii="Times New Roman" w:hAnsi="Times New Roman"/>
            <w:sz w:val="32"/>
            <w:rPrChange w:id="2113"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114" w:author="微软用户" w:date="2017-08-18T22:48:00Z">
              <w:rPr>
                <w:rFonts w:ascii="Times New Roman" w:hAnsi="Times New Roman" w:hint="eastAsia"/>
                <w:spacing w:val="10"/>
              </w:rPr>
            </w:rPrChange>
          </w:rPr>
          <w:delText>而将其移出内存而腾出空间来加载另外的数据。</w:delText>
        </w:r>
      </w:del>
    </w:p>
    <w:p w14:paraId="23B62379" w14:textId="77777777" w:rsidR="001E0F43" w:rsidRPr="00B207B1" w:rsidDel="008621A3" w:rsidRDefault="00670333">
      <w:pPr>
        <w:rPr>
          <w:del w:id="2115" w:author="JY0225" w:date="2017-08-14T12:33:00Z"/>
          <w:rFonts w:ascii="Times New Roman" w:hAnsi="Times New Roman"/>
          <w:sz w:val="32"/>
          <w:rPrChange w:id="2116" w:author="微软用户" w:date="2017-08-18T22:48:00Z">
            <w:rPr>
              <w:del w:id="2117" w:author="JY0225" w:date="2017-08-14T12:33:00Z"/>
              <w:rFonts w:ascii="Times New Roman" w:hAnsi="Times New Roman"/>
              <w:spacing w:val="10"/>
            </w:rPr>
          </w:rPrChange>
        </w:rPr>
        <w:pPrChange w:id="2118" w:author="微软用户" w:date="2017-08-18T22:48:00Z">
          <w:pPr>
            <w:spacing w:line="400" w:lineRule="exact"/>
          </w:pPr>
        </w:pPrChange>
      </w:pPr>
      <w:del w:id="2119" w:author="JY0225" w:date="2017-08-14T12:33:00Z">
        <w:r w:rsidRPr="00B207B1" w:rsidDel="008621A3">
          <w:rPr>
            <w:rFonts w:ascii="Times New Roman" w:hAnsi="Times New Roman"/>
            <w:sz w:val="32"/>
            <w:rPrChange w:id="2120" w:author="微软用户" w:date="2017-08-18T22:48:00Z">
              <w:rPr>
                <w:rFonts w:ascii="Times New Roman" w:hAnsi="Times New Roman"/>
                <w:spacing w:val="10"/>
              </w:rPr>
            </w:rPrChange>
          </w:rPr>
          <w:tab/>
        </w:r>
        <w:r w:rsidR="00CE1D8D" w:rsidRPr="00B207B1" w:rsidDel="008621A3">
          <w:rPr>
            <w:rFonts w:ascii="Times New Roman" w:hAnsi="Times New Roman" w:hint="eastAsia"/>
            <w:sz w:val="32"/>
            <w:rPrChange w:id="2121" w:author="微软用户" w:date="2017-08-18T22:48:00Z">
              <w:rPr>
                <w:rFonts w:ascii="Times New Roman" w:hAnsi="Times New Roman" w:hint="eastAsia"/>
                <w:spacing w:val="10"/>
              </w:rPr>
            </w:rPrChange>
          </w:rPr>
          <w:delText>现在这种算法常</w:delText>
        </w:r>
        <w:r w:rsidR="001B57A9" w:rsidRPr="00B207B1" w:rsidDel="008621A3">
          <w:rPr>
            <w:rFonts w:ascii="Times New Roman" w:hAnsi="Times New Roman" w:hint="eastAsia"/>
            <w:sz w:val="32"/>
            <w:rPrChange w:id="2122" w:author="微软用户" w:date="2017-08-18T22:48:00Z">
              <w:rPr>
                <w:rFonts w:ascii="Times New Roman" w:hAnsi="Times New Roman" w:hint="eastAsia"/>
                <w:spacing w:val="10"/>
              </w:rPr>
            </w:rPrChange>
          </w:rPr>
          <w:delText>用于管理缓存中</w:delText>
        </w:r>
        <w:r w:rsidR="00725E96" w:rsidRPr="00B207B1" w:rsidDel="008621A3">
          <w:rPr>
            <w:rFonts w:ascii="Times New Roman" w:hAnsi="Times New Roman" w:hint="eastAsia"/>
            <w:sz w:val="32"/>
            <w:rPrChange w:id="2123" w:author="微软用户" w:date="2017-08-18T22:48:00Z">
              <w:rPr>
                <w:rFonts w:ascii="Times New Roman" w:hAnsi="Times New Roman" w:hint="eastAsia"/>
                <w:spacing w:val="10"/>
              </w:rPr>
            </w:rPrChange>
          </w:rPr>
          <w:delText>，简单的说就是缓存一定量的数据，当超过设定的阈值时就把一些过期的数据删除掉</w:delText>
        </w:r>
        <w:r w:rsidR="00FA5C0A" w:rsidRPr="00B207B1" w:rsidDel="008621A3">
          <w:rPr>
            <w:rFonts w:ascii="Times New Roman" w:hAnsi="Times New Roman" w:hint="eastAsia"/>
            <w:sz w:val="32"/>
            <w:rPrChange w:id="2124" w:author="微软用户" w:date="2017-08-18T22:48:00Z">
              <w:rPr>
                <w:rFonts w:ascii="Times New Roman" w:hAnsi="Times New Roman" w:hint="eastAsia"/>
                <w:spacing w:val="10"/>
              </w:rPr>
            </w:rPrChange>
          </w:rPr>
          <w:delText>。</w:delText>
        </w:r>
        <w:r w:rsidR="00C54486" w:rsidRPr="00B207B1" w:rsidDel="008621A3">
          <w:rPr>
            <w:rFonts w:ascii="Times New Roman" w:hAnsi="Times New Roman"/>
            <w:sz w:val="32"/>
            <w:rPrChange w:id="2125" w:author="微软用户" w:date="2017-08-18T22:48:00Z">
              <w:rPr>
                <w:rFonts w:ascii="Times New Roman" w:hAnsi="Times New Roman"/>
                <w:spacing w:val="10"/>
              </w:rPr>
            </w:rPrChange>
          </w:rPr>
          <w:delText>LRU</w:delText>
        </w:r>
        <w:r w:rsidR="00C54486" w:rsidRPr="00B207B1" w:rsidDel="008621A3">
          <w:rPr>
            <w:rFonts w:ascii="Times New Roman" w:hAnsi="Times New Roman" w:hint="eastAsia"/>
            <w:sz w:val="32"/>
            <w:rPrChange w:id="2126" w:author="微软用户" w:date="2017-08-18T22:48:00Z">
              <w:rPr>
                <w:rFonts w:ascii="Times New Roman" w:hAnsi="Times New Roman" w:hint="eastAsia"/>
                <w:spacing w:val="10"/>
              </w:rPr>
            </w:rPrChange>
          </w:rPr>
          <w:delText>算法就是根据数据的历史访问记录，删除最近没有被使用到的文件，从而保证缓存中的数据不会过期，进行实时更新。</w:delText>
        </w:r>
      </w:del>
    </w:p>
    <w:p w14:paraId="1D7BA5B0" w14:textId="77777777" w:rsidR="00AD0AAD" w:rsidRPr="00B207B1" w:rsidDel="008621A3" w:rsidRDefault="00AD0AAD">
      <w:pPr>
        <w:rPr>
          <w:del w:id="2127" w:author="JY0225" w:date="2017-08-14T12:33:00Z"/>
          <w:rFonts w:ascii="Times New Roman" w:hAnsi="Times New Roman"/>
          <w:sz w:val="32"/>
          <w:rPrChange w:id="2128" w:author="微软用户" w:date="2017-08-18T22:48:00Z">
            <w:rPr>
              <w:del w:id="2129" w:author="JY0225" w:date="2017-08-14T12:33:00Z"/>
              <w:rFonts w:ascii="Times New Roman" w:hAnsi="Times New Roman"/>
              <w:spacing w:val="10"/>
            </w:rPr>
          </w:rPrChange>
        </w:rPr>
      </w:pPr>
      <w:del w:id="2130" w:author="JY0225" w:date="2017-08-14T12:33:00Z">
        <w:r w:rsidRPr="00B207B1" w:rsidDel="008621A3">
          <w:rPr>
            <w:rFonts w:hint="eastAsia"/>
            <w:noProof/>
          </w:rPr>
          <w:drawing>
            <wp:inline distT="0" distB="0" distL="0" distR="0" wp14:anchorId="09A2FFA4" wp14:editId="4D35EF39">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2B90046A" w14:textId="77777777" w:rsidR="00A129BF" w:rsidRPr="00B207B1" w:rsidDel="008621A3" w:rsidRDefault="00DC4ACC">
      <w:pPr>
        <w:jc w:val="center"/>
        <w:rPr>
          <w:del w:id="2131" w:author="JY0225" w:date="2017-08-14T12:33:00Z"/>
          <w:rFonts w:ascii="Times New Roman" w:hAnsi="Times New Roman"/>
          <w:kern w:val="2"/>
          <w:sz w:val="32"/>
          <w:szCs w:val="32"/>
          <w:rPrChange w:id="2132" w:author="微软用户" w:date="2017-08-18T22:48:00Z">
            <w:rPr>
              <w:del w:id="2133" w:author="JY0225" w:date="2017-08-14T12:33:00Z"/>
              <w:rFonts w:ascii="Times New Roman" w:hAnsi="Times New Roman"/>
              <w:noProof/>
              <w:spacing w:val="10"/>
            </w:rPr>
          </w:rPrChange>
        </w:rPr>
        <w:pPrChange w:id="2134" w:author="微软用户" w:date="2017-08-18T22:48:00Z">
          <w:pPr>
            <w:spacing w:line="400" w:lineRule="exact"/>
            <w:jc w:val="center"/>
          </w:pPr>
        </w:pPrChange>
      </w:pPr>
      <w:del w:id="2135" w:author="JY0225" w:date="2017-08-14T12:33:00Z">
        <w:r w:rsidRPr="00B207B1" w:rsidDel="008621A3">
          <w:rPr>
            <w:rFonts w:ascii="Times New Roman" w:hAnsi="Times New Roman"/>
            <w:sz w:val="32"/>
            <w:rPrChange w:id="2136" w:author="微软用户" w:date="2017-08-18T22:48:00Z">
              <w:rPr>
                <w:rFonts w:ascii="Times New Roman" w:hAnsi="Times New Roman"/>
                <w:spacing w:val="10"/>
              </w:rPr>
            </w:rPrChange>
          </w:rPr>
          <w:tab/>
        </w:r>
        <w:r w:rsidR="00A129BF" w:rsidRPr="00B207B1" w:rsidDel="008621A3">
          <w:rPr>
            <w:rFonts w:ascii="Times New Roman" w:hAnsi="Times New Roman" w:hint="eastAsia"/>
            <w:kern w:val="2"/>
            <w:sz w:val="32"/>
            <w:szCs w:val="32"/>
            <w:rPrChange w:id="2137" w:author="微软用户" w:date="2017-08-18T22:48:00Z">
              <w:rPr>
                <w:rFonts w:ascii="Times New Roman" w:hAnsi="Times New Roman" w:hint="eastAsia"/>
                <w:noProof/>
                <w:spacing w:val="10"/>
              </w:rPr>
            </w:rPrChange>
          </w:rPr>
          <w:delText>图</w:delText>
        </w:r>
        <w:r w:rsidR="00A129BF" w:rsidRPr="00B207B1" w:rsidDel="008621A3">
          <w:rPr>
            <w:rFonts w:ascii="Times New Roman" w:hAnsi="Times New Roman"/>
            <w:kern w:val="2"/>
            <w:sz w:val="32"/>
            <w:szCs w:val="32"/>
            <w:rPrChange w:id="2138" w:author="微软用户" w:date="2017-08-18T22:48:00Z">
              <w:rPr>
                <w:rFonts w:ascii="Times New Roman" w:hAnsi="Times New Roman"/>
                <w:noProof/>
                <w:spacing w:val="10"/>
              </w:rPr>
            </w:rPrChange>
          </w:rPr>
          <w:delText xml:space="preserve">2-2 </w:delText>
        </w:r>
        <w:r w:rsidR="00F24976" w:rsidRPr="00B207B1" w:rsidDel="008621A3">
          <w:rPr>
            <w:rFonts w:ascii="Times New Roman" w:hAnsi="Times New Roman"/>
            <w:kern w:val="2"/>
            <w:sz w:val="32"/>
            <w:szCs w:val="32"/>
            <w:rPrChange w:id="2139" w:author="微软用户" w:date="2017-08-18T22:48:00Z">
              <w:rPr>
                <w:rFonts w:ascii="Times New Roman" w:hAnsi="Times New Roman"/>
                <w:noProof/>
                <w:spacing w:val="10"/>
              </w:rPr>
            </w:rPrChange>
          </w:rPr>
          <w:delText>LRU</w:delText>
        </w:r>
        <w:r w:rsidR="00F24976" w:rsidRPr="00B207B1" w:rsidDel="008621A3">
          <w:rPr>
            <w:rFonts w:ascii="Times New Roman" w:hAnsi="Times New Roman" w:hint="eastAsia"/>
            <w:kern w:val="2"/>
            <w:sz w:val="32"/>
            <w:szCs w:val="32"/>
            <w:rPrChange w:id="2140" w:author="微软用户" w:date="2017-08-18T22:48:00Z">
              <w:rPr>
                <w:rFonts w:ascii="Times New Roman" w:hAnsi="Times New Roman" w:hint="eastAsia"/>
                <w:noProof/>
                <w:spacing w:val="10"/>
              </w:rPr>
            </w:rPrChange>
          </w:rPr>
          <w:delText>替换策略</w:delText>
        </w:r>
        <w:r w:rsidR="00A129BF" w:rsidRPr="00B207B1" w:rsidDel="008621A3">
          <w:rPr>
            <w:rFonts w:ascii="Times New Roman" w:hAnsi="Times New Roman" w:hint="eastAsia"/>
            <w:kern w:val="2"/>
            <w:sz w:val="32"/>
            <w:szCs w:val="32"/>
            <w:rPrChange w:id="2141" w:author="微软用户" w:date="2017-08-18T22:48:00Z">
              <w:rPr>
                <w:rFonts w:ascii="Times New Roman" w:hAnsi="Times New Roman" w:hint="eastAsia"/>
                <w:noProof/>
                <w:spacing w:val="10"/>
              </w:rPr>
            </w:rPrChange>
          </w:rPr>
          <w:delText>示意图</w:delText>
        </w:r>
      </w:del>
    </w:p>
    <w:p w14:paraId="4F06282E" w14:textId="77777777" w:rsidR="00DC4ACC" w:rsidRPr="00B207B1" w:rsidDel="008621A3" w:rsidRDefault="000B29C0">
      <w:pPr>
        <w:rPr>
          <w:del w:id="2142" w:author="JY0225" w:date="2017-08-14T12:33:00Z"/>
          <w:rFonts w:ascii="Times New Roman" w:hAnsi="Times New Roman"/>
          <w:sz w:val="32"/>
          <w:rPrChange w:id="2143" w:author="微软用户" w:date="2017-08-18T22:48:00Z">
            <w:rPr>
              <w:del w:id="2144" w:author="JY0225" w:date="2017-08-14T12:33:00Z"/>
              <w:rFonts w:ascii="Times New Roman" w:hAnsi="Times New Roman"/>
              <w:spacing w:val="10"/>
            </w:rPr>
          </w:rPrChange>
        </w:rPr>
        <w:pPrChange w:id="2145" w:author="微软用户" w:date="2017-08-18T22:48:00Z">
          <w:pPr>
            <w:spacing w:line="400" w:lineRule="exact"/>
          </w:pPr>
        </w:pPrChange>
      </w:pPr>
      <w:del w:id="2146" w:author="JY0225" w:date="2017-08-14T12:33:00Z">
        <w:r w:rsidRPr="00B207B1" w:rsidDel="008621A3">
          <w:rPr>
            <w:rFonts w:ascii="Times New Roman" w:hAnsi="Times New Roman"/>
            <w:sz w:val="32"/>
            <w:rPrChange w:id="2147" w:author="微软用户" w:date="2017-08-18T22:48:00Z">
              <w:rPr>
                <w:rFonts w:ascii="Times New Roman" w:hAnsi="Times New Roman"/>
                <w:spacing w:val="10"/>
              </w:rPr>
            </w:rPrChange>
          </w:rPr>
          <w:tab/>
        </w:r>
        <w:r w:rsidR="00E61A6D" w:rsidRPr="00B207B1" w:rsidDel="008621A3">
          <w:rPr>
            <w:rFonts w:ascii="Times New Roman" w:hAnsi="Times New Roman" w:hint="eastAsia"/>
            <w:kern w:val="2"/>
            <w:sz w:val="32"/>
            <w:szCs w:val="32"/>
            <w:rPrChange w:id="2148" w:author="微软用户" w:date="2017-08-18T22:48:00Z">
              <w:rPr>
                <w:rFonts w:ascii="Times New Roman" w:hAnsi="Times New Roman" w:hint="eastAsia"/>
                <w:noProof/>
                <w:spacing w:val="10"/>
              </w:rPr>
            </w:rPrChange>
          </w:rPr>
          <w:delText>图</w:delText>
        </w:r>
        <w:r w:rsidR="00E61A6D" w:rsidRPr="00B207B1" w:rsidDel="008621A3">
          <w:rPr>
            <w:rFonts w:ascii="Times New Roman" w:hAnsi="Times New Roman"/>
            <w:kern w:val="2"/>
            <w:sz w:val="32"/>
            <w:szCs w:val="32"/>
            <w:rPrChange w:id="2149" w:author="微软用户" w:date="2017-08-18T22:48:00Z">
              <w:rPr>
                <w:rFonts w:ascii="Times New Roman" w:hAnsi="Times New Roman"/>
                <w:noProof/>
                <w:spacing w:val="10"/>
              </w:rPr>
            </w:rPrChange>
          </w:rPr>
          <w:delText xml:space="preserve">2-2 </w:delText>
        </w:r>
        <w:r w:rsidR="00E61A6D" w:rsidRPr="00B207B1" w:rsidDel="008621A3">
          <w:rPr>
            <w:rFonts w:ascii="Times New Roman" w:hAnsi="Times New Roman" w:hint="eastAsia"/>
            <w:kern w:val="2"/>
            <w:sz w:val="32"/>
            <w:szCs w:val="32"/>
            <w:rPrChange w:id="2150" w:author="微软用户" w:date="2017-08-18T22:48:00Z">
              <w:rPr>
                <w:rFonts w:ascii="Times New Roman" w:hAnsi="Times New Roman" w:hint="eastAsia"/>
                <w:noProof/>
                <w:spacing w:val="10"/>
              </w:rPr>
            </w:rPrChange>
          </w:rPr>
          <w:delText>所示的是</w:delText>
        </w:r>
        <w:r w:rsidR="00E61A6D" w:rsidRPr="00B207B1" w:rsidDel="008621A3">
          <w:rPr>
            <w:rFonts w:ascii="Times New Roman" w:hAnsi="Times New Roman"/>
            <w:kern w:val="2"/>
            <w:sz w:val="32"/>
            <w:szCs w:val="32"/>
            <w:rPrChange w:id="2151" w:author="微软用户" w:date="2017-08-18T22:48:00Z">
              <w:rPr>
                <w:rFonts w:ascii="Times New Roman" w:hAnsi="Times New Roman"/>
                <w:noProof/>
                <w:spacing w:val="10"/>
              </w:rPr>
            </w:rPrChange>
          </w:rPr>
          <w:delText>LRU</w:delText>
        </w:r>
        <w:r w:rsidR="00E61A6D" w:rsidRPr="00B207B1" w:rsidDel="008621A3">
          <w:rPr>
            <w:rFonts w:ascii="Times New Roman" w:hAnsi="Times New Roman" w:hint="eastAsia"/>
            <w:kern w:val="2"/>
            <w:sz w:val="32"/>
            <w:szCs w:val="32"/>
            <w:rPrChange w:id="2152" w:author="微软用户" w:date="2017-08-18T22:48:00Z">
              <w:rPr>
                <w:rFonts w:ascii="Times New Roman" w:hAnsi="Times New Roman" w:hint="eastAsia"/>
                <w:noProof/>
                <w:spacing w:val="10"/>
              </w:rPr>
            </w:rPrChange>
          </w:rPr>
          <w:delText>替换策略的逻辑</w:delText>
        </w:r>
        <w:r w:rsidR="00866307" w:rsidRPr="00B207B1" w:rsidDel="008621A3">
          <w:rPr>
            <w:rFonts w:ascii="Times New Roman" w:hAnsi="Times New Roman" w:hint="eastAsia"/>
            <w:kern w:val="2"/>
            <w:sz w:val="32"/>
            <w:szCs w:val="32"/>
            <w:rPrChange w:id="2153" w:author="微软用户" w:date="2017-08-18T22:48:00Z">
              <w:rPr>
                <w:rFonts w:ascii="Times New Roman" w:hAnsi="Times New Roman" w:hint="eastAsia"/>
                <w:noProof/>
                <w:spacing w:val="10"/>
              </w:rPr>
            </w:rPrChange>
          </w:rPr>
          <w:delText>。</w:delText>
        </w:r>
        <w:r w:rsidR="00C2257D" w:rsidRPr="00B207B1" w:rsidDel="008621A3">
          <w:rPr>
            <w:rFonts w:ascii="Times New Roman" w:hAnsi="Times New Roman" w:hint="eastAsia"/>
            <w:kern w:val="2"/>
            <w:sz w:val="32"/>
            <w:szCs w:val="32"/>
            <w:rPrChange w:id="2154"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155" w:author="微软用户" w:date="2017-08-18T22:48:00Z">
              <w:rPr>
                <w:rFonts w:ascii="Times New Roman" w:hAnsi="Times New Roman" w:hint="eastAsia"/>
                <w:noProof/>
                <w:spacing w:val="10"/>
              </w:rPr>
            </w:rPrChange>
          </w:rPr>
          <w:delText>备份</w:delText>
        </w:r>
        <w:r w:rsidR="00C2257D" w:rsidRPr="00B207B1" w:rsidDel="008621A3">
          <w:rPr>
            <w:rFonts w:ascii="Times New Roman" w:hAnsi="Times New Roman" w:hint="eastAsia"/>
            <w:kern w:val="2"/>
            <w:sz w:val="32"/>
            <w:szCs w:val="32"/>
            <w:rPrChange w:id="2156" w:author="微软用户" w:date="2017-08-18T22:48:00Z">
              <w:rPr>
                <w:rFonts w:ascii="Times New Roman" w:hAnsi="Times New Roman" w:hint="eastAsia"/>
                <w:noProof/>
                <w:spacing w:val="10"/>
              </w:rPr>
            </w:rPrChange>
          </w:rPr>
          <w:delText>空间足够时，新加入的数据以队列的方式加入缓存中，如果某条数据被访问了，那么</w:delText>
        </w:r>
        <w:r w:rsidR="00474F95" w:rsidRPr="00B207B1" w:rsidDel="008621A3">
          <w:rPr>
            <w:rFonts w:ascii="Times New Roman" w:hAnsi="Times New Roman" w:hint="eastAsia"/>
            <w:kern w:val="2"/>
            <w:sz w:val="32"/>
            <w:szCs w:val="32"/>
            <w:rPrChange w:id="2157" w:author="微软用户" w:date="2017-08-18T22:48:00Z">
              <w:rPr>
                <w:rFonts w:ascii="Times New Roman" w:hAnsi="Times New Roman" w:hint="eastAsia"/>
                <w:noProof/>
                <w:spacing w:val="10"/>
              </w:rPr>
            </w:rPrChange>
          </w:rPr>
          <w:delText>它</w:delText>
        </w:r>
        <w:r w:rsidR="00C2257D" w:rsidRPr="00B207B1" w:rsidDel="008621A3">
          <w:rPr>
            <w:rFonts w:ascii="Times New Roman" w:hAnsi="Times New Roman" w:hint="eastAsia"/>
            <w:kern w:val="2"/>
            <w:sz w:val="32"/>
            <w:szCs w:val="32"/>
            <w:rPrChange w:id="2158" w:author="微软用户" w:date="2017-08-18T22:48:00Z">
              <w:rPr>
                <w:rFonts w:ascii="Times New Roman" w:hAnsi="Times New Roman" w:hint="eastAsia"/>
                <w:noProof/>
                <w:spacing w:val="10"/>
              </w:rPr>
            </w:rPrChange>
          </w:rPr>
          <w:delText>在队列中的位置将会往后</w:delText>
        </w:r>
        <w:r w:rsidR="00474F95" w:rsidRPr="00B207B1" w:rsidDel="008621A3">
          <w:rPr>
            <w:rFonts w:ascii="Times New Roman" w:hAnsi="Times New Roman" w:hint="eastAsia"/>
            <w:kern w:val="2"/>
            <w:sz w:val="32"/>
            <w:szCs w:val="32"/>
            <w:rPrChange w:id="2159" w:author="微软用户" w:date="2017-08-18T22:48:00Z">
              <w:rPr>
                <w:rFonts w:ascii="Times New Roman" w:hAnsi="Times New Roman" w:hint="eastAsia"/>
                <w:noProof/>
                <w:spacing w:val="10"/>
              </w:rPr>
            </w:rPrChange>
          </w:rPr>
          <w:delText>移动。</w:delText>
        </w:r>
        <w:r w:rsidR="00A424C0" w:rsidRPr="00B207B1" w:rsidDel="008621A3">
          <w:rPr>
            <w:rFonts w:ascii="Times New Roman" w:hAnsi="Times New Roman" w:hint="eastAsia"/>
            <w:kern w:val="2"/>
            <w:sz w:val="32"/>
            <w:szCs w:val="32"/>
            <w:rPrChange w:id="2160"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161" w:author="微软用户" w:date="2017-08-18T22:48:00Z">
              <w:rPr>
                <w:rFonts w:ascii="Times New Roman" w:hAnsi="Times New Roman" w:hint="eastAsia"/>
                <w:noProof/>
                <w:spacing w:val="10"/>
              </w:rPr>
            </w:rPrChange>
          </w:rPr>
          <w:delText>备份</w:delText>
        </w:r>
        <w:r w:rsidR="00A424C0" w:rsidRPr="00B207B1" w:rsidDel="008621A3">
          <w:rPr>
            <w:rFonts w:ascii="Times New Roman" w:hAnsi="Times New Roman" w:hint="eastAsia"/>
            <w:kern w:val="2"/>
            <w:sz w:val="32"/>
            <w:szCs w:val="32"/>
            <w:rPrChange w:id="2162" w:author="微软用户" w:date="2017-08-18T22:48:00Z">
              <w:rPr>
                <w:rFonts w:ascii="Times New Roman" w:hAnsi="Times New Roman" w:hint="eastAsia"/>
                <w:noProof/>
                <w:spacing w:val="10"/>
              </w:rPr>
            </w:rPrChange>
          </w:rPr>
          <w:delText>空间被使用完毕后，位于队首的数据将会被淘汰。</w:delText>
        </w:r>
      </w:del>
    </w:p>
    <w:p w14:paraId="3A40461A" w14:textId="77777777" w:rsidR="00AD0AAD" w:rsidRPr="00B207B1" w:rsidRDefault="00D064EF" w:rsidP="00DB1156">
      <w:pPr>
        <w:pStyle w:val="21"/>
        <w:spacing w:line="240" w:lineRule="auto"/>
      </w:pPr>
      <w:bookmarkStart w:id="2163" w:name="_Toc491952427"/>
      <w:r w:rsidRPr="00B207B1">
        <w:t>2</w:t>
      </w:r>
      <w:r w:rsidR="008669BC" w:rsidRPr="00B207B1">
        <w:t>.</w:t>
      </w:r>
      <w:del w:id="2164" w:author="JY0225" w:date="2017-08-14T12:33:00Z">
        <w:r w:rsidR="001262CE" w:rsidRPr="00B207B1" w:rsidDel="008621A3">
          <w:delText>5</w:delText>
        </w:r>
        <w:r w:rsidR="00601935" w:rsidRPr="00B207B1" w:rsidDel="008621A3">
          <w:delText xml:space="preserve"> </w:delText>
        </w:r>
      </w:del>
      <w:ins w:id="2165" w:author="微软用户" w:date="2017-08-20T11:04:00Z">
        <w:r w:rsidR="001430A0" w:rsidRPr="00B207B1">
          <w:t>6</w:t>
        </w:r>
      </w:ins>
      <w:ins w:id="2166" w:author="微软用户" w:date="2017-08-20T10:26:00Z">
        <w:del w:id="2167" w:author="微软用户" w:date="2017-08-20T11:03:00Z">
          <w:r w:rsidR="00EB18E2" w:rsidRPr="00B207B1" w:rsidDel="001430A0">
            <w:delText>5</w:delText>
          </w:r>
        </w:del>
      </w:ins>
      <w:ins w:id="2168" w:author="JY0225" w:date="2017-08-14T12:33:00Z">
        <w:del w:id="2169" w:author="微软用户" w:date="2017-08-20T10:26:00Z">
          <w:r w:rsidR="008621A3" w:rsidRPr="00B207B1" w:rsidDel="00EB18E2">
            <w:delText>4</w:delText>
          </w:r>
        </w:del>
        <w:r w:rsidR="008621A3" w:rsidRPr="00B207B1">
          <w:t xml:space="preserve"> </w:t>
        </w:r>
      </w:ins>
      <w:r w:rsidR="00637D21" w:rsidRPr="00B207B1">
        <w:t>WebExtension</w:t>
      </w:r>
      <w:bookmarkEnd w:id="2163"/>
    </w:p>
    <w:p w14:paraId="4ECE21AB" w14:textId="534F4D9F" w:rsidR="00837BC8" w:rsidRPr="00B207B1" w:rsidRDefault="00837BC8" w:rsidP="0071638C">
      <w:pPr>
        <w:pStyle w:val="a7"/>
        <w:spacing w:line="400" w:lineRule="exact"/>
        <w:ind w:firstLine="420"/>
        <w:jc w:val="both"/>
        <w:rPr>
          <w:ins w:id="2170" w:author="JY0225" w:date="2017-08-22T20:36:00Z"/>
          <w:rFonts w:asciiTheme="minorEastAsia" w:eastAsiaTheme="minorEastAsia" w:hAnsiTheme="minorEastAsia"/>
          <w:spacing w:val="0"/>
          <w:rPrChange w:id="2171" w:author="JY0225" w:date="2017-08-24T11:13:00Z">
            <w:rPr>
              <w:ins w:id="2172" w:author="JY0225" w:date="2017-08-22T20:36:00Z"/>
              <w:rFonts w:eastAsiaTheme="minorEastAsia"/>
            </w:rPr>
          </w:rPrChange>
        </w:rPr>
      </w:pPr>
      <w:del w:id="2173" w:author="JY0225" w:date="2017-08-22T20:36:00Z">
        <w:r w:rsidRPr="00B207B1" w:rsidDel="009C7E04">
          <w:rPr>
            <w:rFonts w:asciiTheme="minorEastAsia" w:eastAsiaTheme="minorEastAsia" w:hAnsiTheme="minorEastAsia"/>
            <w:noProof/>
            <w:spacing w:val="0"/>
            <w:rPrChange w:id="2174" w:author="JY0225" w:date="2017-08-24T11:13:00Z">
              <w:rPr>
                <w:noProof/>
              </w:rPr>
            </w:rPrChange>
          </w:rPr>
          <w:drawing>
            <wp:anchor distT="0" distB="0" distL="114300" distR="114300" simplePos="0" relativeHeight="251673600" behindDoc="0" locked="0" layoutInCell="1" allowOverlap="1" wp14:anchorId="292743D6" wp14:editId="62623252">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B207B1">
        <w:rPr>
          <w:rFonts w:asciiTheme="minorEastAsia" w:eastAsiaTheme="minorEastAsia" w:hAnsiTheme="minorEastAsia" w:hint="eastAsia"/>
          <w:spacing w:val="0"/>
          <w:rPrChange w:id="2175" w:author="JY0225" w:date="2017-08-24T11:13:00Z">
            <w:rPr>
              <w:rFonts w:eastAsiaTheme="minorEastAsia" w:hint="eastAsia"/>
            </w:rPr>
          </w:rPrChange>
        </w:rPr>
        <w:t>基于</w:t>
      </w:r>
      <w:r w:rsidR="00F34CDA" w:rsidRPr="00B207B1">
        <w:rPr>
          <w:rFonts w:asciiTheme="minorEastAsia" w:eastAsiaTheme="minorEastAsia" w:hAnsiTheme="minorEastAsia"/>
          <w:spacing w:val="0"/>
          <w:rPrChange w:id="2176" w:author="JY0225" w:date="2017-08-24T11:13:00Z">
            <w:rPr>
              <w:rFonts w:eastAsiaTheme="minorEastAsia"/>
            </w:rPr>
          </w:rPrChange>
        </w:rPr>
        <w:t>Firefox</w:t>
      </w:r>
      <w:r w:rsidR="007D2C9E" w:rsidRPr="00B207B1">
        <w:rPr>
          <w:rFonts w:asciiTheme="minorEastAsia" w:eastAsiaTheme="minorEastAsia" w:hAnsiTheme="minorEastAsia" w:hint="eastAsia"/>
          <w:spacing w:val="0"/>
          <w:rPrChange w:id="2177" w:author="JY0225" w:date="2017-08-24T11:13:00Z">
            <w:rPr>
              <w:rFonts w:eastAsiaTheme="minorEastAsia" w:hint="eastAsia"/>
            </w:rPr>
          </w:rPrChange>
        </w:rPr>
        <w:t>浏览器的</w:t>
      </w:r>
      <w:r w:rsidR="002A6F36" w:rsidRPr="00B207B1">
        <w:rPr>
          <w:rFonts w:asciiTheme="minorEastAsia" w:eastAsiaTheme="minorEastAsia" w:hAnsiTheme="minorEastAsia" w:hint="eastAsia"/>
          <w:spacing w:val="0"/>
          <w:rPrChange w:id="2178" w:author="JY0225" w:date="2017-08-24T11:13:00Z">
            <w:rPr>
              <w:rFonts w:eastAsiaTheme="minorEastAsia" w:hint="eastAsia"/>
            </w:rPr>
          </w:rPrChange>
        </w:rPr>
        <w:t>附加组件</w:t>
      </w:r>
      <w:r w:rsidR="002A6F36" w:rsidRPr="00B207B1">
        <w:rPr>
          <w:rFonts w:asciiTheme="minorEastAsia" w:eastAsiaTheme="minorEastAsia" w:hAnsiTheme="minorEastAsia"/>
          <w:spacing w:val="0"/>
          <w:rPrChange w:id="2179" w:author="JY0225" w:date="2017-08-24T11:13:00Z">
            <w:rPr>
              <w:rFonts w:eastAsiaTheme="minorEastAsia"/>
            </w:rPr>
          </w:rPrChange>
        </w:rPr>
        <w:t>(Add-ons)</w:t>
      </w:r>
      <w:r w:rsidR="002A6F36" w:rsidRPr="00B207B1">
        <w:rPr>
          <w:rFonts w:asciiTheme="minorEastAsia" w:eastAsiaTheme="minorEastAsia" w:hAnsiTheme="minorEastAsia" w:hint="eastAsia"/>
          <w:spacing w:val="0"/>
          <w:rPrChange w:id="2180" w:author="JY0225" w:date="2017-08-24T11:13:00Z">
            <w:rPr>
              <w:rFonts w:eastAsiaTheme="minorEastAsia" w:hint="eastAsia"/>
            </w:rPr>
          </w:rPrChange>
        </w:rPr>
        <w:t>扩展</w:t>
      </w:r>
      <w:r w:rsidR="00FE7112" w:rsidRPr="00B207B1">
        <w:rPr>
          <w:rFonts w:asciiTheme="minorEastAsia" w:eastAsiaTheme="minorEastAsia" w:hAnsiTheme="minorEastAsia" w:hint="eastAsia"/>
          <w:spacing w:val="0"/>
          <w:rPrChange w:id="2181" w:author="JY0225" w:date="2017-08-24T11:13:00Z">
            <w:rPr>
              <w:rFonts w:eastAsiaTheme="minorEastAsia" w:hint="eastAsia"/>
            </w:rPr>
          </w:rPrChange>
        </w:rPr>
        <w:t>是一种具有新功能的加载项</w:t>
      </w:r>
      <w:r w:rsidR="002A6F36" w:rsidRPr="00B207B1">
        <w:rPr>
          <w:rFonts w:asciiTheme="minorEastAsia" w:eastAsiaTheme="minorEastAsia" w:hAnsiTheme="minorEastAsia" w:hint="eastAsia"/>
          <w:spacing w:val="0"/>
          <w:rPrChange w:id="2182" w:author="JY0225" w:date="2017-08-24T11:13:00Z">
            <w:rPr>
              <w:rFonts w:eastAsiaTheme="minorEastAsia" w:hint="eastAsia"/>
            </w:rPr>
          </w:rPrChange>
        </w:rPr>
        <w:t>。它们使用标准的</w:t>
      </w:r>
      <w:r w:rsidR="00E86A02" w:rsidRPr="00B207B1">
        <w:rPr>
          <w:rFonts w:asciiTheme="minorEastAsia" w:eastAsiaTheme="minorEastAsia" w:hAnsiTheme="minorEastAsia"/>
          <w:spacing w:val="0"/>
          <w:rPrChange w:id="2183" w:author="JY0225" w:date="2017-08-24T11:13:00Z">
            <w:rPr>
              <w:rFonts w:eastAsiaTheme="minorEastAsia"/>
            </w:rPr>
          </w:rPrChange>
        </w:rPr>
        <w:t>JavaScript</w:t>
      </w:r>
      <w:r w:rsidR="00E86A02" w:rsidRPr="00B207B1">
        <w:rPr>
          <w:rFonts w:asciiTheme="minorEastAsia" w:eastAsiaTheme="minorEastAsia" w:hAnsiTheme="minorEastAsia" w:hint="eastAsia"/>
          <w:spacing w:val="0"/>
          <w:rPrChange w:id="2184" w:author="JY0225" w:date="2017-08-24T11:13:00Z">
            <w:rPr>
              <w:rFonts w:eastAsiaTheme="minorEastAsia" w:hint="eastAsia"/>
            </w:rPr>
          </w:rPrChange>
        </w:rPr>
        <w:t>、</w:t>
      </w:r>
      <w:r w:rsidR="00E86A02" w:rsidRPr="00B207B1">
        <w:rPr>
          <w:rFonts w:asciiTheme="minorEastAsia" w:eastAsiaTheme="minorEastAsia" w:hAnsiTheme="minorEastAsia"/>
          <w:spacing w:val="0"/>
          <w:rPrChange w:id="2185" w:author="JY0225" w:date="2017-08-24T11:13:00Z">
            <w:rPr>
              <w:rFonts w:eastAsiaTheme="minorEastAsia"/>
            </w:rPr>
          </w:rPrChange>
        </w:rPr>
        <w:t>Html</w:t>
      </w:r>
      <w:r w:rsidR="00E86A02" w:rsidRPr="00B207B1">
        <w:rPr>
          <w:rFonts w:asciiTheme="minorEastAsia" w:eastAsiaTheme="minorEastAsia" w:hAnsiTheme="minorEastAsia" w:hint="eastAsia"/>
          <w:spacing w:val="0"/>
          <w:rPrChange w:id="2186" w:author="JY0225" w:date="2017-08-24T11:13:00Z">
            <w:rPr>
              <w:rFonts w:eastAsiaTheme="minorEastAsia" w:hint="eastAsia"/>
            </w:rPr>
          </w:rPrChange>
        </w:rPr>
        <w:t>、</w:t>
      </w:r>
      <w:r w:rsidR="00E86A02" w:rsidRPr="00B207B1">
        <w:rPr>
          <w:rFonts w:asciiTheme="minorEastAsia" w:eastAsiaTheme="minorEastAsia" w:hAnsiTheme="minorEastAsia"/>
          <w:spacing w:val="0"/>
          <w:rPrChange w:id="2187" w:author="JY0225" w:date="2017-08-24T11:13:00Z">
            <w:rPr>
              <w:rFonts w:eastAsiaTheme="minorEastAsia"/>
            </w:rPr>
          </w:rPrChange>
        </w:rPr>
        <w:t>CSS</w:t>
      </w:r>
      <w:r w:rsidR="00B15165" w:rsidRPr="00B207B1">
        <w:rPr>
          <w:rFonts w:asciiTheme="minorEastAsia" w:eastAsiaTheme="minorEastAsia" w:hAnsiTheme="minorEastAsia" w:hint="eastAsia"/>
          <w:spacing w:val="0"/>
          <w:rPrChange w:id="2188" w:author="JY0225" w:date="2017-08-24T11:13:00Z">
            <w:rPr>
              <w:rFonts w:eastAsiaTheme="minorEastAsia" w:hint="eastAsia"/>
            </w:rPr>
          </w:rPrChange>
        </w:rPr>
        <w:t>等网页</w:t>
      </w:r>
      <w:r w:rsidR="002A6F36" w:rsidRPr="00B207B1">
        <w:rPr>
          <w:rFonts w:asciiTheme="minorEastAsia" w:eastAsiaTheme="minorEastAsia" w:hAnsiTheme="minorEastAsia" w:hint="eastAsia"/>
          <w:spacing w:val="0"/>
          <w:rPrChange w:id="2189" w:author="JY0225" w:date="2017-08-24T11:13:00Z">
            <w:rPr>
              <w:rFonts w:eastAsiaTheme="minorEastAsia" w:hint="eastAsia"/>
            </w:rPr>
          </w:rPrChange>
        </w:rPr>
        <w:t>技术编写</w:t>
      </w:r>
      <w:del w:id="2190" w:author="微软用户" w:date="2017-08-24T21:55:00Z">
        <w:r w:rsidR="00AA5E78" w:rsidRPr="00B207B1" w:rsidDel="007B27DE">
          <w:rPr>
            <w:rFonts w:asciiTheme="minorEastAsia" w:eastAsiaTheme="minorEastAsia" w:hAnsiTheme="minorEastAsia"/>
            <w:color w:val="000000" w:themeColor="text1"/>
            <w:spacing w:val="0"/>
            <w:vertAlign w:val="superscript"/>
            <w:rPrChange w:id="2191" w:author="JY0225" w:date="2017-08-24T11:13:00Z">
              <w:rPr>
                <w:color w:val="000000" w:themeColor="text1"/>
                <w:vertAlign w:val="superscript"/>
              </w:rPr>
            </w:rPrChange>
          </w:rPr>
          <w:fldChar w:fldCharType="begin"/>
        </w:r>
        <w:r w:rsidR="00AA5E78" w:rsidRPr="00B207B1" w:rsidDel="007B27DE">
          <w:rPr>
            <w:rFonts w:asciiTheme="minorEastAsia" w:eastAsiaTheme="minorEastAsia" w:hAnsiTheme="minorEastAsia"/>
            <w:color w:val="000000" w:themeColor="text1"/>
            <w:spacing w:val="0"/>
            <w:vertAlign w:val="superscript"/>
            <w:rPrChange w:id="2192" w:author="JY0225" w:date="2017-08-24T11:13:00Z">
              <w:rPr>
                <w:color w:val="000000" w:themeColor="text1"/>
                <w:vertAlign w:val="superscript"/>
              </w:rPr>
            </w:rPrChange>
          </w:rPr>
          <w:delInstrText xml:space="preserve"> REF _Ref489794388 \r \h </w:delInstrText>
        </w:r>
        <w:r w:rsidR="00AE580C" w:rsidRPr="00B207B1" w:rsidDel="007B27DE">
          <w:rPr>
            <w:rFonts w:asciiTheme="minorEastAsia" w:eastAsiaTheme="minorEastAsia" w:hAnsiTheme="minorEastAsia"/>
            <w:color w:val="000000" w:themeColor="text1"/>
            <w:spacing w:val="0"/>
            <w:vertAlign w:val="superscript"/>
          </w:rPr>
          <w:delInstrText xml:space="preserve"> \* MERGEFORMAT </w:delInstrText>
        </w:r>
        <w:r w:rsidR="00AA5E78" w:rsidRPr="00B207B1" w:rsidDel="007B27DE">
          <w:rPr>
            <w:rFonts w:asciiTheme="minorEastAsia" w:eastAsiaTheme="minorEastAsia" w:hAnsiTheme="minorEastAsia"/>
            <w:color w:val="000000" w:themeColor="text1"/>
            <w:spacing w:val="0"/>
            <w:vertAlign w:val="superscript"/>
            <w:rPrChange w:id="2193" w:author="JY0225" w:date="2017-08-24T11:13:00Z">
              <w:rPr>
                <w:rFonts w:asciiTheme="minorEastAsia" w:eastAsiaTheme="minorEastAsia" w:hAnsiTheme="minorEastAsia"/>
                <w:color w:val="000000" w:themeColor="text1"/>
                <w:spacing w:val="0"/>
                <w:vertAlign w:val="superscript"/>
              </w:rPr>
            </w:rPrChange>
          </w:rPr>
        </w:r>
        <w:r w:rsidR="00AA5E78" w:rsidRPr="00B207B1" w:rsidDel="007B27DE">
          <w:rPr>
            <w:rFonts w:asciiTheme="minorEastAsia" w:eastAsiaTheme="minorEastAsia" w:hAnsiTheme="minorEastAsia"/>
            <w:color w:val="000000" w:themeColor="text1"/>
            <w:spacing w:val="0"/>
            <w:vertAlign w:val="superscript"/>
            <w:rPrChange w:id="2194" w:author="JY0225" w:date="2017-08-24T11:13:00Z">
              <w:rPr>
                <w:color w:val="000000" w:themeColor="text1"/>
                <w:vertAlign w:val="superscript"/>
              </w:rPr>
            </w:rPrChange>
          </w:rPr>
          <w:fldChar w:fldCharType="separate"/>
        </w:r>
        <w:r w:rsidR="008E2759" w:rsidRPr="00B207B1" w:rsidDel="007B27DE">
          <w:rPr>
            <w:rFonts w:asciiTheme="minorEastAsia" w:eastAsiaTheme="minorEastAsia" w:hAnsiTheme="minorEastAsia"/>
            <w:color w:val="000000" w:themeColor="text1"/>
            <w:spacing w:val="0"/>
            <w:vertAlign w:val="superscript"/>
            <w:rPrChange w:id="2195" w:author="JY0225" w:date="2017-08-24T11:13:00Z">
              <w:rPr>
                <w:color w:val="000000" w:themeColor="text1"/>
                <w:vertAlign w:val="superscript"/>
              </w:rPr>
            </w:rPrChange>
          </w:rPr>
          <w:delText>[29]</w:delText>
        </w:r>
        <w:r w:rsidR="00AA5E78" w:rsidRPr="00B207B1" w:rsidDel="007B27DE">
          <w:rPr>
            <w:rFonts w:asciiTheme="minorEastAsia" w:eastAsiaTheme="minorEastAsia" w:hAnsiTheme="minorEastAsia"/>
            <w:color w:val="000000" w:themeColor="text1"/>
            <w:spacing w:val="0"/>
            <w:vertAlign w:val="superscript"/>
            <w:rPrChange w:id="2196" w:author="JY0225" w:date="2017-08-24T11:13:00Z">
              <w:rPr>
                <w:color w:val="000000" w:themeColor="text1"/>
                <w:vertAlign w:val="superscript"/>
              </w:rPr>
            </w:rPrChange>
          </w:rPr>
          <w:fldChar w:fldCharType="end"/>
        </w:r>
      </w:del>
      <w:ins w:id="2197" w:author="微软用户" w:date="2017-08-24T21:55:00Z">
        <w:r w:rsidR="007B27DE" w:rsidRPr="00B207B1">
          <w:rPr>
            <w:rFonts w:asciiTheme="minorEastAsia" w:eastAsiaTheme="minorEastAsia" w:hAnsiTheme="minorEastAsia"/>
            <w:color w:val="000000" w:themeColor="text1"/>
            <w:spacing w:val="0"/>
            <w:vertAlign w:val="superscript"/>
          </w:rPr>
          <w:fldChar w:fldCharType="begin"/>
        </w:r>
        <w:r w:rsidR="007B27DE" w:rsidRPr="00B207B1">
          <w:rPr>
            <w:rFonts w:asciiTheme="minorEastAsia" w:eastAsiaTheme="minorEastAsia" w:hAnsiTheme="minorEastAsia"/>
            <w:color w:val="000000" w:themeColor="text1"/>
            <w:spacing w:val="0"/>
            <w:vertAlign w:val="superscript"/>
          </w:rPr>
          <w:instrText xml:space="preserve"> REF _Ref489794388 \r \h </w:instrText>
        </w:r>
      </w:ins>
      <w:r w:rsidR="007D124C" w:rsidRPr="00B207B1">
        <w:rPr>
          <w:rFonts w:asciiTheme="minorEastAsia" w:eastAsiaTheme="minorEastAsia" w:hAnsiTheme="minorEastAsia"/>
          <w:color w:val="000000" w:themeColor="text1"/>
          <w:spacing w:val="0"/>
          <w:vertAlign w:val="superscript"/>
        </w:rPr>
        <w:instrText xml:space="preserve"> \* MERGEFORMAT </w:instrText>
      </w:r>
      <w:r w:rsidR="007B27DE" w:rsidRPr="00B207B1">
        <w:rPr>
          <w:rFonts w:asciiTheme="minorEastAsia" w:eastAsiaTheme="minorEastAsia" w:hAnsiTheme="minorEastAsia"/>
          <w:color w:val="000000" w:themeColor="text1"/>
          <w:spacing w:val="0"/>
          <w:vertAlign w:val="superscript"/>
        </w:rPr>
      </w:r>
      <w:r w:rsidR="007B27DE" w:rsidRPr="00B207B1">
        <w:rPr>
          <w:rFonts w:asciiTheme="minorEastAsia" w:eastAsiaTheme="minorEastAsia" w:hAnsiTheme="minorEastAsia"/>
          <w:color w:val="000000" w:themeColor="text1"/>
          <w:spacing w:val="0"/>
          <w:vertAlign w:val="superscript"/>
        </w:rPr>
        <w:fldChar w:fldCharType="separate"/>
      </w:r>
      <w:r w:rsidR="003925A9">
        <w:rPr>
          <w:rFonts w:asciiTheme="minorEastAsia" w:eastAsiaTheme="minorEastAsia" w:hAnsiTheme="minorEastAsia"/>
          <w:color w:val="000000" w:themeColor="text1"/>
          <w:spacing w:val="0"/>
          <w:vertAlign w:val="superscript"/>
        </w:rPr>
        <w:t>[28]</w:t>
      </w:r>
      <w:ins w:id="2198" w:author="微软用户" w:date="2017-08-24T21:55:00Z">
        <w:r w:rsidR="007B27DE" w:rsidRPr="00B207B1">
          <w:rPr>
            <w:rFonts w:asciiTheme="minorEastAsia" w:eastAsiaTheme="minorEastAsia" w:hAnsiTheme="minorEastAsia"/>
            <w:color w:val="000000" w:themeColor="text1"/>
            <w:spacing w:val="0"/>
            <w:vertAlign w:val="superscript"/>
          </w:rPr>
          <w:fldChar w:fldCharType="end"/>
        </w:r>
      </w:ins>
      <w:r w:rsidR="009867E0" w:rsidRPr="00B207B1">
        <w:rPr>
          <w:rFonts w:asciiTheme="minorEastAsia" w:eastAsiaTheme="minorEastAsia" w:hAnsiTheme="minorEastAsia" w:hint="eastAsia"/>
          <w:spacing w:val="0"/>
          <w:rPrChange w:id="2199" w:author="JY0225" w:date="2017-08-24T11:13:00Z">
            <w:rPr>
              <w:rFonts w:eastAsiaTheme="minorEastAsia" w:hint="eastAsia"/>
            </w:rPr>
          </w:rPrChange>
        </w:rPr>
        <w:t>，</w:t>
      </w:r>
      <w:r w:rsidR="002A6F36" w:rsidRPr="00B207B1">
        <w:rPr>
          <w:rFonts w:asciiTheme="minorEastAsia" w:eastAsiaTheme="minorEastAsia" w:hAnsiTheme="minorEastAsia" w:hint="eastAsia"/>
          <w:spacing w:val="0"/>
          <w:rPrChange w:id="2200" w:author="JY0225" w:date="2017-08-24T11:13:00Z">
            <w:rPr>
              <w:rFonts w:eastAsiaTheme="minorEastAsia" w:hint="eastAsia"/>
            </w:rPr>
          </w:rPrChange>
        </w:rPr>
        <w:t>再加上一些专用的</w:t>
      </w:r>
      <w:r w:rsidR="002A6F36" w:rsidRPr="00B207B1">
        <w:rPr>
          <w:rFonts w:asciiTheme="minorEastAsia" w:eastAsiaTheme="minorEastAsia" w:hAnsiTheme="minorEastAsia"/>
          <w:spacing w:val="0"/>
          <w:rPrChange w:id="2201" w:author="JY0225" w:date="2017-08-24T11:13:00Z">
            <w:rPr>
              <w:rFonts w:eastAsiaTheme="minorEastAsia"/>
            </w:rPr>
          </w:rPrChange>
        </w:rPr>
        <w:t>javascrip</w:t>
      </w:r>
      <w:r w:rsidR="00DB1156" w:rsidRPr="00B207B1">
        <w:rPr>
          <w:rFonts w:asciiTheme="minorEastAsia" w:eastAsiaTheme="minorEastAsia" w:hAnsiTheme="minorEastAsia"/>
          <w:spacing w:val="0"/>
        </w:rPr>
        <w:t>t</w:t>
      </w:r>
      <w:r w:rsidR="002A6F36" w:rsidRPr="00B207B1">
        <w:rPr>
          <w:rFonts w:asciiTheme="minorEastAsia" w:eastAsiaTheme="minorEastAsia" w:hAnsiTheme="minorEastAsia"/>
          <w:spacing w:val="0"/>
          <w:rPrChange w:id="2202" w:author="JY0225" w:date="2017-08-24T11:13:00Z">
            <w:rPr>
              <w:rFonts w:eastAsiaTheme="minorEastAsia"/>
            </w:rPr>
          </w:rPrChange>
        </w:rPr>
        <w:t xml:space="preserve"> API</w:t>
      </w:r>
      <w:r w:rsidR="005779A7" w:rsidRPr="00B207B1">
        <w:rPr>
          <w:rFonts w:asciiTheme="minorEastAsia" w:eastAsiaTheme="minorEastAsia" w:hAnsiTheme="minorEastAsia" w:hint="eastAsia"/>
          <w:spacing w:val="0"/>
          <w:rPrChange w:id="2203" w:author="JY0225" w:date="2017-08-24T11:13:00Z">
            <w:rPr>
              <w:rFonts w:eastAsiaTheme="minorEastAsia" w:hint="eastAsia"/>
            </w:rPr>
          </w:rPrChange>
        </w:rPr>
        <w:t>进行开发</w:t>
      </w:r>
      <w:r w:rsidR="002A6F36" w:rsidRPr="00B207B1">
        <w:rPr>
          <w:rFonts w:asciiTheme="minorEastAsia" w:eastAsiaTheme="minorEastAsia" w:hAnsiTheme="minorEastAsia" w:hint="eastAsia"/>
          <w:spacing w:val="0"/>
          <w:rPrChange w:id="2204" w:author="JY0225" w:date="2017-08-24T11:13:00Z">
            <w:rPr>
              <w:rFonts w:eastAsiaTheme="minorEastAsia" w:hint="eastAsia"/>
            </w:rPr>
          </w:rPrChange>
        </w:rPr>
        <w:t>。附加组件</w:t>
      </w:r>
      <w:r w:rsidR="00792557" w:rsidRPr="00B207B1">
        <w:rPr>
          <w:rFonts w:asciiTheme="minorEastAsia" w:eastAsiaTheme="minorEastAsia" w:hAnsiTheme="minorEastAsia" w:hint="eastAsia"/>
          <w:spacing w:val="0"/>
          <w:rPrChange w:id="2205" w:author="JY0225" w:date="2017-08-24T11:13:00Z">
            <w:rPr>
              <w:rFonts w:eastAsiaTheme="minorEastAsia" w:hint="eastAsia"/>
            </w:rPr>
          </w:rPrChange>
        </w:rPr>
        <w:t>的主要功能是</w:t>
      </w:r>
      <w:r w:rsidR="002A6F36" w:rsidRPr="00B207B1">
        <w:rPr>
          <w:rFonts w:asciiTheme="minorEastAsia" w:eastAsiaTheme="minorEastAsia" w:hAnsiTheme="minorEastAsia" w:hint="eastAsia"/>
          <w:spacing w:val="0"/>
          <w:rPrChange w:id="2206" w:author="JY0225" w:date="2017-08-24T11:13:00Z">
            <w:rPr>
              <w:rFonts w:eastAsiaTheme="minorEastAsia" w:hint="eastAsia"/>
            </w:rPr>
          </w:rPrChange>
        </w:rPr>
        <w:t>可以为浏览器增加新的特性或者改变某些网站的外观。</w:t>
      </w:r>
    </w:p>
    <w:p w14:paraId="54EE8F3C" w14:textId="6CF70199" w:rsidR="009C7E04" w:rsidRPr="00B207B1" w:rsidRDefault="00843CEB">
      <w:pPr>
        <w:jc w:val="center"/>
        <w:pPrChange w:id="2207" w:author="JY0225" w:date="2017-08-22T20:36:00Z">
          <w:pPr>
            <w:pStyle w:val="a7"/>
            <w:spacing w:line="400" w:lineRule="exact"/>
            <w:ind w:firstLine="420"/>
            <w:jc w:val="both"/>
          </w:pPr>
        </w:pPrChange>
      </w:pPr>
      <w:ins w:id="2208" w:author="JY0225" w:date="2017-08-22T20:36:00Z">
        <w:r w:rsidRPr="00B207B1">
          <w:object w:dxaOrig="9840" w:dyaOrig="5178" w14:anchorId="6C315BDD">
            <v:shape id="_x0000_i1027" type="#_x0000_t75" style="width:336pt;height:177pt" o:ole="">
              <v:imagedata r:id="rId27" o:title=""/>
            </v:shape>
            <o:OLEObject Type="Embed" ProgID="Visio.Drawing.15" ShapeID="_x0000_i1027" DrawAspect="Content" ObjectID="_1565696385" r:id="rId28"/>
          </w:object>
        </w:r>
      </w:ins>
    </w:p>
    <w:p w14:paraId="5EF9E323" w14:textId="77777777" w:rsidR="008918DE" w:rsidRPr="00B207B1" w:rsidRDefault="008918DE" w:rsidP="008918DE">
      <w:pPr>
        <w:pStyle w:val="a7"/>
        <w:ind w:firstLineChars="200" w:firstLine="480"/>
        <w:jc w:val="center"/>
        <w:rPr>
          <w:rFonts w:eastAsiaTheme="minorEastAsia"/>
          <w:spacing w:val="0"/>
          <w:szCs w:val="24"/>
        </w:rPr>
      </w:pPr>
      <w:r w:rsidRPr="00B207B1">
        <w:rPr>
          <w:rFonts w:eastAsiaTheme="minorEastAsia"/>
          <w:noProof/>
          <w:spacing w:val="0"/>
          <w:szCs w:val="24"/>
        </w:rPr>
        <w:t>图</w:t>
      </w:r>
      <w:r w:rsidRPr="00B207B1">
        <w:rPr>
          <w:rFonts w:eastAsiaTheme="minorEastAsia"/>
          <w:noProof/>
          <w:spacing w:val="0"/>
          <w:szCs w:val="24"/>
        </w:rPr>
        <w:t>2-3</w:t>
      </w:r>
      <w:r w:rsidRPr="00B207B1">
        <w:rPr>
          <w:rFonts w:eastAsiaTheme="minorEastAsia" w:hint="eastAsia"/>
          <w:noProof/>
          <w:spacing w:val="0"/>
          <w:szCs w:val="24"/>
        </w:rPr>
        <w:t xml:space="preserve"> WebExtension</w:t>
      </w:r>
      <w:r w:rsidRPr="00B207B1">
        <w:rPr>
          <w:rFonts w:eastAsiaTheme="minorEastAsia" w:hint="eastAsia"/>
          <w:noProof/>
          <w:spacing w:val="0"/>
          <w:szCs w:val="24"/>
        </w:rPr>
        <w:t>框架图</w:t>
      </w:r>
      <w:r w:rsidRPr="00B207B1">
        <w:rPr>
          <w:rFonts w:eastAsiaTheme="minorEastAsia"/>
          <w:spacing w:val="0"/>
          <w:szCs w:val="24"/>
        </w:rPr>
        <w:t xml:space="preserve"> </w:t>
      </w:r>
    </w:p>
    <w:p w14:paraId="338B9699" w14:textId="77777777" w:rsidR="002C7A4A" w:rsidRPr="00B207B1" w:rsidRDefault="004E532E">
      <w:pPr>
        <w:pStyle w:val="a7"/>
        <w:spacing w:line="400" w:lineRule="exact"/>
        <w:ind w:firstLine="420"/>
        <w:jc w:val="both"/>
        <w:rPr>
          <w:rFonts w:asciiTheme="minorEastAsia" w:eastAsiaTheme="minorEastAsia" w:hAnsiTheme="minorEastAsia"/>
          <w:spacing w:val="0"/>
          <w:rPrChange w:id="2209" w:author="JY0225" w:date="2017-08-24T11:13:00Z">
            <w:rPr>
              <w:rFonts w:eastAsiaTheme="minorEastAsia"/>
            </w:rPr>
          </w:rPrChange>
        </w:rPr>
      </w:pPr>
      <w:r w:rsidRPr="00B207B1">
        <w:rPr>
          <w:rFonts w:asciiTheme="minorEastAsia" w:eastAsiaTheme="minorEastAsia" w:hAnsiTheme="minorEastAsia"/>
          <w:spacing w:val="0"/>
          <w:rPrChange w:id="2210" w:author="JY0225" w:date="2017-08-24T11:13:00Z">
            <w:rPr>
              <w:rFonts w:eastAsiaTheme="minorEastAsia"/>
            </w:rPr>
          </w:rPrChange>
        </w:rPr>
        <w:t>WebExtensions</w:t>
      </w:r>
      <w:r w:rsidR="00A9356B" w:rsidRPr="00B207B1">
        <w:rPr>
          <w:rFonts w:asciiTheme="minorEastAsia" w:eastAsiaTheme="minorEastAsia" w:hAnsiTheme="minorEastAsia" w:hint="eastAsia"/>
          <w:spacing w:val="0"/>
          <w:rPrChange w:id="2211" w:author="JY0225" w:date="2017-08-24T11:13:00Z">
            <w:rPr>
              <w:rFonts w:eastAsiaTheme="minorEastAsia" w:hint="eastAsia"/>
            </w:rPr>
          </w:rPrChange>
        </w:rPr>
        <w:t>（扩展）是跨浏览器的用于开发附加组件的工具</w:t>
      </w:r>
      <w:r w:rsidR="00C21E91" w:rsidRPr="00B207B1">
        <w:rPr>
          <w:rStyle w:val="affff8"/>
          <w:rFonts w:asciiTheme="minorEastAsia" w:eastAsiaTheme="minorEastAsia" w:hAnsiTheme="minorEastAsia"/>
          <w:spacing w:val="0"/>
          <w:rPrChange w:id="2212" w:author="JY0225" w:date="2017-08-24T11:13:00Z">
            <w:rPr>
              <w:rStyle w:val="affff8"/>
              <w:rFonts w:eastAsiaTheme="minorEastAsia"/>
            </w:rPr>
          </w:rPrChange>
        </w:rPr>
        <w:footnoteReference w:id="7"/>
      </w:r>
      <w:r w:rsidR="0098047C" w:rsidRPr="00B207B1">
        <w:rPr>
          <w:rFonts w:asciiTheme="minorEastAsia" w:eastAsiaTheme="minorEastAsia" w:hAnsiTheme="minorEastAsia" w:hint="eastAsia"/>
          <w:spacing w:val="0"/>
          <w:rPrChange w:id="2213" w:author="JY0225" w:date="2017-08-24T11:13:00Z">
            <w:rPr>
              <w:rFonts w:eastAsiaTheme="minorEastAsia" w:hint="eastAsia"/>
            </w:rPr>
          </w:rPrChange>
        </w:rPr>
        <w:t>，是目前浏览器开发扩展应用的通用工具</w:t>
      </w:r>
      <w:r w:rsidR="00A9356B" w:rsidRPr="00B207B1">
        <w:rPr>
          <w:rFonts w:asciiTheme="minorEastAsia" w:eastAsiaTheme="minorEastAsia" w:hAnsiTheme="minorEastAsia" w:hint="eastAsia"/>
          <w:spacing w:val="0"/>
          <w:rPrChange w:id="2214" w:author="JY0225" w:date="2017-08-24T11:13:00Z">
            <w:rPr>
              <w:rFonts w:eastAsiaTheme="minorEastAsia" w:hint="eastAsia"/>
            </w:rPr>
          </w:rPrChange>
        </w:rPr>
        <w:t>。在很大程度上兼容</w:t>
      </w:r>
      <w:r w:rsidRPr="00B207B1">
        <w:rPr>
          <w:rFonts w:asciiTheme="minorEastAsia" w:eastAsiaTheme="minorEastAsia" w:hAnsiTheme="minorEastAsia" w:hint="eastAsia"/>
          <w:spacing w:val="0"/>
          <w:rPrChange w:id="2215" w:author="JY0225" w:date="2017-08-24T11:13:00Z">
            <w:rPr>
              <w:rFonts w:eastAsiaTheme="minorEastAsia" w:hint="eastAsia"/>
            </w:rPr>
          </w:rPrChange>
        </w:rPr>
        <w:t>谷歌浏览器</w:t>
      </w:r>
      <w:r w:rsidRPr="00B207B1">
        <w:rPr>
          <w:rFonts w:asciiTheme="minorEastAsia" w:eastAsiaTheme="minorEastAsia" w:hAnsiTheme="minorEastAsia"/>
          <w:spacing w:val="0"/>
          <w:rPrChange w:id="2216" w:author="JY0225" w:date="2017-08-24T11:13:00Z">
            <w:rPr>
              <w:rFonts w:eastAsiaTheme="minorEastAsia"/>
            </w:rPr>
          </w:rPrChange>
        </w:rPr>
        <w:t>Chrome</w:t>
      </w:r>
      <w:r w:rsidRPr="00B207B1">
        <w:rPr>
          <w:rFonts w:asciiTheme="minorEastAsia" w:eastAsiaTheme="minorEastAsia" w:hAnsiTheme="minorEastAsia" w:hint="eastAsia"/>
          <w:spacing w:val="0"/>
          <w:rPrChange w:id="2217" w:author="JY0225" w:date="2017-08-24T11:13:00Z">
            <w:rPr>
              <w:rFonts w:eastAsiaTheme="minorEastAsia" w:hint="eastAsia"/>
            </w:rPr>
          </w:rPrChange>
        </w:rPr>
        <w:t>和欧朋浏览器</w:t>
      </w:r>
      <w:r w:rsidRPr="00B207B1">
        <w:rPr>
          <w:rFonts w:asciiTheme="minorEastAsia" w:eastAsiaTheme="minorEastAsia" w:hAnsiTheme="minorEastAsia"/>
          <w:spacing w:val="0"/>
          <w:rPrChange w:id="2218" w:author="JY0225" w:date="2017-08-24T11:13:00Z">
            <w:rPr>
              <w:rFonts w:eastAsiaTheme="minorEastAsia"/>
            </w:rPr>
          </w:rPrChange>
        </w:rPr>
        <w:t>Opera</w:t>
      </w:r>
      <w:r w:rsidRPr="00B207B1">
        <w:rPr>
          <w:rFonts w:asciiTheme="minorEastAsia" w:eastAsiaTheme="minorEastAsia" w:hAnsiTheme="minorEastAsia" w:hint="eastAsia"/>
          <w:spacing w:val="0"/>
          <w:rPrChange w:id="2219" w:author="JY0225" w:date="2017-08-24T11:13:00Z">
            <w:rPr>
              <w:rFonts w:eastAsiaTheme="minorEastAsia" w:hint="eastAsia"/>
            </w:rPr>
          </w:rPrChange>
        </w:rPr>
        <w:t>所支持的扩展</w:t>
      </w:r>
      <w:r w:rsidRPr="00B207B1">
        <w:rPr>
          <w:rFonts w:asciiTheme="minorEastAsia" w:eastAsiaTheme="minorEastAsia" w:hAnsiTheme="minorEastAsia"/>
          <w:spacing w:val="0"/>
          <w:rPrChange w:id="2220" w:author="JY0225" w:date="2017-08-24T11:13:00Z">
            <w:rPr>
              <w:rFonts w:eastAsiaTheme="minorEastAsia"/>
            </w:rPr>
          </w:rPrChange>
        </w:rPr>
        <w:t xml:space="preserve">API </w:t>
      </w:r>
      <w:r w:rsidR="00D125DA" w:rsidRPr="00B207B1">
        <w:rPr>
          <w:rFonts w:asciiTheme="minorEastAsia" w:eastAsiaTheme="minorEastAsia" w:hAnsiTheme="minorEastAsia" w:hint="eastAsia"/>
          <w:spacing w:val="0"/>
          <w:rPrChange w:id="2221" w:author="JY0225" w:date="2017-08-24T11:13:00Z">
            <w:rPr>
              <w:rFonts w:eastAsiaTheme="minorEastAsia" w:hint="eastAsia"/>
            </w:rPr>
          </w:rPrChange>
        </w:rPr>
        <w:t>，</w:t>
      </w:r>
      <w:r w:rsidRPr="00B207B1">
        <w:rPr>
          <w:rFonts w:asciiTheme="minorEastAsia" w:eastAsiaTheme="minorEastAsia" w:hAnsiTheme="minorEastAsia" w:hint="eastAsia"/>
          <w:spacing w:val="0"/>
          <w:rPrChange w:id="2222" w:author="JY0225" w:date="2017-08-24T11:13:00Z">
            <w:rPr>
              <w:rFonts w:eastAsiaTheme="minorEastAsia" w:hint="eastAsia"/>
            </w:rPr>
          </w:rPrChange>
        </w:rPr>
        <w:t>这些浏览器</w:t>
      </w:r>
      <w:r w:rsidR="006541B2" w:rsidRPr="00B207B1">
        <w:rPr>
          <w:rFonts w:asciiTheme="minorEastAsia" w:eastAsiaTheme="minorEastAsia" w:hAnsiTheme="minorEastAsia" w:hint="eastAsia"/>
          <w:spacing w:val="0"/>
          <w:rPrChange w:id="2223" w:author="JY0225" w:date="2017-08-24T11:13:00Z">
            <w:rPr>
              <w:rFonts w:eastAsiaTheme="minorEastAsia" w:hint="eastAsia"/>
            </w:rPr>
          </w:rPrChange>
        </w:rPr>
        <w:t>上</w:t>
      </w:r>
      <w:r w:rsidRPr="00B207B1">
        <w:rPr>
          <w:rFonts w:asciiTheme="minorEastAsia" w:eastAsiaTheme="minorEastAsia" w:hAnsiTheme="minorEastAsia" w:hint="eastAsia"/>
          <w:spacing w:val="0"/>
          <w:rPrChange w:id="2224" w:author="JY0225" w:date="2017-08-24T11:13:00Z">
            <w:rPr>
              <w:rFonts w:eastAsiaTheme="minorEastAsia" w:hint="eastAsia"/>
            </w:rPr>
          </w:rPrChange>
        </w:rPr>
        <w:t>所写的扩展只需少量修改的便可在火狐浏览器</w:t>
      </w:r>
      <w:r w:rsidRPr="00B207B1">
        <w:rPr>
          <w:rFonts w:asciiTheme="minorEastAsia" w:eastAsiaTheme="minorEastAsia" w:hAnsiTheme="minorEastAsia"/>
          <w:spacing w:val="0"/>
          <w:rPrChange w:id="2225" w:author="JY0225" w:date="2017-08-24T11:13:00Z">
            <w:rPr>
              <w:rFonts w:eastAsiaTheme="minorEastAsia"/>
            </w:rPr>
          </w:rPrChange>
        </w:rPr>
        <w:t>FireFox</w:t>
      </w:r>
      <w:r w:rsidRPr="00B207B1">
        <w:rPr>
          <w:rFonts w:asciiTheme="minorEastAsia" w:eastAsiaTheme="minorEastAsia" w:hAnsiTheme="minorEastAsia" w:hint="eastAsia"/>
          <w:spacing w:val="0"/>
          <w:rPrChange w:id="2226" w:author="JY0225" w:date="2017-08-24T11:13:00Z">
            <w:rPr>
              <w:rFonts w:eastAsiaTheme="minorEastAsia" w:hint="eastAsia"/>
            </w:rPr>
          </w:rPrChange>
        </w:rPr>
        <w:t>和</w:t>
      </w:r>
      <w:r w:rsidRPr="00B207B1">
        <w:rPr>
          <w:rFonts w:asciiTheme="minorEastAsia" w:eastAsiaTheme="minorEastAsia" w:hAnsiTheme="minorEastAsia"/>
          <w:spacing w:val="0"/>
          <w:rPrChange w:id="2227" w:author="JY0225" w:date="2017-08-24T11:13:00Z">
            <w:rPr>
              <w:rFonts w:eastAsiaTheme="minorEastAsia"/>
            </w:rPr>
          </w:rPrChange>
        </w:rPr>
        <w:t>Microsoft Edge</w:t>
      </w:r>
      <w:r w:rsidRPr="00B207B1">
        <w:rPr>
          <w:rFonts w:asciiTheme="minorEastAsia" w:eastAsiaTheme="minorEastAsia" w:hAnsiTheme="minorEastAsia" w:hint="eastAsia"/>
          <w:spacing w:val="0"/>
          <w:rPrChange w:id="2228" w:author="JY0225" w:date="2017-08-24T11:13:00Z">
            <w:rPr>
              <w:rFonts w:eastAsiaTheme="minorEastAsia" w:hint="eastAsia"/>
            </w:rPr>
          </w:rPrChange>
        </w:rPr>
        <w:t>浏览器上运行</w:t>
      </w:r>
      <w:r w:rsidR="00A246BE" w:rsidRPr="00B207B1">
        <w:rPr>
          <w:rFonts w:asciiTheme="minorEastAsia" w:eastAsiaTheme="minorEastAsia" w:hAnsiTheme="minorEastAsia" w:hint="eastAsia"/>
          <w:spacing w:val="0"/>
          <w:rPrChange w:id="2229" w:author="JY0225" w:date="2017-08-24T11:13:00Z">
            <w:rPr>
              <w:rFonts w:eastAsiaTheme="minorEastAsia" w:hint="eastAsia"/>
            </w:rPr>
          </w:rPrChange>
        </w:rPr>
        <w:t>，</w:t>
      </w:r>
      <w:r w:rsidR="00B5719E" w:rsidRPr="00B207B1">
        <w:rPr>
          <w:rFonts w:asciiTheme="minorEastAsia" w:eastAsiaTheme="minorEastAsia" w:hAnsiTheme="minorEastAsia" w:hint="eastAsia"/>
          <w:spacing w:val="0"/>
          <w:rPrChange w:id="2230" w:author="JY0225" w:date="2017-08-24T11:13:00Z">
            <w:rPr>
              <w:rFonts w:eastAsiaTheme="minorEastAsia" w:hint="eastAsia"/>
            </w:rPr>
          </w:rPrChange>
        </w:rPr>
        <w:t>此外</w:t>
      </w:r>
      <w:r w:rsidRPr="00B207B1">
        <w:rPr>
          <w:rFonts w:asciiTheme="minorEastAsia" w:eastAsiaTheme="minorEastAsia" w:hAnsiTheme="minorEastAsia" w:hint="eastAsia"/>
          <w:spacing w:val="0"/>
          <w:rPrChange w:id="2231" w:author="JY0225" w:date="2017-08-24T11:13:00Z">
            <w:rPr>
              <w:rFonts w:eastAsiaTheme="minorEastAsia" w:hint="eastAsia"/>
            </w:rPr>
          </w:rPrChange>
        </w:rPr>
        <w:t>这些</w:t>
      </w:r>
      <w:r w:rsidRPr="00B207B1">
        <w:rPr>
          <w:rFonts w:asciiTheme="minorEastAsia" w:eastAsiaTheme="minorEastAsia" w:hAnsiTheme="minorEastAsia"/>
          <w:spacing w:val="0"/>
          <w:rPrChange w:id="2232" w:author="JY0225" w:date="2017-08-24T11:13:00Z">
            <w:rPr>
              <w:rFonts w:eastAsiaTheme="minorEastAsia"/>
            </w:rPr>
          </w:rPrChange>
        </w:rPr>
        <w:t>API</w:t>
      </w:r>
      <w:r w:rsidRPr="00B207B1">
        <w:rPr>
          <w:rFonts w:asciiTheme="minorEastAsia" w:eastAsiaTheme="minorEastAsia" w:hAnsiTheme="minorEastAsia" w:hint="eastAsia"/>
          <w:spacing w:val="0"/>
          <w:rPrChange w:id="2233" w:author="JY0225" w:date="2017-08-24T11:13:00Z">
            <w:rPr>
              <w:rFonts w:eastAsiaTheme="minorEastAsia" w:hint="eastAsia"/>
            </w:rPr>
          </w:rPrChange>
        </w:rPr>
        <w:t>与多线程</w:t>
      </w:r>
      <w:r w:rsidRPr="00B207B1">
        <w:rPr>
          <w:rFonts w:asciiTheme="minorEastAsia" w:eastAsiaTheme="minorEastAsia" w:hAnsiTheme="minorEastAsia"/>
          <w:spacing w:val="0"/>
          <w:rPrChange w:id="2234" w:author="JY0225" w:date="2017-08-24T11:13:00Z">
            <w:rPr>
              <w:rFonts w:eastAsiaTheme="minorEastAsia"/>
            </w:rPr>
          </w:rPrChange>
        </w:rPr>
        <w:t>Firefox</w:t>
      </w:r>
      <w:r w:rsidRPr="00B207B1">
        <w:rPr>
          <w:rFonts w:asciiTheme="minorEastAsia" w:eastAsiaTheme="minorEastAsia" w:hAnsiTheme="minorEastAsia" w:hint="eastAsia"/>
          <w:spacing w:val="0"/>
          <w:rPrChange w:id="2235" w:author="JY0225" w:date="2017-08-24T11:13:00Z">
            <w:rPr>
              <w:rFonts w:eastAsiaTheme="minorEastAsia" w:hint="eastAsia"/>
            </w:rPr>
          </w:rPrChange>
        </w:rPr>
        <w:t>完全兼容</w:t>
      </w:r>
      <w:r w:rsidR="00D32D88" w:rsidRPr="00B207B1">
        <w:rPr>
          <w:rFonts w:asciiTheme="minorEastAsia" w:eastAsiaTheme="minorEastAsia" w:hAnsiTheme="minorEastAsia" w:hint="eastAsia"/>
          <w:spacing w:val="0"/>
          <w:rPrChange w:id="2236" w:author="JY0225" w:date="2017-08-24T11:13:00Z">
            <w:rPr>
              <w:rFonts w:eastAsiaTheme="minorEastAsia" w:hint="eastAsia"/>
            </w:rPr>
          </w:rPrChange>
        </w:rPr>
        <w:t>，因此本文</w:t>
      </w:r>
      <w:r w:rsidR="00872E3F" w:rsidRPr="00B207B1">
        <w:rPr>
          <w:rFonts w:asciiTheme="minorEastAsia" w:eastAsiaTheme="minorEastAsia" w:hAnsiTheme="minorEastAsia" w:hint="eastAsia"/>
          <w:spacing w:val="0"/>
          <w:rPrChange w:id="2237" w:author="JY0225" w:date="2017-08-24T11:13:00Z">
            <w:rPr>
              <w:rFonts w:eastAsiaTheme="minorEastAsia" w:hint="eastAsia"/>
            </w:rPr>
          </w:rPrChange>
        </w:rPr>
        <w:t>选择了</w:t>
      </w:r>
      <w:r w:rsidR="00872E3F" w:rsidRPr="00B207B1">
        <w:rPr>
          <w:rFonts w:asciiTheme="minorEastAsia" w:eastAsiaTheme="minorEastAsia" w:hAnsiTheme="minorEastAsia"/>
          <w:spacing w:val="0"/>
          <w:rPrChange w:id="2238" w:author="JY0225" w:date="2017-08-24T11:13:00Z">
            <w:rPr>
              <w:rFonts w:eastAsiaTheme="minorEastAsia"/>
            </w:rPr>
          </w:rPrChange>
        </w:rPr>
        <w:t>WebExtensions</w:t>
      </w:r>
      <w:r w:rsidR="00872E3F" w:rsidRPr="00B207B1">
        <w:rPr>
          <w:rFonts w:asciiTheme="minorEastAsia" w:eastAsiaTheme="minorEastAsia" w:hAnsiTheme="minorEastAsia" w:hint="eastAsia"/>
          <w:spacing w:val="0"/>
          <w:rPrChange w:id="2239" w:author="JY0225" w:date="2017-08-24T11:13:00Z">
            <w:rPr>
              <w:rFonts w:eastAsiaTheme="minorEastAsia" w:hint="eastAsia"/>
            </w:rPr>
          </w:rPrChange>
        </w:rPr>
        <w:t>作为</w:t>
      </w:r>
      <w:r w:rsidR="00872E3F" w:rsidRPr="00B207B1">
        <w:rPr>
          <w:rFonts w:asciiTheme="minorEastAsia" w:eastAsiaTheme="minorEastAsia" w:hAnsiTheme="minorEastAsia"/>
          <w:spacing w:val="0"/>
          <w:rPrChange w:id="2240" w:author="JY0225" w:date="2017-08-24T11:13:00Z">
            <w:rPr>
              <w:rFonts w:eastAsiaTheme="minorEastAsia"/>
            </w:rPr>
          </w:rPrChange>
        </w:rPr>
        <w:t>Firefox</w:t>
      </w:r>
      <w:r w:rsidR="00872E3F" w:rsidRPr="00B207B1">
        <w:rPr>
          <w:rFonts w:asciiTheme="minorEastAsia" w:eastAsiaTheme="minorEastAsia" w:hAnsiTheme="minorEastAsia" w:hint="eastAsia"/>
          <w:spacing w:val="0"/>
          <w:rPrChange w:id="2241" w:author="JY0225" w:date="2017-08-24T11:13:00Z">
            <w:rPr>
              <w:rFonts w:eastAsiaTheme="minorEastAsia" w:hint="eastAsia"/>
            </w:rPr>
          </w:rPrChange>
        </w:rPr>
        <w:t>扩展应用的开发工具</w:t>
      </w:r>
      <w:r w:rsidRPr="00B207B1">
        <w:rPr>
          <w:rFonts w:asciiTheme="minorEastAsia" w:eastAsiaTheme="minorEastAsia" w:hAnsiTheme="minorEastAsia" w:hint="eastAsia"/>
          <w:spacing w:val="0"/>
          <w:rPrChange w:id="2242" w:author="JY0225" w:date="2017-08-24T11:13:00Z">
            <w:rPr>
              <w:rFonts w:eastAsiaTheme="minorEastAsia" w:hint="eastAsia"/>
            </w:rPr>
          </w:rPrChange>
        </w:rPr>
        <w:t>。</w:t>
      </w:r>
      <w:r w:rsidR="002C7A4A" w:rsidRPr="00B207B1">
        <w:rPr>
          <w:rFonts w:asciiTheme="minorEastAsia" w:eastAsiaTheme="minorEastAsia" w:hAnsiTheme="minorEastAsia" w:hint="eastAsia"/>
          <w:spacing w:val="0"/>
          <w:rPrChange w:id="2243" w:author="JY0225" w:date="2017-08-24T11:13:00Z">
            <w:rPr>
              <w:rFonts w:eastAsiaTheme="minorEastAsia" w:hint="eastAsia"/>
            </w:rPr>
          </w:rPrChange>
        </w:rPr>
        <w:t>图</w:t>
      </w:r>
      <w:r w:rsidR="002C7A4A" w:rsidRPr="00B207B1">
        <w:rPr>
          <w:rFonts w:asciiTheme="minorEastAsia" w:eastAsiaTheme="minorEastAsia" w:hAnsiTheme="minorEastAsia"/>
          <w:spacing w:val="0"/>
          <w:rPrChange w:id="2244" w:author="JY0225" w:date="2017-08-24T11:13:00Z">
            <w:rPr>
              <w:rFonts w:eastAsiaTheme="minorEastAsia"/>
            </w:rPr>
          </w:rPrChange>
        </w:rPr>
        <w:t>2-3</w:t>
      </w:r>
      <w:r w:rsidR="002C7A4A" w:rsidRPr="00B207B1">
        <w:rPr>
          <w:rFonts w:asciiTheme="minorEastAsia" w:eastAsiaTheme="minorEastAsia" w:hAnsiTheme="minorEastAsia" w:hint="eastAsia"/>
          <w:spacing w:val="0"/>
          <w:rPrChange w:id="2245" w:author="JY0225" w:date="2017-08-24T11:13:00Z">
            <w:rPr>
              <w:rFonts w:eastAsiaTheme="minorEastAsia" w:hint="eastAsia"/>
            </w:rPr>
          </w:rPrChange>
        </w:rPr>
        <w:t>所示的是本文中使用到配置信息以及整体框架图</w:t>
      </w:r>
      <w:r w:rsidR="00971133" w:rsidRPr="00B207B1">
        <w:rPr>
          <w:rFonts w:asciiTheme="minorEastAsia" w:eastAsiaTheme="minorEastAsia" w:hAnsiTheme="minorEastAsia" w:hint="eastAsia"/>
          <w:spacing w:val="0"/>
          <w:rPrChange w:id="2246" w:author="JY0225" w:date="2017-08-24T11:13:00Z">
            <w:rPr>
              <w:rFonts w:eastAsiaTheme="minorEastAsia" w:hint="eastAsia"/>
            </w:rPr>
          </w:rPrChange>
        </w:rPr>
        <w:t>。</w:t>
      </w:r>
    </w:p>
    <w:p w14:paraId="0D1D401B" w14:textId="77777777" w:rsidR="00BE5AE5" w:rsidRPr="00B207B1" w:rsidRDefault="00347B20">
      <w:pPr>
        <w:pStyle w:val="a7"/>
        <w:spacing w:line="400" w:lineRule="exact"/>
        <w:ind w:firstLine="420"/>
        <w:jc w:val="both"/>
        <w:rPr>
          <w:rFonts w:asciiTheme="minorEastAsia" w:eastAsiaTheme="minorEastAsia" w:hAnsiTheme="minorEastAsia"/>
          <w:spacing w:val="0"/>
          <w:rPrChange w:id="2247" w:author="JY0225" w:date="2017-08-24T11:13:00Z">
            <w:rPr>
              <w:rFonts w:eastAsiaTheme="minorEastAsia"/>
            </w:rPr>
          </w:rPrChange>
        </w:rPr>
      </w:pPr>
      <w:r w:rsidRPr="00B207B1">
        <w:rPr>
          <w:rFonts w:asciiTheme="minorEastAsia" w:eastAsiaTheme="minorEastAsia" w:hAnsiTheme="minorEastAsia"/>
          <w:spacing w:val="0"/>
          <w:rPrChange w:id="2248" w:author="JY0225" w:date="2017-08-24T11:13:00Z">
            <w:rPr>
              <w:rFonts w:eastAsiaTheme="minorEastAsia"/>
            </w:rPr>
          </w:rPrChange>
        </w:rPr>
        <w:t>WebExtensions</w:t>
      </w:r>
      <w:r w:rsidR="004D4D35" w:rsidRPr="00B207B1">
        <w:rPr>
          <w:rFonts w:asciiTheme="minorEastAsia" w:eastAsiaTheme="minorEastAsia" w:hAnsiTheme="minorEastAsia" w:hint="eastAsia"/>
          <w:spacing w:val="0"/>
          <w:rPrChange w:id="2249" w:author="JY0225" w:date="2017-08-24T11:13:00Z">
            <w:rPr>
              <w:rFonts w:eastAsiaTheme="minorEastAsia" w:hint="eastAsia"/>
            </w:rPr>
          </w:rPrChange>
        </w:rPr>
        <w:t>的</w:t>
      </w:r>
      <w:r w:rsidR="009464CB" w:rsidRPr="00B207B1">
        <w:rPr>
          <w:rFonts w:asciiTheme="minorEastAsia" w:eastAsiaTheme="minorEastAsia" w:hAnsiTheme="minorEastAsia" w:hint="eastAsia"/>
          <w:spacing w:val="0"/>
          <w:rPrChange w:id="2250" w:author="JY0225" w:date="2017-08-24T11:13:00Z">
            <w:rPr>
              <w:rFonts w:eastAsiaTheme="minorEastAsia" w:hint="eastAsia"/>
            </w:rPr>
          </w:rPrChange>
        </w:rPr>
        <w:t>配置信息保存在一个名为</w:t>
      </w:r>
      <w:r w:rsidR="009464CB" w:rsidRPr="00B207B1">
        <w:rPr>
          <w:rFonts w:asciiTheme="minorEastAsia" w:eastAsiaTheme="minorEastAsia" w:hAnsiTheme="minorEastAsia"/>
          <w:spacing w:val="0"/>
          <w:rPrChange w:id="2251" w:author="JY0225" w:date="2017-08-24T11:13:00Z">
            <w:rPr>
              <w:rFonts w:eastAsiaTheme="minorEastAsia"/>
            </w:rPr>
          </w:rPrChange>
        </w:rPr>
        <w:t>manifest</w:t>
      </w:r>
      <w:r w:rsidR="001E490D" w:rsidRPr="00B207B1">
        <w:rPr>
          <w:rFonts w:asciiTheme="minorEastAsia" w:eastAsiaTheme="minorEastAsia" w:hAnsiTheme="minorEastAsia"/>
          <w:spacing w:val="0"/>
          <w:rPrChange w:id="2252" w:author="JY0225" w:date="2017-08-24T11:13:00Z">
            <w:rPr>
              <w:rFonts w:eastAsiaTheme="minorEastAsia"/>
            </w:rPr>
          </w:rPrChange>
        </w:rPr>
        <w:t>.json</w:t>
      </w:r>
      <w:r w:rsidR="009464CB" w:rsidRPr="00B207B1">
        <w:rPr>
          <w:rFonts w:asciiTheme="minorEastAsia" w:eastAsiaTheme="minorEastAsia" w:hAnsiTheme="minorEastAsia" w:hint="eastAsia"/>
          <w:spacing w:val="0"/>
          <w:rPrChange w:id="2253" w:author="JY0225" w:date="2017-08-24T11:13:00Z">
            <w:rPr>
              <w:rFonts w:eastAsiaTheme="minorEastAsia" w:hint="eastAsia"/>
            </w:rPr>
          </w:rPrChange>
        </w:rPr>
        <w:t>的文档中，</w:t>
      </w:r>
      <w:r w:rsidR="00ED11DC" w:rsidRPr="00B207B1">
        <w:rPr>
          <w:rFonts w:asciiTheme="minorEastAsia" w:eastAsiaTheme="minorEastAsia" w:hAnsiTheme="minorEastAsia" w:hint="eastAsia"/>
          <w:spacing w:val="0"/>
          <w:rPrChange w:id="2254" w:author="JY0225" w:date="2017-08-24T11:13:00Z">
            <w:rPr>
              <w:rFonts w:eastAsiaTheme="minorEastAsia" w:hint="eastAsia"/>
            </w:rPr>
          </w:rPrChange>
        </w:rPr>
        <w:t>以</w:t>
      </w:r>
      <w:r w:rsidR="00ED11DC" w:rsidRPr="00B207B1">
        <w:rPr>
          <w:rFonts w:asciiTheme="minorEastAsia" w:eastAsiaTheme="minorEastAsia" w:hAnsiTheme="minorEastAsia"/>
          <w:spacing w:val="0"/>
          <w:rPrChange w:id="2255" w:author="JY0225" w:date="2017-08-24T11:13:00Z">
            <w:rPr>
              <w:rFonts w:eastAsiaTheme="minorEastAsia"/>
            </w:rPr>
          </w:rPrChange>
        </w:rPr>
        <w:t>json</w:t>
      </w:r>
      <w:r w:rsidR="00ED11DC" w:rsidRPr="00B207B1">
        <w:rPr>
          <w:rFonts w:asciiTheme="minorEastAsia" w:eastAsiaTheme="minorEastAsia" w:hAnsiTheme="minorEastAsia" w:hint="eastAsia"/>
          <w:spacing w:val="0"/>
          <w:rPrChange w:id="2256" w:author="JY0225" w:date="2017-08-24T11:13:00Z">
            <w:rPr>
              <w:rFonts w:eastAsiaTheme="minorEastAsia" w:hint="eastAsia"/>
            </w:rPr>
          </w:rPrChange>
        </w:rPr>
        <w:t>的数据格式保存各项配置信息。</w:t>
      </w:r>
      <w:r w:rsidR="006F47BF" w:rsidRPr="00B207B1">
        <w:rPr>
          <w:rFonts w:asciiTheme="minorEastAsia" w:eastAsiaTheme="minorEastAsia" w:hAnsiTheme="minorEastAsia" w:hint="eastAsia"/>
          <w:spacing w:val="0"/>
          <w:rPrChange w:id="2257" w:author="JY0225" w:date="2017-08-24T11:13:00Z">
            <w:rPr>
              <w:rFonts w:eastAsiaTheme="minorEastAsia" w:hint="eastAsia"/>
            </w:rPr>
          </w:rPrChange>
        </w:rPr>
        <w:t>这是惟一一个在每个</w:t>
      </w:r>
      <w:r w:rsidR="006F47BF" w:rsidRPr="00B207B1">
        <w:rPr>
          <w:rFonts w:asciiTheme="minorEastAsia" w:eastAsiaTheme="minorEastAsia" w:hAnsiTheme="minorEastAsia"/>
          <w:spacing w:val="0"/>
          <w:rPrChange w:id="2258" w:author="JY0225" w:date="2017-08-24T11:13:00Z">
            <w:rPr>
              <w:rFonts w:eastAsiaTheme="minorEastAsia"/>
            </w:rPr>
          </w:rPrChange>
        </w:rPr>
        <w:t xml:space="preserve"> WebExtension </w:t>
      </w:r>
      <w:r w:rsidR="006F47BF" w:rsidRPr="00B207B1">
        <w:rPr>
          <w:rFonts w:asciiTheme="minorEastAsia" w:eastAsiaTheme="minorEastAsia" w:hAnsiTheme="minorEastAsia" w:hint="eastAsia"/>
          <w:spacing w:val="0"/>
          <w:rPrChange w:id="2259" w:author="JY0225" w:date="2017-08-24T11:13:00Z">
            <w:rPr>
              <w:rFonts w:eastAsiaTheme="minorEastAsia" w:hint="eastAsia"/>
            </w:rPr>
          </w:rPrChange>
        </w:rPr>
        <w:t>里面必须存在的文件。包含了关于这个扩展插件基本的元数据（</w:t>
      </w:r>
      <w:r w:rsidR="006F47BF" w:rsidRPr="00B207B1">
        <w:rPr>
          <w:rFonts w:asciiTheme="minorEastAsia" w:eastAsiaTheme="minorEastAsia" w:hAnsiTheme="minorEastAsia"/>
          <w:spacing w:val="0"/>
          <w:rPrChange w:id="2260" w:author="JY0225" w:date="2017-08-24T11:13:00Z">
            <w:rPr>
              <w:rFonts w:eastAsiaTheme="minorEastAsia"/>
            </w:rPr>
          </w:rPrChange>
        </w:rPr>
        <w:t>metadata</w:t>
      </w:r>
      <w:r w:rsidR="006F47BF" w:rsidRPr="00B207B1">
        <w:rPr>
          <w:rFonts w:asciiTheme="minorEastAsia" w:eastAsiaTheme="minorEastAsia" w:hAnsiTheme="minorEastAsia" w:hint="eastAsia"/>
          <w:spacing w:val="0"/>
          <w:rPrChange w:id="2261" w:author="JY0225" w:date="2017-08-24T11:13:00Z">
            <w:rPr>
              <w:rFonts w:eastAsiaTheme="minorEastAsia" w:hint="eastAsia"/>
            </w:rPr>
          </w:rPrChange>
        </w:rPr>
        <w:t>），比如它的名字、版本和所需权限</w:t>
      </w:r>
      <w:r w:rsidR="008F65C7" w:rsidRPr="00B207B1">
        <w:rPr>
          <w:rFonts w:asciiTheme="minorEastAsia" w:eastAsiaTheme="minorEastAsia" w:hAnsiTheme="minorEastAsia" w:hint="eastAsia"/>
          <w:spacing w:val="0"/>
          <w:rPrChange w:id="2262" w:author="JY0225" w:date="2017-08-24T11:13:00Z">
            <w:rPr>
              <w:rFonts w:eastAsiaTheme="minorEastAsia" w:hint="eastAsia"/>
            </w:rPr>
          </w:rPrChange>
        </w:rPr>
        <w:t>，并</w:t>
      </w:r>
      <w:r w:rsidR="006F47BF" w:rsidRPr="00B207B1">
        <w:rPr>
          <w:rFonts w:asciiTheme="minorEastAsia" w:eastAsiaTheme="minorEastAsia" w:hAnsiTheme="minorEastAsia" w:hint="eastAsia"/>
          <w:spacing w:val="0"/>
          <w:rPrChange w:id="2263" w:author="JY0225" w:date="2017-08-24T11:13:00Z">
            <w:rPr>
              <w:rFonts w:eastAsiaTheme="minorEastAsia" w:hint="eastAsia"/>
            </w:rPr>
          </w:rPrChange>
        </w:rPr>
        <w:t>对</w:t>
      </w:r>
      <w:r w:rsidR="006F47BF" w:rsidRPr="00B207B1">
        <w:rPr>
          <w:rFonts w:asciiTheme="minorEastAsia" w:eastAsiaTheme="minorEastAsia" w:hAnsiTheme="minorEastAsia"/>
          <w:spacing w:val="0"/>
          <w:rPrChange w:id="2264" w:author="JY0225" w:date="2017-08-24T11:13:00Z">
            <w:rPr>
              <w:rFonts w:eastAsiaTheme="minorEastAsia"/>
            </w:rPr>
          </w:rPrChange>
        </w:rPr>
        <w:t xml:space="preserve"> WebExtension</w:t>
      </w:r>
      <w:r w:rsidR="006F47BF" w:rsidRPr="00B207B1">
        <w:rPr>
          <w:rFonts w:asciiTheme="minorEastAsia" w:eastAsiaTheme="minorEastAsia" w:hAnsiTheme="minorEastAsia" w:hint="eastAsia"/>
          <w:spacing w:val="0"/>
          <w:rPrChange w:id="2265" w:author="JY0225" w:date="2017-08-24T11:13:00Z">
            <w:rPr>
              <w:rFonts w:eastAsiaTheme="minorEastAsia" w:hint="eastAsia"/>
            </w:rPr>
          </w:rPrChange>
        </w:rPr>
        <w:t>中其他文件进行了链接。</w:t>
      </w:r>
    </w:p>
    <w:p w14:paraId="3630FB17" w14:textId="05919F97" w:rsidR="00694032" w:rsidRPr="00B207B1" w:rsidRDefault="008836A0">
      <w:pPr>
        <w:pStyle w:val="a7"/>
        <w:spacing w:line="400" w:lineRule="exact"/>
        <w:ind w:firstLine="420"/>
        <w:rPr>
          <w:rFonts w:asciiTheme="minorEastAsia" w:eastAsiaTheme="minorEastAsia" w:hAnsiTheme="minorEastAsia"/>
          <w:spacing w:val="0"/>
          <w:rPrChange w:id="2266" w:author="JY0225" w:date="2017-08-24T11:13:00Z">
            <w:rPr>
              <w:rFonts w:eastAsiaTheme="minorEastAsia"/>
            </w:rPr>
          </w:rPrChange>
        </w:rPr>
        <w:pPrChange w:id="2267" w:author="JY0225" w:date="2017-08-24T11:04:00Z">
          <w:pPr>
            <w:pStyle w:val="a7"/>
            <w:ind w:firstLine="420"/>
          </w:pPr>
        </w:pPrChange>
      </w:pPr>
      <w:r w:rsidRPr="00B207B1">
        <w:rPr>
          <w:rFonts w:asciiTheme="minorEastAsia" w:eastAsiaTheme="minorEastAsia" w:hAnsiTheme="minorEastAsia"/>
          <w:spacing w:val="0"/>
          <w:rPrChange w:id="2268" w:author="JY0225" w:date="2017-08-24T11:13:00Z">
            <w:rPr>
              <w:rFonts w:eastAsiaTheme="minorEastAsia"/>
            </w:rPr>
          </w:rPrChange>
        </w:rPr>
        <w:t>B</w:t>
      </w:r>
      <w:r w:rsidR="00F34DD6" w:rsidRPr="00B207B1">
        <w:rPr>
          <w:rFonts w:asciiTheme="minorEastAsia" w:eastAsiaTheme="minorEastAsia" w:hAnsiTheme="minorEastAsia"/>
          <w:spacing w:val="0"/>
          <w:rPrChange w:id="2269" w:author="JY0225" w:date="2017-08-24T11:13:00Z">
            <w:rPr>
              <w:rFonts w:eastAsiaTheme="minorEastAsia"/>
            </w:rPr>
          </w:rPrChange>
        </w:rPr>
        <w:t>ackground page</w:t>
      </w:r>
      <w:r w:rsidR="001C260E" w:rsidRPr="00B207B1">
        <w:rPr>
          <w:rFonts w:asciiTheme="minorEastAsia" w:eastAsiaTheme="minorEastAsia" w:hAnsiTheme="minorEastAsia" w:hint="eastAsia"/>
          <w:spacing w:val="0"/>
          <w:rPrChange w:id="2270" w:author="JY0225" w:date="2017-08-24T11:13:00Z">
            <w:rPr>
              <w:rFonts w:eastAsiaTheme="minorEastAsia" w:hint="eastAsia"/>
            </w:rPr>
          </w:rPrChange>
        </w:rPr>
        <w:t>：</w:t>
      </w:r>
      <w:r w:rsidR="00DB2613" w:rsidRPr="00B207B1">
        <w:rPr>
          <w:rFonts w:asciiTheme="minorEastAsia" w:eastAsiaTheme="minorEastAsia" w:hAnsiTheme="minorEastAsia"/>
          <w:spacing w:val="0"/>
          <w:rPrChange w:id="2271" w:author="JY0225" w:date="2017-08-24T11:13:00Z">
            <w:rPr>
              <w:rFonts w:eastAsiaTheme="minorEastAsia"/>
            </w:rPr>
          </w:rPrChange>
        </w:rPr>
        <w:t>WebExtension</w:t>
      </w:r>
      <w:r w:rsidR="00DB2613" w:rsidRPr="00B207B1">
        <w:rPr>
          <w:rFonts w:asciiTheme="minorEastAsia" w:eastAsiaTheme="minorEastAsia" w:hAnsiTheme="minorEastAsia" w:hint="eastAsia"/>
          <w:spacing w:val="0"/>
          <w:rPrChange w:id="2272" w:author="JY0225" w:date="2017-08-24T11:13:00Z">
            <w:rPr>
              <w:rFonts w:eastAsiaTheme="minorEastAsia" w:hint="eastAsia"/>
            </w:rPr>
          </w:rPrChange>
        </w:rPr>
        <w:t>常常需要在浏览器窗口或特定网页的存活期中独立的维持一种长期的状态或者执行长期的操作，比如与服务器建立持久</w:t>
      </w:r>
      <w:r w:rsidR="00DB2613" w:rsidRPr="00B207B1">
        <w:rPr>
          <w:rFonts w:asciiTheme="minorEastAsia" w:eastAsiaTheme="minorEastAsia" w:hAnsiTheme="minorEastAsia" w:hint="eastAsia"/>
          <w:spacing w:val="0"/>
          <w:rPrChange w:id="2273" w:author="JY0225" w:date="2017-08-24T11:13:00Z">
            <w:rPr>
              <w:rFonts w:eastAsiaTheme="minorEastAsia" w:hint="eastAsia"/>
            </w:rPr>
          </w:rPrChange>
        </w:rPr>
        <w:lastRenderedPageBreak/>
        <w:t>的</w:t>
      </w:r>
      <w:r w:rsidR="00DE2F8F" w:rsidRPr="00B207B1">
        <w:rPr>
          <w:rFonts w:asciiTheme="minorEastAsia" w:eastAsiaTheme="minorEastAsia" w:hAnsiTheme="minorEastAsia" w:hint="eastAsia"/>
          <w:spacing w:val="0"/>
          <w:rPrChange w:id="2274" w:author="JY0225" w:date="2017-08-24T11:13:00Z">
            <w:rPr>
              <w:rFonts w:eastAsiaTheme="minorEastAsia" w:hint="eastAsia"/>
            </w:rPr>
          </w:rPrChange>
        </w:rPr>
        <w:t>连接</w:t>
      </w:r>
      <w:r w:rsidR="005A054C" w:rsidRPr="00B207B1">
        <w:rPr>
          <w:rFonts w:asciiTheme="minorEastAsia" w:eastAsiaTheme="minorEastAsia" w:hAnsiTheme="minorEastAsia" w:hint="eastAsia"/>
          <w:spacing w:val="0"/>
          <w:rPrChange w:id="2275" w:author="JY0225" w:date="2017-08-24T11:13:00Z">
            <w:rPr>
              <w:rFonts w:eastAsiaTheme="minorEastAsia" w:hint="eastAsia"/>
            </w:rPr>
          </w:rPrChange>
        </w:rPr>
        <w:t>，这个时候就需要</w:t>
      </w:r>
      <w:r w:rsidR="006208F5">
        <w:rPr>
          <w:rFonts w:asciiTheme="minorEastAsia" w:eastAsiaTheme="minorEastAsia" w:hAnsiTheme="minorEastAsia"/>
          <w:spacing w:val="0"/>
        </w:rPr>
        <w:t>b</w:t>
      </w:r>
      <w:r w:rsidR="005A054C" w:rsidRPr="00B207B1">
        <w:rPr>
          <w:rFonts w:asciiTheme="minorEastAsia" w:eastAsiaTheme="minorEastAsia" w:hAnsiTheme="minorEastAsia"/>
          <w:spacing w:val="0"/>
          <w:rPrChange w:id="2276" w:author="JY0225" w:date="2017-08-24T11:13:00Z">
            <w:rPr>
              <w:rFonts w:eastAsiaTheme="minorEastAsia"/>
            </w:rPr>
          </w:rPrChange>
        </w:rPr>
        <w:t>ackground page</w:t>
      </w:r>
      <w:r w:rsidR="005A054C" w:rsidRPr="00B207B1">
        <w:rPr>
          <w:rFonts w:asciiTheme="minorEastAsia" w:eastAsiaTheme="minorEastAsia" w:hAnsiTheme="minorEastAsia" w:hint="eastAsia"/>
          <w:spacing w:val="0"/>
          <w:rPrChange w:id="2277" w:author="JY0225" w:date="2017-08-24T11:13:00Z">
            <w:rPr>
              <w:rFonts w:eastAsiaTheme="minorEastAsia" w:hint="eastAsia"/>
            </w:rPr>
          </w:rPrChange>
        </w:rPr>
        <w:t>中的</w:t>
      </w:r>
      <w:r w:rsidR="005A054C" w:rsidRPr="00B207B1">
        <w:rPr>
          <w:rFonts w:asciiTheme="minorEastAsia" w:eastAsiaTheme="minorEastAsia" w:hAnsiTheme="minorEastAsia"/>
          <w:spacing w:val="0"/>
          <w:rPrChange w:id="2278" w:author="JY0225" w:date="2017-08-24T11:13:00Z">
            <w:rPr>
              <w:rFonts w:eastAsiaTheme="minorEastAsia"/>
            </w:rPr>
          </w:rPrChange>
        </w:rPr>
        <w:t>JavaScript</w:t>
      </w:r>
      <w:r w:rsidR="005A054C" w:rsidRPr="00B207B1">
        <w:rPr>
          <w:rFonts w:asciiTheme="minorEastAsia" w:eastAsiaTheme="minorEastAsia" w:hAnsiTheme="minorEastAsia" w:hint="eastAsia"/>
          <w:spacing w:val="0"/>
          <w:rPrChange w:id="2279" w:author="JY0225" w:date="2017-08-24T11:13:00Z">
            <w:rPr>
              <w:rFonts w:eastAsiaTheme="minorEastAsia" w:hint="eastAsia"/>
            </w:rPr>
          </w:rPrChange>
        </w:rPr>
        <w:t>脚本来实现</w:t>
      </w:r>
      <w:r w:rsidR="007E11AD" w:rsidRPr="00B207B1">
        <w:rPr>
          <w:rFonts w:asciiTheme="minorEastAsia" w:eastAsiaTheme="minorEastAsia" w:hAnsiTheme="minorEastAsia" w:hint="eastAsia"/>
          <w:spacing w:val="0"/>
          <w:rPrChange w:id="2280" w:author="JY0225" w:date="2017-08-24T11:13:00Z">
            <w:rPr>
              <w:rFonts w:eastAsiaTheme="minorEastAsia" w:hint="eastAsia"/>
            </w:rPr>
          </w:rPrChange>
        </w:rPr>
        <w:t>。</w:t>
      </w:r>
      <w:r w:rsidR="006E11F6" w:rsidRPr="00B207B1">
        <w:rPr>
          <w:rFonts w:asciiTheme="minorEastAsia" w:eastAsiaTheme="minorEastAsia" w:hAnsiTheme="minorEastAsia" w:hint="eastAsia"/>
          <w:spacing w:val="0"/>
          <w:rPrChange w:id="2281" w:author="JY0225" w:date="2017-08-24T11:13:00Z">
            <w:rPr>
              <w:rFonts w:eastAsiaTheme="minorEastAsia" w:hint="eastAsia"/>
            </w:rPr>
          </w:rPrChange>
        </w:rPr>
        <w:t>运行在后台的文件不会因为当前界面关闭也停止，它的生命周期直到</w:t>
      </w:r>
      <w:r w:rsidR="007F3DD3" w:rsidRPr="00B207B1">
        <w:rPr>
          <w:rFonts w:asciiTheme="minorEastAsia" w:eastAsiaTheme="minorEastAsia" w:hAnsiTheme="minorEastAsia" w:hint="eastAsia"/>
          <w:spacing w:val="0"/>
          <w:rPrChange w:id="2282" w:author="JY0225" w:date="2017-08-24T11:13:00Z">
            <w:rPr>
              <w:rFonts w:eastAsiaTheme="minorEastAsia" w:hint="eastAsia"/>
            </w:rPr>
          </w:rPrChange>
        </w:rPr>
        <w:t>浏览器关闭才结束。</w:t>
      </w:r>
    </w:p>
    <w:p w14:paraId="101D6C70" w14:textId="44C61961" w:rsidR="00A746D5" w:rsidRPr="00B207B1" w:rsidRDefault="007961F5">
      <w:pPr>
        <w:pStyle w:val="a7"/>
        <w:spacing w:line="400" w:lineRule="exact"/>
        <w:ind w:firstLine="420"/>
        <w:rPr>
          <w:rFonts w:asciiTheme="minorEastAsia" w:eastAsiaTheme="minorEastAsia" w:hAnsiTheme="minorEastAsia"/>
          <w:spacing w:val="0"/>
          <w:rPrChange w:id="2283" w:author="JY0225" w:date="2017-08-24T11:13:00Z">
            <w:rPr>
              <w:rFonts w:eastAsiaTheme="minorEastAsia"/>
            </w:rPr>
          </w:rPrChange>
        </w:rPr>
        <w:pPrChange w:id="2284" w:author="JY0225" w:date="2017-08-24T11:04:00Z">
          <w:pPr>
            <w:pStyle w:val="a7"/>
            <w:ind w:firstLine="420"/>
          </w:pPr>
        </w:pPrChange>
      </w:pPr>
      <w:r w:rsidRPr="00B207B1">
        <w:rPr>
          <w:rFonts w:asciiTheme="minorEastAsia" w:eastAsiaTheme="minorEastAsia" w:hAnsiTheme="minorEastAsia"/>
          <w:spacing w:val="0"/>
          <w:rPrChange w:id="2285" w:author="JY0225" w:date="2017-08-24T11:13:00Z">
            <w:rPr>
              <w:rFonts w:eastAsiaTheme="minorEastAsia"/>
            </w:rPr>
          </w:rPrChange>
        </w:rPr>
        <w:t>C</w:t>
      </w:r>
      <w:r w:rsidR="002A6F36" w:rsidRPr="00B207B1">
        <w:rPr>
          <w:rFonts w:asciiTheme="minorEastAsia" w:eastAsiaTheme="minorEastAsia" w:hAnsiTheme="minorEastAsia"/>
          <w:spacing w:val="0"/>
          <w:rPrChange w:id="2286" w:author="JY0225" w:date="2017-08-24T11:13:00Z">
            <w:rPr>
              <w:rFonts w:eastAsiaTheme="minorEastAsia"/>
            </w:rPr>
          </w:rPrChange>
        </w:rPr>
        <w:t xml:space="preserve">ontent </w:t>
      </w:r>
      <w:r w:rsidR="001D3A4B" w:rsidRPr="00B207B1">
        <w:rPr>
          <w:rFonts w:asciiTheme="minorEastAsia" w:eastAsiaTheme="minorEastAsia" w:hAnsiTheme="minorEastAsia"/>
          <w:spacing w:val="0"/>
          <w:rPrChange w:id="2287" w:author="JY0225" w:date="2017-08-24T11:13:00Z">
            <w:rPr>
              <w:rFonts w:eastAsiaTheme="minorEastAsia"/>
            </w:rPr>
          </w:rPrChange>
        </w:rPr>
        <w:t>page</w:t>
      </w:r>
      <w:r w:rsidR="00C62629" w:rsidRPr="00B207B1">
        <w:rPr>
          <w:rFonts w:asciiTheme="minorEastAsia" w:eastAsiaTheme="minorEastAsia" w:hAnsiTheme="minorEastAsia" w:hint="eastAsia"/>
          <w:spacing w:val="0"/>
          <w:rPrChange w:id="2288" w:author="JY0225" w:date="2017-08-24T11:13:00Z">
            <w:rPr>
              <w:rFonts w:eastAsiaTheme="minorEastAsia" w:hint="eastAsia"/>
            </w:rPr>
          </w:rPrChange>
        </w:rPr>
        <w:t>：</w:t>
      </w:r>
      <w:r w:rsidR="00A746D5" w:rsidRPr="00B207B1">
        <w:rPr>
          <w:rFonts w:asciiTheme="minorEastAsia" w:eastAsiaTheme="minorEastAsia" w:hAnsiTheme="minorEastAsia" w:hint="eastAsia"/>
          <w:spacing w:val="0"/>
          <w:rPrChange w:id="2289" w:author="JY0225" w:date="2017-08-24T11:13:00Z">
            <w:rPr>
              <w:rFonts w:eastAsiaTheme="minorEastAsia" w:hint="eastAsia"/>
            </w:rPr>
          </w:rPrChange>
        </w:rPr>
        <w:t>该文件夹下保存的文件称之为</w:t>
      </w:r>
      <w:r w:rsidR="002A6F36" w:rsidRPr="00B207B1">
        <w:rPr>
          <w:rFonts w:asciiTheme="minorEastAsia" w:eastAsiaTheme="minorEastAsia" w:hAnsiTheme="minorEastAsia"/>
          <w:spacing w:val="0"/>
          <w:rPrChange w:id="2290" w:author="JY0225" w:date="2017-08-24T11:13:00Z">
            <w:rPr>
              <w:rFonts w:eastAsiaTheme="minorEastAsia"/>
            </w:rPr>
          </w:rPrChange>
        </w:rPr>
        <w:t xml:space="preserve"> </w:t>
      </w:r>
      <w:r w:rsidR="00FD5084">
        <w:rPr>
          <w:rFonts w:asciiTheme="minorEastAsia" w:eastAsiaTheme="minorEastAsia" w:hAnsiTheme="minorEastAsia"/>
          <w:spacing w:val="0"/>
        </w:rPr>
        <w:t>c</w:t>
      </w:r>
      <w:r w:rsidR="00A746D5" w:rsidRPr="00B207B1">
        <w:rPr>
          <w:rFonts w:asciiTheme="minorEastAsia" w:eastAsiaTheme="minorEastAsia" w:hAnsiTheme="minorEastAsia"/>
          <w:spacing w:val="0"/>
          <w:rPrChange w:id="2291" w:author="JY0225" w:date="2017-08-24T11:13:00Z">
            <w:rPr>
              <w:rFonts w:eastAsiaTheme="minorEastAsia"/>
            </w:rPr>
          </w:rPrChange>
        </w:rPr>
        <w:t>ontent scripts</w:t>
      </w:r>
      <w:r w:rsidR="00A746D5" w:rsidRPr="00B207B1">
        <w:rPr>
          <w:rFonts w:asciiTheme="minorEastAsia" w:eastAsiaTheme="minorEastAsia" w:hAnsiTheme="minorEastAsia" w:hint="eastAsia"/>
          <w:spacing w:val="0"/>
          <w:rPrChange w:id="2292" w:author="JY0225" w:date="2017-08-24T11:13:00Z">
            <w:rPr>
              <w:rFonts w:eastAsiaTheme="minorEastAsia" w:hint="eastAsia"/>
            </w:rPr>
          </w:rPrChange>
        </w:rPr>
        <w:t>，被用来获取、操作页面。这些脚本会被加载到页面中并运行在页面的特定环境下，</w:t>
      </w:r>
      <w:r w:rsidR="00404028" w:rsidRPr="00B207B1">
        <w:rPr>
          <w:rFonts w:asciiTheme="minorEastAsia" w:eastAsiaTheme="minorEastAsia" w:hAnsiTheme="minorEastAsia" w:hint="eastAsia"/>
          <w:spacing w:val="0"/>
          <w:rPrChange w:id="2293" w:author="JY0225" w:date="2017-08-24T11:13:00Z">
            <w:rPr>
              <w:rFonts w:eastAsiaTheme="minorEastAsia" w:hint="eastAsia"/>
            </w:rPr>
          </w:rPrChange>
        </w:rPr>
        <w:t>可以像普通脚本一样获取、操作页面的</w:t>
      </w:r>
      <w:r w:rsidR="00A746D5" w:rsidRPr="00B207B1">
        <w:rPr>
          <w:rFonts w:asciiTheme="minorEastAsia" w:eastAsiaTheme="minorEastAsia" w:hAnsiTheme="minorEastAsia"/>
          <w:spacing w:val="0"/>
          <w:rPrChange w:id="2294" w:author="JY0225" w:date="2017-08-24T11:13:00Z">
            <w:rPr>
              <w:rFonts w:eastAsiaTheme="minorEastAsia"/>
            </w:rPr>
          </w:rPrChange>
        </w:rPr>
        <w:t>DOM</w:t>
      </w:r>
      <w:r w:rsidR="00A746D5" w:rsidRPr="00B207B1">
        <w:rPr>
          <w:rFonts w:asciiTheme="minorEastAsia" w:eastAsiaTheme="minorEastAsia" w:hAnsiTheme="minorEastAsia" w:hint="eastAsia"/>
          <w:spacing w:val="0"/>
          <w:rPrChange w:id="2295" w:author="JY0225" w:date="2017-08-24T11:13:00Z">
            <w:rPr>
              <w:rFonts w:eastAsiaTheme="minorEastAsia" w:hint="eastAsia"/>
            </w:rPr>
          </w:rPrChange>
        </w:rPr>
        <w:t>。</w:t>
      </w:r>
    </w:p>
    <w:p w14:paraId="53D5B850" w14:textId="77777777" w:rsidR="00257BBE" w:rsidRPr="00B207B1" w:rsidRDefault="00873074">
      <w:pPr>
        <w:pStyle w:val="a7"/>
        <w:spacing w:line="400" w:lineRule="exact"/>
        <w:ind w:firstLine="420"/>
        <w:rPr>
          <w:rFonts w:asciiTheme="minorEastAsia" w:eastAsiaTheme="minorEastAsia" w:hAnsiTheme="minorEastAsia"/>
          <w:spacing w:val="0"/>
          <w:rPrChange w:id="2296" w:author="JY0225" w:date="2017-08-24T11:13:00Z">
            <w:rPr>
              <w:rFonts w:eastAsiaTheme="minorEastAsia"/>
            </w:rPr>
          </w:rPrChange>
        </w:rPr>
      </w:pPr>
      <w:r w:rsidRPr="00B207B1">
        <w:rPr>
          <w:rFonts w:asciiTheme="minorEastAsia" w:eastAsiaTheme="minorEastAsia" w:hAnsiTheme="minorEastAsia"/>
          <w:spacing w:val="0"/>
          <w:rPrChange w:id="2297" w:author="JY0225" w:date="2017-08-24T11:13:00Z">
            <w:rPr>
              <w:rFonts w:eastAsiaTheme="minorEastAsia"/>
            </w:rPr>
          </w:rPrChange>
        </w:rPr>
        <w:t>B</w:t>
      </w:r>
      <w:r w:rsidR="001F12E1" w:rsidRPr="00B207B1">
        <w:rPr>
          <w:rFonts w:asciiTheme="minorEastAsia" w:eastAsiaTheme="minorEastAsia" w:hAnsiTheme="minorEastAsia"/>
          <w:spacing w:val="0"/>
          <w:rPrChange w:id="2298" w:author="JY0225" w:date="2017-08-24T11:13:00Z">
            <w:rPr>
              <w:rFonts w:eastAsiaTheme="minorEastAsia"/>
            </w:rPr>
          </w:rPrChange>
        </w:rPr>
        <w:t>rowser action</w:t>
      </w:r>
      <w:r w:rsidR="001F12E1" w:rsidRPr="00B207B1">
        <w:rPr>
          <w:rFonts w:asciiTheme="minorEastAsia" w:eastAsiaTheme="minorEastAsia" w:hAnsiTheme="minorEastAsia" w:hint="eastAsia"/>
          <w:spacing w:val="0"/>
          <w:rPrChange w:id="2299" w:author="JY0225" w:date="2017-08-24T11:13:00Z">
            <w:rPr>
              <w:rFonts w:eastAsiaTheme="minorEastAsia" w:hint="eastAsia"/>
            </w:rPr>
          </w:rPrChange>
        </w:rPr>
        <w:t>：</w:t>
      </w:r>
      <w:r w:rsidR="00257BBE" w:rsidRPr="00B207B1">
        <w:rPr>
          <w:rFonts w:asciiTheme="minorEastAsia" w:eastAsiaTheme="minorEastAsia" w:hAnsiTheme="minorEastAsia" w:hint="eastAsia"/>
          <w:spacing w:val="0"/>
          <w:rPrChange w:id="2300" w:author="JY0225" w:date="2017-08-24T11:13:00Z">
            <w:rPr>
              <w:rFonts w:eastAsiaTheme="minorEastAsia" w:hint="eastAsia"/>
            </w:rPr>
          </w:rPrChange>
        </w:rPr>
        <w:t>浏览器动作是指通过在工具栏上添加扩展的图标，使得用户可以点击并与之交互。</w:t>
      </w:r>
      <w:r w:rsidR="000C7A54" w:rsidRPr="00B207B1">
        <w:rPr>
          <w:rFonts w:asciiTheme="minorEastAsia" w:eastAsiaTheme="minorEastAsia" w:hAnsiTheme="minorEastAsia" w:hint="eastAsia"/>
          <w:spacing w:val="0"/>
          <w:rPrChange w:id="2301" w:author="JY0225" w:date="2017-08-24T11:13:00Z">
            <w:rPr>
              <w:rFonts w:eastAsiaTheme="minorEastAsia" w:hint="eastAsia"/>
            </w:rPr>
          </w:rPrChange>
        </w:rPr>
        <w:t>该文件加下保存了扩展的图标以及初始界面的</w:t>
      </w:r>
      <w:r w:rsidR="000C7A54" w:rsidRPr="00B207B1">
        <w:rPr>
          <w:rFonts w:asciiTheme="minorEastAsia" w:eastAsiaTheme="minorEastAsia" w:hAnsiTheme="minorEastAsia"/>
          <w:spacing w:val="0"/>
          <w:rPrChange w:id="2302" w:author="JY0225" w:date="2017-08-24T11:13:00Z">
            <w:rPr>
              <w:rFonts w:eastAsiaTheme="minorEastAsia"/>
            </w:rPr>
          </w:rPrChange>
        </w:rPr>
        <w:t>html</w:t>
      </w:r>
      <w:r w:rsidR="000C7A54" w:rsidRPr="00B207B1">
        <w:rPr>
          <w:rFonts w:asciiTheme="minorEastAsia" w:eastAsiaTheme="minorEastAsia" w:hAnsiTheme="minorEastAsia" w:hint="eastAsia"/>
          <w:spacing w:val="0"/>
          <w:rPrChange w:id="2303" w:author="JY0225" w:date="2017-08-24T11:13:00Z">
            <w:rPr>
              <w:rFonts w:eastAsiaTheme="minorEastAsia" w:hint="eastAsia"/>
            </w:rPr>
          </w:rPrChange>
        </w:rPr>
        <w:t>文件</w:t>
      </w:r>
      <w:r w:rsidR="005B691A" w:rsidRPr="00B207B1">
        <w:rPr>
          <w:rFonts w:asciiTheme="minorEastAsia" w:eastAsiaTheme="minorEastAsia" w:hAnsiTheme="minorEastAsia" w:hint="eastAsia"/>
          <w:spacing w:val="0"/>
          <w:rPrChange w:id="2304" w:author="JY0225" w:date="2017-08-24T11:13:00Z">
            <w:rPr>
              <w:rFonts w:eastAsiaTheme="minorEastAsia" w:hint="eastAsia"/>
            </w:rPr>
          </w:rPrChange>
        </w:rPr>
        <w:t>等资源</w:t>
      </w:r>
      <w:r w:rsidR="000C7A54" w:rsidRPr="00B207B1">
        <w:rPr>
          <w:rFonts w:asciiTheme="minorEastAsia" w:eastAsiaTheme="minorEastAsia" w:hAnsiTheme="minorEastAsia" w:hint="eastAsia"/>
          <w:spacing w:val="0"/>
          <w:rPrChange w:id="2305" w:author="JY0225" w:date="2017-08-24T11:13:00Z">
            <w:rPr>
              <w:rFonts w:eastAsiaTheme="minorEastAsia" w:hint="eastAsia"/>
            </w:rPr>
          </w:rPrChange>
        </w:rPr>
        <w:t>。</w:t>
      </w:r>
    </w:p>
    <w:p w14:paraId="490CB4AC" w14:textId="77777777" w:rsidR="00BE5820" w:rsidRPr="00B207B1" w:rsidRDefault="008F0A65">
      <w:pPr>
        <w:pStyle w:val="a7"/>
        <w:spacing w:line="400" w:lineRule="exact"/>
        <w:ind w:firstLine="420"/>
        <w:rPr>
          <w:rFonts w:asciiTheme="minorEastAsia" w:eastAsiaTheme="minorEastAsia" w:hAnsiTheme="minorEastAsia"/>
          <w:spacing w:val="0"/>
          <w:rPrChange w:id="2306" w:author="JY0225" w:date="2017-08-24T11:13:00Z">
            <w:rPr>
              <w:rFonts w:eastAsiaTheme="minorEastAsia"/>
            </w:rPr>
          </w:rPrChange>
        </w:rPr>
      </w:pPr>
      <w:r w:rsidRPr="00B207B1">
        <w:rPr>
          <w:rFonts w:asciiTheme="minorEastAsia" w:eastAsiaTheme="minorEastAsia" w:hAnsiTheme="minorEastAsia"/>
          <w:spacing w:val="0"/>
          <w:rPrChange w:id="2307" w:author="JY0225" w:date="2017-08-24T11:13:00Z">
            <w:rPr>
              <w:rFonts w:eastAsiaTheme="minorEastAsia"/>
            </w:rPr>
          </w:rPrChange>
        </w:rPr>
        <w:t>W</w:t>
      </w:r>
      <w:r w:rsidR="00BE5820" w:rsidRPr="00B207B1">
        <w:rPr>
          <w:rFonts w:asciiTheme="minorEastAsia" w:eastAsiaTheme="minorEastAsia" w:hAnsiTheme="minorEastAsia"/>
          <w:spacing w:val="0"/>
          <w:rPrChange w:id="2308" w:author="JY0225" w:date="2017-08-24T11:13:00Z">
            <w:rPr>
              <w:rFonts w:eastAsiaTheme="minorEastAsia"/>
            </w:rPr>
          </w:rPrChange>
        </w:rPr>
        <w:t xml:space="preserve">eb-accessible resources: </w:t>
      </w:r>
      <w:r w:rsidR="00E560C0" w:rsidRPr="00B207B1">
        <w:rPr>
          <w:rFonts w:asciiTheme="minorEastAsia" w:eastAsiaTheme="minorEastAsia" w:hAnsiTheme="minorEastAsia" w:hint="eastAsia"/>
          <w:spacing w:val="0"/>
          <w:rPrChange w:id="2309" w:author="JY0225" w:date="2017-08-24T11:13:00Z">
            <w:rPr>
              <w:rFonts w:eastAsiaTheme="minorEastAsia" w:hint="eastAsia"/>
            </w:rPr>
          </w:rPrChange>
        </w:rPr>
        <w:t>是指像图片、</w:t>
      </w:r>
      <w:r w:rsidR="00E560C0" w:rsidRPr="00B207B1">
        <w:rPr>
          <w:rFonts w:asciiTheme="minorEastAsia" w:eastAsiaTheme="minorEastAsia" w:hAnsiTheme="minorEastAsia"/>
          <w:spacing w:val="0"/>
          <w:rPrChange w:id="2310" w:author="JY0225" w:date="2017-08-24T11:13:00Z">
            <w:rPr>
              <w:rFonts w:eastAsiaTheme="minorEastAsia"/>
            </w:rPr>
          </w:rPrChange>
        </w:rPr>
        <w:t>HTML</w:t>
      </w:r>
      <w:r w:rsidR="00E560C0" w:rsidRPr="00B207B1">
        <w:rPr>
          <w:rFonts w:asciiTheme="minorEastAsia" w:eastAsiaTheme="minorEastAsia" w:hAnsiTheme="minorEastAsia" w:hint="eastAsia"/>
          <w:spacing w:val="0"/>
          <w:rPrChange w:id="2311" w:author="JY0225" w:date="2017-08-24T11:13:00Z">
            <w:rPr>
              <w:rFonts w:eastAsiaTheme="minorEastAsia" w:hint="eastAsia"/>
            </w:rPr>
          </w:rPrChange>
        </w:rPr>
        <w:t>、</w:t>
      </w:r>
      <w:r w:rsidR="00E560C0" w:rsidRPr="00B207B1">
        <w:rPr>
          <w:rFonts w:asciiTheme="minorEastAsia" w:eastAsiaTheme="minorEastAsia" w:hAnsiTheme="minorEastAsia"/>
          <w:spacing w:val="0"/>
          <w:rPrChange w:id="2312" w:author="JY0225" w:date="2017-08-24T11:13:00Z">
            <w:rPr>
              <w:rFonts w:eastAsiaTheme="minorEastAsia"/>
            </w:rPr>
          </w:rPrChange>
        </w:rPr>
        <w:t>CSS</w:t>
      </w:r>
      <w:r w:rsidR="00E560C0" w:rsidRPr="00B207B1">
        <w:rPr>
          <w:rFonts w:asciiTheme="minorEastAsia" w:eastAsiaTheme="minorEastAsia" w:hAnsiTheme="minorEastAsia" w:hint="eastAsia"/>
          <w:spacing w:val="0"/>
          <w:rPrChange w:id="2313" w:author="JY0225" w:date="2017-08-24T11:13:00Z">
            <w:rPr>
              <w:rFonts w:eastAsiaTheme="minorEastAsia" w:hint="eastAsia"/>
            </w:rPr>
          </w:rPrChange>
        </w:rPr>
        <w:t>和</w:t>
      </w:r>
      <w:r w:rsidR="00E560C0" w:rsidRPr="00B207B1">
        <w:rPr>
          <w:rFonts w:asciiTheme="minorEastAsia" w:eastAsiaTheme="minorEastAsia" w:hAnsiTheme="minorEastAsia"/>
          <w:spacing w:val="0"/>
          <w:rPrChange w:id="2314" w:author="JY0225" w:date="2017-08-24T11:13:00Z">
            <w:rPr>
              <w:rFonts w:eastAsiaTheme="minorEastAsia"/>
            </w:rPr>
          </w:rPrChange>
        </w:rPr>
        <w:t>JavaScript</w:t>
      </w:r>
      <w:r w:rsidR="00E560C0" w:rsidRPr="00B207B1">
        <w:rPr>
          <w:rFonts w:asciiTheme="minorEastAsia" w:eastAsiaTheme="minorEastAsia" w:hAnsiTheme="minorEastAsia" w:hint="eastAsia"/>
          <w:spacing w:val="0"/>
          <w:rPrChange w:id="2315" w:author="JY0225" w:date="2017-08-24T11:13:00Z">
            <w:rPr>
              <w:rFonts w:eastAsiaTheme="minorEastAsia" w:hint="eastAsia"/>
            </w:rPr>
          </w:rPrChange>
        </w:rPr>
        <w:t>之类的</w:t>
      </w:r>
      <w:r w:rsidR="008F65C7" w:rsidRPr="00B207B1">
        <w:rPr>
          <w:rFonts w:asciiTheme="minorEastAsia" w:eastAsiaTheme="minorEastAsia" w:hAnsiTheme="minorEastAsia" w:hint="eastAsia"/>
          <w:spacing w:val="0"/>
          <w:rPrChange w:id="2316" w:author="JY0225" w:date="2017-08-24T11:13:00Z">
            <w:rPr>
              <w:rFonts w:eastAsiaTheme="minorEastAsia" w:hint="eastAsia"/>
            </w:rPr>
          </w:rPrChange>
        </w:rPr>
        <w:t>外部资源</w:t>
      </w:r>
      <w:r w:rsidR="00E560C0" w:rsidRPr="00B207B1">
        <w:rPr>
          <w:rFonts w:asciiTheme="minorEastAsia" w:eastAsiaTheme="minorEastAsia" w:hAnsiTheme="minorEastAsia" w:hint="eastAsia"/>
          <w:spacing w:val="0"/>
          <w:rPrChange w:id="2317" w:author="JY0225" w:date="2017-08-24T11:13:00Z">
            <w:rPr>
              <w:rFonts w:eastAsiaTheme="minorEastAsia" w:hint="eastAsia"/>
            </w:rPr>
          </w:rPrChange>
        </w:rPr>
        <w:t>，引入插件并且想要获得访问权限的内容脚本和页面脚本。成为</w:t>
      </w:r>
      <w:r w:rsidR="00E560C0" w:rsidRPr="00B207B1">
        <w:rPr>
          <w:rFonts w:asciiTheme="minorEastAsia" w:eastAsiaTheme="minorEastAsia" w:hAnsiTheme="minorEastAsia"/>
          <w:spacing w:val="0"/>
          <w:rPrChange w:id="2318" w:author="JY0225" w:date="2017-08-24T11:13:00Z">
            <w:rPr>
              <w:rFonts w:eastAsiaTheme="minorEastAsia"/>
            </w:rPr>
          </w:rPrChange>
        </w:rPr>
        <w:t>web-accessible</w:t>
      </w:r>
      <w:r w:rsidR="00E560C0" w:rsidRPr="00B207B1">
        <w:rPr>
          <w:rFonts w:asciiTheme="minorEastAsia" w:eastAsiaTheme="minorEastAsia" w:hAnsiTheme="minorEastAsia" w:hint="eastAsia"/>
          <w:spacing w:val="0"/>
          <w:rPrChange w:id="2319" w:author="JY0225" w:date="2017-08-24T11:13:00Z">
            <w:rPr>
              <w:rFonts w:eastAsiaTheme="minorEastAsia" w:hint="eastAsia"/>
            </w:rPr>
          </w:rPrChange>
        </w:rPr>
        <w:t>的资源可以在页面脚本和内容脚本中通过使用特定的</w:t>
      </w:r>
      <w:r w:rsidR="00E560C0" w:rsidRPr="00B207B1">
        <w:rPr>
          <w:rFonts w:asciiTheme="minorEastAsia" w:eastAsiaTheme="minorEastAsia" w:hAnsiTheme="minorEastAsia"/>
          <w:spacing w:val="0"/>
          <w:rPrChange w:id="2320" w:author="JY0225" w:date="2017-08-24T11:13:00Z">
            <w:rPr>
              <w:rFonts w:eastAsiaTheme="minorEastAsia"/>
            </w:rPr>
          </w:rPrChange>
        </w:rPr>
        <w:t>URL</w:t>
      </w:r>
      <w:r w:rsidR="00E560C0" w:rsidRPr="00B207B1">
        <w:rPr>
          <w:rFonts w:asciiTheme="minorEastAsia" w:eastAsiaTheme="minorEastAsia" w:hAnsiTheme="minorEastAsia" w:hint="eastAsia"/>
          <w:spacing w:val="0"/>
          <w:rPrChange w:id="2321" w:author="JY0225" w:date="2017-08-24T11:13:00Z">
            <w:rPr>
              <w:rFonts w:eastAsiaTheme="minorEastAsia" w:hint="eastAsia"/>
            </w:rPr>
          </w:rPrChange>
        </w:rPr>
        <w:t>方案来引用。</w:t>
      </w:r>
    </w:p>
    <w:p w14:paraId="077BFBA3" w14:textId="77777777" w:rsidR="002E05D1" w:rsidRPr="00B207B1" w:rsidRDefault="009E50C0" w:rsidP="00CD3BC8">
      <w:pPr>
        <w:spacing w:line="400" w:lineRule="exact"/>
        <w:rPr>
          <w:rFonts w:ascii="Times New Roman" w:hAnsi="Times New Roman"/>
        </w:rPr>
      </w:pPr>
      <w:r w:rsidRPr="00B207B1">
        <w:br w:type="page"/>
      </w:r>
    </w:p>
    <w:p w14:paraId="3A7144D4" w14:textId="77777777" w:rsidR="000E09CA" w:rsidRPr="00B207B1" w:rsidRDefault="007B5361" w:rsidP="00B87EE1">
      <w:pPr>
        <w:pStyle w:val="1"/>
        <w:rPr>
          <w:rFonts w:ascii="Times New Roman" w:hAnsi="Times New Roman"/>
        </w:rPr>
      </w:pPr>
      <w:bookmarkStart w:id="2322" w:name="_Toc491952428"/>
      <w:r w:rsidRPr="00B207B1">
        <w:rPr>
          <w:rFonts w:ascii="Times New Roman" w:hAnsi="Times New Roman"/>
        </w:rPr>
        <w:lastRenderedPageBreak/>
        <w:t>第三</w:t>
      </w:r>
      <w:r w:rsidR="000E09CA" w:rsidRPr="00B207B1">
        <w:rPr>
          <w:rFonts w:ascii="Times New Roman" w:hAnsi="Times New Roman"/>
        </w:rPr>
        <w:t>章</w:t>
      </w:r>
      <w:r w:rsidR="000E09CA" w:rsidRPr="00B207B1">
        <w:rPr>
          <w:rFonts w:ascii="Times New Roman" w:hAnsi="Times New Roman"/>
        </w:rPr>
        <w:t xml:space="preserve"> </w:t>
      </w:r>
      <w:r w:rsidR="003F3A46" w:rsidRPr="00B207B1">
        <w:rPr>
          <w:rFonts w:ascii="Times New Roman" w:hAnsi="Times New Roman"/>
        </w:rPr>
        <w:t>云</w:t>
      </w:r>
      <w:r w:rsidR="00476838" w:rsidRPr="00B207B1">
        <w:rPr>
          <w:rFonts w:ascii="Times New Roman" w:hAnsi="Times New Roman"/>
        </w:rPr>
        <w:t>备份</w:t>
      </w:r>
      <w:r w:rsidR="000E09CA" w:rsidRPr="00B207B1">
        <w:rPr>
          <w:rFonts w:ascii="Times New Roman" w:hAnsi="Times New Roman"/>
        </w:rPr>
        <w:t>中间件</w:t>
      </w:r>
      <w:r w:rsidR="006B1310" w:rsidRPr="00B207B1">
        <w:rPr>
          <w:rFonts w:ascii="Times New Roman" w:hAnsi="Times New Roman"/>
        </w:rPr>
        <w:t>优化分析</w:t>
      </w:r>
      <w:bookmarkEnd w:id="2322"/>
    </w:p>
    <w:p w14:paraId="266A3DBA" w14:textId="77777777" w:rsidR="00476D67" w:rsidRPr="00B207B1" w:rsidRDefault="00476D67" w:rsidP="009E6CD9">
      <w:pPr>
        <w:spacing w:line="400" w:lineRule="exact"/>
      </w:pPr>
      <w:r w:rsidRPr="00B207B1">
        <w:tab/>
      </w:r>
      <w:r w:rsidR="00C1343F" w:rsidRPr="00B207B1">
        <w:rPr>
          <w:rFonts w:ascii="Times New Roman" w:hAnsi="Times New Roman" w:hint="eastAsia"/>
          <w:szCs w:val="20"/>
        </w:rPr>
        <w:t>本章主要</w:t>
      </w:r>
      <w:r w:rsidR="009E6CD9" w:rsidRPr="00B207B1">
        <w:rPr>
          <w:rFonts w:ascii="Times New Roman" w:hAnsi="Times New Roman" w:hint="eastAsia"/>
          <w:szCs w:val="20"/>
        </w:rPr>
        <w:t>通过对现有的中间件</w:t>
      </w:r>
      <w:r w:rsidR="004479BB" w:rsidRPr="00B207B1">
        <w:rPr>
          <w:rFonts w:ascii="Times New Roman" w:hAnsi="Times New Roman" w:hint="eastAsia"/>
          <w:szCs w:val="20"/>
        </w:rPr>
        <w:t>系统</w:t>
      </w:r>
      <w:r w:rsidR="0041721D" w:rsidRPr="00B207B1">
        <w:rPr>
          <w:rFonts w:ascii="Times New Roman" w:hAnsi="Times New Roman" w:hint="eastAsia"/>
          <w:szCs w:val="20"/>
        </w:rPr>
        <w:t>进行</w:t>
      </w:r>
      <w:r w:rsidR="004479BB" w:rsidRPr="00B207B1">
        <w:rPr>
          <w:rFonts w:ascii="Times New Roman" w:hAnsi="Times New Roman" w:hint="eastAsia"/>
          <w:szCs w:val="20"/>
        </w:rPr>
        <w:t>全面</w:t>
      </w:r>
      <w:ins w:id="2323" w:author="Liu, Wu" w:date="2017-08-29T10:50:00Z">
        <w:r w:rsidR="00DA7423" w:rsidRPr="00B207B1">
          <w:rPr>
            <w:rFonts w:ascii="Times New Roman" w:hAnsi="Times New Roman" w:hint="eastAsia"/>
            <w:szCs w:val="20"/>
          </w:rPr>
          <w:t>的</w:t>
        </w:r>
      </w:ins>
      <w:r w:rsidR="009E6CD9" w:rsidRPr="00B207B1">
        <w:rPr>
          <w:rFonts w:ascii="Times New Roman" w:hAnsi="Times New Roman" w:hint="eastAsia"/>
          <w:szCs w:val="20"/>
        </w:rPr>
        <w:t>分析，详细</w:t>
      </w:r>
      <w:r w:rsidR="00C07A7A" w:rsidRPr="00B207B1">
        <w:rPr>
          <w:rFonts w:ascii="Times New Roman" w:hAnsi="Times New Roman" w:hint="eastAsia"/>
          <w:szCs w:val="20"/>
        </w:rPr>
        <w:t>阐述</w:t>
      </w:r>
      <w:r w:rsidR="00C6275F" w:rsidRPr="00B207B1">
        <w:rPr>
          <w:rFonts w:ascii="Times New Roman" w:hAnsi="Times New Roman" w:hint="eastAsia"/>
          <w:szCs w:val="20"/>
        </w:rPr>
        <w:t>其系统框架以及</w:t>
      </w:r>
      <w:del w:id="2324" w:author="Liu, Wu" w:date="2017-08-29T10:50:00Z">
        <w:r w:rsidR="009E6CD9" w:rsidRPr="00B207B1" w:rsidDel="00694B55">
          <w:rPr>
            <w:rFonts w:ascii="Times New Roman" w:hAnsi="Times New Roman" w:hint="eastAsia"/>
            <w:szCs w:val="20"/>
          </w:rPr>
          <w:delText>实现的</w:delText>
        </w:r>
      </w:del>
      <w:r w:rsidR="009E6CD9" w:rsidRPr="00B207B1">
        <w:rPr>
          <w:rFonts w:ascii="Times New Roman" w:hAnsi="Times New Roman" w:hint="eastAsia"/>
          <w:szCs w:val="20"/>
        </w:rPr>
        <w:t>功能</w:t>
      </w:r>
      <w:ins w:id="2325" w:author="Liu, Wu" w:date="2017-08-29T10:50:00Z">
        <w:r w:rsidR="00694B55" w:rsidRPr="00B207B1">
          <w:rPr>
            <w:rFonts w:ascii="Times New Roman" w:hAnsi="Times New Roman" w:hint="eastAsia"/>
            <w:szCs w:val="20"/>
          </w:rPr>
          <w:t>特性</w:t>
        </w:r>
      </w:ins>
      <w:r w:rsidR="009E6CD9" w:rsidRPr="00B207B1">
        <w:rPr>
          <w:rFonts w:ascii="Times New Roman" w:hAnsi="Times New Roman" w:hint="eastAsia"/>
          <w:szCs w:val="20"/>
        </w:rPr>
        <w:t>，</w:t>
      </w:r>
      <w:del w:id="2326" w:author="Liu, Wu" w:date="2017-08-29T10:50:00Z">
        <w:r w:rsidR="005862AD" w:rsidRPr="00B207B1" w:rsidDel="00694B55">
          <w:rPr>
            <w:rFonts w:ascii="Times New Roman" w:hAnsi="Times New Roman" w:hint="eastAsia"/>
            <w:szCs w:val="20"/>
          </w:rPr>
          <w:delText>并</w:delText>
        </w:r>
      </w:del>
      <w:r w:rsidR="009E6CD9" w:rsidRPr="00B207B1">
        <w:rPr>
          <w:rFonts w:ascii="Times New Roman" w:hAnsi="Times New Roman" w:hint="eastAsia"/>
          <w:szCs w:val="20"/>
        </w:rPr>
        <w:t>在此基础上</w:t>
      </w:r>
      <w:r w:rsidR="003E2720" w:rsidRPr="00B207B1">
        <w:rPr>
          <w:rFonts w:ascii="Times New Roman" w:hAnsi="Times New Roman" w:hint="eastAsia"/>
          <w:szCs w:val="20"/>
        </w:rPr>
        <w:t>结合对国内外云</w:t>
      </w:r>
      <w:r w:rsidR="00476838" w:rsidRPr="00B207B1">
        <w:rPr>
          <w:rFonts w:ascii="Times New Roman" w:hAnsi="Times New Roman" w:hint="eastAsia"/>
          <w:szCs w:val="20"/>
        </w:rPr>
        <w:t>备份</w:t>
      </w:r>
      <w:r w:rsidR="003E2720" w:rsidRPr="00B207B1">
        <w:rPr>
          <w:rFonts w:ascii="Times New Roman" w:hAnsi="Times New Roman" w:hint="eastAsia"/>
          <w:szCs w:val="20"/>
        </w:rPr>
        <w:t>服务平台的</w:t>
      </w:r>
      <w:r w:rsidR="00676D76" w:rsidRPr="00B207B1">
        <w:rPr>
          <w:rFonts w:ascii="Times New Roman" w:hAnsi="Times New Roman" w:hint="eastAsia"/>
          <w:szCs w:val="20"/>
        </w:rPr>
        <w:t>调研</w:t>
      </w:r>
      <w:r w:rsidR="00AB687E" w:rsidRPr="00B207B1">
        <w:rPr>
          <w:rFonts w:ascii="Times New Roman" w:hAnsi="Times New Roman" w:hint="eastAsia"/>
          <w:szCs w:val="20"/>
        </w:rPr>
        <w:t>结果，指出当前中间件</w:t>
      </w:r>
      <w:r w:rsidR="003E2720" w:rsidRPr="00B207B1">
        <w:rPr>
          <w:rFonts w:ascii="Times New Roman" w:hAnsi="Times New Roman" w:hint="eastAsia"/>
          <w:szCs w:val="20"/>
        </w:rPr>
        <w:t>系统的不足之处，</w:t>
      </w:r>
      <w:r w:rsidR="0041721D" w:rsidRPr="00B207B1">
        <w:rPr>
          <w:rFonts w:ascii="Times New Roman" w:hAnsi="Times New Roman" w:hint="eastAsia"/>
          <w:szCs w:val="20"/>
        </w:rPr>
        <w:t>由此</w:t>
      </w:r>
      <w:r w:rsidR="00C406E1" w:rsidRPr="00B207B1">
        <w:rPr>
          <w:rFonts w:ascii="Times New Roman" w:hAnsi="Times New Roman" w:hint="eastAsia"/>
          <w:szCs w:val="20"/>
        </w:rPr>
        <w:t>分析</w:t>
      </w:r>
      <w:r w:rsidR="0041721D" w:rsidRPr="00B207B1">
        <w:rPr>
          <w:rFonts w:ascii="Times New Roman" w:hAnsi="Times New Roman" w:hint="eastAsia"/>
          <w:szCs w:val="20"/>
        </w:rPr>
        <w:t>出</w:t>
      </w:r>
      <w:del w:id="2327" w:author="Liu, Wu" w:date="2017-08-29T10:50:00Z">
        <w:r w:rsidR="0075302A" w:rsidRPr="00B207B1" w:rsidDel="004236AD">
          <w:rPr>
            <w:rFonts w:ascii="Times New Roman" w:hAnsi="Times New Roman" w:hint="eastAsia"/>
            <w:szCs w:val="20"/>
          </w:rPr>
          <w:delText>需要</w:delText>
        </w:r>
      </w:del>
      <w:r w:rsidR="008D204B" w:rsidRPr="00B207B1">
        <w:rPr>
          <w:rFonts w:ascii="Times New Roman" w:hAnsi="Times New Roman" w:hint="eastAsia"/>
          <w:szCs w:val="20"/>
        </w:rPr>
        <w:t>优化的具体内容</w:t>
      </w:r>
      <w:r w:rsidR="0075302A" w:rsidRPr="00B207B1">
        <w:rPr>
          <w:rFonts w:ascii="Times New Roman" w:hAnsi="Times New Roman" w:hint="eastAsia"/>
          <w:szCs w:val="20"/>
        </w:rPr>
        <w:t>。</w:t>
      </w:r>
    </w:p>
    <w:p w14:paraId="54CED1B3" w14:textId="77777777" w:rsidR="000B2521" w:rsidRPr="00B207B1" w:rsidRDefault="003465FA">
      <w:pPr>
        <w:pStyle w:val="21"/>
        <w:spacing w:line="240" w:lineRule="auto"/>
        <w:pPrChange w:id="2328" w:author="微软用户" w:date="2017-08-18T22:50:00Z">
          <w:pPr>
            <w:pStyle w:val="21"/>
          </w:pPr>
        </w:pPrChange>
      </w:pPr>
      <w:bookmarkStart w:id="2329" w:name="_Toc491952429"/>
      <w:r w:rsidRPr="00B207B1">
        <w:t>3</w:t>
      </w:r>
      <w:r w:rsidR="000E09CA" w:rsidRPr="00B207B1">
        <w:t>.1</w:t>
      </w:r>
      <w:r w:rsidR="00976F64" w:rsidRPr="00B207B1">
        <w:t xml:space="preserve"> </w:t>
      </w:r>
      <w:r w:rsidR="00976F64" w:rsidRPr="00B207B1">
        <w:rPr>
          <w:rFonts w:hint="eastAsia"/>
        </w:rPr>
        <w:t>现有中间件系统分析</w:t>
      </w:r>
      <w:bookmarkEnd w:id="2329"/>
    </w:p>
    <w:p w14:paraId="1D4FA4A9" w14:textId="50979B3F" w:rsidR="00181BDC" w:rsidRPr="00B207B1" w:rsidRDefault="00181BDC" w:rsidP="0028651F">
      <w:pPr>
        <w:spacing w:line="400" w:lineRule="exact"/>
        <w:rPr>
          <w:rFonts w:hAnsiTheme="minorEastAsia"/>
          <w:color w:val="000000" w:themeColor="text1"/>
          <w:rPrChange w:id="2330" w:author="JY0225" w:date="2017-08-24T11:13:00Z">
            <w:rPr>
              <w:rFonts w:ascii="Times New Roman" w:hAnsi="Times New Roman"/>
              <w:color w:val="000000" w:themeColor="text1"/>
              <w:spacing w:val="10"/>
              <w:szCs w:val="20"/>
            </w:rPr>
          </w:rPrChange>
        </w:rPr>
      </w:pPr>
      <w:r w:rsidRPr="00B207B1">
        <w:tab/>
      </w:r>
      <w:r w:rsidR="00221C0E" w:rsidRPr="00B207B1">
        <w:rPr>
          <w:rFonts w:hAnsiTheme="minorEastAsia" w:hint="eastAsia"/>
          <w:rPrChange w:id="2331" w:author="JY0225" w:date="2017-08-24T11:13:00Z">
            <w:rPr>
              <w:rFonts w:ascii="Times New Roman" w:hAnsi="Times New Roman" w:hint="eastAsia"/>
              <w:spacing w:val="10"/>
              <w:szCs w:val="20"/>
            </w:rPr>
          </w:rPrChange>
        </w:rPr>
        <w:t>现有的</w:t>
      </w:r>
      <w:r w:rsidR="0028651F" w:rsidRPr="00B207B1">
        <w:rPr>
          <w:rFonts w:hAnsiTheme="minorEastAsia" w:hint="eastAsia"/>
          <w:rPrChange w:id="2332" w:author="JY0225" w:date="2017-08-24T11:13:00Z">
            <w:rPr>
              <w:rFonts w:ascii="Times New Roman" w:hAnsi="Times New Roman" w:hint="eastAsia"/>
              <w:spacing w:val="10"/>
              <w:szCs w:val="20"/>
            </w:rPr>
          </w:rPrChange>
        </w:rPr>
        <w:t>云备份中间件</w:t>
      </w:r>
      <w:r w:rsidR="00BA40C1" w:rsidRPr="00B207B1">
        <w:rPr>
          <w:rFonts w:hAnsiTheme="minorEastAsia" w:hint="eastAsia"/>
          <w:rPrChange w:id="2333" w:author="JY0225" w:date="2017-08-24T11:13:00Z">
            <w:rPr>
              <w:rFonts w:ascii="Times New Roman" w:hAnsi="Times New Roman" w:hint="eastAsia"/>
              <w:spacing w:val="10"/>
              <w:szCs w:val="20"/>
            </w:rPr>
          </w:rPrChange>
        </w:rPr>
        <w:t>系统</w:t>
      </w:r>
      <w:r w:rsidR="0028651F" w:rsidRPr="00B207B1">
        <w:rPr>
          <w:rFonts w:hAnsiTheme="minorEastAsia" w:hint="eastAsia"/>
          <w:rPrChange w:id="2334" w:author="JY0225" w:date="2017-08-24T11:13:00Z">
            <w:rPr>
              <w:rFonts w:ascii="Times New Roman" w:hAnsi="Times New Roman" w:hint="eastAsia"/>
              <w:spacing w:val="10"/>
              <w:szCs w:val="20"/>
            </w:rPr>
          </w:rPrChange>
        </w:rPr>
        <w:t>是基于</w:t>
      </w:r>
      <w:r w:rsidR="0028651F" w:rsidRPr="00B207B1">
        <w:rPr>
          <w:rFonts w:hAnsiTheme="minorEastAsia"/>
          <w:rPrChange w:id="2335" w:author="JY0225" w:date="2017-08-24T11:13:00Z">
            <w:rPr>
              <w:rFonts w:ascii="Times New Roman" w:hAnsi="Times New Roman"/>
              <w:spacing w:val="10"/>
              <w:szCs w:val="20"/>
            </w:rPr>
          </w:rPrChange>
        </w:rPr>
        <w:t>Linux</w:t>
      </w:r>
      <w:r w:rsidR="0028651F" w:rsidRPr="00B207B1">
        <w:rPr>
          <w:rFonts w:hAnsiTheme="minorEastAsia" w:hint="eastAsia"/>
          <w:rPrChange w:id="2336" w:author="JY0225" w:date="2017-08-24T11:13:00Z">
            <w:rPr>
              <w:rFonts w:ascii="Times New Roman" w:hAnsi="Times New Roman" w:hint="eastAsia"/>
              <w:spacing w:val="10"/>
              <w:szCs w:val="20"/>
            </w:rPr>
          </w:rPrChange>
        </w:rPr>
        <w:t>系统</w:t>
      </w:r>
      <w:r w:rsidR="00C95F0F" w:rsidRPr="00B207B1">
        <w:rPr>
          <w:rFonts w:hAnsiTheme="minorEastAsia" w:hint="eastAsia"/>
          <w:rPrChange w:id="2337" w:author="JY0225" w:date="2017-08-24T11:13:00Z">
            <w:rPr>
              <w:rFonts w:ascii="Times New Roman" w:hAnsi="Times New Roman" w:hint="eastAsia"/>
              <w:spacing w:val="10"/>
              <w:szCs w:val="20"/>
            </w:rPr>
          </w:rPrChange>
        </w:rPr>
        <w:t>的</w:t>
      </w:r>
      <w:r w:rsidR="0028651F" w:rsidRPr="00B207B1">
        <w:rPr>
          <w:rFonts w:hAnsiTheme="minorEastAsia" w:hint="eastAsia"/>
          <w:rPrChange w:id="2338" w:author="JY0225" w:date="2017-08-24T11:13:00Z">
            <w:rPr>
              <w:rFonts w:ascii="Times New Roman" w:hAnsi="Times New Roman" w:hint="eastAsia"/>
              <w:spacing w:val="10"/>
              <w:szCs w:val="20"/>
            </w:rPr>
          </w:rPrChange>
        </w:rPr>
        <w:t>，它提供了客户端与</w:t>
      </w:r>
      <w:r w:rsidR="00476838" w:rsidRPr="00B207B1">
        <w:rPr>
          <w:rFonts w:hAnsiTheme="minorEastAsia" w:hint="eastAsia"/>
          <w:rPrChange w:id="2339" w:author="JY0225" w:date="2017-08-24T11:13:00Z">
            <w:rPr>
              <w:rFonts w:ascii="Times New Roman" w:hAnsi="Times New Roman" w:hint="eastAsia"/>
              <w:spacing w:val="10"/>
              <w:szCs w:val="20"/>
            </w:rPr>
          </w:rPrChange>
        </w:rPr>
        <w:t>备份</w:t>
      </w:r>
      <w:r w:rsidR="0028651F" w:rsidRPr="00B207B1">
        <w:rPr>
          <w:rFonts w:hAnsiTheme="minorEastAsia" w:hint="eastAsia"/>
          <w:rPrChange w:id="2340" w:author="JY0225" w:date="2017-08-24T11:13:00Z">
            <w:rPr>
              <w:rFonts w:ascii="Times New Roman" w:hAnsi="Times New Roman" w:hint="eastAsia"/>
              <w:spacing w:val="10"/>
              <w:szCs w:val="20"/>
            </w:rPr>
          </w:rPrChange>
        </w:rPr>
        <w:t>服务器</w:t>
      </w:r>
      <w:r w:rsidR="00970B28" w:rsidRPr="00B207B1">
        <w:rPr>
          <w:rFonts w:hAnsiTheme="minorEastAsia" w:hint="eastAsia"/>
          <w:rPrChange w:id="2341" w:author="JY0225" w:date="2017-08-24T11:13:00Z">
            <w:rPr>
              <w:rFonts w:ascii="Times New Roman" w:hAnsi="Times New Roman" w:hint="eastAsia"/>
              <w:spacing w:val="10"/>
              <w:szCs w:val="20"/>
            </w:rPr>
          </w:rPrChange>
        </w:rPr>
        <w:t>之间的</w:t>
      </w:r>
      <w:r w:rsidR="0028651F" w:rsidRPr="00B207B1">
        <w:rPr>
          <w:rFonts w:hAnsiTheme="minorEastAsia" w:hint="eastAsia"/>
          <w:rPrChange w:id="2342" w:author="JY0225" w:date="2017-08-24T11:13:00Z">
            <w:rPr>
              <w:rFonts w:ascii="Times New Roman" w:hAnsi="Times New Roman" w:hint="eastAsia"/>
              <w:spacing w:val="10"/>
              <w:szCs w:val="20"/>
            </w:rPr>
          </w:rPrChange>
        </w:rPr>
        <w:t>数据交互，有效地分离了客户端和服务器之间的绑定。同时，云备份中间件也提供给云备份客户</w:t>
      </w:r>
      <w:r w:rsidR="002A70B1" w:rsidRPr="00B207B1">
        <w:rPr>
          <w:rFonts w:hAnsiTheme="minorEastAsia" w:hint="eastAsia"/>
          <w:rPrChange w:id="2343" w:author="JY0225" w:date="2017-08-24T11:13:00Z">
            <w:rPr>
              <w:rFonts w:ascii="Times New Roman" w:hAnsi="Times New Roman" w:hint="eastAsia"/>
              <w:spacing w:val="10"/>
              <w:szCs w:val="20"/>
            </w:rPr>
          </w:rPrChange>
        </w:rPr>
        <w:t>端与云备份服务器，身份认证服务器以及密钥管理服务器之间稳定可靠的</w:t>
      </w:r>
      <w:r w:rsidR="00E1095F" w:rsidRPr="00B207B1">
        <w:rPr>
          <w:rFonts w:hAnsiTheme="minorEastAsia" w:hint="eastAsia"/>
          <w:rPrChange w:id="2344" w:author="JY0225" w:date="2017-08-24T11:13:00Z">
            <w:rPr>
              <w:rFonts w:ascii="Times New Roman" w:hAnsi="Times New Roman" w:hint="eastAsia"/>
              <w:spacing w:val="10"/>
              <w:szCs w:val="20"/>
            </w:rPr>
          </w:rPrChange>
        </w:rPr>
        <w:t>数据传输</w:t>
      </w:r>
      <w:r w:rsidR="00C46490" w:rsidRPr="00B207B1">
        <w:rPr>
          <w:rFonts w:hAnsiTheme="minorEastAsia"/>
          <w:color w:val="000000" w:themeColor="text1"/>
          <w:vertAlign w:val="superscript"/>
          <w:rPrChange w:id="2345" w:author="JY0225" w:date="2017-08-24T11:13:00Z">
            <w:rPr>
              <w:color w:val="000000" w:themeColor="text1"/>
              <w:vertAlign w:val="superscript"/>
            </w:rPr>
          </w:rPrChange>
        </w:rPr>
        <w:fldChar w:fldCharType="begin"/>
      </w:r>
      <w:r w:rsidR="00C46490" w:rsidRPr="00B207B1">
        <w:rPr>
          <w:rFonts w:hAnsiTheme="minorEastAsia"/>
          <w:color w:val="000000" w:themeColor="text1"/>
          <w:vertAlign w:val="superscript"/>
          <w:rPrChange w:id="2346" w:author="JY0225" w:date="2017-08-24T11:13:00Z">
            <w:rPr>
              <w:color w:val="000000" w:themeColor="text1"/>
              <w:vertAlign w:val="superscript"/>
            </w:rPr>
          </w:rPrChange>
        </w:rPr>
        <w:instrText xml:space="preserve"> REF _Ref489691828 \r \h </w:instrText>
      </w:r>
      <w:r w:rsidR="006C0267" w:rsidRPr="00B207B1">
        <w:rPr>
          <w:rFonts w:hAnsiTheme="minorEastAsia"/>
          <w:color w:val="000000" w:themeColor="text1"/>
          <w:vertAlign w:val="superscript"/>
          <w:rPrChange w:id="2347" w:author="JY0225" w:date="2017-08-24T11:13:00Z">
            <w:rPr>
              <w:color w:val="000000" w:themeColor="text1"/>
              <w:vertAlign w:val="superscript"/>
            </w:rPr>
          </w:rPrChange>
        </w:rPr>
        <w:instrText xml:space="preserve"> \* MERGEFORMAT </w:instrText>
      </w:r>
      <w:r w:rsidR="00C46490" w:rsidRPr="00B207B1">
        <w:rPr>
          <w:rFonts w:hAnsiTheme="minorEastAsia"/>
          <w:color w:val="000000" w:themeColor="text1"/>
          <w:vertAlign w:val="superscript"/>
          <w:rPrChange w:id="2348" w:author="JY0225" w:date="2017-08-24T11:13:00Z">
            <w:rPr>
              <w:rFonts w:hAnsiTheme="minorEastAsia"/>
              <w:color w:val="000000" w:themeColor="text1"/>
              <w:vertAlign w:val="superscript"/>
            </w:rPr>
          </w:rPrChange>
        </w:rPr>
      </w:r>
      <w:r w:rsidR="00C46490" w:rsidRPr="00B207B1">
        <w:rPr>
          <w:rFonts w:hAnsiTheme="minorEastAsia"/>
          <w:color w:val="000000" w:themeColor="text1"/>
          <w:vertAlign w:val="superscript"/>
          <w:rPrChange w:id="2349" w:author="JY0225" w:date="2017-08-24T11:13:00Z">
            <w:rPr>
              <w:color w:val="000000" w:themeColor="text1"/>
              <w:vertAlign w:val="superscript"/>
            </w:rPr>
          </w:rPrChange>
        </w:rPr>
        <w:fldChar w:fldCharType="separate"/>
      </w:r>
      <w:r w:rsidR="003925A9">
        <w:rPr>
          <w:rFonts w:hAnsiTheme="minorEastAsia"/>
          <w:color w:val="000000" w:themeColor="text1"/>
          <w:vertAlign w:val="superscript"/>
        </w:rPr>
        <w:t>[5]</w:t>
      </w:r>
      <w:r w:rsidR="00C46490" w:rsidRPr="00B207B1">
        <w:rPr>
          <w:rFonts w:hAnsiTheme="minorEastAsia"/>
          <w:color w:val="000000" w:themeColor="text1"/>
          <w:vertAlign w:val="superscript"/>
          <w:rPrChange w:id="2350" w:author="JY0225" w:date="2017-08-24T11:13:00Z">
            <w:rPr>
              <w:color w:val="000000" w:themeColor="text1"/>
              <w:vertAlign w:val="superscript"/>
            </w:rPr>
          </w:rPrChange>
        </w:rPr>
        <w:fldChar w:fldCharType="end"/>
      </w:r>
      <w:r w:rsidR="0028651F" w:rsidRPr="00B207B1">
        <w:rPr>
          <w:rFonts w:hAnsiTheme="minorEastAsia" w:hint="eastAsia"/>
          <w:color w:val="000000" w:themeColor="text1"/>
          <w:rPrChange w:id="2351" w:author="JY0225" w:date="2017-08-24T11:13:00Z">
            <w:rPr>
              <w:rFonts w:ascii="Times New Roman" w:hAnsi="Times New Roman" w:hint="eastAsia"/>
              <w:color w:val="000000" w:themeColor="text1"/>
              <w:spacing w:val="10"/>
              <w:szCs w:val="20"/>
            </w:rPr>
          </w:rPrChange>
        </w:rPr>
        <w:t>。</w:t>
      </w:r>
    </w:p>
    <w:p w14:paraId="136C98B3" w14:textId="77777777" w:rsidR="006E69CD" w:rsidRPr="00B207B1" w:rsidRDefault="006E69CD" w:rsidP="00453842">
      <w:pPr>
        <w:pStyle w:val="31"/>
      </w:pPr>
      <w:bookmarkStart w:id="2352" w:name="_Toc491952430"/>
      <w:r w:rsidRPr="00B207B1">
        <w:t xml:space="preserve">3.1.1 </w:t>
      </w:r>
      <w:r w:rsidRPr="00B207B1">
        <w:rPr>
          <w:rFonts w:hint="eastAsia"/>
        </w:rPr>
        <w:t>系统框架</w:t>
      </w:r>
      <w:ins w:id="2353" w:author="JY0225" w:date="2017-08-23T14:05:00Z">
        <w:r w:rsidR="00627570" w:rsidRPr="00B207B1">
          <w:rPr>
            <w:rFonts w:hint="eastAsia"/>
          </w:rPr>
          <w:t>与功能</w:t>
        </w:r>
      </w:ins>
      <w:r w:rsidRPr="00B207B1">
        <w:rPr>
          <w:rFonts w:hint="eastAsia"/>
        </w:rPr>
        <w:t>分析</w:t>
      </w:r>
      <w:bookmarkEnd w:id="2352"/>
    </w:p>
    <w:p w14:paraId="482AD26F" w14:textId="60D31F30" w:rsidR="00453842" w:rsidRPr="00B207B1" w:rsidRDefault="00912023">
      <w:pPr>
        <w:jc w:val="center"/>
        <w:pPrChange w:id="2354" w:author="JY0225" w:date="2017-08-22T21:27:00Z">
          <w:pPr/>
        </w:pPrChange>
      </w:pPr>
      <w:del w:id="2355" w:author="JY0225" w:date="2017-08-22T20:07:00Z">
        <w:r w:rsidRPr="00B207B1" w:rsidDel="00D06D0F">
          <w:rPr>
            <w:noProof/>
          </w:rPr>
          <w:drawing>
            <wp:inline distT="0" distB="0" distL="0" distR="0" wp14:anchorId="3C9E1297" wp14:editId="173BF483">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r w:rsidR="003F7184">
        <w:object w:dxaOrig="9242" w:dyaOrig="5471" w14:anchorId="29298EEB">
          <v:shape id="_x0000_i1028" type="#_x0000_t75" style="width:342pt;height:204pt" o:ole="">
            <v:imagedata r:id="rId30" o:title=""/>
          </v:shape>
          <o:OLEObject Type="Embed" ProgID="Visio.Drawing.15" ShapeID="_x0000_i1028" DrawAspect="Content" ObjectID="_1565696386" r:id="rId31"/>
        </w:object>
      </w:r>
    </w:p>
    <w:p w14:paraId="2DD7CA23" w14:textId="77777777" w:rsidR="00453842" w:rsidRPr="00B207B1" w:rsidRDefault="00453842">
      <w:pPr>
        <w:spacing w:line="400" w:lineRule="exact"/>
        <w:ind w:firstLineChars="200" w:firstLine="480"/>
        <w:jc w:val="center"/>
        <w:rPr>
          <w:rFonts w:hAnsiTheme="minorEastAsia"/>
          <w:rPrChange w:id="2356" w:author="JY0225" w:date="2017-08-24T11:14:00Z">
            <w:rPr>
              <w:rFonts w:ascii="Times New Roman" w:hAnsi="Times New Roman"/>
              <w:spacing w:val="10"/>
            </w:rPr>
          </w:rPrChange>
        </w:rPr>
        <w:pPrChange w:id="2357" w:author="JY0225" w:date="2017-08-24T11:14:00Z">
          <w:pPr>
            <w:ind w:firstLineChars="200" w:firstLine="520"/>
            <w:jc w:val="center"/>
          </w:pPr>
        </w:pPrChange>
      </w:pPr>
      <w:r w:rsidRPr="00B207B1">
        <w:rPr>
          <w:rFonts w:hAnsiTheme="minorEastAsia" w:hint="eastAsia"/>
          <w:rPrChange w:id="2358" w:author="JY0225" w:date="2017-08-24T11:14:00Z">
            <w:rPr>
              <w:rFonts w:ascii="Times New Roman" w:hAnsi="Times New Roman" w:hint="eastAsia"/>
              <w:spacing w:val="10"/>
            </w:rPr>
          </w:rPrChange>
        </w:rPr>
        <w:t>图</w:t>
      </w:r>
      <w:r w:rsidR="00950DDF" w:rsidRPr="00B207B1">
        <w:rPr>
          <w:rFonts w:hAnsiTheme="minorEastAsia"/>
          <w:rPrChange w:id="2359" w:author="JY0225" w:date="2017-08-24T11:14:00Z">
            <w:rPr>
              <w:rFonts w:ascii="Times New Roman" w:hAnsi="Times New Roman"/>
              <w:spacing w:val="10"/>
            </w:rPr>
          </w:rPrChange>
        </w:rPr>
        <w:t>3</w:t>
      </w:r>
      <w:r w:rsidRPr="00B207B1">
        <w:rPr>
          <w:rFonts w:hAnsiTheme="minorEastAsia"/>
          <w:rPrChange w:id="2360" w:author="JY0225" w:date="2017-08-24T11:14:00Z">
            <w:rPr>
              <w:rFonts w:ascii="Times New Roman" w:hAnsi="Times New Roman"/>
              <w:spacing w:val="10"/>
            </w:rPr>
          </w:rPrChange>
        </w:rPr>
        <w:t>-1</w:t>
      </w:r>
      <w:r w:rsidR="003B190E" w:rsidRPr="00B207B1">
        <w:rPr>
          <w:rFonts w:hAnsiTheme="minorEastAsia"/>
          <w:rPrChange w:id="2361" w:author="JY0225" w:date="2017-08-24T11:14:00Z">
            <w:rPr>
              <w:rFonts w:ascii="Times New Roman" w:hAnsi="Times New Roman"/>
              <w:spacing w:val="10"/>
            </w:rPr>
          </w:rPrChange>
        </w:rPr>
        <w:t xml:space="preserve"> </w:t>
      </w:r>
      <w:r w:rsidR="003B190E" w:rsidRPr="00B207B1">
        <w:rPr>
          <w:rFonts w:hAnsiTheme="minorEastAsia" w:hint="eastAsia"/>
          <w:rPrChange w:id="2362" w:author="JY0225" w:date="2017-08-24T11:14:00Z">
            <w:rPr>
              <w:rFonts w:ascii="Times New Roman" w:hAnsi="Times New Roman" w:hint="eastAsia"/>
              <w:spacing w:val="10"/>
            </w:rPr>
          </w:rPrChange>
        </w:rPr>
        <w:t>现有云</w:t>
      </w:r>
      <w:r w:rsidR="00476838" w:rsidRPr="00B207B1">
        <w:rPr>
          <w:rFonts w:hAnsiTheme="minorEastAsia" w:hint="eastAsia"/>
          <w:rPrChange w:id="2363" w:author="JY0225" w:date="2017-08-24T11:14:00Z">
            <w:rPr>
              <w:rFonts w:ascii="Times New Roman" w:hAnsi="Times New Roman" w:hint="eastAsia"/>
              <w:spacing w:val="10"/>
            </w:rPr>
          </w:rPrChange>
        </w:rPr>
        <w:t>备份</w:t>
      </w:r>
      <w:r w:rsidRPr="00B207B1">
        <w:rPr>
          <w:rFonts w:hAnsiTheme="minorEastAsia" w:hint="eastAsia"/>
          <w:rPrChange w:id="2364" w:author="JY0225" w:date="2017-08-24T11:14:00Z">
            <w:rPr>
              <w:rFonts w:ascii="Times New Roman" w:hAnsi="Times New Roman" w:hint="eastAsia"/>
              <w:spacing w:val="10"/>
            </w:rPr>
          </w:rPrChange>
        </w:rPr>
        <w:t>中间件系统架构图</w:t>
      </w:r>
    </w:p>
    <w:p w14:paraId="4A726413" w14:textId="77777777" w:rsidR="00781237" w:rsidRPr="00B207B1" w:rsidRDefault="00781237">
      <w:pPr>
        <w:pStyle w:val="23"/>
        <w:spacing w:line="400" w:lineRule="exact"/>
        <w:ind w:firstLineChars="0"/>
        <w:rPr>
          <w:rFonts w:asciiTheme="minorEastAsia" w:eastAsiaTheme="minorEastAsia" w:hAnsiTheme="minorEastAsia" w:cs="Times New Roman"/>
          <w:rPrChange w:id="2365" w:author="JY0225" w:date="2017-08-24T11:14:00Z">
            <w:rPr>
              <w:rFonts w:ascii="Times New Roman" w:hAnsi="Times New Roman" w:cs="Times New Roman"/>
            </w:rPr>
          </w:rPrChange>
        </w:rPr>
        <w:pPrChange w:id="2366" w:author="JY0225" w:date="2017-08-24T11:14:00Z">
          <w:pPr>
            <w:pStyle w:val="23"/>
            <w:spacing w:line="360" w:lineRule="auto"/>
            <w:ind w:firstLineChars="0"/>
          </w:pPr>
        </w:pPrChange>
      </w:pPr>
      <w:r w:rsidRPr="00B207B1">
        <w:rPr>
          <w:rFonts w:asciiTheme="minorEastAsia" w:eastAsiaTheme="minorEastAsia" w:hAnsiTheme="minorEastAsia" w:cs="Times New Roman" w:hint="eastAsia"/>
          <w:rPrChange w:id="2367" w:author="JY0225" w:date="2017-08-24T11:14:00Z">
            <w:rPr>
              <w:rFonts w:ascii="Times New Roman" w:hAnsi="Times New Roman" w:cs="Times New Roman" w:hint="eastAsia"/>
              <w:spacing w:val="10"/>
            </w:rPr>
          </w:rPrChange>
        </w:rPr>
        <w:t>图</w:t>
      </w:r>
      <w:r w:rsidR="00CB6F9A" w:rsidRPr="00B207B1">
        <w:rPr>
          <w:rFonts w:asciiTheme="minorEastAsia" w:eastAsiaTheme="minorEastAsia" w:hAnsiTheme="minorEastAsia" w:cs="Times New Roman"/>
          <w:rPrChange w:id="2368" w:author="JY0225" w:date="2017-08-24T11:14:00Z">
            <w:rPr>
              <w:rFonts w:ascii="Times New Roman" w:hAnsi="Times New Roman" w:cs="Times New Roman"/>
              <w:spacing w:val="10"/>
            </w:rPr>
          </w:rPrChange>
        </w:rPr>
        <w:t>3-1</w:t>
      </w:r>
      <w:ins w:id="2369" w:author="Liu, Wu" w:date="2017-08-29T10:52:00Z">
        <w:r w:rsidR="001C64DC" w:rsidRPr="00B207B1">
          <w:rPr>
            <w:rFonts w:asciiTheme="minorEastAsia" w:eastAsiaTheme="minorEastAsia" w:hAnsiTheme="minorEastAsia" w:cs="Times New Roman"/>
          </w:rPr>
          <w:t>所示为</w:t>
        </w:r>
      </w:ins>
      <w:del w:id="2370" w:author="Liu, Wu" w:date="2017-08-29T10:52:00Z">
        <w:r w:rsidRPr="00B207B1" w:rsidDel="001C64DC">
          <w:rPr>
            <w:rFonts w:asciiTheme="minorEastAsia" w:eastAsiaTheme="minorEastAsia" w:hAnsiTheme="minorEastAsia" w:cs="Times New Roman" w:hint="eastAsia"/>
            <w:rPrChange w:id="2371" w:author="JY0225" w:date="2017-08-24T11:14:00Z">
              <w:rPr>
                <w:rFonts w:ascii="Times New Roman" w:hAnsi="Times New Roman" w:cs="Times New Roman" w:hint="eastAsia"/>
                <w:spacing w:val="10"/>
              </w:rPr>
            </w:rPrChange>
          </w:rPr>
          <w:delText>展示了</w:delText>
        </w:r>
      </w:del>
      <w:r w:rsidR="00CB6F9A" w:rsidRPr="00B207B1">
        <w:rPr>
          <w:rFonts w:asciiTheme="minorEastAsia" w:eastAsiaTheme="minorEastAsia" w:hAnsiTheme="minorEastAsia" w:cs="Times New Roman" w:hint="eastAsia"/>
          <w:rPrChange w:id="2372" w:author="JY0225" w:date="2017-08-24T11:14:00Z">
            <w:rPr>
              <w:rFonts w:ascii="Times New Roman" w:hAnsi="Times New Roman" w:cs="Times New Roman" w:hint="eastAsia"/>
              <w:spacing w:val="10"/>
            </w:rPr>
          </w:rPrChange>
        </w:rPr>
        <w:t>现有的</w:t>
      </w:r>
      <w:r w:rsidRPr="00B207B1">
        <w:rPr>
          <w:rFonts w:asciiTheme="minorEastAsia" w:eastAsiaTheme="minorEastAsia" w:hAnsiTheme="minorEastAsia" w:cs="Times New Roman" w:hint="eastAsia"/>
          <w:rPrChange w:id="2373" w:author="JY0225" w:date="2017-08-24T11:14:00Z">
            <w:rPr>
              <w:rFonts w:ascii="Times New Roman" w:hAnsi="Times New Roman" w:cs="Times New Roman" w:hint="eastAsia"/>
              <w:spacing w:val="10"/>
            </w:rPr>
          </w:rPrChange>
        </w:rPr>
        <w:t>云</w:t>
      </w:r>
      <w:r w:rsidR="00476838" w:rsidRPr="00B207B1">
        <w:rPr>
          <w:rFonts w:asciiTheme="minorEastAsia" w:eastAsiaTheme="minorEastAsia" w:hAnsiTheme="minorEastAsia" w:cs="Times New Roman" w:hint="eastAsia"/>
          <w:rPrChange w:id="2374" w:author="JY0225" w:date="2017-08-24T11:14:00Z">
            <w:rPr>
              <w:rFonts w:ascii="Times New Roman" w:hAnsi="Times New Roman" w:cs="Times New Roman" w:hint="eastAsia"/>
              <w:spacing w:val="10"/>
            </w:rPr>
          </w:rPrChange>
        </w:rPr>
        <w:t>备份</w:t>
      </w:r>
      <w:r w:rsidRPr="00B207B1">
        <w:rPr>
          <w:rFonts w:asciiTheme="minorEastAsia" w:eastAsiaTheme="minorEastAsia" w:hAnsiTheme="minorEastAsia" w:cs="Times New Roman" w:hint="eastAsia"/>
          <w:rPrChange w:id="2375" w:author="JY0225" w:date="2017-08-24T11:14:00Z">
            <w:rPr>
              <w:rFonts w:ascii="Times New Roman" w:hAnsi="Times New Roman" w:cs="Times New Roman" w:hint="eastAsia"/>
              <w:spacing w:val="10"/>
            </w:rPr>
          </w:rPrChange>
        </w:rPr>
        <w:t>中间件</w:t>
      </w:r>
      <w:r w:rsidR="00CB6F9A" w:rsidRPr="00B207B1">
        <w:rPr>
          <w:rFonts w:asciiTheme="minorEastAsia" w:eastAsiaTheme="minorEastAsia" w:hAnsiTheme="minorEastAsia" w:cs="Times New Roman" w:hint="eastAsia"/>
          <w:rPrChange w:id="2376" w:author="JY0225" w:date="2017-08-24T11:14:00Z">
            <w:rPr>
              <w:rFonts w:ascii="Times New Roman" w:hAnsi="Times New Roman" w:cs="Times New Roman" w:hint="eastAsia"/>
              <w:spacing w:val="10"/>
            </w:rPr>
          </w:rPrChange>
        </w:rPr>
        <w:t>系统框架图</w:t>
      </w:r>
      <w:r w:rsidRPr="00B207B1">
        <w:rPr>
          <w:rFonts w:asciiTheme="minorEastAsia" w:eastAsiaTheme="minorEastAsia" w:hAnsiTheme="minorEastAsia" w:cs="Times New Roman" w:hint="eastAsia"/>
          <w:rPrChange w:id="2377" w:author="JY0225" w:date="2017-08-24T11:14:00Z">
            <w:rPr>
              <w:rFonts w:ascii="Times New Roman" w:hAnsi="Times New Roman" w:cs="Times New Roman" w:hint="eastAsia"/>
              <w:spacing w:val="10"/>
            </w:rPr>
          </w:rPrChange>
        </w:rPr>
        <w:t>。中间件作为客户端与服务器之间的交互枢纽，负责对用户从客户端发送的请求和数据进行处理，然后转发给服务器。</w:t>
      </w:r>
      <w:r w:rsidR="00FA312D" w:rsidRPr="00B207B1">
        <w:rPr>
          <w:rFonts w:asciiTheme="minorEastAsia" w:eastAsiaTheme="minorEastAsia" w:hAnsiTheme="minorEastAsia" w:cs="Times New Roman" w:hint="eastAsia"/>
          <w:rPrChange w:id="2378" w:author="JY0225" w:date="2017-08-24T11:14:00Z">
            <w:rPr>
              <w:rFonts w:ascii="Times New Roman" w:hAnsi="Times New Roman" w:cs="Times New Roman" w:hint="eastAsia"/>
              <w:spacing w:val="10"/>
            </w:rPr>
          </w:rPrChange>
        </w:rPr>
        <w:t>中间件系统一共分为三层，</w:t>
      </w:r>
      <w:r w:rsidR="006D189E" w:rsidRPr="00B207B1">
        <w:rPr>
          <w:rFonts w:asciiTheme="minorEastAsia" w:eastAsiaTheme="minorEastAsia" w:hAnsiTheme="minorEastAsia" w:cs="Times New Roman" w:hint="eastAsia"/>
          <w:rPrChange w:id="2379" w:author="JY0225" w:date="2017-08-24T11:14:00Z">
            <w:rPr>
              <w:rFonts w:ascii="Times New Roman" w:hAnsi="Times New Roman" w:cs="Times New Roman" w:hint="eastAsia"/>
            </w:rPr>
          </w:rPrChange>
        </w:rPr>
        <w:t>底层结构包括操作系统平台、本地库、内存与本地</w:t>
      </w:r>
      <w:r w:rsidR="00476838" w:rsidRPr="00B207B1">
        <w:rPr>
          <w:rFonts w:asciiTheme="minorEastAsia" w:eastAsiaTheme="minorEastAsia" w:hAnsiTheme="minorEastAsia" w:cs="Times New Roman" w:hint="eastAsia"/>
          <w:rPrChange w:id="2380" w:author="JY0225" w:date="2017-08-24T11:14:00Z">
            <w:rPr>
              <w:rFonts w:ascii="Times New Roman" w:hAnsi="Times New Roman" w:cs="Times New Roman" w:hint="eastAsia"/>
            </w:rPr>
          </w:rPrChange>
        </w:rPr>
        <w:t>备份</w:t>
      </w:r>
      <w:r w:rsidR="006D189E" w:rsidRPr="00B207B1">
        <w:rPr>
          <w:rFonts w:asciiTheme="minorEastAsia" w:eastAsiaTheme="minorEastAsia" w:hAnsiTheme="minorEastAsia" w:cs="Times New Roman" w:hint="eastAsia"/>
          <w:rPrChange w:id="2381" w:author="JY0225" w:date="2017-08-24T11:14:00Z">
            <w:rPr>
              <w:rFonts w:ascii="Times New Roman" w:hAnsi="Times New Roman" w:cs="Times New Roman" w:hint="eastAsia"/>
            </w:rPr>
          </w:rPrChange>
        </w:rPr>
        <w:t>三部分，它提供了中间件可以正常运作的基础软硬件；</w:t>
      </w:r>
      <w:ins w:id="2382" w:author="JY0225" w:date="2017-08-23T14:01:00Z">
        <w:r w:rsidR="001A072E" w:rsidRPr="00B207B1">
          <w:rPr>
            <w:rFonts w:asciiTheme="minorEastAsia" w:eastAsiaTheme="minorEastAsia" w:hAnsiTheme="minorEastAsia" w:cs="Times New Roman" w:hint="eastAsia"/>
            <w:rPrChange w:id="2383" w:author="JY0225" w:date="2017-08-24T11:14:00Z">
              <w:rPr>
                <w:rFonts w:ascii="Times New Roman" w:hAnsi="Times New Roman" w:cs="Times New Roman" w:hint="eastAsia"/>
              </w:rPr>
            </w:rPrChange>
          </w:rPr>
          <w:t>逻辑</w:t>
        </w:r>
      </w:ins>
      <w:del w:id="2384" w:author="JY0225" w:date="2017-08-23T14:01:00Z">
        <w:r w:rsidR="006D189E" w:rsidRPr="00B207B1" w:rsidDel="001A072E">
          <w:rPr>
            <w:rFonts w:asciiTheme="minorEastAsia" w:eastAsiaTheme="minorEastAsia" w:hAnsiTheme="minorEastAsia" w:cs="Times New Roman" w:hint="eastAsia"/>
            <w:rPrChange w:id="2385" w:author="JY0225" w:date="2017-08-24T11:14:00Z">
              <w:rPr>
                <w:rFonts w:ascii="Times New Roman" w:hAnsi="Times New Roman" w:cs="Times New Roman" w:hint="eastAsia"/>
              </w:rPr>
            </w:rPrChange>
          </w:rPr>
          <w:delText>功能</w:delText>
        </w:r>
      </w:del>
      <w:r w:rsidR="006D189E" w:rsidRPr="00B207B1">
        <w:rPr>
          <w:rFonts w:asciiTheme="minorEastAsia" w:eastAsiaTheme="minorEastAsia" w:hAnsiTheme="minorEastAsia" w:cs="Times New Roman" w:hint="eastAsia"/>
          <w:rPrChange w:id="2386" w:author="JY0225" w:date="2017-08-24T11:14:00Z">
            <w:rPr>
              <w:rFonts w:ascii="Times New Roman" w:hAnsi="Times New Roman" w:cs="Times New Roman" w:hint="eastAsia"/>
            </w:rPr>
          </w:rPrChange>
        </w:rPr>
        <w:t>层由四大核心模块组成，分别是安全会话</w:t>
      </w:r>
      <w:r w:rsidR="00CE4167" w:rsidRPr="00B207B1">
        <w:rPr>
          <w:rFonts w:asciiTheme="minorEastAsia" w:eastAsiaTheme="minorEastAsia" w:hAnsiTheme="minorEastAsia" w:cs="Times New Roman" w:hint="eastAsia"/>
          <w:rPrChange w:id="2387" w:author="JY0225" w:date="2017-08-24T11:14:00Z">
            <w:rPr>
              <w:rFonts w:ascii="Times New Roman" w:hAnsi="Times New Roman" w:cs="Times New Roman" w:hint="eastAsia"/>
            </w:rPr>
          </w:rPrChange>
        </w:rPr>
        <w:t>模块、数据传输模块、数据加密模块，以及数据压缩模块；接口层包括了为客户端提供的所有</w:t>
      </w:r>
      <w:del w:id="2388" w:author="Liu, Wu" w:date="2017-08-29T10:53:00Z">
        <w:r w:rsidR="00CE4167" w:rsidRPr="00B207B1" w:rsidDel="001735AC">
          <w:rPr>
            <w:rFonts w:asciiTheme="minorEastAsia" w:eastAsiaTheme="minorEastAsia" w:hAnsiTheme="minorEastAsia" w:cs="Times New Roman" w:hint="eastAsia"/>
            <w:rPrChange w:id="2389" w:author="JY0225" w:date="2017-08-24T11:14:00Z">
              <w:rPr>
                <w:rFonts w:ascii="Times New Roman" w:hAnsi="Times New Roman" w:cs="Times New Roman" w:hint="eastAsia"/>
              </w:rPr>
            </w:rPrChange>
          </w:rPr>
          <w:delText>中间件</w:delText>
        </w:r>
      </w:del>
      <w:r w:rsidR="00CE4167" w:rsidRPr="00B207B1">
        <w:rPr>
          <w:rFonts w:asciiTheme="minorEastAsia" w:eastAsiaTheme="minorEastAsia" w:hAnsiTheme="minorEastAsia" w:cs="Times New Roman" w:hint="eastAsia"/>
          <w:rPrChange w:id="2390" w:author="JY0225" w:date="2017-08-24T11:14:00Z">
            <w:rPr>
              <w:rFonts w:ascii="Times New Roman" w:hAnsi="Times New Roman" w:cs="Times New Roman" w:hint="eastAsia"/>
            </w:rPr>
          </w:rPrChange>
        </w:rPr>
        <w:t>服务，这些服务可以分成三大类，分别是信息处理类、文件操作类，和回收站操作类。</w:t>
      </w:r>
    </w:p>
    <w:p w14:paraId="2176120F" w14:textId="77777777" w:rsidR="00E57CB2" w:rsidRPr="00B207B1" w:rsidDel="00856A51" w:rsidRDefault="00A40F9D">
      <w:pPr>
        <w:pStyle w:val="31"/>
        <w:spacing w:line="400" w:lineRule="exact"/>
        <w:rPr>
          <w:del w:id="2391" w:author="JY0225" w:date="2017-08-14T12:36:00Z"/>
          <w:rFonts w:asciiTheme="minorEastAsia" w:hAnsiTheme="minorEastAsia"/>
          <w:sz w:val="24"/>
          <w:szCs w:val="24"/>
          <w:rPrChange w:id="2392" w:author="JY0225" w:date="2017-08-24T11:14:00Z">
            <w:rPr>
              <w:del w:id="2393" w:author="JY0225" w:date="2017-08-14T12:36:00Z"/>
            </w:rPr>
          </w:rPrChange>
        </w:rPr>
        <w:pPrChange w:id="2394" w:author="JY0225" w:date="2017-08-24T11:14:00Z">
          <w:pPr>
            <w:pStyle w:val="31"/>
          </w:pPr>
        </w:pPrChange>
      </w:pPr>
      <w:del w:id="2395" w:author="JY0225" w:date="2017-08-14T12:36:00Z">
        <w:r w:rsidRPr="00B207B1" w:rsidDel="00856A51">
          <w:rPr>
            <w:rFonts w:asciiTheme="minorEastAsia" w:hAnsiTheme="minorEastAsia"/>
            <w:sz w:val="24"/>
            <w:szCs w:val="24"/>
            <w:rPrChange w:id="2396" w:author="JY0225" w:date="2017-08-24T11:14:00Z">
              <w:rPr/>
            </w:rPrChange>
          </w:rPr>
          <w:delText>3</w:delText>
        </w:r>
        <w:r w:rsidR="00325580" w:rsidRPr="00B207B1" w:rsidDel="00856A51">
          <w:rPr>
            <w:rFonts w:asciiTheme="minorEastAsia" w:hAnsiTheme="minorEastAsia"/>
            <w:sz w:val="24"/>
            <w:szCs w:val="24"/>
            <w:rPrChange w:id="2397" w:author="JY0225" w:date="2017-08-24T11:14:00Z">
              <w:rPr/>
            </w:rPrChange>
          </w:rPr>
          <w:delText>.1</w:delText>
        </w:r>
        <w:r w:rsidR="001F65D9" w:rsidRPr="00B207B1" w:rsidDel="00856A51">
          <w:rPr>
            <w:rFonts w:asciiTheme="minorEastAsia" w:hAnsiTheme="minorEastAsia"/>
            <w:sz w:val="24"/>
            <w:szCs w:val="24"/>
            <w:rPrChange w:id="2398" w:author="JY0225" w:date="2017-08-24T11:14:00Z">
              <w:rPr/>
            </w:rPrChange>
          </w:rPr>
          <w:delText>.2</w:delText>
        </w:r>
        <w:r w:rsidR="00E57CB2" w:rsidRPr="00B207B1" w:rsidDel="00856A51">
          <w:rPr>
            <w:rFonts w:asciiTheme="minorEastAsia" w:hAnsiTheme="minorEastAsia"/>
            <w:sz w:val="24"/>
            <w:szCs w:val="24"/>
            <w:rPrChange w:id="2399" w:author="JY0225" w:date="2017-08-24T11:14:00Z">
              <w:rPr/>
            </w:rPrChange>
          </w:rPr>
          <w:delText xml:space="preserve"> </w:delText>
        </w:r>
        <w:r w:rsidR="00A05CFF" w:rsidRPr="00B207B1" w:rsidDel="00856A51">
          <w:rPr>
            <w:rFonts w:asciiTheme="minorEastAsia" w:hAnsiTheme="minorEastAsia" w:hint="eastAsia"/>
            <w:sz w:val="24"/>
            <w:szCs w:val="24"/>
            <w:rPrChange w:id="2400" w:author="JY0225" w:date="2017-08-24T11:14:00Z">
              <w:rPr>
                <w:rFonts w:hint="eastAsia"/>
              </w:rPr>
            </w:rPrChange>
          </w:rPr>
          <w:delText>功能</w:delText>
        </w:r>
        <w:r w:rsidR="005D24E0" w:rsidRPr="00B207B1" w:rsidDel="00856A51">
          <w:rPr>
            <w:rFonts w:asciiTheme="minorEastAsia" w:hAnsiTheme="minorEastAsia" w:hint="eastAsia"/>
            <w:sz w:val="24"/>
            <w:szCs w:val="24"/>
            <w:rPrChange w:id="2401" w:author="JY0225" w:date="2017-08-24T11:14:00Z">
              <w:rPr>
                <w:rFonts w:hint="eastAsia"/>
              </w:rPr>
            </w:rPrChange>
          </w:rPr>
          <w:delText>分析</w:delText>
        </w:r>
      </w:del>
    </w:p>
    <w:p w14:paraId="499F852B" w14:textId="77777777" w:rsidR="00840B9E" w:rsidRPr="00B207B1" w:rsidRDefault="00840B9E">
      <w:pPr>
        <w:spacing w:line="400" w:lineRule="exact"/>
        <w:rPr>
          <w:rFonts w:hAnsiTheme="minorEastAsia"/>
          <w:rPrChange w:id="2402" w:author="JY0225" w:date="2017-08-24T11:14:00Z">
            <w:rPr>
              <w:rFonts w:ascii="Times New Roman" w:hAnsi="Times New Roman"/>
              <w:spacing w:val="10"/>
              <w:szCs w:val="20"/>
            </w:rPr>
          </w:rPrChange>
        </w:rPr>
      </w:pPr>
      <w:r w:rsidRPr="00B207B1">
        <w:rPr>
          <w:rFonts w:hAnsiTheme="minorEastAsia"/>
          <w:rPrChange w:id="2403" w:author="JY0225" w:date="2017-08-24T11:14:00Z">
            <w:rPr/>
          </w:rPrChange>
        </w:rPr>
        <w:tab/>
      </w:r>
      <w:r w:rsidR="008D76CD" w:rsidRPr="00B207B1">
        <w:rPr>
          <w:rFonts w:hAnsiTheme="minorEastAsia" w:hint="eastAsia"/>
          <w:rPrChange w:id="2404" w:author="JY0225" w:date="2017-08-24T11:14:00Z">
            <w:rPr>
              <w:rFonts w:ascii="Times New Roman" w:hAnsi="Times New Roman" w:hint="eastAsia"/>
              <w:spacing w:val="10"/>
              <w:szCs w:val="20"/>
            </w:rPr>
          </w:rPrChange>
        </w:rPr>
        <w:t>目前，</w:t>
      </w:r>
      <w:r w:rsidR="00E62DDE" w:rsidRPr="00B207B1">
        <w:rPr>
          <w:rFonts w:hAnsiTheme="minorEastAsia" w:hint="eastAsia"/>
          <w:rPrChange w:id="2405" w:author="JY0225" w:date="2017-08-24T11:14:00Z">
            <w:rPr>
              <w:rFonts w:ascii="Times New Roman" w:hAnsi="Times New Roman" w:hint="eastAsia"/>
              <w:spacing w:val="10"/>
              <w:szCs w:val="20"/>
            </w:rPr>
          </w:rPrChange>
        </w:rPr>
        <w:t>云</w:t>
      </w:r>
      <w:r w:rsidR="00476838" w:rsidRPr="00B207B1">
        <w:rPr>
          <w:rFonts w:hAnsiTheme="minorEastAsia" w:hint="eastAsia"/>
          <w:rPrChange w:id="2406" w:author="JY0225" w:date="2017-08-24T11:14:00Z">
            <w:rPr>
              <w:rFonts w:ascii="Times New Roman" w:hAnsi="Times New Roman" w:hint="eastAsia"/>
              <w:spacing w:val="10"/>
              <w:szCs w:val="20"/>
            </w:rPr>
          </w:rPrChange>
        </w:rPr>
        <w:t>备份</w:t>
      </w:r>
      <w:r w:rsidRPr="00B207B1">
        <w:rPr>
          <w:rFonts w:hAnsiTheme="minorEastAsia" w:hint="eastAsia"/>
          <w:rPrChange w:id="2407" w:author="JY0225" w:date="2017-08-24T11:14:00Z">
            <w:rPr>
              <w:rFonts w:ascii="Times New Roman" w:hAnsi="Times New Roman" w:hint="eastAsia"/>
              <w:spacing w:val="10"/>
              <w:szCs w:val="20"/>
            </w:rPr>
          </w:rPrChange>
        </w:rPr>
        <w:t>中间件</w:t>
      </w:r>
      <w:r w:rsidR="00035EB6" w:rsidRPr="00B207B1">
        <w:rPr>
          <w:rFonts w:hAnsiTheme="minorEastAsia" w:hint="eastAsia"/>
          <w:rPrChange w:id="2408" w:author="JY0225" w:date="2017-08-24T11:14:00Z">
            <w:rPr>
              <w:rFonts w:ascii="Times New Roman" w:hAnsi="Times New Roman" w:hint="eastAsia"/>
              <w:spacing w:val="10"/>
              <w:szCs w:val="20"/>
            </w:rPr>
          </w:rPrChange>
        </w:rPr>
        <w:t>在功能上</w:t>
      </w:r>
      <w:r w:rsidRPr="00B207B1">
        <w:rPr>
          <w:rFonts w:hAnsiTheme="minorEastAsia" w:hint="eastAsia"/>
          <w:rPrChange w:id="2409" w:author="JY0225" w:date="2017-08-24T11:14:00Z">
            <w:rPr>
              <w:rFonts w:ascii="Times New Roman" w:hAnsi="Times New Roman" w:hint="eastAsia"/>
              <w:spacing w:val="10"/>
              <w:szCs w:val="20"/>
            </w:rPr>
          </w:rPrChange>
        </w:rPr>
        <w:t>主要包括四个模块：数据传输模块、数据加密模块、数据压缩模块、安全会话管理模块</w:t>
      </w:r>
      <w:r w:rsidR="0030586C" w:rsidRPr="00B207B1">
        <w:rPr>
          <w:rFonts w:hAnsiTheme="minorEastAsia" w:hint="eastAsia"/>
          <w:rPrChange w:id="2410" w:author="JY0225" w:date="2017-08-24T11:14:00Z">
            <w:rPr>
              <w:rFonts w:ascii="Times New Roman" w:hAnsi="Times New Roman" w:hint="eastAsia"/>
              <w:spacing w:val="10"/>
              <w:szCs w:val="20"/>
            </w:rPr>
          </w:rPrChange>
        </w:rPr>
        <w:t>，</w:t>
      </w:r>
      <w:r w:rsidR="00A87ED8" w:rsidRPr="00B207B1">
        <w:rPr>
          <w:rFonts w:hAnsiTheme="minorEastAsia" w:hint="eastAsia"/>
          <w:rPrChange w:id="2411" w:author="JY0225" w:date="2017-08-24T11:14:00Z">
            <w:rPr>
              <w:rFonts w:ascii="Times New Roman" w:hAnsi="Times New Roman" w:hint="eastAsia"/>
              <w:spacing w:val="10"/>
              <w:szCs w:val="20"/>
            </w:rPr>
          </w:rPrChange>
        </w:rPr>
        <w:t>各模块</w:t>
      </w:r>
      <w:r w:rsidR="00A3132B" w:rsidRPr="00B207B1">
        <w:rPr>
          <w:rFonts w:hAnsiTheme="minorEastAsia" w:hint="eastAsia"/>
        </w:rPr>
        <w:t>的</w:t>
      </w:r>
      <w:r w:rsidR="00A87ED8" w:rsidRPr="00B207B1">
        <w:rPr>
          <w:rFonts w:hAnsiTheme="minorEastAsia" w:hint="eastAsia"/>
          <w:rPrChange w:id="2412" w:author="JY0225" w:date="2017-08-24T11:14:00Z">
            <w:rPr>
              <w:rFonts w:ascii="Times New Roman" w:hAnsi="Times New Roman" w:hint="eastAsia"/>
              <w:spacing w:val="10"/>
              <w:szCs w:val="20"/>
            </w:rPr>
          </w:rPrChange>
        </w:rPr>
        <w:t>说明</w:t>
      </w:r>
      <w:r w:rsidR="00A3132B" w:rsidRPr="00B207B1">
        <w:rPr>
          <w:rFonts w:hAnsiTheme="minorEastAsia" w:hint="eastAsia"/>
        </w:rPr>
        <w:t>简要</w:t>
      </w:r>
      <w:r w:rsidR="000916A2" w:rsidRPr="00B207B1">
        <w:rPr>
          <w:rFonts w:hAnsiTheme="minorEastAsia" w:hint="eastAsia"/>
          <w:rPrChange w:id="2413" w:author="JY0225" w:date="2017-08-24T11:14:00Z">
            <w:rPr>
              <w:rFonts w:ascii="Times New Roman" w:hAnsi="Times New Roman" w:hint="eastAsia"/>
              <w:spacing w:val="10"/>
              <w:szCs w:val="20"/>
            </w:rPr>
          </w:rPrChange>
        </w:rPr>
        <w:t>如下：</w:t>
      </w:r>
    </w:p>
    <w:p w14:paraId="07C4938C" w14:textId="77777777" w:rsidR="005043BD" w:rsidRPr="00B207B1" w:rsidRDefault="00DC23F8">
      <w:pPr>
        <w:numPr>
          <w:ilvl w:val="0"/>
          <w:numId w:val="18"/>
        </w:numPr>
        <w:spacing w:line="400" w:lineRule="exact"/>
        <w:rPr>
          <w:rFonts w:hAnsiTheme="minorEastAsia"/>
          <w:color w:val="000000" w:themeColor="text1"/>
          <w:rPrChange w:id="2414" w:author="JY0225" w:date="2017-08-24T11:14:00Z">
            <w:rPr/>
          </w:rPrChange>
        </w:rPr>
        <w:pPrChange w:id="2415"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16" w:author="JY0225" w:date="2017-08-24T11:14:00Z">
            <w:rPr>
              <w:rFonts w:hint="eastAsia"/>
            </w:rPr>
          </w:rPrChange>
        </w:rPr>
        <w:lastRenderedPageBreak/>
        <w:t>数据传输模块</w:t>
      </w:r>
      <w:r w:rsidR="00D0421B" w:rsidRPr="00B207B1">
        <w:rPr>
          <w:rFonts w:hAnsiTheme="minorEastAsia" w:hint="eastAsia"/>
          <w:color w:val="000000" w:themeColor="text1"/>
          <w:rPrChange w:id="2417" w:author="JY0225" w:date="2017-08-24T11:14:00Z">
            <w:rPr>
              <w:rFonts w:hint="eastAsia"/>
            </w:rPr>
          </w:rPrChange>
        </w:rPr>
        <w:t>：</w:t>
      </w:r>
      <w:r w:rsidR="0036358E" w:rsidRPr="00B207B1">
        <w:rPr>
          <w:rFonts w:hAnsiTheme="minorEastAsia" w:hint="eastAsia"/>
          <w:color w:val="000000" w:themeColor="text1"/>
          <w:rPrChange w:id="2418" w:author="JY0225" w:date="2017-08-24T11:14:00Z">
            <w:rPr>
              <w:rFonts w:hint="eastAsia"/>
            </w:rPr>
          </w:rPrChange>
        </w:rPr>
        <w:t>实现了服务器与客户端之间的数据交互，主要提供</w:t>
      </w:r>
      <w:r w:rsidR="00E010E9" w:rsidRPr="00B207B1">
        <w:rPr>
          <w:rFonts w:hAnsiTheme="minorEastAsia" w:hint="eastAsia"/>
          <w:color w:val="000000" w:themeColor="text1"/>
          <w:rPrChange w:id="2419" w:author="JY0225" w:date="2017-08-24T11:14:00Z">
            <w:rPr>
              <w:rFonts w:hint="eastAsia"/>
            </w:rPr>
          </w:rPrChange>
        </w:rPr>
        <w:t>数据的上传与下载功能，这也是云</w:t>
      </w:r>
      <w:r w:rsidR="00476838" w:rsidRPr="00B207B1">
        <w:rPr>
          <w:rFonts w:hAnsiTheme="minorEastAsia" w:hint="eastAsia"/>
          <w:color w:val="000000" w:themeColor="text1"/>
          <w:rPrChange w:id="2420" w:author="JY0225" w:date="2017-08-24T11:14:00Z">
            <w:rPr>
              <w:rFonts w:hint="eastAsia"/>
            </w:rPr>
          </w:rPrChange>
        </w:rPr>
        <w:t>备份</w:t>
      </w:r>
      <w:r w:rsidR="009427FC" w:rsidRPr="00B207B1">
        <w:rPr>
          <w:rFonts w:hAnsiTheme="minorEastAsia" w:hint="eastAsia"/>
          <w:color w:val="000000" w:themeColor="text1"/>
          <w:rPrChange w:id="2421" w:author="JY0225" w:date="2017-08-24T11:14:00Z">
            <w:rPr>
              <w:rFonts w:hint="eastAsia"/>
            </w:rPr>
          </w:rPrChange>
        </w:rPr>
        <w:t>中间件</w:t>
      </w:r>
      <w:r w:rsidR="00E010E9" w:rsidRPr="00B207B1">
        <w:rPr>
          <w:rFonts w:hAnsiTheme="minorEastAsia" w:hint="eastAsia"/>
          <w:color w:val="000000" w:themeColor="text1"/>
          <w:rPrChange w:id="2422" w:author="JY0225" w:date="2017-08-24T11:14:00Z">
            <w:rPr>
              <w:rFonts w:hint="eastAsia"/>
            </w:rPr>
          </w:rPrChange>
        </w:rPr>
        <w:t>系统的基本功能。</w:t>
      </w:r>
    </w:p>
    <w:p w14:paraId="1B5D1BEE" w14:textId="77777777" w:rsidR="00722E92" w:rsidRPr="00B207B1" w:rsidRDefault="00DD32F2">
      <w:pPr>
        <w:numPr>
          <w:ilvl w:val="0"/>
          <w:numId w:val="18"/>
        </w:numPr>
        <w:spacing w:line="400" w:lineRule="exact"/>
        <w:rPr>
          <w:rFonts w:hAnsiTheme="minorEastAsia"/>
          <w:color w:val="000000" w:themeColor="text1"/>
          <w:rPrChange w:id="2423" w:author="JY0225" w:date="2017-08-24T11:14:00Z">
            <w:rPr/>
          </w:rPrChange>
        </w:rPr>
        <w:pPrChange w:id="2424"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25" w:author="JY0225" w:date="2017-08-24T11:14:00Z">
            <w:rPr>
              <w:rFonts w:hint="eastAsia"/>
            </w:rPr>
          </w:rPrChange>
        </w:rPr>
        <w:t>数据加密模块：</w:t>
      </w:r>
      <w:r w:rsidR="00B52E83" w:rsidRPr="00B207B1">
        <w:rPr>
          <w:rFonts w:hAnsiTheme="minorEastAsia" w:hint="eastAsia"/>
          <w:color w:val="000000" w:themeColor="text1"/>
          <w:rPrChange w:id="2426" w:author="JY0225" w:date="2017-08-24T11:14:00Z">
            <w:rPr>
              <w:rFonts w:hint="eastAsia"/>
            </w:rPr>
          </w:rPrChange>
        </w:rPr>
        <w:t>为了保证中间件系统能够抵御各种恶意网络攻击，中间件系</w:t>
      </w:r>
      <w:del w:id="2427" w:author="Liu, Wu" w:date="2017-08-29T10:53:00Z">
        <w:r w:rsidR="00B52E83" w:rsidRPr="00B207B1" w:rsidDel="009B4D94">
          <w:rPr>
            <w:rFonts w:hAnsiTheme="minorEastAsia" w:hint="eastAsia"/>
            <w:color w:val="000000" w:themeColor="text1"/>
            <w:rPrChange w:id="2428" w:author="JY0225" w:date="2017-08-24T11:14:00Z">
              <w:rPr>
                <w:rFonts w:hint="eastAsia"/>
              </w:rPr>
            </w:rPrChange>
          </w:rPr>
          <w:delText>统</w:delText>
        </w:r>
      </w:del>
      <w:r w:rsidR="00B52E83" w:rsidRPr="00B207B1">
        <w:rPr>
          <w:rFonts w:hAnsiTheme="minorEastAsia" w:hint="eastAsia"/>
          <w:color w:val="000000" w:themeColor="text1"/>
          <w:rPrChange w:id="2429" w:author="JY0225" w:date="2017-08-24T11:14:00Z">
            <w:rPr>
              <w:rFonts w:hint="eastAsia"/>
            </w:rPr>
          </w:rPrChange>
        </w:rPr>
        <w:t>会将数据以加密的形式进行网络传输。使用的是</w:t>
      </w:r>
      <w:del w:id="2430" w:author="JY0225" w:date="2017-08-23T14:02:00Z">
        <w:r w:rsidR="00B52E83" w:rsidRPr="00B207B1" w:rsidDel="009A6AA9">
          <w:rPr>
            <w:rFonts w:hAnsiTheme="minorEastAsia" w:hint="eastAsia"/>
            <w:color w:val="000000" w:themeColor="text1"/>
            <w:rPrChange w:id="2431" w:author="JY0225" w:date="2017-08-24T11:14:00Z">
              <w:rPr>
                <w:rFonts w:hint="eastAsia"/>
              </w:rPr>
            </w:rPrChange>
          </w:rPr>
          <w:delText>高级加密标准（</w:delText>
        </w:r>
        <w:r w:rsidR="00B52E83" w:rsidRPr="00B207B1" w:rsidDel="009A6AA9">
          <w:rPr>
            <w:rFonts w:hAnsiTheme="minorEastAsia"/>
            <w:color w:val="000000" w:themeColor="text1"/>
            <w:rPrChange w:id="2432" w:author="JY0225" w:date="2017-08-24T11:14:00Z">
              <w:rPr/>
            </w:rPrChange>
          </w:rPr>
          <w:delText>Advanced Encryption Standard</w:delText>
        </w:r>
        <w:r w:rsidR="00B52E83" w:rsidRPr="00B207B1" w:rsidDel="009A6AA9">
          <w:rPr>
            <w:rFonts w:hAnsiTheme="minorEastAsia" w:hint="eastAsia"/>
            <w:color w:val="000000" w:themeColor="text1"/>
            <w:rPrChange w:id="2433" w:author="JY0225" w:date="2017-08-24T11:14:00Z">
              <w:rPr>
                <w:rFonts w:hint="eastAsia"/>
              </w:rPr>
            </w:rPrChange>
          </w:rPr>
          <w:delText>，</w:delText>
        </w:r>
        <w:r w:rsidR="00B52E83" w:rsidRPr="00B207B1" w:rsidDel="009A6AA9">
          <w:rPr>
            <w:rFonts w:hAnsiTheme="minorEastAsia"/>
            <w:color w:val="000000" w:themeColor="text1"/>
            <w:rPrChange w:id="2434" w:author="JY0225" w:date="2017-08-24T11:14:00Z">
              <w:rPr/>
            </w:rPrChange>
          </w:rPr>
          <w:delText>AES</w:delText>
        </w:r>
        <w:r w:rsidR="00B52E83" w:rsidRPr="00B207B1" w:rsidDel="009A6AA9">
          <w:rPr>
            <w:rFonts w:hAnsiTheme="minorEastAsia" w:hint="eastAsia"/>
            <w:color w:val="000000" w:themeColor="text1"/>
            <w:rPrChange w:id="2435" w:author="JY0225" w:date="2017-08-24T11:14:00Z">
              <w:rPr>
                <w:rFonts w:hint="eastAsia"/>
              </w:rPr>
            </w:rPrChange>
          </w:rPr>
          <w:delText>）</w:delText>
        </w:r>
      </w:del>
      <w:ins w:id="2436" w:author="JY0225" w:date="2017-08-23T14:02:00Z">
        <w:r w:rsidR="009A6AA9" w:rsidRPr="00B207B1">
          <w:rPr>
            <w:rFonts w:hAnsiTheme="minorEastAsia"/>
            <w:color w:val="000000" w:themeColor="text1"/>
            <w:rPrChange w:id="2437" w:author="JY0225" w:date="2017-08-24T11:14:00Z">
              <w:rPr/>
            </w:rPrChange>
          </w:rPr>
          <w:t>AES</w:t>
        </w:r>
      </w:ins>
      <w:r w:rsidR="00B52E83" w:rsidRPr="00B207B1">
        <w:rPr>
          <w:rFonts w:hAnsiTheme="minorEastAsia" w:hint="eastAsia"/>
          <w:color w:val="000000" w:themeColor="text1"/>
          <w:rPrChange w:id="2438" w:author="JY0225" w:date="2017-08-24T11:14:00Z">
            <w:rPr>
              <w:rFonts w:hint="eastAsia"/>
            </w:rPr>
          </w:rPrChange>
        </w:rPr>
        <w:t>对称加密算法</w:t>
      </w:r>
      <w:ins w:id="2439" w:author="JY0225" w:date="2017-08-23T14:04:00Z">
        <w:r w:rsidR="00DB4214" w:rsidRPr="00B207B1">
          <w:rPr>
            <w:rFonts w:hAnsiTheme="minorEastAsia" w:cstheme="minorBidi" w:hint="eastAsia"/>
            <w:color w:val="000000" w:themeColor="text1"/>
            <w:rPrChange w:id="2440" w:author="JY0225" w:date="2017-08-24T11:14:00Z">
              <w:rPr>
                <w:rFonts w:ascii="Times New Roman" w:hAnsi="Times New Roman" w:hint="eastAsia"/>
                <w:spacing w:val="10"/>
              </w:rPr>
            </w:rPrChange>
          </w:rPr>
          <w:t>。</w:t>
        </w:r>
      </w:ins>
      <w:del w:id="2441" w:author="JY0225" w:date="2017-08-23T14:03:00Z">
        <w:r w:rsidR="00B52E83" w:rsidRPr="00B207B1" w:rsidDel="0018692E">
          <w:rPr>
            <w:rFonts w:hAnsiTheme="minorEastAsia" w:hint="eastAsia"/>
            <w:color w:val="000000" w:themeColor="text1"/>
            <w:rPrChange w:id="2442" w:author="JY0225" w:date="2017-08-24T11:14:00Z">
              <w:rPr>
                <w:rFonts w:hint="eastAsia"/>
              </w:rPr>
            </w:rPrChange>
          </w:rPr>
          <w:delText>，</w:delText>
        </w:r>
      </w:del>
      <w:del w:id="2443" w:author="JY0225" w:date="2017-08-23T14:02:00Z">
        <w:r w:rsidR="00B52E83" w:rsidRPr="00B207B1" w:rsidDel="009A6AA9">
          <w:rPr>
            <w:rFonts w:hAnsiTheme="minorEastAsia" w:hint="eastAsia"/>
            <w:color w:val="000000" w:themeColor="text1"/>
            <w:rPrChange w:id="2444" w:author="JY0225" w:date="2017-08-24T11:14:00Z">
              <w:rPr>
                <w:rFonts w:hint="eastAsia"/>
              </w:rPr>
            </w:rPrChange>
          </w:rPr>
          <w:delText>该算法是当前最流行的对称加密算法。</w:delText>
        </w:r>
      </w:del>
    </w:p>
    <w:p w14:paraId="5E054A88" w14:textId="77777777" w:rsidR="006423C9" w:rsidRPr="00B207B1" w:rsidRDefault="00A3797C">
      <w:pPr>
        <w:numPr>
          <w:ilvl w:val="0"/>
          <w:numId w:val="18"/>
        </w:numPr>
        <w:spacing w:line="400" w:lineRule="exact"/>
        <w:rPr>
          <w:rFonts w:hAnsiTheme="minorEastAsia"/>
          <w:color w:val="000000" w:themeColor="text1"/>
          <w:rPrChange w:id="2445" w:author="JY0225" w:date="2017-08-24T11:14:00Z">
            <w:rPr/>
          </w:rPrChange>
        </w:rPr>
        <w:pPrChange w:id="2446"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47" w:author="JY0225" w:date="2017-08-24T11:14:00Z">
            <w:rPr>
              <w:rFonts w:hint="eastAsia"/>
            </w:rPr>
          </w:rPrChange>
        </w:rPr>
        <w:t>数据</w:t>
      </w:r>
      <w:r w:rsidR="00C253C3" w:rsidRPr="00B207B1">
        <w:rPr>
          <w:rFonts w:hAnsiTheme="minorEastAsia" w:hint="eastAsia"/>
          <w:color w:val="000000" w:themeColor="text1"/>
          <w:rPrChange w:id="2448" w:author="JY0225" w:date="2017-08-24T11:14:00Z">
            <w:rPr>
              <w:rFonts w:hint="eastAsia"/>
            </w:rPr>
          </w:rPrChange>
        </w:rPr>
        <w:t>压缩模块</w:t>
      </w:r>
      <w:r w:rsidR="0043508C" w:rsidRPr="00B207B1">
        <w:rPr>
          <w:rFonts w:hAnsiTheme="minorEastAsia" w:hint="eastAsia"/>
          <w:color w:val="000000" w:themeColor="text1"/>
          <w:rPrChange w:id="2449" w:author="JY0225" w:date="2017-08-24T11:14:00Z">
            <w:rPr>
              <w:rFonts w:hint="eastAsia"/>
            </w:rPr>
          </w:rPrChange>
        </w:rPr>
        <w:t>：</w:t>
      </w:r>
      <w:r w:rsidR="006423C9" w:rsidRPr="00B207B1">
        <w:rPr>
          <w:rFonts w:hAnsiTheme="minorEastAsia" w:hint="eastAsia"/>
          <w:color w:val="000000" w:themeColor="text1"/>
          <w:rPrChange w:id="2450" w:author="JY0225" w:date="2017-08-24T11:14:00Z">
            <w:rPr>
              <w:rFonts w:hint="eastAsia"/>
            </w:rPr>
          </w:rPrChange>
        </w:rPr>
        <w:t>支持对</w:t>
      </w:r>
      <w:del w:id="2451" w:author="JY0225" w:date="2017-08-23T14:04:00Z">
        <w:r w:rsidR="006423C9" w:rsidRPr="00B207B1" w:rsidDel="00D30ED6">
          <w:rPr>
            <w:rFonts w:hAnsiTheme="minorEastAsia" w:hint="eastAsia"/>
            <w:color w:val="000000" w:themeColor="text1"/>
            <w:rPrChange w:id="2452" w:author="JY0225" w:date="2017-08-24T11:14:00Z">
              <w:rPr>
                <w:rFonts w:hint="eastAsia"/>
              </w:rPr>
            </w:rPrChange>
          </w:rPr>
          <w:delText>大</w:delText>
        </w:r>
      </w:del>
      <w:r w:rsidR="006423C9" w:rsidRPr="00B207B1">
        <w:rPr>
          <w:rFonts w:hAnsiTheme="minorEastAsia" w:hint="eastAsia"/>
          <w:color w:val="000000" w:themeColor="text1"/>
          <w:rPrChange w:id="2453" w:author="JY0225" w:date="2017-08-24T11:14:00Z">
            <w:rPr>
              <w:rFonts w:hint="eastAsia"/>
            </w:rPr>
          </w:rPrChange>
        </w:rPr>
        <w:t>文件的压缩功能。当上传</w:t>
      </w:r>
      <w:del w:id="2454" w:author="JY0225" w:date="2017-08-23T14:04:00Z">
        <w:r w:rsidR="006423C9" w:rsidRPr="00B207B1" w:rsidDel="007E262E">
          <w:rPr>
            <w:rFonts w:hAnsiTheme="minorEastAsia" w:hint="eastAsia"/>
            <w:color w:val="000000" w:themeColor="text1"/>
            <w:rPrChange w:id="2455" w:author="JY0225" w:date="2017-08-24T11:14:00Z">
              <w:rPr>
                <w:rFonts w:hint="eastAsia"/>
              </w:rPr>
            </w:rPrChange>
          </w:rPr>
          <w:delText>大</w:delText>
        </w:r>
      </w:del>
      <w:r w:rsidR="006423C9" w:rsidRPr="00B207B1">
        <w:rPr>
          <w:rFonts w:hAnsiTheme="minorEastAsia" w:hint="eastAsia"/>
          <w:color w:val="000000" w:themeColor="text1"/>
          <w:rPrChange w:id="2456" w:author="JY0225" w:date="2017-08-24T11:14:00Z">
            <w:rPr>
              <w:rFonts w:hint="eastAsia"/>
            </w:rPr>
          </w:rPrChange>
        </w:rPr>
        <w:t>文件时，用户可以通过</w:t>
      </w:r>
      <w:r w:rsidR="006423C9" w:rsidRPr="00B207B1">
        <w:rPr>
          <w:rFonts w:hAnsiTheme="minorEastAsia"/>
          <w:color w:val="000000" w:themeColor="text1"/>
          <w:rPrChange w:id="2457" w:author="JY0225" w:date="2017-08-24T11:14:00Z">
            <w:rPr/>
          </w:rPrChange>
        </w:rPr>
        <w:t>COMPRESS</w:t>
      </w:r>
      <w:r w:rsidR="006423C9" w:rsidRPr="00B207B1">
        <w:rPr>
          <w:rFonts w:hAnsiTheme="minorEastAsia" w:hint="eastAsia"/>
          <w:color w:val="000000" w:themeColor="text1"/>
          <w:rPrChange w:id="2458" w:author="JY0225" w:date="2017-08-24T11:14:00Z">
            <w:rPr>
              <w:rFonts w:hint="eastAsia"/>
            </w:rPr>
          </w:rPrChange>
        </w:rPr>
        <w:t>参数指定对文件进行压缩，以减少数据传输</w:t>
      </w:r>
      <w:ins w:id="2459" w:author="Liu, Wu" w:date="2017-08-29T10:54:00Z">
        <w:r w:rsidR="00ED5653" w:rsidRPr="00B207B1">
          <w:rPr>
            <w:rFonts w:hAnsiTheme="minorEastAsia"/>
            <w:color w:val="000000" w:themeColor="text1"/>
          </w:rPr>
          <w:t>量</w:t>
        </w:r>
      </w:ins>
      <w:del w:id="2460" w:author="Liu, Wu" w:date="2017-08-29T10:54:00Z">
        <w:r w:rsidR="006423C9" w:rsidRPr="00B207B1" w:rsidDel="00ED5653">
          <w:rPr>
            <w:rFonts w:hAnsiTheme="minorEastAsia" w:hint="eastAsia"/>
            <w:color w:val="000000" w:themeColor="text1"/>
            <w:rPrChange w:id="2461" w:author="JY0225" w:date="2017-08-24T11:14:00Z">
              <w:rPr>
                <w:rFonts w:hint="eastAsia"/>
              </w:rPr>
            </w:rPrChange>
          </w:rPr>
          <w:delText>的大小</w:delText>
        </w:r>
      </w:del>
      <w:r w:rsidR="006423C9" w:rsidRPr="00B207B1">
        <w:rPr>
          <w:rFonts w:hAnsiTheme="minorEastAsia" w:hint="eastAsia"/>
          <w:color w:val="000000" w:themeColor="text1"/>
          <w:rPrChange w:id="2462" w:author="JY0225" w:date="2017-08-24T11:14:00Z">
            <w:rPr>
              <w:rFonts w:hint="eastAsia"/>
            </w:rPr>
          </w:rPrChange>
        </w:rPr>
        <w:t>，降低所需的网络带宽，提高传输的效率。</w:t>
      </w:r>
      <w:del w:id="2463" w:author="JY0225" w:date="2017-08-23T14:04:00Z">
        <w:r w:rsidR="006423C9" w:rsidRPr="00B207B1" w:rsidDel="009A142B">
          <w:rPr>
            <w:rFonts w:hAnsiTheme="minorEastAsia" w:hint="eastAsia"/>
            <w:color w:val="000000" w:themeColor="text1"/>
            <w:rPrChange w:id="2464" w:author="JY0225" w:date="2017-08-24T11:14:00Z">
              <w:rPr>
                <w:rFonts w:hint="eastAsia"/>
              </w:rPr>
            </w:rPrChange>
          </w:rPr>
          <w:delText>此外，整个压缩</w:delText>
        </w:r>
        <w:r w:rsidR="00D61FC2" w:rsidRPr="00B207B1" w:rsidDel="009A142B">
          <w:rPr>
            <w:rFonts w:hAnsiTheme="minorEastAsia" w:hint="eastAsia"/>
            <w:color w:val="000000" w:themeColor="text1"/>
            <w:rPrChange w:id="2465" w:author="JY0225" w:date="2017-08-24T11:14:00Z">
              <w:rPr>
                <w:rFonts w:hint="eastAsia"/>
              </w:rPr>
            </w:rPrChange>
          </w:rPr>
          <w:delText>过程</w:delText>
        </w:r>
        <w:r w:rsidR="006423C9" w:rsidRPr="00B207B1" w:rsidDel="009A142B">
          <w:rPr>
            <w:rFonts w:hAnsiTheme="minorEastAsia" w:hint="eastAsia"/>
            <w:color w:val="000000" w:themeColor="text1"/>
            <w:rPrChange w:id="2466" w:author="JY0225" w:date="2017-08-24T11:14:00Z">
              <w:rPr>
                <w:rFonts w:hint="eastAsia"/>
              </w:rPr>
            </w:rPrChange>
          </w:rPr>
          <w:delText>是透明，用户通过压缩上传的文件，下载后是解压的格式。</w:delText>
        </w:r>
      </w:del>
    </w:p>
    <w:p w14:paraId="0C0931C7" w14:textId="77777777" w:rsidR="00290062" w:rsidRPr="00B207B1" w:rsidRDefault="00E5622A">
      <w:pPr>
        <w:numPr>
          <w:ilvl w:val="0"/>
          <w:numId w:val="18"/>
        </w:numPr>
        <w:spacing w:line="400" w:lineRule="exact"/>
        <w:rPr>
          <w:rFonts w:hAnsiTheme="minorEastAsia"/>
          <w:color w:val="000000" w:themeColor="text1"/>
          <w:rPrChange w:id="2467" w:author="JY0225" w:date="2017-08-24T11:14:00Z">
            <w:rPr/>
          </w:rPrChange>
        </w:rPr>
        <w:pPrChange w:id="2468"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69" w:author="JY0225" w:date="2017-08-24T11:14:00Z">
            <w:rPr>
              <w:rFonts w:hint="eastAsia"/>
            </w:rPr>
          </w:rPrChange>
        </w:rPr>
        <w:t>安全会话模块：中间件</w:t>
      </w:r>
      <w:del w:id="2470" w:author="Liu, Wu" w:date="2017-08-29T10:54:00Z">
        <w:r w:rsidRPr="00B207B1" w:rsidDel="00542BF2">
          <w:rPr>
            <w:rFonts w:hAnsiTheme="minorEastAsia" w:hint="eastAsia"/>
            <w:color w:val="000000" w:themeColor="text1"/>
            <w:rPrChange w:id="2471" w:author="JY0225" w:date="2017-08-24T11:14:00Z">
              <w:rPr>
                <w:rFonts w:hint="eastAsia"/>
              </w:rPr>
            </w:rPrChange>
          </w:rPr>
          <w:delText>作为服务器与客户端之间的桥梁，</w:delText>
        </w:r>
      </w:del>
      <w:r w:rsidRPr="00B207B1">
        <w:rPr>
          <w:rFonts w:hAnsiTheme="minorEastAsia" w:hint="eastAsia"/>
          <w:color w:val="000000" w:themeColor="text1"/>
          <w:rPrChange w:id="2472" w:author="JY0225" w:date="2017-08-24T11:14:00Z">
            <w:rPr>
              <w:rFonts w:hint="eastAsia"/>
            </w:rPr>
          </w:rPrChange>
        </w:rPr>
        <w:t>需要保存用户的登录信息，以方便客户端与服务器之间建立持续的连接。</w:t>
      </w:r>
      <w:r w:rsidR="00E4327E" w:rsidRPr="00B207B1">
        <w:rPr>
          <w:rFonts w:hAnsiTheme="minorEastAsia" w:hint="eastAsia"/>
          <w:color w:val="000000" w:themeColor="text1"/>
          <w:rPrChange w:id="2473" w:author="JY0225" w:date="2017-08-24T11:14:00Z">
            <w:rPr>
              <w:rFonts w:hint="eastAsia"/>
            </w:rPr>
          </w:rPrChange>
        </w:rPr>
        <w:t>现有</w:t>
      </w:r>
      <w:r w:rsidRPr="00B207B1">
        <w:rPr>
          <w:rFonts w:hAnsiTheme="minorEastAsia" w:hint="eastAsia"/>
          <w:color w:val="000000" w:themeColor="text1"/>
          <w:rPrChange w:id="2474" w:author="JY0225" w:date="2017-08-24T11:14:00Z">
            <w:rPr>
              <w:rFonts w:hint="eastAsia"/>
            </w:rPr>
          </w:rPrChange>
        </w:rPr>
        <w:t>的中间件系统</w:t>
      </w:r>
      <w:del w:id="2475" w:author="JY0225" w:date="2017-08-23T14:04:00Z">
        <w:r w:rsidRPr="00B207B1" w:rsidDel="00E6399A">
          <w:rPr>
            <w:rFonts w:hAnsiTheme="minorEastAsia" w:hint="eastAsia"/>
            <w:color w:val="000000" w:themeColor="text1"/>
            <w:rPrChange w:id="2476" w:author="JY0225" w:date="2017-08-24T11:14:00Z">
              <w:rPr>
                <w:rFonts w:hint="eastAsia"/>
              </w:rPr>
            </w:rPrChange>
          </w:rPr>
          <w:delText>采取一种安全的方式以确保用户的信息的安全性。</w:delText>
        </w:r>
      </w:del>
      <w:ins w:id="2477" w:author="JY0225" w:date="2017-08-23T14:04:00Z">
        <w:r w:rsidR="00E6399A" w:rsidRPr="00B207B1">
          <w:rPr>
            <w:rFonts w:hAnsiTheme="minorEastAsia" w:cstheme="minorBidi" w:hint="eastAsia"/>
            <w:color w:val="000000" w:themeColor="text1"/>
            <w:rPrChange w:id="2478" w:author="JY0225" w:date="2017-08-24T11:14:00Z">
              <w:rPr>
                <w:rFonts w:ascii="Times New Roman" w:hAnsi="Times New Roman" w:hint="eastAsia"/>
                <w:spacing w:val="10"/>
              </w:rPr>
            </w:rPrChange>
          </w:rPr>
          <w:t>将用户的登录信息</w:t>
        </w:r>
      </w:ins>
      <w:ins w:id="2479" w:author="JY0225" w:date="2017-08-23T14:05:00Z">
        <w:r w:rsidR="00E6399A" w:rsidRPr="00B207B1">
          <w:rPr>
            <w:rFonts w:hAnsiTheme="minorEastAsia" w:cstheme="minorBidi" w:hint="eastAsia"/>
            <w:color w:val="000000" w:themeColor="text1"/>
            <w:rPrChange w:id="2480" w:author="JY0225" w:date="2017-08-24T11:14:00Z">
              <w:rPr>
                <w:rFonts w:ascii="Times New Roman" w:hAnsi="Times New Roman" w:hint="eastAsia"/>
                <w:spacing w:val="10"/>
              </w:rPr>
            </w:rPrChange>
          </w:rPr>
          <w:t>保存在</w:t>
        </w:r>
        <w:r w:rsidR="00E6399A" w:rsidRPr="00B207B1">
          <w:rPr>
            <w:rFonts w:hAnsiTheme="minorEastAsia" w:cstheme="minorBidi"/>
            <w:color w:val="000000" w:themeColor="text1"/>
            <w:rPrChange w:id="2481" w:author="JY0225" w:date="2017-08-24T11:14:00Z">
              <w:rPr>
                <w:rFonts w:ascii="Times New Roman" w:hAnsi="Times New Roman"/>
                <w:spacing w:val="10"/>
              </w:rPr>
            </w:rPrChange>
          </w:rPr>
          <w:t>SQLite</w:t>
        </w:r>
        <w:r w:rsidR="00E6399A" w:rsidRPr="00B207B1">
          <w:rPr>
            <w:rFonts w:hAnsiTheme="minorEastAsia" w:cstheme="minorBidi" w:hint="eastAsia"/>
            <w:color w:val="000000" w:themeColor="text1"/>
            <w:rPrChange w:id="2482" w:author="JY0225" w:date="2017-08-24T11:14:00Z">
              <w:rPr>
                <w:rFonts w:ascii="Times New Roman" w:hAnsi="Times New Roman" w:hint="eastAsia"/>
                <w:spacing w:val="10"/>
              </w:rPr>
            </w:rPrChange>
          </w:rPr>
          <w:t>数据库中。</w:t>
        </w:r>
      </w:ins>
    </w:p>
    <w:p w14:paraId="57C7681F" w14:textId="77777777" w:rsidR="00603159" w:rsidRPr="00B207B1" w:rsidRDefault="001F2347" w:rsidP="00603159">
      <w:pPr>
        <w:pStyle w:val="31"/>
      </w:pPr>
      <w:bookmarkStart w:id="2483" w:name="_Toc491952431"/>
      <w:r w:rsidRPr="00B207B1">
        <w:t>3</w:t>
      </w:r>
      <w:r w:rsidR="00D92D3A" w:rsidRPr="00B207B1">
        <w:t>.</w:t>
      </w:r>
      <w:ins w:id="2484" w:author="JY0225" w:date="2017-08-23T14:05:00Z">
        <w:r w:rsidR="009E5C71" w:rsidRPr="00B207B1">
          <w:t>1</w:t>
        </w:r>
      </w:ins>
      <w:del w:id="2485" w:author="JY0225" w:date="2017-08-23T14:05:00Z">
        <w:r w:rsidR="00D92D3A" w:rsidRPr="00B207B1" w:rsidDel="009E5C71">
          <w:delText>2</w:delText>
        </w:r>
      </w:del>
      <w:r w:rsidR="00757B5A" w:rsidRPr="00B207B1">
        <w:t>.</w:t>
      </w:r>
      <w:ins w:id="2486" w:author="JY0225" w:date="2017-08-22T20:08:00Z">
        <w:r w:rsidR="00E56357" w:rsidRPr="00B207B1">
          <w:t>2</w:t>
        </w:r>
      </w:ins>
      <w:del w:id="2487" w:author="JY0225" w:date="2017-08-22T20:08:00Z">
        <w:r w:rsidR="00757B5A" w:rsidRPr="00B207B1" w:rsidDel="00E56357">
          <w:delText>3</w:delText>
        </w:r>
      </w:del>
      <w:r w:rsidR="00603159" w:rsidRPr="00B207B1">
        <w:t xml:space="preserve"> </w:t>
      </w:r>
      <w:r w:rsidR="00247067" w:rsidRPr="00B207B1">
        <w:rPr>
          <w:rFonts w:hint="eastAsia"/>
        </w:rPr>
        <w:t>现有云</w:t>
      </w:r>
      <w:r w:rsidR="00247067" w:rsidRPr="00B207B1">
        <w:t>备份</w:t>
      </w:r>
      <w:r w:rsidR="00247067" w:rsidRPr="00B207B1">
        <w:rPr>
          <w:rFonts w:hint="eastAsia"/>
        </w:rPr>
        <w:t>中间</w:t>
      </w:r>
      <w:r w:rsidR="00247067" w:rsidRPr="00B207B1">
        <w:t>件的不足</w:t>
      </w:r>
      <w:bookmarkEnd w:id="2483"/>
    </w:p>
    <w:p w14:paraId="17F25C62" w14:textId="77777777" w:rsidR="00FD3B3F" w:rsidRPr="00B207B1" w:rsidRDefault="00D4115B" w:rsidP="001B6B3E">
      <w:pPr>
        <w:spacing w:line="400" w:lineRule="exact"/>
        <w:rPr>
          <w:rFonts w:hAnsiTheme="minorEastAsia"/>
          <w:rPrChange w:id="2488" w:author="JY0225" w:date="2017-08-24T11:14:00Z">
            <w:rPr>
              <w:rFonts w:ascii="Times New Roman" w:hAnsi="Times New Roman"/>
              <w:spacing w:val="10"/>
              <w:szCs w:val="20"/>
            </w:rPr>
          </w:rPrChange>
        </w:rPr>
      </w:pPr>
      <w:r w:rsidRPr="00B207B1">
        <w:tab/>
      </w:r>
      <w:del w:id="2489" w:author="Liu, Wu" w:date="2017-08-29T10:55:00Z">
        <w:r w:rsidR="00026B24" w:rsidRPr="00B207B1" w:rsidDel="001342E2">
          <w:rPr>
            <w:rFonts w:hAnsiTheme="minorEastAsia" w:hint="eastAsia"/>
            <w:rPrChange w:id="2490" w:author="JY0225" w:date="2017-08-24T11:14:00Z">
              <w:rPr>
                <w:rFonts w:ascii="Times New Roman" w:hAnsi="Times New Roman" w:hint="eastAsia"/>
                <w:spacing w:val="10"/>
                <w:szCs w:val="20"/>
              </w:rPr>
            </w:rPrChange>
          </w:rPr>
          <w:delText>从功能上看，</w:delText>
        </w:r>
      </w:del>
      <w:r w:rsidR="008C7304" w:rsidRPr="00B207B1">
        <w:rPr>
          <w:rFonts w:hAnsiTheme="minorEastAsia" w:hint="eastAsia"/>
          <w:rPrChange w:id="2491" w:author="JY0225" w:date="2017-08-24T11:14:00Z">
            <w:rPr>
              <w:rFonts w:ascii="Times New Roman" w:hAnsi="Times New Roman" w:hint="eastAsia"/>
              <w:spacing w:val="10"/>
              <w:szCs w:val="20"/>
            </w:rPr>
          </w:rPrChange>
        </w:rPr>
        <w:t>现有的中间件系统实现数据传输、加密、压缩和安全会话等功能</w:t>
      </w:r>
      <w:r w:rsidR="001B6B3E" w:rsidRPr="00B207B1">
        <w:rPr>
          <w:rFonts w:hAnsiTheme="minorEastAsia" w:hint="eastAsia"/>
          <w:rPrChange w:id="2492" w:author="JY0225" w:date="2017-08-24T11:14:00Z">
            <w:rPr>
              <w:rFonts w:ascii="Times New Roman" w:hAnsi="Times New Roman" w:hint="eastAsia"/>
              <w:spacing w:val="10"/>
              <w:szCs w:val="20"/>
            </w:rPr>
          </w:rPrChange>
        </w:rPr>
        <w:t>，</w:t>
      </w:r>
      <w:r w:rsidR="003F02A9" w:rsidRPr="00B207B1">
        <w:rPr>
          <w:rFonts w:hAnsiTheme="minorEastAsia" w:hint="eastAsia"/>
          <w:rPrChange w:id="2493" w:author="JY0225" w:date="2017-08-24T11:14:00Z">
            <w:rPr>
              <w:rFonts w:ascii="Times New Roman" w:hAnsi="Times New Roman" w:hint="eastAsia"/>
              <w:spacing w:val="10"/>
              <w:szCs w:val="20"/>
            </w:rPr>
          </w:rPrChange>
        </w:rPr>
        <w:t>能够有效地将用户的数据传输到云端，并且具备一定的安全机制</w:t>
      </w:r>
      <w:r w:rsidR="008D7651" w:rsidRPr="00B207B1">
        <w:rPr>
          <w:rFonts w:hAnsiTheme="minorEastAsia" w:hint="eastAsia"/>
          <w:rPrChange w:id="2494" w:author="JY0225" w:date="2017-08-24T11:14:00Z">
            <w:rPr>
              <w:rFonts w:ascii="Times New Roman" w:hAnsi="Times New Roman" w:hint="eastAsia"/>
              <w:spacing w:val="10"/>
              <w:szCs w:val="20"/>
            </w:rPr>
          </w:rPrChange>
        </w:rPr>
        <w:t>。</w:t>
      </w:r>
      <w:r w:rsidR="00404CA4" w:rsidRPr="00B207B1">
        <w:rPr>
          <w:rFonts w:hAnsiTheme="minorEastAsia" w:hint="eastAsia"/>
          <w:rPrChange w:id="2495" w:author="JY0225" w:date="2017-08-24T11:14:00Z">
            <w:rPr>
              <w:rFonts w:ascii="Times New Roman" w:hAnsi="Times New Roman" w:hint="eastAsia"/>
              <w:spacing w:val="10"/>
              <w:szCs w:val="20"/>
            </w:rPr>
          </w:rPrChange>
        </w:rPr>
        <w:t>然而</w:t>
      </w:r>
      <w:r w:rsidR="006D4D4E" w:rsidRPr="00B207B1">
        <w:rPr>
          <w:rFonts w:hAnsiTheme="minorEastAsia" w:hint="eastAsia"/>
          <w:rPrChange w:id="2496" w:author="JY0225" w:date="2017-08-24T11:14:00Z">
            <w:rPr>
              <w:rFonts w:ascii="Times New Roman" w:hAnsi="Times New Roman" w:hint="eastAsia"/>
              <w:spacing w:val="10"/>
              <w:szCs w:val="20"/>
            </w:rPr>
          </w:rPrChange>
        </w:rPr>
        <w:t>，</w:t>
      </w:r>
      <w:r w:rsidR="00C96F72" w:rsidRPr="00B207B1">
        <w:rPr>
          <w:rFonts w:hAnsiTheme="minorEastAsia" w:hint="eastAsia"/>
          <w:rPrChange w:id="2497" w:author="JY0225" w:date="2017-08-24T11:14:00Z">
            <w:rPr>
              <w:rFonts w:ascii="Times New Roman" w:hAnsi="Times New Roman" w:hint="eastAsia"/>
              <w:spacing w:val="10"/>
              <w:szCs w:val="20"/>
            </w:rPr>
          </w:rPrChange>
        </w:rPr>
        <w:t>根据目前</w:t>
      </w:r>
      <w:r w:rsidR="003C6CED" w:rsidRPr="00B207B1">
        <w:rPr>
          <w:rFonts w:hAnsiTheme="minorEastAsia" w:hint="eastAsia"/>
          <w:rPrChange w:id="2498" w:author="JY0225" w:date="2017-08-24T11:14:00Z">
            <w:rPr>
              <w:rFonts w:ascii="Times New Roman" w:hAnsi="Times New Roman" w:hint="eastAsia"/>
              <w:spacing w:val="10"/>
              <w:szCs w:val="20"/>
            </w:rPr>
          </w:rPrChange>
        </w:rPr>
        <w:t>行业</w:t>
      </w:r>
      <w:r w:rsidR="00824F6E" w:rsidRPr="00B207B1">
        <w:rPr>
          <w:rFonts w:hAnsiTheme="minorEastAsia" w:hint="eastAsia"/>
          <w:rPrChange w:id="2499" w:author="JY0225" w:date="2017-08-24T11:14:00Z">
            <w:rPr>
              <w:rFonts w:ascii="Times New Roman" w:hAnsi="Times New Roman" w:hint="eastAsia"/>
              <w:spacing w:val="10"/>
              <w:szCs w:val="20"/>
            </w:rPr>
          </w:rPrChange>
        </w:rPr>
        <w:t>的</w:t>
      </w:r>
      <w:r w:rsidR="00326239" w:rsidRPr="00B207B1">
        <w:rPr>
          <w:rFonts w:hAnsiTheme="minorEastAsia" w:hint="eastAsia"/>
          <w:rPrChange w:id="2500" w:author="JY0225" w:date="2017-08-24T11:14:00Z">
            <w:rPr>
              <w:rFonts w:ascii="Times New Roman" w:hAnsi="Times New Roman" w:hint="eastAsia"/>
              <w:spacing w:val="10"/>
              <w:szCs w:val="20"/>
            </w:rPr>
          </w:rPrChange>
        </w:rPr>
        <w:t>发展趋势</w:t>
      </w:r>
      <w:r w:rsidR="00C96F72" w:rsidRPr="00B207B1">
        <w:rPr>
          <w:rFonts w:hAnsiTheme="minorEastAsia" w:hint="eastAsia"/>
          <w:rPrChange w:id="2501" w:author="JY0225" w:date="2017-08-24T11:14:00Z">
            <w:rPr>
              <w:rFonts w:ascii="Times New Roman" w:hAnsi="Times New Roman" w:hint="eastAsia"/>
              <w:spacing w:val="10"/>
              <w:szCs w:val="20"/>
            </w:rPr>
          </w:rPrChange>
        </w:rPr>
        <w:t>，</w:t>
      </w:r>
      <w:r w:rsidR="00613480" w:rsidRPr="00B207B1">
        <w:rPr>
          <w:rFonts w:hAnsiTheme="minorEastAsia" w:hint="eastAsia"/>
          <w:rPrChange w:id="2502" w:author="JY0225" w:date="2017-08-24T11:14:00Z">
            <w:rPr>
              <w:rFonts w:ascii="Times New Roman" w:hAnsi="Times New Roman" w:hint="eastAsia"/>
              <w:spacing w:val="10"/>
              <w:szCs w:val="20"/>
            </w:rPr>
          </w:rPrChange>
        </w:rPr>
        <w:t>现有的中间件系统</w:t>
      </w:r>
      <w:r w:rsidR="00391A2C" w:rsidRPr="00B207B1">
        <w:rPr>
          <w:rFonts w:hAnsiTheme="minorEastAsia" w:hint="eastAsia"/>
          <w:rPrChange w:id="2503" w:author="JY0225" w:date="2017-08-24T11:14:00Z">
            <w:rPr>
              <w:rFonts w:ascii="Times New Roman" w:hAnsi="Times New Roman" w:hint="eastAsia"/>
              <w:spacing w:val="10"/>
              <w:szCs w:val="20"/>
            </w:rPr>
          </w:rPrChange>
        </w:rPr>
        <w:t>存在很多的不足之处，</w:t>
      </w:r>
      <w:r w:rsidR="0019769A" w:rsidRPr="00B207B1">
        <w:rPr>
          <w:rFonts w:hAnsiTheme="minorEastAsia" w:hint="eastAsia"/>
          <w:rPrChange w:id="2504" w:author="JY0225" w:date="2017-08-24T11:14:00Z">
            <w:rPr>
              <w:rFonts w:ascii="Times New Roman" w:hAnsi="Times New Roman" w:hint="eastAsia"/>
              <w:spacing w:val="10"/>
              <w:szCs w:val="20"/>
            </w:rPr>
          </w:rPrChange>
        </w:rPr>
        <w:t>具体来说有以下几个方面</w:t>
      </w:r>
      <w:r w:rsidR="00922642" w:rsidRPr="00B207B1">
        <w:rPr>
          <w:rFonts w:hAnsiTheme="minorEastAsia" w:hint="eastAsia"/>
          <w:rPrChange w:id="2505" w:author="JY0225" w:date="2017-08-24T11:14:00Z">
            <w:rPr>
              <w:rFonts w:ascii="Times New Roman" w:hAnsi="Times New Roman" w:hint="eastAsia"/>
              <w:spacing w:val="10"/>
              <w:szCs w:val="20"/>
            </w:rPr>
          </w:rPrChange>
        </w:rPr>
        <w:t>。</w:t>
      </w:r>
    </w:p>
    <w:p w14:paraId="47CEDD63" w14:textId="77777777" w:rsidR="00F4500F" w:rsidRPr="00B207B1" w:rsidRDefault="00F4500F" w:rsidP="001B6B3E">
      <w:pPr>
        <w:spacing w:line="400" w:lineRule="exact"/>
        <w:rPr>
          <w:rFonts w:hAnsiTheme="minorEastAsia"/>
          <w:rPrChange w:id="2506" w:author="JY0225" w:date="2017-08-24T11:14:00Z">
            <w:rPr>
              <w:rFonts w:ascii="Times New Roman" w:hAnsi="Times New Roman"/>
              <w:spacing w:val="10"/>
              <w:szCs w:val="20"/>
            </w:rPr>
          </w:rPrChange>
        </w:rPr>
      </w:pPr>
      <w:r w:rsidRPr="00B207B1">
        <w:rPr>
          <w:rFonts w:hAnsiTheme="minorEastAsia"/>
          <w:rPrChange w:id="2507" w:author="JY0225" w:date="2017-08-24T11:14:00Z">
            <w:rPr>
              <w:rFonts w:ascii="Times New Roman" w:hAnsi="Times New Roman"/>
              <w:spacing w:val="10"/>
              <w:szCs w:val="20"/>
            </w:rPr>
          </w:rPrChange>
        </w:rPr>
        <w:tab/>
      </w:r>
      <w:r w:rsidRPr="00B207B1">
        <w:rPr>
          <w:rFonts w:hAnsiTheme="minorEastAsia" w:hint="eastAsia"/>
          <w:rPrChange w:id="2508" w:author="JY0225" w:date="2017-08-24T11:14:00Z">
            <w:rPr>
              <w:rFonts w:ascii="Times New Roman" w:hAnsi="Times New Roman" w:hint="eastAsia"/>
              <w:spacing w:val="10"/>
              <w:szCs w:val="20"/>
            </w:rPr>
          </w:rPrChange>
        </w:rPr>
        <w:t>首先，</w:t>
      </w:r>
      <w:r w:rsidR="00812FBE" w:rsidRPr="00B207B1">
        <w:rPr>
          <w:rFonts w:hAnsiTheme="minorEastAsia" w:hint="eastAsia"/>
          <w:rPrChange w:id="2509" w:author="JY0225" w:date="2017-08-24T11:14:00Z">
            <w:rPr>
              <w:rFonts w:ascii="Times New Roman" w:hAnsi="Times New Roman" w:hint="eastAsia"/>
              <w:spacing w:val="10"/>
              <w:szCs w:val="20"/>
            </w:rPr>
          </w:rPrChange>
        </w:rPr>
        <w:t>现有的中间件系统</w:t>
      </w:r>
      <w:r w:rsidR="00E70F05" w:rsidRPr="00B207B1">
        <w:rPr>
          <w:rFonts w:hAnsiTheme="minorEastAsia" w:hint="eastAsia"/>
          <w:rPrChange w:id="2510" w:author="JY0225" w:date="2017-08-24T11:14:00Z">
            <w:rPr>
              <w:rFonts w:ascii="Times New Roman" w:hAnsi="Times New Roman" w:hint="eastAsia"/>
              <w:spacing w:val="10"/>
              <w:szCs w:val="20"/>
            </w:rPr>
          </w:rPrChange>
        </w:rPr>
        <w:t>没有考虑到</w:t>
      </w:r>
      <w:r w:rsidR="00812FBE" w:rsidRPr="00B207B1">
        <w:rPr>
          <w:rFonts w:hAnsiTheme="minorEastAsia" w:hint="eastAsia"/>
          <w:rPrChange w:id="2511" w:author="JY0225" w:date="2017-08-24T11:14:00Z">
            <w:rPr>
              <w:rFonts w:ascii="Times New Roman" w:hAnsi="Times New Roman" w:hint="eastAsia"/>
              <w:spacing w:val="10"/>
              <w:szCs w:val="20"/>
            </w:rPr>
          </w:rPrChange>
        </w:rPr>
        <w:t>数据传输模块</w:t>
      </w:r>
      <w:r w:rsidR="00FB3DFF" w:rsidRPr="00B207B1">
        <w:rPr>
          <w:rFonts w:hAnsiTheme="minorEastAsia" w:hint="eastAsia"/>
          <w:rPrChange w:id="2512" w:author="JY0225" w:date="2017-08-24T11:14:00Z">
            <w:rPr>
              <w:rFonts w:ascii="Times New Roman" w:hAnsi="Times New Roman" w:hint="eastAsia"/>
              <w:spacing w:val="10"/>
              <w:szCs w:val="20"/>
            </w:rPr>
          </w:rPrChange>
        </w:rPr>
        <w:t>是</w:t>
      </w:r>
      <w:r w:rsidR="00143691" w:rsidRPr="00B207B1">
        <w:rPr>
          <w:rFonts w:hAnsiTheme="minorEastAsia" w:hint="eastAsia"/>
          <w:rPrChange w:id="2513" w:author="JY0225" w:date="2017-08-24T11:14:00Z">
            <w:rPr>
              <w:rFonts w:ascii="Times New Roman" w:hAnsi="Times New Roman" w:hint="eastAsia"/>
              <w:spacing w:val="10"/>
              <w:szCs w:val="20"/>
            </w:rPr>
          </w:rPrChange>
        </w:rPr>
        <w:t>以</w:t>
      </w:r>
      <w:r w:rsidR="00FB3DFF" w:rsidRPr="00B207B1">
        <w:rPr>
          <w:rFonts w:hAnsiTheme="minorEastAsia" w:hint="eastAsia"/>
          <w:rPrChange w:id="2514" w:author="JY0225" w:date="2017-08-24T11:14:00Z">
            <w:rPr>
              <w:rFonts w:ascii="Times New Roman" w:hAnsi="Times New Roman" w:hint="eastAsia"/>
              <w:spacing w:val="10"/>
              <w:szCs w:val="20"/>
            </w:rPr>
          </w:rPrChange>
        </w:rPr>
        <w:t>网络</w:t>
      </w:r>
      <w:r w:rsidR="00143691" w:rsidRPr="00B207B1">
        <w:rPr>
          <w:rFonts w:hAnsiTheme="minorEastAsia" w:hint="eastAsia"/>
          <w:rPrChange w:id="2515" w:author="JY0225" w:date="2017-08-24T11:14:00Z">
            <w:rPr>
              <w:rFonts w:ascii="Times New Roman" w:hAnsi="Times New Roman" w:hint="eastAsia"/>
              <w:spacing w:val="10"/>
              <w:szCs w:val="20"/>
            </w:rPr>
          </w:rPrChange>
        </w:rPr>
        <w:t>作为基础</w:t>
      </w:r>
      <w:r w:rsidR="00FB3DFF" w:rsidRPr="00B207B1">
        <w:rPr>
          <w:rFonts w:hAnsiTheme="minorEastAsia" w:hint="eastAsia"/>
          <w:rPrChange w:id="2516" w:author="JY0225" w:date="2017-08-24T11:14:00Z">
            <w:rPr>
              <w:rFonts w:ascii="Times New Roman" w:hAnsi="Times New Roman" w:hint="eastAsia"/>
              <w:spacing w:val="10"/>
              <w:szCs w:val="20"/>
            </w:rPr>
          </w:rPrChange>
        </w:rPr>
        <w:t>的</w:t>
      </w:r>
      <w:r w:rsidR="00E70F05" w:rsidRPr="00B207B1">
        <w:rPr>
          <w:rFonts w:hAnsiTheme="minorEastAsia" w:hint="eastAsia"/>
          <w:rPrChange w:id="2517" w:author="JY0225" w:date="2017-08-24T11:14:00Z">
            <w:rPr>
              <w:rFonts w:ascii="Times New Roman" w:hAnsi="Times New Roman" w:hint="eastAsia"/>
              <w:spacing w:val="10"/>
              <w:szCs w:val="20"/>
            </w:rPr>
          </w:rPrChange>
        </w:rPr>
        <w:t>，</w:t>
      </w:r>
      <w:r w:rsidR="00332618" w:rsidRPr="00B207B1">
        <w:rPr>
          <w:rFonts w:hAnsiTheme="minorEastAsia" w:hint="eastAsia"/>
          <w:rPrChange w:id="2518" w:author="JY0225" w:date="2017-08-24T11:14:00Z">
            <w:rPr>
              <w:rFonts w:ascii="Times New Roman" w:hAnsi="Times New Roman" w:hint="eastAsia"/>
              <w:spacing w:val="10"/>
              <w:szCs w:val="20"/>
            </w:rPr>
          </w:rPrChange>
        </w:rPr>
        <w:t>默认网络在数据传输</w:t>
      </w:r>
      <w:r w:rsidR="00813954" w:rsidRPr="00B207B1">
        <w:rPr>
          <w:rFonts w:hAnsiTheme="minorEastAsia" w:hint="eastAsia"/>
          <w:rPrChange w:id="2519" w:author="JY0225" w:date="2017-08-24T11:14:00Z">
            <w:rPr>
              <w:rFonts w:ascii="Times New Roman" w:hAnsi="Times New Roman" w:hint="eastAsia"/>
              <w:spacing w:val="10"/>
              <w:szCs w:val="20"/>
            </w:rPr>
          </w:rPrChange>
        </w:rPr>
        <w:t>过程中是</w:t>
      </w:r>
      <w:r w:rsidR="006E2C94" w:rsidRPr="00B207B1">
        <w:rPr>
          <w:rFonts w:hAnsiTheme="minorEastAsia" w:hint="eastAsia"/>
          <w:rPrChange w:id="2520" w:author="JY0225" w:date="2017-08-24T11:14:00Z">
            <w:rPr>
              <w:rFonts w:ascii="Times New Roman" w:hAnsi="Times New Roman" w:hint="eastAsia"/>
              <w:spacing w:val="10"/>
              <w:szCs w:val="20"/>
            </w:rPr>
          </w:rPrChange>
        </w:rPr>
        <w:t>绝对</w:t>
      </w:r>
      <w:r w:rsidR="00813954" w:rsidRPr="00B207B1">
        <w:rPr>
          <w:rFonts w:hAnsiTheme="minorEastAsia" w:hint="eastAsia"/>
          <w:rPrChange w:id="2521" w:author="JY0225" w:date="2017-08-24T11:14:00Z">
            <w:rPr>
              <w:rFonts w:ascii="Times New Roman" w:hAnsi="Times New Roman" w:hint="eastAsia"/>
              <w:spacing w:val="10"/>
              <w:szCs w:val="20"/>
            </w:rPr>
          </w:rPrChange>
        </w:rPr>
        <w:t>稳定的。</w:t>
      </w:r>
      <w:r w:rsidR="009D6861" w:rsidRPr="00B207B1">
        <w:rPr>
          <w:rFonts w:hAnsiTheme="minorEastAsia" w:hint="eastAsia"/>
          <w:rPrChange w:id="2522" w:author="JY0225" w:date="2017-08-24T11:14:00Z">
            <w:rPr>
              <w:rFonts w:ascii="Times New Roman" w:hAnsi="Times New Roman" w:hint="eastAsia"/>
              <w:spacing w:val="10"/>
              <w:szCs w:val="20"/>
            </w:rPr>
          </w:rPrChange>
        </w:rPr>
        <w:t>但是，在实际生活中，</w:t>
      </w:r>
      <w:r w:rsidR="00605893" w:rsidRPr="00B207B1">
        <w:rPr>
          <w:rFonts w:hAnsiTheme="minorEastAsia" w:hint="eastAsia"/>
          <w:rPrChange w:id="2523" w:author="JY0225" w:date="2017-08-24T11:14:00Z">
            <w:rPr>
              <w:rFonts w:ascii="Times New Roman" w:hAnsi="Times New Roman" w:hint="eastAsia"/>
              <w:spacing w:val="10"/>
              <w:szCs w:val="20"/>
            </w:rPr>
          </w:rPrChange>
        </w:rPr>
        <w:t>网络状况常常受限于硬件、软件以及地域等多方面的因素，</w:t>
      </w:r>
      <w:r w:rsidR="00580BB1" w:rsidRPr="00B207B1">
        <w:rPr>
          <w:rFonts w:hAnsiTheme="minorEastAsia" w:hint="eastAsia"/>
          <w:rPrChange w:id="2524" w:author="JY0225" w:date="2017-08-24T11:14:00Z">
            <w:rPr>
              <w:rFonts w:ascii="Times New Roman" w:hAnsi="Times New Roman" w:hint="eastAsia"/>
              <w:spacing w:val="10"/>
              <w:szCs w:val="20"/>
            </w:rPr>
          </w:rPrChange>
        </w:rPr>
        <w:t>网络波动</w:t>
      </w:r>
      <w:r w:rsidR="0042617B" w:rsidRPr="00B207B1">
        <w:rPr>
          <w:rFonts w:hAnsiTheme="minorEastAsia" w:hint="eastAsia"/>
          <w:rPrChange w:id="2525" w:author="JY0225" w:date="2017-08-24T11:14:00Z">
            <w:rPr>
              <w:rFonts w:ascii="Times New Roman" w:hAnsi="Times New Roman" w:hint="eastAsia"/>
              <w:spacing w:val="10"/>
              <w:szCs w:val="20"/>
            </w:rPr>
          </w:rPrChange>
        </w:rPr>
        <w:t>或</w:t>
      </w:r>
      <w:r w:rsidR="00580BB1" w:rsidRPr="00B207B1">
        <w:rPr>
          <w:rFonts w:hAnsiTheme="minorEastAsia" w:hint="eastAsia"/>
          <w:rPrChange w:id="2526" w:author="JY0225" w:date="2017-08-24T11:14:00Z">
            <w:rPr>
              <w:rFonts w:ascii="Times New Roman" w:hAnsi="Times New Roman" w:hint="eastAsia"/>
              <w:spacing w:val="10"/>
              <w:szCs w:val="20"/>
            </w:rPr>
          </w:rPrChange>
        </w:rPr>
        <w:t>网络中断是常见的问题。</w:t>
      </w:r>
      <w:r w:rsidR="00764850" w:rsidRPr="00B207B1">
        <w:rPr>
          <w:rFonts w:hAnsiTheme="minorEastAsia" w:hint="eastAsia"/>
          <w:rPrChange w:id="2527" w:author="JY0225" w:date="2017-08-24T11:14:00Z">
            <w:rPr>
              <w:rFonts w:ascii="Times New Roman" w:hAnsi="Times New Roman" w:hint="eastAsia"/>
              <w:spacing w:val="10"/>
              <w:szCs w:val="20"/>
            </w:rPr>
          </w:rPrChange>
        </w:rPr>
        <w:t>由于</w:t>
      </w:r>
      <w:r w:rsidR="003A7105" w:rsidRPr="00B207B1">
        <w:rPr>
          <w:rFonts w:hAnsiTheme="minorEastAsia" w:hint="eastAsia"/>
          <w:rPrChange w:id="2528" w:author="JY0225" w:date="2017-08-24T11:14:00Z">
            <w:rPr>
              <w:rFonts w:ascii="Times New Roman" w:hAnsi="Times New Roman" w:hint="eastAsia"/>
              <w:spacing w:val="10"/>
              <w:szCs w:val="20"/>
            </w:rPr>
          </w:rPrChange>
        </w:rPr>
        <w:t>网络带宽是有限的，因此上传文件，尤其是较大的文件，</w:t>
      </w:r>
      <w:r w:rsidR="00A538D2" w:rsidRPr="00B207B1">
        <w:rPr>
          <w:rFonts w:hAnsiTheme="minorEastAsia" w:hint="eastAsia"/>
          <w:rPrChange w:id="2529" w:author="JY0225" w:date="2017-08-24T11:14:00Z">
            <w:rPr>
              <w:rFonts w:ascii="Times New Roman" w:hAnsi="Times New Roman" w:hint="eastAsia"/>
              <w:spacing w:val="10"/>
              <w:szCs w:val="20"/>
            </w:rPr>
          </w:rPrChange>
        </w:rPr>
        <w:t>通常</w:t>
      </w:r>
      <w:r w:rsidR="003A7105" w:rsidRPr="00B207B1">
        <w:rPr>
          <w:rFonts w:hAnsiTheme="minorEastAsia" w:hint="eastAsia"/>
          <w:rPrChange w:id="2530" w:author="JY0225" w:date="2017-08-24T11:14:00Z">
            <w:rPr>
              <w:rFonts w:ascii="Times New Roman" w:hAnsi="Times New Roman" w:hint="eastAsia"/>
              <w:spacing w:val="10"/>
              <w:szCs w:val="20"/>
            </w:rPr>
          </w:rPrChange>
        </w:rPr>
        <w:t>需要</w:t>
      </w:r>
      <w:r w:rsidR="00AA40CE" w:rsidRPr="00B207B1">
        <w:rPr>
          <w:rFonts w:hAnsiTheme="minorEastAsia" w:hint="eastAsia"/>
          <w:rPrChange w:id="2531" w:author="JY0225" w:date="2017-08-24T11:14:00Z">
            <w:rPr>
              <w:rFonts w:ascii="Times New Roman" w:hAnsi="Times New Roman" w:hint="eastAsia"/>
              <w:spacing w:val="10"/>
              <w:szCs w:val="20"/>
            </w:rPr>
          </w:rPrChange>
        </w:rPr>
        <w:t>花费</w:t>
      </w:r>
      <w:r w:rsidR="003A7105" w:rsidRPr="00B207B1">
        <w:rPr>
          <w:rFonts w:hAnsiTheme="minorEastAsia" w:hint="eastAsia"/>
          <w:rPrChange w:id="2532" w:author="JY0225" w:date="2017-08-24T11:14:00Z">
            <w:rPr>
              <w:rFonts w:ascii="Times New Roman" w:hAnsi="Times New Roman" w:hint="eastAsia"/>
              <w:spacing w:val="10"/>
              <w:szCs w:val="20"/>
            </w:rPr>
          </w:rPrChange>
        </w:rPr>
        <w:t>一定的时间</w:t>
      </w:r>
      <w:r w:rsidR="00AA40CE" w:rsidRPr="00B207B1">
        <w:rPr>
          <w:rFonts w:hAnsiTheme="minorEastAsia" w:hint="eastAsia"/>
          <w:rPrChange w:id="2533" w:author="JY0225" w:date="2017-08-24T11:14:00Z">
            <w:rPr>
              <w:rFonts w:ascii="Times New Roman" w:hAnsi="Times New Roman" w:hint="eastAsia"/>
              <w:spacing w:val="10"/>
              <w:szCs w:val="20"/>
            </w:rPr>
          </w:rPrChange>
        </w:rPr>
        <w:t>，在此期间</w:t>
      </w:r>
      <w:r w:rsidR="008E4916" w:rsidRPr="00B207B1">
        <w:rPr>
          <w:rFonts w:hAnsiTheme="minorEastAsia" w:hint="eastAsia"/>
          <w:rPrChange w:id="2534" w:author="JY0225" w:date="2017-08-24T11:14:00Z">
            <w:rPr>
              <w:rFonts w:ascii="Times New Roman" w:hAnsi="Times New Roman" w:hint="eastAsia"/>
              <w:spacing w:val="10"/>
              <w:szCs w:val="20"/>
            </w:rPr>
          </w:rPrChange>
        </w:rPr>
        <w:t>存在</w:t>
      </w:r>
      <w:r w:rsidR="00254145" w:rsidRPr="00B207B1">
        <w:rPr>
          <w:rFonts w:hAnsiTheme="minorEastAsia" w:hint="eastAsia"/>
          <w:rPrChange w:id="2535" w:author="JY0225" w:date="2017-08-24T11:14:00Z">
            <w:rPr>
              <w:rFonts w:ascii="Times New Roman" w:hAnsi="Times New Roman" w:hint="eastAsia"/>
              <w:spacing w:val="10"/>
              <w:szCs w:val="20"/>
            </w:rPr>
          </w:rPrChange>
        </w:rPr>
        <w:t>因</w:t>
      </w:r>
      <w:r w:rsidR="00AA40CE" w:rsidRPr="00B207B1">
        <w:rPr>
          <w:rFonts w:hAnsiTheme="minorEastAsia" w:hint="eastAsia"/>
          <w:rPrChange w:id="2536" w:author="JY0225" w:date="2017-08-24T11:14:00Z">
            <w:rPr>
              <w:rFonts w:ascii="Times New Roman" w:hAnsi="Times New Roman" w:hint="eastAsia"/>
              <w:spacing w:val="10"/>
              <w:szCs w:val="20"/>
            </w:rPr>
          </w:rPrChange>
        </w:rPr>
        <w:t>网络</w:t>
      </w:r>
      <w:ins w:id="2537" w:author="Liu, Wu" w:date="2017-08-29T10:55:00Z">
        <w:r w:rsidR="00C93F38" w:rsidRPr="00B207B1">
          <w:rPr>
            <w:rFonts w:hAnsiTheme="minorEastAsia"/>
          </w:rPr>
          <w:t>失效</w:t>
        </w:r>
      </w:ins>
      <w:del w:id="2538" w:author="Liu, Wu" w:date="2017-08-29T10:55:00Z">
        <w:r w:rsidR="00AA40CE" w:rsidRPr="00B207B1" w:rsidDel="00C93F38">
          <w:rPr>
            <w:rFonts w:hAnsiTheme="minorEastAsia" w:hint="eastAsia"/>
            <w:rPrChange w:id="2539" w:author="JY0225" w:date="2017-08-24T11:14:00Z">
              <w:rPr>
                <w:rFonts w:ascii="Times New Roman" w:hAnsi="Times New Roman" w:hint="eastAsia"/>
                <w:spacing w:val="10"/>
                <w:szCs w:val="20"/>
              </w:rPr>
            </w:rPrChange>
          </w:rPr>
          <w:delText>故障</w:delText>
        </w:r>
      </w:del>
      <w:r w:rsidR="00AA40CE" w:rsidRPr="00B207B1">
        <w:rPr>
          <w:rFonts w:hAnsiTheme="minorEastAsia" w:hint="eastAsia"/>
          <w:rPrChange w:id="2540" w:author="JY0225" w:date="2017-08-24T11:14:00Z">
            <w:rPr>
              <w:rFonts w:ascii="Times New Roman" w:hAnsi="Times New Roman" w:hint="eastAsia"/>
              <w:spacing w:val="10"/>
              <w:szCs w:val="20"/>
            </w:rPr>
          </w:rPrChange>
        </w:rPr>
        <w:t>而导致文件传输失败</w:t>
      </w:r>
      <w:r w:rsidR="00EE55C1" w:rsidRPr="00B207B1">
        <w:rPr>
          <w:rFonts w:hAnsiTheme="minorEastAsia" w:hint="eastAsia"/>
          <w:rPrChange w:id="2541" w:author="JY0225" w:date="2017-08-24T11:14:00Z">
            <w:rPr>
              <w:rFonts w:ascii="Times New Roman" w:hAnsi="Times New Roman" w:hint="eastAsia"/>
              <w:spacing w:val="10"/>
              <w:szCs w:val="20"/>
            </w:rPr>
          </w:rPrChange>
        </w:rPr>
        <w:t>的问题</w:t>
      </w:r>
      <w:r w:rsidR="00AA40CE" w:rsidRPr="00B207B1">
        <w:rPr>
          <w:rFonts w:hAnsiTheme="minorEastAsia" w:hint="eastAsia"/>
          <w:rPrChange w:id="2542" w:author="JY0225" w:date="2017-08-24T11:14:00Z">
            <w:rPr>
              <w:rFonts w:ascii="Times New Roman" w:hAnsi="Times New Roman" w:hint="eastAsia"/>
              <w:spacing w:val="10"/>
              <w:szCs w:val="20"/>
            </w:rPr>
          </w:rPrChange>
        </w:rPr>
        <w:t>。</w:t>
      </w:r>
      <w:r w:rsidR="00C74E02" w:rsidRPr="00B207B1">
        <w:rPr>
          <w:rFonts w:hAnsiTheme="minorEastAsia" w:hint="eastAsia"/>
          <w:rPrChange w:id="2543" w:author="JY0225" w:date="2017-08-24T11:14:00Z">
            <w:rPr>
              <w:rFonts w:ascii="Times New Roman" w:hAnsi="Times New Roman" w:hint="eastAsia"/>
              <w:spacing w:val="10"/>
              <w:szCs w:val="20"/>
            </w:rPr>
          </w:rPrChange>
        </w:rPr>
        <w:t>在</w:t>
      </w:r>
      <w:r w:rsidR="00B045F3" w:rsidRPr="00B207B1">
        <w:rPr>
          <w:rFonts w:hAnsiTheme="minorEastAsia" w:hint="eastAsia"/>
          <w:rPrChange w:id="2544" w:author="JY0225" w:date="2017-08-24T11:14:00Z">
            <w:rPr>
              <w:rFonts w:ascii="Times New Roman" w:hAnsi="Times New Roman" w:hint="eastAsia"/>
              <w:spacing w:val="10"/>
              <w:szCs w:val="20"/>
            </w:rPr>
          </w:rPrChange>
        </w:rPr>
        <w:t>现有的中间件系统</w:t>
      </w:r>
      <w:r w:rsidR="00C74E02" w:rsidRPr="00B207B1">
        <w:rPr>
          <w:rFonts w:hAnsiTheme="minorEastAsia" w:hint="eastAsia"/>
          <w:rPrChange w:id="2545" w:author="JY0225" w:date="2017-08-24T11:14:00Z">
            <w:rPr>
              <w:rFonts w:ascii="Times New Roman" w:hAnsi="Times New Roman" w:hint="eastAsia"/>
              <w:spacing w:val="10"/>
              <w:szCs w:val="20"/>
            </w:rPr>
          </w:rPrChange>
        </w:rPr>
        <w:t>里</w:t>
      </w:r>
      <w:r w:rsidR="00040C6B" w:rsidRPr="00B207B1">
        <w:rPr>
          <w:rFonts w:hAnsiTheme="minorEastAsia" w:hint="eastAsia"/>
          <w:rPrChange w:id="2546" w:author="JY0225" w:date="2017-08-24T11:14:00Z">
            <w:rPr>
              <w:rFonts w:ascii="Times New Roman" w:hAnsi="Times New Roman" w:hint="eastAsia"/>
              <w:spacing w:val="10"/>
              <w:szCs w:val="20"/>
            </w:rPr>
          </w:rPrChange>
        </w:rPr>
        <w:t>，</w:t>
      </w:r>
      <w:r w:rsidR="00B045F3" w:rsidRPr="00B207B1">
        <w:rPr>
          <w:rFonts w:hAnsiTheme="minorEastAsia" w:hint="eastAsia"/>
          <w:rPrChange w:id="2547" w:author="JY0225" w:date="2017-08-24T11:14:00Z">
            <w:rPr>
              <w:rFonts w:ascii="Times New Roman" w:hAnsi="Times New Roman" w:hint="eastAsia"/>
              <w:spacing w:val="10"/>
              <w:szCs w:val="20"/>
            </w:rPr>
          </w:rPrChange>
        </w:rPr>
        <w:t>用户</w:t>
      </w:r>
      <w:r w:rsidR="006868F4" w:rsidRPr="00B207B1">
        <w:rPr>
          <w:rFonts w:hAnsiTheme="minorEastAsia" w:hint="eastAsia"/>
          <w:rPrChange w:id="2548" w:author="JY0225" w:date="2017-08-24T11:14:00Z">
            <w:rPr>
              <w:rFonts w:ascii="Times New Roman" w:hAnsi="Times New Roman" w:hint="eastAsia"/>
              <w:spacing w:val="10"/>
              <w:szCs w:val="20"/>
            </w:rPr>
          </w:rPrChange>
        </w:rPr>
        <w:t>只能</w:t>
      </w:r>
      <w:r w:rsidR="00B045F3" w:rsidRPr="00B207B1">
        <w:rPr>
          <w:rFonts w:hAnsiTheme="minorEastAsia" w:hint="eastAsia"/>
          <w:rPrChange w:id="2549" w:author="JY0225" w:date="2017-08-24T11:14:00Z">
            <w:rPr>
              <w:rFonts w:ascii="Times New Roman" w:hAnsi="Times New Roman" w:hint="eastAsia"/>
              <w:spacing w:val="10"/>
              <w:szCs w:val="20"/>
            </w:rPr>
          </w:rPrChange>
        </w:rPr>
        <w:t>重</w:t>
      </w:r>
      <w:r w:rsidR="00F622D2" w:rsidRPr="00B207B1">
        <w:rPr>
          <w:rFonts w:hAnsiTheme="minorEastAsia" w:hint="eastAsia"/>
          <w:rPrChange w:id="2550" w:author="JY0225" w:date="2017-08-24T11:14:00Z">
            <w:rPr>
              <w:rFonts w:ascii="Times New Roman" w:hAnsi="Times New Roman" w:hint="eastAsia"/>
              <w:spacing w:val="10"/>
              <w:szCs w:val="20"/>
            </w:rPr>
          </w:rPrChange>
        </w:rPr>
        <w:t>传</w:t>
      </w:r>
      <w:r w:rsidR="00326EFC" w:rsidRPr="00B207B1">
        <w:rPr>
          <w:rFonts w:hAnsiTheme="minorEastAsia" w:hint="eastAsia"/>
          <w:rPrChange w:id="2551" w:author="JY0225" w:date="2017-08-24T11:14:00Z">
            <w:rPr>
              <w:rFonts w:ascii="Times New Roman" w:hAnsi="Times New Roman" w:hint="eastAsia"/>
              <w:spacing w:val="10"/>
              <w:szCs w:val="20"/>
            </w:rPr>
          </w:rPrChange>
        </w:rPr>
        <w:t>该</w:t>
      </w:r>
      <w:r w:rsidR="00E10069" w:rsidRPr="00B207B1">
        <w:rPr>
          <w:rFonts w:hAnsiTheme="minorEastAsia" w:hint="eastAsia"/>
          <w:rPrChange w:id="2552" w:author="JY0225" w:date="2017-08-24T11:14:00Z">
            <w:rPr>
              <w:rFonts w:ascii="Times New Roman" w:hAnsi="Times New Roman" w:hint="eastAsia"/>
              <w:spacing w:val="10"/>
              <w:szCs w:val="20"/>
            </w:rPr>
          </w:rPrChange>
        </w:rPr>
        <w:t>文件</w:t>
      </w:r>
      <w:r w:rsidR="00B045F3" w:rsidRPr="00B207B1">
        <w:rPr>
          <w:rFonts w:hAnsiTheme="minorEastAsia" w:hint="eastAsia"/>
          <w:rPrChange w:id="2553" w:author="JY0225" w:date="2017-08-24T11:14:00Z">
            <w:rPr>
              <w:rFonts w:ascii="Times New Roman" w:hAnsi="Times New Roman" w:hint="eastAsia"/>
              <w:spacing w:val="10"/>
              <w:szCs w:val="20"/>
            </w:rPr>
          </w:rPrChange>
        </w:rPr>
        <w:t>，</w:t>
      </w:r>
      <w:r w:rsidR="00E45BF7" w:rsidRPr="00B207B1">
        <w:rPr>
          <w:rFonts w:hAnsiTheme="minorEastAsia" w:hint="eastAsia"/>
          <w:rPrChange w:id="2554" w:author="JY0225" w:date="2017-08-24T11:14:00Z">
            <w:rPr>
              <w:rFonts w:ascii="Times New Roman" w:hAnsi="Times New Roman" w:hint="eastAsia"/>
              <w:spacing w:val="10"/>
              <w:szCs w:val="20"/>
            </w:rPr>
          </w:rPrChange>
        </w:rPr>
        <w:t>倘若多次遇到网络故障，则可能导致</w:t>
      </w:r>
      <w:ins w:id="2555" w:author="Liu, Wu" w:date="2017-08-29T10:56:00Z">
        <w:r w:rsidR="00401667" w:rsidRPr="00B207B1">
          <w:rPr>
            <w:rFonts w:hAnsiTheme="minorEastAsia"/>
          </w:rPr>
          <w:t>多次</w:t>
        </w:r>
      </w:ins>
      <w:del w:id="2556" w:author="Liu, Wu" w:date="2017-08-29T10:55:00Z">
        <w:r w:rsidR="00E45BF7" w:rsidRPr="00B207B1" w:rsidDel="00401667">
          <w:rPr>
            <w:rFonts w:hAnsiTheme="minorEastAsia" w:hint="eastAsia"/>
            <w:rPrChange w:id="2557" w:author="JY0225" w:date="2017-08-24T11:14:00Z">
              <w:rPr>
                <w:rFonts w:ascii="Times New Roman" w:hAnsi="Times New Roman" w:hint="eastAsia"/>
                <w:spacing w:val="10"/>
                <w:szCs w:val="20"/>
              </w:rPr>
            </w:rPrChange>
          </w:rPr>
          <w:delText>无休止</w:delText>
        </w:r>
      </w:del>
      <w:r w:rsidR="00E45BF7" w:rsidRPr="00B207B1">
        <w:rPr>
          <w:rFonts w:hAnsiTheme="minorEastAsia" w:hint="eastAsia"/>
          <w:rPrChange w:id="2558" w:author="JY0225" w:date="2017-08-24T11:14:00Z">
            <w:rPr>
              <w:rFonts w:ascii="Times New Roman" w:hAnsi="Times New Roman" w:hint="eastAsia"/>
              <w:spacing w:val="10"/>
              <w:szCs w:val="20"/>
            </w:rPr>
          </w:rPrChange>
        </w:rPr>
        <w:t>的重传</w:t>
      </w:r>
      <w:r w:rsidR="002E7835" w:rsidRPr="00B207B1">
        <w:rPr>
          <w:rFonts w:hAnsiTheme="minorEastAsia" w:hint="eastAsia"/>
          <w:rPrChange w:id="2559" w:author="JY0225" w:date="2017-08-24T11:14:00Z">
            <w:rPr>
              <w:rFonts w:ascii="Times New Roman" w:hAnsi="Times New Roman" w:hint="eastAsia"/>
              <w:spacing w:val="10"/>
              <w:szCs w:val="20"/>
            </w:rPr>
          </w:rPrChange>
        </w:rPr>
        <w:t>，这对用户来说是极</w:t>
      </w:r>
      <w:del w:id="2560" w:author="Liu, Wu" w:date="2017-08-29T10:56:00Z">
        <w:r w:rsidR="002E7835" w:rsidRPr="00B207B1" w:rsidDel="00307FB8">
          <w:rPr>
            <w:rFonts w:hAnsiTheme="minorEastAsia" w:hint="eastAsia"/>
            <w:rPrChange w:id="2561" w:author="JY0225" w:date="2017-08-24T11:14:00Z">
              <w:rPr>
                <w:rFonts w:ascii="Times New Roman" w:hAnsi="Times New Roman" w:hint="eastAsia"/>
                <w:spacing w:val="10"/>
                <w:szCs w:val="20"/>
              </w:rPr>
            </w:rPrChange>
          </w:rPr>
          <w:delText>其</w:delText>
        </w:r>
      </w:del>
      <w:r w:rsidR="002E7835" w:rsidRPr="00B207B1">
        <w:rPr>
          <w:rFonts w:hAnsiTheme="minorEastAsia" w:hint="eastAsia"/>
          <w:rPrChange w:id="2562" w:author="JY0225" w:date="2017-08-24T11:14:00Z">
            <w:rPr>
              <w:rFonts w:ascii="Times New Roman" w:hAnsi="Times New Roman" w:hint="eastAsia"/>
              <w:spacing w:val="10"/>
              <w:szCs w:val="20"/>
            </w:rPr>
          </w:rPrChange>
        </w:rPr>
        <w:t>不友好的</w:t>
      </w:r>
      <w:r w:rsidR="00F64753" w:rsidRPr="00B207B1">
        <w:rPr>
          <w:rFonts w:hAnsiTheme="minorEastAsia" w:hint="eastAsia"/>
          <w:rPrChange w:id="2563" w:author="JY0225" w:date="2017-08-24T11:14:00Z">
            <w:rPr>
              <w:rFonts w:ascii="Times New Roman" w:hAnsi="Times New Roman" w:hint="eastAsia"/>
              <w:spacing w:val="10"/>
              <w:szCs w:val="20"/>
            </w:rPr>
          </w:rPrChange>
        </w:rPr>
        <w:t>体验</w:t>
      </w:r>
      <w:r w:rsidR="00397530" w:rsidRPr="00B207B1">
        <w:rPr>
          <w:rFonts w:hAnsiTheme="minorEastAsia" w:hint="eastAsia"/>
          <w:rPrChange w:id="2564" w:author="JY0225" w:date="2017-08-24T11:14:00Z">
            <w:rPr>
              <w:rFonts w:ascii="Times New Roman" w:hAnsi="Times New Roman" w:hint="eastAsia"/>
              <w:spacing w:val="10"/>
              <w:szCs w:val="20"/>
            </w:rPr>
          </w:rPrChange>
        </w:rPr>
        <w:t>。</w:t>
      </w:r>
    </w:p>
    <w:p w14:paraId="66100B3C" w14:textId="6936DE18" w:rsidR="006D3E26" w:rsidRPr="00B207B1" w:rsidRDefault="005824E1" w:rsidP="001B6B3E">
      <w:pPr>
        <w:spacing w:line="400" w:lineRule="exact"/>
        <w:rPr>
          <w:rFonts w:hAnsiTheme="minorEastAsia"/>
          <w:rPrChange w:id="2565" w:author="JY0225" w:date="2017-08-24T11:14:00Z">
            <w:rPr>
              <w:rFonts w:ascii="Times New Roman" w:hAnsi="Times New Roman"/>
              <w:spacing w:val="10"/>
              <w:szCs w:val="20"/>
            </w:rPr>
          </w:rPrChange>
        </w:rPr>
      </w:pPr>
      <w:r w:rsidRPr="00B207B1">
        <w:rPr>
          <w:rFonts w:hAnsiTheme="minorEastAsia"/>
          <w:rPrChange w:id="2566" w:author="JY0225" w:date="2017-08-24T11:14:00Z">
            <w:rPr>
              <w:rFonts w:ascii="Times New Roman" w:hAnsi="Times New Roman"/>
              <w:spacing w:val="10"/>
              <w:szCs w:val="20"/>
            </w:rPr>
          </w:rPrChange>
        </w:rPr>
        <w:tab/>
      </w:r>
      <w:r w:rsidRPr="00B207B1">
        <w:rPr>
          <w:rFonts w:hAnsiTheme="minorEastAsia" w:hint="eastAsia"/>
          <w:rPrChange w:id="2567" w:author="JY0225" w:date="2017-08-24T11:14:00Z">
            <w:rPr>
              <w:rFonts w:ascii="Times New Roman" w:hAnsi="Times New Roman" w:hint="eastAsia"/>
              <w:spacing w:val="10"/>
              <w:szCs w:val="20"/>
            </w:rPr>
          </w:rPrChange>
        </w:rPr>
        <w:t>其次，</w:t>
      </w:r>
      <w:r w:rsidR="00FE22A7" w:rsidRPr="00B207B1">
        <w:rPr>
          <w:rFonts w:hAnsiTheme="minorEastAsia" w:hint="eastAsia"/>
          <w:rPrChange w:id="2568" w:author="JY0225" w:date="2017-08-24T11:14:00Z">
            <w:rPr>
              <w:rFonts w:ascii="Times New Roman" w:hAnsi="Times New Roman" w:hint="eastAsia"/>
              <w:spacing w:val="10"/>
              <w:szCs w:val="20"/>
            </w:rPr>
          </w:rPrChange>
        </w:rPr>
        <w:t>为保证用户数据的安全性，</w:t>
      </w:r>
      <w:r w:rsidR="00884B52" w:rsidRPr="00B207B1">
        <w:rPr>
          <w:rFonts w:hAnsiTheme="minorEastAsia" w:hint="eastAsia"/>
          <w:rPrChange w:id="2569" w:author="JY0225" w:date="2017-08-24T11:14:00Z">
            <w:rPr>
              <w:rFonts w:ascii="Times New Roman" w:hAnsi="Times New Roman" w:hint="eastAsia"/>
              <w:spacing w:val="10"/>
              <w:szCs w:val="20"/>
            </w:rPr>
          </w:rPrChange>
        </w:rPr>
        <w:t>现有的中间件系统</w:t>
      </w:r>
      <w:r w:rsidR="00FE22A7" w:rsidRPr="00B207B1">
        <w:rPr>
          <w:rFonts w:hAnsiTheme="minorEastAsia" w:hint="eastAsia"/>
          <w:rPrChange w:id="2570" w:author="JY0225" w:date="2017-08-24T11:14:00Z">
            <w:rPr>
              <w:rFonts w:ascii="Times New Roman" w:hAnsi="Times New Roman" w:hint="eastAsia"/>
              <w:spacing w:val="10"/>
              <w:szCs w:val="20"/>
            </w:rPr>
          </w:rPrChange>
        </w:rPr>
        <w:t>在文件传输过程中，</w:t>
      </w:r>
      <w:r w:rsidR="00432D3A" w:rsidRPr="00B207B1">
        <w:rPr>
          <w:rFonts w:hAnsiTheme="minorEastAsia" w:hint="eastAsia"/>
          <w:rPrChange w:id="2571" w:author="JY0225" w:date="2017-08-24T11:14:00Z">
            <w:rPr>
              <w:rFonts w:ascii="Times New Roman" w:hAnsi="Times New Roman" w:hint="eastAsia"/>
              <w:spacing w:val="10"/>
              <w:szCs w:val="20"/>
            </w:rPr>
          </w:rPrChange>
        </w:rPr>
        <w:t>系统采用了</w:t>
      </w:r>
      <w:r w:rsidR="00432D3A" w:rsidRPr="00B207B1">
        <w:rPr>
          <w:rFonts w:hAnsiTheme="minorEastAsia"/>
          <w:rPrChange w:id="2572" w:author="JY0225" w:date="2017-08-24T11:14:00Z">
            <w:rPr>
              <w:rFonts w:ascii="Times New Roman" w:hAnsi="Times New Roman"/>
              <w:spacing w:val="10"/>
              <w:szCs w:val="20"/>
            </w:rPr>
          </w:rPrChange>
        </w:rPr>
        <w:t>128</w:t>
      </w:r>
      <w:r w:rsidR="00432D3A" w:rsidRPr="00B207B1">
        <w:rPr>
          <w:rFonts w:hAnsiTheme="minorEastAsia" w:hint="eastAsia"/>
          <w:rPrChange w:id="2573" w:author="JY0225" w:date="2017-08-24T11:14:00Z">
            <w:rPr>
              <w:rFonts w:ascii="Times New Roman" w:hAnsi="Times New Roman" w:hint="eastAsia"/>
              <w:spacing w:val="10"/>
              <w:szCs w:val="20"/>
            </w:rPr>
          </w:rPrChange>
        </w:rPr>
        <w:t>位的</w:t>
      </w:r>
      <w:r w:rsidR="00432D3A" w:rsidRPr="00B207B1">
        <w:rPr>
          <w:rFonts w:hAnsiTheme="minorEastAsia"/>
          <w:rPrChange w:id="2574" w:author="JY0225" w:date="2017-08-24T11:14:00Z">
            <w:rPr>
              <w:rFonts w:ascii="Times New Roman" w:hAnsi="Times New Roman"/>
              <w:spacing w:val="10"/>
              <w:szCs w:val="20"/>
            </w:rPr>
          </w:rPrChange>
        </w:rPr>
        <w:t>SSL</w:t>
      </w:r>
      <w:r w:rsidR="00855466" w:rsidRPr="00B207B1">
        <w:rPr>
          <w:rFonts w:hAnsiTheme="minorEastAsia" w:hint="eastAsia"/>
          <w:rPrChange w:id="2575" w:author="JY0225" w:date="2017-08-24T11:14:00Z">
            <w:rPr>
              <w:rFonts w:ascii="Times New Roman" w:hAnsi="Times New Roman" w:hint="eastAsia"/>
              <w:spacing w:val="10"/>
              <w:szCs w:val="20"/>
            </w:rPr>
          </w:rPrChange>
        </w:rPr>
        <w:t>加密技术</w:t>
      </w:r>
      <w:r w:rsidR="00166E89" w:rsidRPr="00B207B1">
        <w:rPr>
          <w:rFonts w:hAnsiTheme="minorEastAsia" w:hint="eastAsia"/>
          <w:rPrChange w:id="2576" w:author="JY0225" w:date="2017-08-24T11:14:00Z">
            <w:rPr>
              <w:rFonts w:ascii="Times New Roman" w:hAnsi="Times New Roman" w:hint="eastAsia"/>
              <w:spacing w:val="10"/>
              <w:szCs w:val="20"/>
            </w:rPr>
          </w:rPrChange>
        </w:rPr>
        <w:t>，</w:t>
      </w:r>
      <w:r w:rsidR="001E4B61" w:rsidRPr="00B207B1">
        <w:rPr>
          <w:rFonts w:hAnsiTheme="minorEastAsia" w:hint="eastAsia"/>
          <w:rPrChange w:id="2577" w:author="JY0225" w:date="2017-08-24T11:14:00Z">
            <w:rPr>
              <w:rFonts w:ascii="Times New Roman" w:hAnsi="Times New Roman" w:hint="eastAsia"/>
              <w:spacing w:val="10"/>
              <w:szCs w:val="20"/>
            </w:rPr>
          </w:rPrChange>
        </w:rPr>
        <w:t>在文件的</w:t>
      </w:r>
      <w:r w:rsidR="001014BB" w:rsidRPr="00B207B1">
        <w:rPr>
          <w:rFonts w:hAnsiTheme="minorEastAsia" w:hint="eastAsia"/>
          <w:rPrChange w:id="2578" w:author="JY0225" w:date="2017-08-24T11:14:00Z">
            <w:rPr>
              <w:rFonts w:ascii="Times New Roman" w:hAnsi="Times New Roman" w:hint="eastAsia"/>
              <w:spacing w:val="10"/>
              <w:szCs w:val="20"/>
            </w:rPr>
          </w:rPrChange>
        </w:rPr>
        <w:t>存储</w:t>
      </w:r>
      <w:r w:rsidR="001E4B61" w:rsidRPr="00B207B1">
        <w:rPr>
          <w:rFonts w:hAnsiTheme="minorEastAsia" w:hint="eastAsia"/>
          <w:rPrChange w:id="2579" w:author="JY0225" w:date="2017-08-24T11:14:00Z">
            <w:rPr>
              <w:rFonts w:ascii="Times New Roman" w:hAnsi="Times New Roman" w:hint="eastAsia"/>
              <w:spacing w:val="10"/>
              <w:szCs w:val="20"/>
            </w:rPr>
          </w:rPrChange>
        </w:rPr>
        <w:t>形式上，让用户主动选择是否加密，</w:t>
      </w:r>
      <w:r w:rsidR="00AE241B" w:rsidRPr="00B207B1">
        <w:rPr>
          <w:rFonts w:hAnsiTheme="minorEastAsia" w:hint="eastAsia"/>
          <w:rPrChange w:id="2580" w:author="JY0225" w:date="2017-08-24T11:14:00Z">
            <w:rPr>
              <w:rFonts w:ascii="Times New Roman" w:hAnsi="Times New Roman" w:hint="eastAsia"/>
              <w:spacing w:val="10"/>
              <w:szCs w:val="20"/>
            </w:rPr>
          </w:rPrChange>
        </w:rPr>
        <w:t>使用的</w:t>
      </w:r>
      <w:r w:rsidR="005C1BEA" w:rsidRPr="00B207B1">
        <w:rPr>
          <w:rFonts w:hAnsiTheme="minorEastAsia" w:hint="eastAsia"/>
          <w:rPrChange w:id="2581" w:author="JY0225" w:date="2017-08-24T11:14:00Z">
            <w:rPr>
              <w:rFonts w:ascii="Times New Roman" w:hAnsi="Times New Roman" w:hint="eastAsia"/>
              <w:spacing w:val="10"/>
              <w:szCs w:val="20"/>
            </w:rPr>
          </w:rPrChange>
        </w:rPr>
        <w:t>是</w:t>
      </w:r>
      <w:ins w:id="2582" w:author="Liu, Wu" w:date="2017-08-29T10:56:00Z">
        <w:r w:rsidR="001B3A48" w:rsidRPr="00B207B1">
          <w:rPr>
            <w:rFonts w:hAnsiTheme="minorEastAsia" w:hint="eastAsia"/>
          </w:rPr>
          <w:t>128位</w:t>
        </w:r>
      </w:ins>
      <w:r w:rsidR="00AE241B" w:rsidRPr="00B207B1">
        <w:rPr>
          <w:rFonts w:hAnsiTheme="minorEastAsia"/>
          <w:rPrChange w:id="2583" w:author="JY0225" w:date="2017-08-24T11:14:00Z">
            <w:rPr>
              <w:rFonts w:ascii="Times New Roman" w:hAnsi="Times New Roman"/>
              <w:spacing w:val="10"/>
              <w:szCs w:val="20"/>
            </w:rPr>
          </w:rPrChange>
        </w:rPr>
        <w:t>AES</w:t>
      </w:r>
      <w:r w:rsidR="000F6729" w:rsidRPr="00B207B1">
        <w:rPr>
          <w:rFonts w:hAnsiTheme="minorEastAsia" w:hint="eastAsia"/>
          <w:rPrChange w:id="2584" w:author="JY0225" w:date="2017-08-24T11:14:00Z">
            <w:rPr>
              <w:rFonts w:ascii="Times New Roman" w:hAnsi="Times New Roman" w:hint="eastAsia"/>
              <w:spacing w:val="10"/>
              <w:szCs w:val="20"/>
            </w:rPr>
          </w:rPrChange>
        </w:rPr>
        <w:t>加密算法</w:t>
      </w:r>
      <w:r w:rsidR="005C19E1" w:rsidRPr="00B207B1">
        <w:rPr>
          <w:rFonts w:hAnsiTheme="minorEastAsia" w:hint="eastAsia"/>
          <w:rPrChange w:id="2585" w:author="JY0225" w:date="2017-08-24T11:14:00Z">
            <w:rPr>
              <w:rFonts w:ascii="Times New Roman" w:hAnsi="Times New Roman" w:hint="eastAsia"/>
              <w:spacing w:val="10"/>
              <w:szCs w:val="20"/>
            </w:rPr>
          </w:rPrChange>
        </w:rPr>
        <w:t>，</w:t>
      </w:r>
      <w:r w:rsidR="009B4A7A" w:rsidRPr="00B207B1">
        <w:rPr>
          <w:rFonts w:hAnsiTheme="minorEastAsia" w:hint="eastAsia"/>
          <w:rPrChange w:id="2586" w:author="JY0225" w:date="2017-08-24T11:14:00Z">
            <w:rPr>
              <w:rFonts w:ascii="Times New Roman" w:hAnsi="Times New Roman" w:hint="eastAsia"/>
              <w:spacing w:val="10"/>
              <w:szCs w:val="20"/>
            </w:rPr>
          </w:rPrChange>
        </w:rPr>
        <w:t>这样的加密策略与主流的云</w:t>
      </w:r>
      <w:r w:rsidR="00476838" w:rsidRPr="00B207B1">
        <w:rPr>
          <w:rFonts w:hAnsiTheme="minorEastAsia" w:hint="eastAsia"/>
          <w:rPrChange w:id="2587" w:author="JY0225" w:date="2017-08-24T11:14:00Z">
            <w:rPr>
              <w:rFonts w:ascii="Times New Roman" w:hAnsi="Times New Roman" w:hint="eastAsia"/>
              <w:spacing w:val="10"/>
              <w:szCs w:val="20"/>
            </w:rPr>
          </w:rPrChange>
        </w:rPr>
        <w:t>备份</w:t>
      </w:r>
      <w:r w:rsidR="009B4A7A" w:rsidRPr="00B207B1">
        <w:rPr>
          <w:rFonts w:hAnsiTheme="minorEastAsia" w:hint="eastAsia"/>
          <w:rPrChange w:id="2588" w:author="JY0225" w:date="2017-08-24T11:14:00Z">
            <w:rPr>
              <w:rFonts w:ascii="Times New Roman" w:hAnsi="Times New Roman" w:hint="eastAsia"/>
              <w:spacing w:val="10"/>
              <w:szCs w:val="20"/>
            </w:rPr>
          </w:rPrChange>
        </w:rPr>
        <w:t>服务</w:t>
      </w:r>
      <w:r w:rsidR="005C19E1" w:rsidRPr="00B207B1">
        <w:rPr>
          <w:rFonts w:hAnsiTheme="minorEastAsia" w:hint="eastAsia"/>
          <w:rPrChange w:id="2589" w:author="JY0225" w:date="2017-08-24T11:14:00Z">
            <w:rPr>
              <w:rFonts w:ascii="Times New Roman" w:hAnsi="Times New Roman" w:hint="eastAsia"/>
              <w:spacing w:val="10"/>
              <w:szCs w:val="20"/>
            </w:rPr>
          </w:rPrChange>
        </w:rPr>
        <w:t>平台使用的方式基本一致</w:t>
      </w:r>
      <w:r w:rsidR="004225BE" w:rsidRPr="00B207B1">
        <w:rPr>
          <w:rFonts w:hAnsiTheme="minorEastAsia" w:hint="eastAsia"/>
          <w:rPrChange w:id="2590" w:author="JY0225" w:date="2017-08-24T11:14:00Z">
            <w:rPr>
              <w:rFonts w:ascii="Times New Roman" w:hAnsi="Times New Roman" w:hint="eastAsia"/>
              <w:spacing w:val="10"/>
              <w:szCs w:val="20"/>
            </w:rPr>
          </w:rPrChange>
        </w:rPr>
        <w:t>。</w:t>
      </w:r>
      <w:r w:rsidR="005C19E1" w:rsidRPr="00B207B1">
        <w:rPr>
          <w:rFonts w:hAnsiTheme="minorEastAsia" w:hint="eastAsia"/>
          <w:rPrChange w:id="2591" w:author="JY0225" w:date="2017-08-24T11:14:00Z">
            <w:rPr>
              <w:rFonts w:ascii="Times New Roman" w:hAnsi="Times New Roman" w:hint="eastAsia"/>
              <w:spacing w:val="10"/>
              <w:szCs w:val="20"/>
            </w:rPr>
          </w:rPrChange>
        </w:rPr>
        <w:t>然而中间件</w:t>
      </w:r>
      <w:del w:id="2592" w:author="Liu, Wu" w:date="2017-08-29T10:58:00Z">
        <w:r w:rsidR="005C19E1" w:rsidRPr="00B207B1" w:rsidDel="00A66F3B">
          <w:rPr>
            <w:rFonts w:hAnsiTheme="minorEastAsia" w:hint="eastAsia"/>
            <w:rPrChange w:id="2593" w:author="JY0225" w:date="2017-08-24T11:14:00Z">
              <w:rPr>
                <w:rFonts w:ascii="Times New Roman" w:hAnsi="Times New Roman" w:hint="eastAsia"/>
                <w:spacing w:val="10"/>
                <w:szCs w:val="20"/>
              </w:rPr>
            </w:rPrChange>
          </w:rPr>
          <w:delText>作为服务器与客户端之间的</w:delText>
        </w:r>
        <w:r w:rsidR="00AE32B1" w:rsidRPr="00B207B1" w:rsidDel="00A66F3B">
          <w:rPr>
            <w:rFonts w:hAnsiTheme="minorEastAsia" w:hint="eastAsia"/>
            <w:rPrChange w:id="2594" w:author="JY0225" w:date="2017-08-24T11:14:00Z">
              <w:rPr>
                <w:rFonts w:ascii="Times New Roman" w:hAnsi="Times New Roman" w:hint="eastAsia"/>
                <w:spacing w:val="10"/>
                <w:szCs w:val="20"/>
              </w:rPr>
            </w:rPrChange>
          </w:rPr>
          <w:delText>桥梁，</w:delText>
        </w:r>
      </w:del>
      <w:r w:rsidR="00AE32B1" w:rsidRPr="00B207B1">
        <w:rPr>
          <w:rFonts w:hAnsiTheme="minorEastAsia" w:hint="eastAsia"/>
          <w:rPrChange w:id="2595" w:author="JY0225" w:date="2017-08-24T11:14:00Z">
            <w:rPr>
              <w:rFonts w:ascii="Times New Roman" w:hAnsi="Times New Roman" w:hint="eastAsia"/>
              <w:spacing w:val="10"/>
              <w:szCs w:val="20"/>
            </w:rPr>
          </w:rPrChange>
        </w:rPr>
        <w:t>需要保存一定的用户信息，以作为交互的保障。</w:t>
      </w:r>
      <w:r w:rsidR="00A92FB7" w:rsidRPr="00B207B1">
        <w:rPr>
          <w:rFonts w:hAnsiTheme="minorEastAsia" w:hint="eastAsia"/>
          <w:rPrChange w:id="2596" w:author="JY0225" w:date="2017-08-24T11:14:00Z">
            <w:rPr>
              <w:rFonts w:ascii="Times New Roman" w:hAnsi="Times New Roman" w:hint="eastAsia"/>
              <w:spacing w:val="10"/>
              <w:szCs w:val="20"/>
            </w:rPr>
          </w:rPrChange>
        </w:rPr>
        <w:t>用户的登录信息、会话信息等敏感数据在现有中间系统中</w:t>
      </w:r>
      <w:r w:rsidR="003B19AF" w:rsidRPr="00B207B1">
        <w:rPr>
          <w:rFonts w:hAnsiTheme="minorEastAsia" w:hint="eastAsia"/>
          <w:rPrChange w:id="2597" w:author="JY0225" w:date="2017-08-24T11:14:00Z">
            <w:rPr>
              <w:rFonts w:ascii="Times New Roman" w:hAnsi="Times New Roman" w:hint="eastAsia"/>
              <w:spacing w:val="10"/>
              <w:szCs w:val="20"/>
            </w:rPr>
          </w:rPrChange>
        </w:rPr>
        <w:t>是以</w:t>
      </w:r>
      <w:r w:rsidR="00A92FB7" w:rsidRPr="00B207B1">
        <w:rPr>
          <w:rFonts w:hAnsiTheme="minorEastAsia" w:hint="eastAsia"/>
          <w:rPrChange w:id="2598" w:author="JY0225" w:date="2017-08-24T11:14:00Z">
            <w:rPr>
              <w:rFonts w:ascii="Times New Roman" w:hAnsi="Times New Roman" w:hint="eastAsia"/>
              <w:spacing w:val="10"/>
              <w:szCs w:val="20"/>
            </w:rPr>
          </w:rPrChange>
        </w:rPr>
        <w:t>缓存</w:t>
      </w:r>
      <w:r w:rsidR="003B19AF" w:rsidRPr="00B207B1">
        <w:rPr>
          <w:rFonts w:hAnsiTheme="minorEastAsia" w:hint="eastAsia"/>
          <w:rPrChange w:id="2599" w:author="JY0225" w:date="2017-08-24T11:14:00Z">
            <w:rPr>
              <w:rFonts w:ascii="Times New Roman" w:hAnsi="Times New Roman" w:hint="eastAsia"/>
              <w:spacing w:val="10"/>
              <w:szCs w:val="20"/>
            </w:rPr>
          </w:rPrChange>
        </w:rPr>
        <w:t>的形式保存的</w:t>
      </w:r>
      <w:r w:rsidR="00A92FB7" w:rsidRPr="00B207B1">
        <w:rPr>
          <w:rFonts w:hAnsiTheme="minorEastAsia" w:hint="eastAsia"/>
          <w:rPrChange w:id="2600" w:author="JY0225" w:date="2017-08-24T11:14:00Z">
            <w:rPr>
              <w:rFonts w:ascii="Times New Roman" w:hAnsi="Times New Roman" w:hint="eastAsia"/>
              <w:spacing w:val="10"/>
              <w:szCs w:val="20"/>
            </w:rPr>
          </w:rPrChange>
        </w:rPr>
        <w:t>，</w:t>
      </w:r>
      <w:r w:rsidR="008D28D4" w:rsidRPr="00B207B1">
        <w:rPr>
          <w:rFonts w:hAnsiTheme="minorEastAsia" w:hint="eastAsia"/>
          <w:rPrChange w:id="2601" w:author="JY0225" w:date="2017-08-24T11:14:00Z">
            <w:rPr>
              <w:rFonts w:ascii="Times New Roman" w:hAnsi="Times New Roman" w:hint="eastAsia"/>
              <w:spacing w:val="10"/>
              <w:szCs w:val="20"/>
            </w:rPr>
          </w:rPrChange>
        </w:rPr>
        <w:t>这些信息以明文的形式保存在</w:t>
      </w:r>
      <w:r w:rsidR="002A5E5A" w:rsidRPr="00B207B1">
        <w:rPr>
          <w:rFonts w:hAnsiTheme="minorEastAsia"/>
          <w:rPrChange w:id="2602" w:author="JY0225" w:date="2017-08-24T11:14:00Z">
            <w:rPr>
              <w:rFonts w:ascii="Times New Roman" w:hAnsi="Times New Roman"/>
              <w:spacing w:val="10"/>
              <w:szCs w:val="20"/>
            </w:rPr>
          </w:rPrChange>
        </w:rPr>
        <w:t>SQL</w:t>
      </w:r>
      <w:r w:rsidR="008D28D4" w:rsidRPr="00B207B1">
        <w:rPr>
          <w:rFonts w:hAnsiTheme="minorEastAsia"/>
          <w:rPrChange w:id="2603" w:author="JY0225" w:date="2017-08-24T11:14:00Z">
            <w:rPr>
              <w:rFonts w:ascii="Times New Roman" w:hAnsi="Times New Roman"/>
              <w:spacing w:val="10"/>
              <w:szCs w:val="20"/>
            </w:rPr>
          </w:rPrChange>
        </w:rPr>
        <w:t>ite</w:t>
      </w:r>
      <w:r w:rsidR="008D28D4" w:rsidRPr="00B207B1">
        <w:rPr>
          <w:rFonts w:hAnsiTheme="minorEastAsia" w:hint="eastAsia"/>
          <w:rPrChange w:id="2604" w:author="JY0225" w:date="2017-08-24T11:14:00Z">
            <w:rPr>
              <w:rFonts w:ascii="Times New Roman" w:hAnsi="Times New Roman" w:hint="eastAsia"/>
              <w:spacing w:val="10"/>
              <w:szCs w:val="20"/>
            </w:rPr>
          </w:rPrChange>
        </w:rPr>
        <w:t>数据库中，</w:t>
      </w:r>
      <w:r w:rsidR="00780488" w:rsidRPr="00B207B1">
        <w:rPr>
          <w:rFonts w:hAnsiTheme="minorEastAsia" w:hint="eastAsia"/>
          <w:rPrChange w:id="2605" w:author="JY0225" w:date="2017-08-24T11:14:00Z">
            <w:rPr>
              <w:rFonts w:ascii="Times New Roman" w:hAnsi="Times New Roman" w:hint="eastAsia"/>
              <w:spacing w:val="10"/>
              <w:szCs w:val="20"/>
            </w:rPr>
          </w:rPrChange>
        </w:rPr>
        <w:t>同时也未设置数据库的访问权限</w:t>
      </w:r>
      <w:del w:id="2606" w:author="微软用户" w:date="2017-08-24T21:56:00Z">
        <w:r w:rsidR="00180959" w:rsidRPr="00B207B1" w:rsidDel="007B27DE">
          <w:rPr>
            <w:rFonts w:hAnsiTheme="minorEastAsia"/>
            <w:color w:val="000000" w:themeColor="text1"/>
            <w:vertAlign w:val="superscript"/>
            <w:rPrChange w:id="2607" w:author="JY0225" w:date="2017-08-24T11:14:00Z">
              <w:rPr>
                <w:color w:val="000000" w:themeColor="text1"/>
                <w:vertAlign w:val="superscript"/>
              </w:rPr>
            </w:rPrChange>
          </w:rPr>
          <w:fldChar w:fldCharType="begin"/>
        </w:r>
        <w:r w:rsidR="00180959" w:rsidRPr="00B207B1" w:rsidDel="007B27DE">
          <w:rPr>
            <w:rFonts w:hAnsiTheme="minorEastAsia"/>
            <w:color w:val="000000" w:themeColor="text1"/>
            <w:vertAlign w:val="superscript"/>
            <w:rPrChange w:id="2608" w:author="JY0225" w:date="2017-08-24T11:14:00Z">
              <w:rPr>
                <w:color w:val="000000" w:themeColor="text1"/>
                <w:vertAlign w:val="superscript"/>
              </w:rPr>
            </w:rPrChange>
          </w:rPr>
          <w:delInstrText xml:space="preserve"> REF _Ref489794425 \r \h </w:delInstrText>
        </w:r>
        <w:r w:rsidR="006C0267" w:rsidRPr="00B207B1" w:rsidDel="007B27DE">
          <w:rPr>
            <w:rFonts w:hAnsiTheme="minorEastAsia"/>
            <w:color w:val="000000" w:themeColor="text1"/>
            <w:vertAlign w:val="superscript"/>
            <w:rPrChange w:id="2609" w:author="JY0225" w:date="2017-08-24T11:14:00Z">
              <w:rPr>
                <w:color w:val="000000" w:themeColor="text1"/>
                <w:vertAlign w:val="superscript"/>
              </w:rPr>
            </w:rPrChange>
          </w:rPr>
          <w:delInstrText xml:space="preserve"> \* MERGEFORMAT </w:delInstrText>
        </w:r>
        <w:r w:rsidR="00180959" w:rsidRPr="00B207B1" w:rsidDel="007B27DE">
          <w:rPr>
            <w:rFonts w:hAnsiTheme="minorEastAsia"/>
            <w:color w:val="000000" w:themeColor="text1"/>
            <w:vertAlign w:val="superscript"/>
            <w:rPrChange w:id="2610" w:author="JY0225" w:date="2017-08-24T11:14:00Z">
              <w:rPr>
                <w:rFonts w:hAnsiTheme="minorEastAsia"/>
                <w:color w:val="000000" w:themeColor="text1"/>
                <w:vertAlign w:val="superscript"/>
              </w:rPr>
            </w:rPrChange>
          </w:rPr>
        </w:r>
        <w:r w:rsidR="00180959" w:rsidRPr="00B207B1" w:rsidDel="007B27DE">
          <w:rPr>
            <w:rFonts w:hAnsiTheme="minorEastAsia"/>
            <w:color w:val="000000" w:themeColor="text1"/>
            <w:vertAlign w:val="superscript"/>
            <w:rPrChange w:id="2611" w:author="JY0225" w:date="2017-08-24T11:14:00Z">
              <w:rPr>
                <w:color w:val="000000" w:themeColor="text1"/>
                <w:vertAlign w:val="superscript"/>
              </w:rPr>
            </w:rPrChange>
          </w:rPr>
          <w:fldChar w:fldCharType="separate"/>
        </w:r>
        <w:r w:rsidR="008E2759" w:rsidRPr="00B207B1" w:rsidDel="007B27DE">
          <w:rPr>
            <w:rFonts w:hAnsiTheme="minorEastAsia"/>
            <w:color w:val="000000" w:themeColor="text1"/>
            <w:vertAlign w:val="superscript"/>
            <w:rPrChange w:id="2612" w:author="JY0225" w:date="2017-08-24T11:14:00Z">
              <w:rPr>
                <w:color w:val="000000" w:themeColor="text1"/>
                <w:vertAlign w:val="superscript"/>
              </w:rPr>
            </w:rPrChange>
          </w:rPr>
          <w:delText>[31]</w:delText>
        </w:r>
        <w:r w:rsidR="00180959" w:rsidRPr="00B207B1" w:rsidDel="007B27DE">
          <w:rPr>
            <w:rFonts w:hAnsiTheme="minorEastAsia"/>
            <w:color w:val="000000" w:themeColor="text1"/>
            <w:vertAlign w:val="superscript"/>
            <w:rPrChange w:id="2613" w:author="JY0225" w:date="2017-08-24T11:14:00Z">
              <w:rPr>
                <w:color w:val="000000" w:themeColor="text1"/>
                <w:vertAlign w:val="superscript"/>
              </w:rPr>
            </w:rPrChange>
          </w:rPr>
          <w:fldChar w:fldCharType="end"/>
        </w:r>
      </w:del>
      <w:ins w:id="2614" w:author="微软用户" w:date="2017-08-24T22:04: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_Ref491375612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[29]</w:t>
      </w:r>
      <w:ins w:id="2615" w:author="微软用户" w:date="2017-08-24T22:04:00Z">
        <w:r w:rsidR="00AA45ED" w:rsidRPr="00B207B1">
          <w:rPr>
            <w:rFonts w:hAnsiTheme="minorEastAsia"/>
            <w:color w:val="000000" w:themeColor="text1"/>
            <w:vertAlign w:val="superscript"/>
          </w:rPr>
          <w:fldChar w:fldCharType="end"/>
        </w:r>
      </w:ins>
      <w:r w:rsidR="006E6833" w:rsidRPr="00B207B1">
        <w:rPr>
          <w:rFonts w:hAnsiTheme="minorEastAsia" w:hint="eastAsia"/>
          <w:rPrChange w:id="2616" w:author="JY0225" w:date="2017-08-24T11:14:00Z">
            <w:rPr>
              <w:rFonts w:ascii="Times New Roman" w:hAnsi="Times New Roman" w:hint="eastAsia"/>
              <w:spacing w:val="10"/>
              <w:szCs w:val="20"/>
            </w:rPr>
          </w:rPrChange>
        </w:rPr>
        <w:t>。</w:t>
      </w:r>
      <w:r w:rsidR="003A4201" w:rsidRPr="00B207B1">
        <w:rPr>
          <w:rFonts w:hAnsiTheme="minorEastAsia" w:hint="eastAsia"/>
          <w:rPrChange w:id="2617" w:author="JY0225" w:date="2017-08-24T11:14:00Z">
            <w:rPr>
              <w:rFonts w:ascii="Times New Roman" w:hAnsi="Times New Roman" w:hint="eastAsia"/>
              <w:spacing w:val="10"/>
              <w:szCs w:val="20"/>
            </w:rPr>
          </w:rPrChange>
        </w:rPr>
        <w:t>因此，</w:t>
      </w:r>
      <w:r w:rsidR="00AE2FB0" w:rsidRPr="00B207B1">
        <w:rPr>
          <w:rFonts w:hAnsiTheme="minorEastAsia" w:hint="eastAsia"/>
          <w:rPrChange w:id="2618" w:author="JY0225" w:date="2017-08-24T11:14:00Z">
            <w:rPr>
              <w:rFonts w:ascii="Times New Roman" w:hAnsi="Times New Roman" w:hint="eastAsia"/>
              <w:spacing w:val="10"/>
              <w:szCs w:val="20"/>
            </w:rPr>
          </w:rPrChange>
        </w:rPr>
        <w:t>用户的私密信息存在</w:t>
      </w:r>
      <w:r w:rsidR="00C97F0E" w:rsidRPr="00B207B1">
        <w:rPr>
          <w:rFonts w:hAnsiTheme="minorEastAsia" w:hint="eastAsia"/>
          <w:rPrChange w:id="2619" w:author="JY0225" w:date="2017-08-24T11:14:00Z">
            <w:rPr>
              <w:rFonts w:ascii="Times New Roman" w:hAnsi="Times New Roman" w:hint="eastAsia"/>
              <w:spacing w:val="10"/>
              <w:szCs w:val="20"/>
            </w:rPr>
          </w:rPrChange>
        </w:rPr>
        <w:t>被窃取</w:t>
      </w:r>
      <w:ins w:id="2620" w:author="Liu, Wu" w:date="2017-08-29T10:58:00Z">
        <w:r w:rsidR="00213F08" w:rsidRPr="00B207B1">
          <w:rPr>
            <w:rFonts w:hAnsiTheme="minorEastAsia" w:hint="eastAsia"/>
          </w:rPr>
          <w:t>和篡改</w:t>
        </w:r>
      </w:ins>
      <w:r w:rsidR="00AE2FB0" w:rsidRPr="00B207B1">
        <w:rPr>
          <w:rFonts w:hAnsiTheme="minorEastAsia" w:hint="eastAsia"/>
          <w:rPrChange w:id="2621" w:author="JY0225" w:date="2017-08-24T11:14:00Z">
            <w:rPr>
              <w:rFonts w:ascii="Times New Roman" w:hAnsi="Times New Roman" w:hint="eastAsia"/>
              <w:spacing w:val="10"/>
              <w:szCs w:val="20"/>
            </w:rPr>
          </w:rPrChange>
        </w:rPr>
        <w:t>的可能</w:t>
      </w:r>
      <w:del w:id="2622" w:author="Liu, Wu" w:date="2017-08-29T10:58:00Z">
        <w:r w:rsidR="00AE2FB0" w:rsidRPr="00B207B1" w:rsidDel="004A182F">
          <w:rPr>
            <w:rFonts w:hAnsiTheme="minorEastAsia" w:hint="eastAsia"/>
            <w:rPrChange w:id="2623" w:author="JY0225" w:date="2017-08-24T11:14:00Z">
              <w:rPr>
                <w:rFonts w:ascii="Times New Roman" w:hAnsi="Times New Roman" w:hint="eastAsia"/>
                <w:spacing w:val="10"/>
                <w:szCs w:val="20"/>
              </w:rPr>
            </w:rPrChange>
          </w:rPr>
          <w:delText>性</w:delText>
        </w:r>
      </w:del>
      <w:r w:rsidR="00415AEA" w:rsidRPr="00B207B1">
        <w:rPr>
          <w:rFonts w:hAnsiTheme="minorEastAsia" w:hint="eastAsia"/>
          <w:rPrChange w:id="2624" w:author="JY0225" w:date="2017-08-24T11:14:00Z">
            <w:rPr>
              <w:rFonts w:ascii="Times New Roman" w:hAnsi="Times New Roman" w:hint="eastAsia"/>
              <w:spacing w:val="10"/>
              <w:szCs w:val="20"/>
            </w:rPr>
          </w:rPrChange>
        </w:rPr>
        <w:t>。</w:t>
      </w:r>
      <w:r w:rsidR="001F012D" w:rsidRPr="00B207B1">
        <w:rPr>
          <w:rFonts w:hAnsiTheme="minorEastAsia" w:hint="eastAsia"/>
          <w:rPrChange w:id="2625" w:author="JY0225" w:date="2017-08-24T11:14:00Z">
            <w:rPr>
              <w:rFonts w:ascii="Times New Roman" w:hAnsi="Times New Roman" w:hint="eastAsia"/>
              <w:spacing w:val="10"/>
              <w:szCs w:val="20"/>
            </w:rPr>
          </w:rPrChange>
        </w:rPr>
        <w:t>此外，由于会话等信息是以缓存的形式</w:t>
      </w:r>
      <w:r w:rsidR="00476838" w:rsidRPr="00B207B1">
        <w:rPr>
          <w:rFonts w:hAnsiTheme="minorEastAsia" w:hint="eastAsia"/>
          <w:rPrChange w:id="2626" w:author="JY0225" w:date="2017-08-24T11:14:00Z">
            <w:rPr>
              <w:rFonts w:ascii="Times New Roman" w:hAnsi="Times New Roman" w:hint="eastAsia"/>
              <w:spacing w:val="10"/>
              <w:szCs w:val="20"/>
            </w:rPr>
          </w:rPrChange>
        </w:rPr>
        <w:t>备份</w:t>
      </w:r>
      <w:r w:rsidR="001F012D" w:rsidRPr="00B207B1">
        <w:rPr>
          <w:rFonts w:hAnsiTheme="minorEastAsia" w:hint="eastAsia"/>
          <w:rPrChange w:id="2627" w:author="JY0225" w:date="2017-08-24T11:14:00Z">
            <w:rPr>
              <w:rFonts w:ascii="Times New Roman" w:hAnsi="Times New Roman" w:hint="eastAsia"/>
              <w:spacing w:val="10"/>
              <w:szCs w:val="20"/>
            </w:rPr>
          </w:rPrChange>
        </w:rPr>
        <w:t>在中间件系统中的</w:t>
      </w:r>
      <w:del w:id="2628" w:author="微软用户" w:date="2017-08-24T22:05:00Z">
        <w:r w:rsidR="00180959" w:rsidRPr="00B207B1" w:rsidDel="00AA45ED">
          <w:rPr>
            <w:rFonts w:hAnsiTheme="minorEastAsia"/>
            <w:color w:val="000000" w:themeColor="text1"/>
            <w:vertAlign w:val="superscript"/>
            <w:rPrChange w:id="2629" w:author="JY0225" w:date="2017-08-24T11:14:00Z">
              <w:rPr>
                <w:color w:val="000000" w:themeColor="text1"/>
                <w:vertAlign w:val="superscript"/>
              </w:rPr>
            </w:rPrChange>
          </w:rPr>
          <w:fldChar w:fldCharType="begin"/>
        </w:r>
        <w:r w:rsidR="00180959" w:rsidRPr="00B207B1" w:rsidDel="00AA45ED">
          <w:rPr>
            <w:rFonts w:hAnsiTheme="minorEastAsia"/>
            <w:color w:val="000000" w:themeColor="text1"/>
            <w:vertAlign w:val="superscript"/>
            <w:rPrChange w:id="2630" w:author="JY0225" w:date="2017-08-24T11:14:00Z">
              <w:rPr>
                <w:color w:val="000000" w:themeColor="text1"/>
                <w:vertAlign w:val="superscript"/>
              </w:rPr>
            </w:rPrChange>
          </w:rPr>
          <w:delInstrText xml:space="preserve"> REF _Ref489794425 \r \h </w:delInstrText>
        </w:r>
        <w:r w:rsidR="006C0267" w:rsidRPr="00B207B1" w:rsidDel="00AA45ED">
          <w:rPr>
            <w:rFonts w:hAnsiTheme="minorEastAsia"/>
            <w:color w:val="000000" w:themeColor="text1"/>
            <w:vertAlign w:val="superscript"/>
            <w:rPrChange w:id="2631" w:author="JY0225" w:date="2017-08-24T11:14:00Z">
              <w:rPr>
                <w:color w:val="000000" w:themeColor="text1"/>
                <w:vertAlign w:val="superscript"/>
              </w:rPr>
            </w:rPrChange>
          </w:rPr>
          <w:delInstrText xml:space="preserve"> \* MERGEFORMAT </w:delInstrText>
        </w:r>
        <w:r w:rsidR="00180959" w:rsidRPr="00B207B1" w:rsidDel="00AA45ED">
          <w:rPr>
            <w:rFonts w:hAnsiTheme="minorEastAsia"/>
            <w:color w:val="000000" w:themeColor="text1"/>
            <w:vertAlign w:val="superscript"/>
            <w:rPrChange w:id="2632" w:author="JY0225" w:date="2017-08-24T11:14:00Z">
              <w:rPr>
                <w:rFonts w:hAnsiTheme="minorEastAsia"/>
                <w:color w:val="000000" w:themeColor="text1"/>
                <w:vertAlign w:val="superscript"/>
              </w:rPr>
            </w:rPrChange>
          </w:rPr>
        </w:r>
        <w:r w:rsidR="00180959" w:rsidRPr="00B207B1" w:rsidDel="00AA45ED">
          <w:rPr>
            <w:rFonts w:hAnsiTheme="minorEastAsia"/>
            <w:color w:val="000000" w:themeColor="text1"/>
            <w:vertAlign w:val="superscript"/>
            <w:rPrChange w:id="2633" w:author="JY0225" w:date="2017-08-24T11:14: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634" w:author="JY0225" w:date="2017-08-24T11:14:00Z">
              <w:rPr>
                <w:color w:val="000000" w:themeColor="text1"/>
                <w:vertAlign w:val="superscript"/>
              </w:rPr>
            </w:rPrChange>
          </w:rPr>
          <w:delText>[31]</w:delText>
        </w:r>
        <w:r w:rsidR="00180959" w:rsidRPr="00B207B1" w:rsidDel="00AA45ED">
          <w:rPr>
            <w:rFonts w:hAnsiTheme="minorEastAsia"/>
            <w:color w:val="000000" w:themeColor="text1"/>
            <w:vertAlign w:val="superscript"/>
            <w:rPrChange w:id="2635" w:author="JY0225" w:date="2017-08-24T11:14:00Z">
              <w:rPr>
                <w:color w:val="000000" w:themeColor="text1"/>
                <w:vertAlign w:val="superscript"/>
              </w:rPr>
            </w:rPrChange>
          </w:rPr>
          <w:fldChar w:fldCharType="end"/>
        </w:r>
      </w:del>
      <w:ins w:id="2636" w:author="微软用户" w:date="2017-08-24T22:05: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_Ref489794425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[30]</w:t>
      </w:r>
      <w:ins w:id="2637" w:author="微软用户" w:date="2017-08-24T22:05:00Z">
        <w:r w:rsidR="00AA45ED" w:rsidRPr="00B207B1">
          <w:rPr>
            <w:rFonts w:hAnsiTheme="minorEastAsia"/>
            <w:color w:val="000000" w:themeColor="text1"/>
            <w:vertAlign w:val="superscript"/>
          </w:rPr>
          <w:fldChar w:fldCharType="end"/>
        </w:r>
      </w:ins>
      <w:r w:rsidR="001F012D" w:rsidRPr="00B207B1">
        <w:rPr>
          <w:rFonts w:hAnsiTheme="minorEastAsia" w:hint="eastAsia"/>
          <w:rPrChange w:id="2638" w:author="JY0225" w:date="2017-08-24T11:14:00Z">
            <w:rPr>
              <w:rFonts w:ascii="Times New Roman" w:hAnsi="Times New Roman" w:hint="eastAsia"/>
              <w:spacing w:val="10"/>
              <w:szCs w:val="20"/>
            </w:rPr>
          </w:rPrChange>
        </w:rPr>
        <w:t>，</w:t>
      </w:r>
      <w:r w:rsidR="00F82BD5" w:rsidRPr="00B207B1">
        <w:rPr>
          <w:rFonts w:hAnsiTheme="minorEastAsia" w:hint="eastAsia"/>
          <w:rPrChange w:id="2639" w:author="JY0225" w:date="2017-08-24T11:14:00Z">
            <w:rPr>
              <w:rFonts w:ascii="Times New Roman" w:hAnsi="Times New Roman" w:hint="eastAsia"/>
              <w:spacing w:val="10"/>
              <w:szCs w:val="20"/>
            </w:rPr>
          </w:rPrChange>
        </w:rPr>
        <w:t>若中间件系统出现故障，</w:t>
      </w:r>
      <w:r w:rsidR="000D0CCE" w:rsidRPr="00B207B1">
        <w:rPr>
          <w:rFonts w:hAnsiTheme="minorEastAsia" w:hint="eastAsia"/>
          <w:rPrChange w:id="2640" w:author="JY0225" w:date="2017-08-24T11:14:00Z">
            <w:rPr>
              <w:rFonts w:ascii="Times New Roman" w:hAnsi="Times New Roman" w:hint="eastAsia"/>
              <w:spacing w:val="10"/>
              <w:szCs w:val="20"/>
            </w:rPr>
          </w:rPrChange>
        </w:rPr>
        <w:t>则</w:t>
      </w:r>
      <w:r w:rsidR="003F356E" w:rsidRPr="00B207B1">
        <w:rPr>
          <w:rFonts w:hAnsiTheme="minorEastAsia" w:hint="eastAsia"/>
          <w:rPrChange w:id="2641" w:author="JY0225" w:date="2017-08-24T11:14:00Z">
            <w:rPr>
              <w:rFonts w:ascii="Times New Roman" w:hAnsi="Times New Roman" w:hint="eastAsia"/>
              <w:spacing w:val="10"/>
              <w:szCs w:val="20"/>
            </w:rPr>
          </w:rPrChange>
        </w:rPr>
        <w:t>有可能造成用户会话信息的丢失。</w:t>
      </w:r>
    </w:p>
    <w:p w14:paraId="108BE8B2" w14:textId="77777777" w:rsidR="005824E1" w:rsidRPr="00B207B1" w:rsidRDefault="005824E1" w:rsidP="001B6B3E">
      <w:pPr>
        <w:spacing w:line="400" w:lineRule="exact"/>
        <w:rPr>
          <w:rFonts w:hAnsiTheme="minorEastAsia"/>
          <w:rPrChange w:id="2642" w:author="JY0225" w:date="2017-08-24T11:14:00Z">
            <w:rPr>
              <w:rFonts w:ascii="Times New Roman" w:hAnsi="Times New Roman"/>
              <w:spacing w:val="10"/>
              <w:szCs w:val="20"/>
            </w:rPr>
          </w:rPrChange>
        </w:rPr>
      </w:pPr>
      <w:r w:rsidRPr="00B207B1">
        <w:rPr>
          <w:rFonts w:hAnsiTheme="minorEastAsia"/>
          <w:rPrChange w:id="2643" w:author="JY0225" w:date="2017-08-24T11:14:00Z">
            <w:rPr>
              <w:rFonts w:ascii="Times New Roman" w:hAnsi="Times New Roman"/>
              <w:spacing w:val="10"/>
              <w:szCs w:val="20"/>
            </w:rPr>
          </w:rPrChange>
        </w:rPr>
        <w:tab/>
      </w:r>
      <w:r w:rsidRPr="00B207B1">
        <w:rPr>
          <w:rFonts w:hAnsiTheme="minorEastAsia" w:hint="eastAsia"/>
          <w:rPrChange w:id="2644" w:author="JY0225" w:date="2017-08-24T11:14:00Z">
            <w:rPr>
              <w:rFonts w:ascii="Times New Roman" w:hAnsi="Times New Roman" w:hint="eastAsia"/>
              <w:spacing w:val="10"/>
              <w:szCs w:val="20"/>
            </w:rPr>
          </w:rPrChange>
        </w:rPr>
        <w:t>再者，</w:t>
      </w:r>
      <w:r w:rsidR="00736A5B" w:rsidRPr="00B207B1">
        <w:rPr>
          <w:rFonts w:hAnsiTheme="minorEastAsia" w:hint="eastAsia"/>
          <w:rPrChange w:id="2645" w:author="JY0225" w:date="2017-08-24T11:14:00Z">
            <w:rPr>
              <w:rFonts w:ascii="Times New Roman" w:hAnsi="Times New Roman" w:hint="eastAsia"/>
              <w:spacing w:val="10"/>
              <w:szCs w:val="20"/>
            </w:rPr>
          </w:rPrChange>
        </w:rPr>
        <w:t>现有的中间件系统未对冗余的数据进行处理。</w:t>
      </w:r>
      <w:r w:rsidR="004A5FEC" w:rsidRPr="00B207B1">
        <w:rPr>
          <w:rFonts w:hAnsiTheme="minorEastAsia" w:hint="eastAsia"/>
          <w:rPrChange w:id="2646" w:author="JY0225" w:date="2017-08-24T11:14:00Z">
            <w:rPr>
              <w:rFonts w:ascii="Times New Roman" w:hAnsi="Times New Roman" w:hint="eastAsia"/>
              <w:spacing w:val="10"/>
              <w:szCs w:val="20"/>
            </w:rPr>
          </w:rPrChange>
        </w:rPr>
        <w:t>当用户上传一个</w:t>
      </w:r>
      <w:r w:rsidR="0054279E" w:rsidRPr="00B207B1">
        <w:rPr>
          <w:rFonts w:hAnsiTheme="minorEastAsia" w:hint="eastAsia"/>
          <w:rPrChange w:id="2647" w:author="JY0225" w:date="2017-08-24T11:14:00Z">
            <w:rPr>
              <w:rFonts w:ascii="Times New Roman" w:hAnsi="Times New Roman" w:hint="eastAsia"/>
              <w:spacing w:val="10"/>
              <w:szCs w:val="20"/>
            </w:rPr>
          </w:rPrChange>
        </w:rPr>
        <w:t>已有</w:t>
      </w:r>
      <w:r w:rsidR="004A5FEC" w:rsidRPr="00B207B1">
        <w:rPr>
          <w:rFonts w:hAnsiTheme="minorEastAsia" w:hint="eastAsia"/>
          <w:rPrChange w:id="2648" w:author="JY0225" w:date="2017-08-24T11:14:00Z">
            <w:rPr>
              <w:rFonts w:ascii="Times New Roman" w:hAnsi="Times New Roman" w:hint="eastAsia"/>
              <w:spacing w:val="10"/>
              <w:szCs w:val="20"/>
            </w:rPr>
          </w:rPrChange>
        </w:rPr>
        <w:t>的文件到服务器时，</w:t>
      </w:r>
      <w:r w:rsidR="007616C4" w:rsidRPr="00B207B1">
        <w:rPr>
          <w:rFonts w:hAnsiTheme="minorEastAsia" w:hint="eastAsia"/>
          <w:rPrChange w:id="2649" w:author="JY0225" w:date="2017-08-24T11:14:00Z">
            <w:rPr>
              <w:rFonts w:ascii="Times New Roman" w:hAnsi="Times New Roman" w:hint="eastAsia"/>
              <w:spacing w:val="10"/>
              <w:szCs w:val="20"/>
            </w:rPr>
          </w:rPrChange>
        </w:rPr>
        <w:t>服务器</w:t>
      </w:r>
      <w:r w:rsidR="00AC4E08" w:rsidRPr="00B207B1">
        <w:rPr>
          <w:rFonts w:hAnsiTheme="minorEastAsia" w:hint="eastAsia"/>
          <w:rPrChange w:id="2650" w:author="JY0225" w:date="2017-08-24T11:14:00Z">
            <w:rPr>
              <w:rFonts w:ascii="Times New Roman" w:hAnsi="Times New Roman" w:hint="eastAsia"/>
              <w:spacing w:val="10"/>
              <w:szCs w:val="20"/>
            </w:rPr>
          </w:rPrChange>
        </w:rPr>
        <w:t>不会对文件进行去重检验，而是会重命名该文件，并以文件的原始形式保存</w:t>
      </w:r>
      <w:r w:rsidR="00F77730" w:rsidRPr="00B207B1">
        <w:rPr>
          <w:rFonts w:hAnsiTheme="minorEastAsia" w:hint="eastAsia"/>
          <w:rPrChange w:id="2651" w:author="JY0225" w:date="2017-08-24T11:14:00Z">
            <w:rPr>
              <w:rFonts w:ascii="Times New Roman" w:hAnsi="Times New Roman" w:hint="eastAsia"/>
              <w:spacing w:val="10"/>
              <w:szCs w:val="20"/>
            </w:rPr>
          </w:rPrChange>
        </w:rPr>
        <w:t>。</w:t>
      </w:r>
      <w:r w:rsidR="00631860" w:rsidRPr="00B207B1">
        <w:rPr>
          <w:rFonts w:hAnsiTheme="minorEastAsia" w:hint="eastAsia"/>
          <w:rPrChange w:id="2652" w:author="JY0225" w:date="2017-08-24T11:14:00Z">
            <w:rPr>
              <w:rFonts w:ascii="Times New Roman" w:hAnsi="Times New Roman" w:hint="eastAsia"/>
              <w:spacing w:val="10"/>
              <w:szCs w:val="20"/>
            </w:rPr>
          </w:rPrChange>
        </w:rPr>
        <w:t>当冗余的文件过多时，</w:t>
      </w:r>
      <w:r w:rsidR="00DE186B" w:rsidRPr="00B207B1">
        <w:rPr>
          <w:rFonts w:hAnsiTheme="minorEastAsia" w:hint="eastAsia"/>
          <w:rPrChange w:id="2653" w:author="JY0225" w:date="2017-08-24T11:14:00Z">
            <w:rPr>
              <w:rFonts w:ascii="Times New Roman" w:hAnsi="Times New Roman" w:hint="eastAsia"/>
              <w:spacing w:val="10"/>
              <w:szCs w:val="20"/>
            </w:rPr>
          </w:rPrChange>
        </w:rPr>
        <w:t>会占用服务器大量的</w:t>
      </w:r>
      <w:r w:rsidR="00476838" w:rsidRPr="00B207B1">
        <w:rPr>
          <w:rFonts w:hAnsiTheme="minorEastAsia" w:hint="eastAsia"/>
          <w:rPrChange w:id="2654" w:author="JY0225" w:date="2017-08-24T11:14:00Z">
            <w:rPr>
              <w:rFonts w:ascii="Times New Roman" w:hAnsi="Times New Roman" w:hint="eastAsia"/>
              <w:spacing w:val="10"/>
              <w:szCs w:val="20"/>
            </w:rPr>
          </w:rPrChange>
        </w:rPr>
        <w:t>备份</w:t>
      </w:r>
      <w:r w:rsidR="00DE186B" w:rsidRPr="00B207B1">
        <w:rPr>
          <w:rFonts w:hAnsiTheme="minorEastAsia" w:hint="eastAsia"/>
          <w:rPrChange w:id="2655" w:author="JY0225" w:date="2017-08-24T11:14:00Z">
            <w:rPr>
              <w:rFonts w:ascii="Times New Roman" w:hAnsi="Times New Roman" w:hint="eastAsia"/>
              <w:spacing w:val="10"/>
              <w:szCs w:val="20"/>
            </w:rPr>
          </w:rPrChange>
        </w:rPr>
        <w:t>空间</w:t>
      </w:r>
      <w:r w:rsidR="00AC4E08" w:rsidRPr="00B207B1">
        <w:rPr>
          <w:rFonts w:hAnsiTheme="minorEastAsia" w:hint="eastAsia"/>
          <w:rPrChange w:id="2656" w:author="JY0225" w:date="2017-08-24T11:14:00Z">
            <w:rPr>
              <w:rFonts w:ascii="Times New Roman" w:hAnsi="Times New Roman" w:hint="eastAsia"/>
              <w:spacing w:val="10"/>
              <w:szCs w:val="20"/>
            </w:rPr>
          </w:rPrChange>
        </w:rPr>
        <w:t>。</w:t>
      </w:r>
      <w:r w:rsidR="00284320" w:rsidRPr="00B207B1">
        <w:rPr>
          <w:rFonts w:hAnsiTheme="minorEastAsia" w:hint="eastAsia"/>
          <w:rPrChange w:id="2657" w:author="JY0225" w:date="2017-08-24T11:14:00Z">
            <w:rPr>
              <w:rFonts w:ascii="Times New Roman" w:hAnsi="Times New Roman" w:hint="eastAsia"/>
              <w:spacing w:val="10"/>
              <w:szCs w:val="20"/>
            </w:rPr>
          </w:rPrChange>
        </w:rPr>
        <w:t>去</w:t>
      </w:r>
      <w:r w:rsidR="00284320" w:rsidRPr="00B207B1">
        <w:rPr>
          <w:rFonts w:hAnsiTheme="minorEastAsia" w:hint="eastAsia"/>
          <w:rPrChange w:id="2658" w:author="JY0225" w:date="2017-08-24T11:14:00Z">
            <w:rPr>
              <w:rFonts w:ascii="Times New Roman" w:hAnsi="Times New Roman" w:hint="eastAsia"/>
              <w:spacing w:val="10"/>
              <w:szCs w:val="20"/>
            </w:rPr>
          </w:rPrChange>
        </w:rPr>
        <w:lastRenderedPageBreak/>
        <w:t>重</w:t>
      </w:r>
      <w:r w:rsidR="000F03DE" w:rsidRPr="00B207B1">
        <w:rPr>
          <w:rFonts w:hAnsiTheme="minorEastAsia" w:hint="eastAsia"/>
          <w:rPrChange w:id="2659" w:author="JY0225" w:date="2017-08-24T11:14:00Z">
            <w:rPr>
              <w:rFonts w:ascii="Times New Roman" w:hAnsi="Times New Roman" w:hint="eastAsia"/>
              <w:spacing w:val="10"/>
              <w:szCs w:val="20"/>
            </w:rPr>
          </w:rPrChange>
        </w:rPr>
        <w:t>技术</w:t>
      </w:r>
      <w:r w:rsidR="00581391" w:rsidRPr="00B207B1">
        <w:rPr>
          <w:rFonts w:hAnsiTheme="minorEastAsia" w:hint="eastAsia"/>
          <w:rPrChange w:id="2660" w:author="JY0225" w:date="2017-08-24T11:14:00Z">
            <w:rPr>
              <w:rFonts w:ascii="Times New Roman" w:hAnsi="Times New Roman" w:hint="eastAsia"/>
              <w:spacing w:val="10"/>
              <w:szCs w:val="20"/>
            </w:rPr>
          </w:rPrChange>
        </w:rPr>
        <w:t>虽然有一定的安全隐患，但是</w:t>
      </w:r>
      <w:r w:rsidR="00284320" w:rsidRPr="00B207B1">
        <w:rPr>
          <w:rFonts w:hAnsiTheme="minorEastAsia" w:hint="eastAsia"/>
          <w:rPrChange w:id="2661" w:author="JY0225" w:date="2017-08-24T11:14:00Z">
            <w:rPr>
              <w:rFonts w:ascii="Times New Roman" w:hAnsi="Times New Roman" w:hint="eastAsia"/>
              <w:spacing w:val="10"/>
              <w:szCs w:val="20"/>
            </w:rPr>
          </w:rPrChange>
        </w:rPr>
        <w:t>可以借鉴</w:t>
      </w:r>
      <w:r w:rsidR="00284320" w:rsidRPr="00B207B1">
        <w:rPr>
          <w:rFonts w:hAnsiTheme="minorEastAsia"/>
          <w:rPrChange w:id="2662" w:author="JY0225" w:date="2017-08-24T11:14:00Z">
            <w:rPr>
              <w:rFonts w:ascii="Times New Roman" w:hAnsi="Times New Roman"/>
              <w:spacing w:val="10"/>
              <w:szCs w:val="20"/>
            </w:rPr>
          </w:rPrChange>
        </w:rPr>
        <w:t>Dropbox</w:t>
      </w:r>
      <w:r w:rsidR="00284320" w:rsidRPr="00B207B1">
        <w:rPr>
          <w:rFonts w:hAnsiTheme="minorEastAsia" w:hint="eastAsia"/>
          <w:rPrChange w:id="2663" w:author="JY0225" w:date="2017-08-24T11:14:00Z">
            <w:rPr>
              <w:rFonts w:ascii="Times New Roman" w:hAnsi="Times New Roman" w:hint="eastAsia"/>
              <w:spacing w:val="10"/>
              <w:szCs w:val="20"/>
            </w:rPr>
          </w:rPrChange>
        </w:rPr>
        <w:t>针对单一用户</w:t>
      </w:r>
      <w:r w:rsidR="00250826" w:rsidRPr="00B207B1">
        <w:rPr>
          <w:rFonts w:hAnsiTheme="minorEastAsia" w:hint="eastAsia"/>
          <w:rPrChange w:id="2664" w:author="JY0225" w:date="2017-08-24T11:14:00Z">
            <w:rPr>
              <w:rFonts w:ascii="Times New Roman" w:hAnsi="Times New Roman" w:hint="eastAsia"/>
              <w:spacing w:val="10"/>
              <w:szCs w:val="20"/>
            </w:rPr>
          </w:rPrChange>
        </w:rPr>
        <w:t>的</w:t>
      </w:r>
      <w:r w:rsidR="00284320" w:rsidRPr="00B207B1">
        <w:rPr>
          <w:rFonts w:hAnsiTheme="minorEastAsia" w:hint="eastAsia"/>
          <w:rPrChange w:id="2665" w:author="JY0225" w:date="2017-08-24T11:14:00Z">
            <w:rPr>
              <w:rFonts w:ascii="Times New Roman" w:hAnsi="Times New Roman" w:hint="eastAsia"/>
              <w:spacing w:val="10"/>
              <w:szCs w:val="20"/>
            </w:rPr>
          </w:rPrChange>
        </w:rPr>
        <w:t>去重策略，</w:t>
      </w:r>
      <w:r w:rsidR="008D7F1D" w:rsidRPr="00B207B1">
        <w:rPr>
          <w:rFonts w:hAnsiTheme="minorEastAsia" w:hint="eastAsia"/>
          <w:rPrChange w:id="2666" w:author="JY0225" w:date="2017-08-24T11:14:00Z">
            <w:rPr>
              <w:rFonts w:ascii="Times New Roman" w:hAnsi="Times New Roman" w:hint="eastAsia"/>
              <w:spacing w:val="10"/>
              <w:szCs w:val="20"/>
            </w:rPr>
          </w:rPrChange>
        </w:rPr>
        <w:t>这样既能缓解</w:t>
      </w:r>
      <w:r w:rsidR="000F264C" w:rsidRPr="00B207B1">
        <w:rPr>
          <w:rFonts w:hAnsiTheme="minorEastAsia" w:hint="eastAsia"/>
          <w:rPrChange w:id="2667" w:author="JY0225" w:date="2017-08-24T11:14:00Z">
            <w:rPr>
              <w:rFonts w:ascii="Times New Roman" w:hAnsi="Times New Roman" w:hint="eastAsia"/>
              <w:spacing w:val="10"/>
              <w:szCs w:val="20"/>
            </w:rPr>
          </w:rPrChange>
        </w:rPr>
        <w:t>服务器的</w:t>
      </w:r>
      <w:r w:rsidR="00476838" w:rsidRPr="00B207B1">
        <w:rPr>
          <w:rFonts w:hAnsiTheme="minorEastAsia" w:hint="eastAsia"/>
          <w:rPrChange w:id="2668" w:author="JY0225" w:date="2017-08-24T11:14:00Z">
            <w:rPr>
              <w:rFonts w:ascii="Times New Roman" w:hAnsi="Times New Roman" w:hint="eastAsia"/>
              <w:spacing w:val="10"/>
              <w:szCs w:val="20"/>
            </w:rPr>
          </w:rPrChange>
        </w:rPr>
        <w:t>备份</w:t>
      </w:r>
      <w:r w:rsidR="000F264C" w:rsidRPr="00B207B1">
        <w:rPr>
          <w:rFonts w:hAnsiTheme="minorEastAsia" w:hint="eastAsia"/>
          <w:rPrChange w:id="2669" w:author="JY0225" w:date="2017-08-24T11:14:00Z">
            <w:rPr>
              <w:rFonts w:ascii="Times New Roman" w:hAnsi="Times New Roman" w:hint="eastAsia"/>
              <w:spacing w:val="10"/>
              <w:szCs w:val="20"/>
            </w:rPr>
          </w:rPrChange>
        </w:rPr>
        <w:t>压力，又能为</w:t>
      </w:r>
      <w:r w:rsidR="00954432" w:rsidRPr="00B207B1">
        <w:rPr>
          <w:rFonts w:hAnsiTheme="minorEastAsia" w:hint="eastAsia"/>
          <w:rPrChange w:id="2670" w:author="JY0225" w:date="2017-08-24T11:14:00Z">
            <w:rPr>
              <w:rFonts w:ascii="Times New Roman" w:hAnsi="Times New Roman" w:hint="eastAsia"/>
              <w:spacing w:val="10"/>
              <w:szCs w:val="20"/>
            </w:rPr>
          </w:rPrChange>
        </w:rPr>
        <w:t>在一定程度上</w:t>
      </w:r>
      <w:r w:rsidR="000F264C" w:rsidRPr="00B207B1">
        <w:rPr>
          <w:rFonts w:hAnsiTheme="minorEastAsia" w:hint="eastAsia"/>
          <w:rPrChange w:id="2671" w:author="JY0225" w:date="2017-08-24T11:14:00Z">
            <w:rPr>
              <w:rFonts w:ascii="Times New Roman" w:hAnsi="Times New Roman" w:hint="eastAsia"/>
              <w:spacing w:val="10"/>
              <w:szCs w:val="20"/>
            </w:rPr>
          </w:rPrChange>
        </w:rPr>
        <w:t>保证</w:t>
      </w:r>
      <w:r w:rsidR="00BC7066" w:rsidRPr="00B207B1">
        <w:rPr>
          <w:rFonts w:hAnsiTheme="minorEastAsia" w:hint="eastAsia"/>
          <w:rPrChange w:id="2672" w:author="JY0225" w:date="2017-08-24T11:14:00Z">
            <w:rPr>
              <w:rFonts w:ascii="Times New Roman" w:hAnsi="Times New Roman" w:hint="eastAsia"/>
              <w:spacing w:val="10"/>
              <w:szCs w:val="20"/>
            </w:rPr>
          </w:rPrChange>
        </w:rPr>
        <w:t>用户</w:t>
      </w:r>
      <w:r w:rsidR="00525278" w:rsidRPr="00B207B1">
        <w:rPr>
          <w:rFonts w:hAnsiTheme="minorEastAsia" w:hint="eastAsia"/>
          <w:rPrChange w:id="2673" w:author="JY0225" w:date="2017-08-24T11:14:00Z">
            <w:rPr>
              <w:rFonts w:ascii="Times New Roman" w:hAnsi="Times New Roman" w:hint="eastAsia"/>
              <w:spacing w:val="10"/>
              <w:szCs w:val="20"/>
            </w:rPr>
          </w:rPrChange>
        </w:rPr>
        <w:t>数据的</w:t>
      </w:r>
      <w:r w:rsidR="006C28B7" w:rsidRPr="00B207B1">
        <w:rPr>
          <w:rFonts w:hAnsiTheme="minorEastAsia" w:hint="eastAsia"/>
          <w:rPrChange w:id="2674" w:author="JY0225" w:date="2017-08-24T11:14:00Z">
            <w:rPr>
              <w:rFonts w:ascii="Times New Roman" w:hAnsi="Times New Roman" w:hint="eastAsia"/>
              <w:spacing w:val="10"/>
              <w:szCs w:val="20"/>
            </w:rPr>
          </w:rPrChange>
        </w:rPr>
        <w:t>安全</w:t>
      </w:r>
      <w:r w:rsidR="000F264C" w:rsidRPr="00B207B1">
        <w:rPr>
          <w:rFonts w:hAnsiTheme="minorEastAsia" w:hint="eastAsia"/>
          <w:rPrChange w:id="2675" w:author="JY0225" w:date="2017-08-24T11:14:00Z">
            <w:rPr>
              <w:rFonts w:ascii="Times New Roman" w:hAnsi="Times New Roman" w:hint="eastAsia"/>
              <w:spacing w:val="10"/>
              <w:szCs w:val="20"/>
            </w:rPr>
          </w:rPrChange>
        </w:rPr>
        <w:t>。</w:t>
      </w:r>
    </w:p>
    <w:p w14:paraId="626ABDB8" w14:textId="3369DE58" w:rsidR="007E6499" w:rsidRPr="00B207B1" w:rsidRDefault="005824E1" w:rsidP="001B6B3E">
      <w:pPr>
        <w:spacing w:line="400" w:lineRule="exact"/>
        <w:rPr>
          <w:rFonts w:hAnsiTheme="minorEastAsia"/>
          <w:rPrChange w:id="2676" w:author="JY0225" w:date="2017-08-24T11:14:00Z">
            <w:rPr>
              <w:rFonts w:ascii="Times New Roman" w:hAnsi="Times New Roman"/>
              <w:spacing w:val="10"/>
              <w:szCs w:val="20"/>
            </w:rPr>
          </w:rPrChange>
        </w:rPr>
      </w:pPr>
      <w:r w:rsidRPr="00B207B1">
        <w:rPr>
          <w:rFonts w:hAnsiTheme="minorEastAsia"/>
          <w:rPrChange w:id="2677" w:author="JY0225" w:date="2017-08-24T11:14:00Z">
            <w:rPr>
              <w:rFonts w:ascii="Times New Roman" w:hAnsi="Times New Roman"/>
              <w:spacing w:val="10"/>
              <w:szCs w:val="20"/>
            </w:rPr>
          </w:rPrChange>
        </w:rPr>
        <w:tab/>
      </w:r>
      <w:r w:rsidRPr="00B207B1">
        <w:rPr>
          <w:rFonts w:hAnsiTheme="minorEastAsia" w:hint="eastAsia"/>
          <w:rPrChange w:id="2678" w:author="JY0225" w:date="2017-08-24T11:14:00Z">
            <w:rPr>
              <w:rFonts w:ascii="Times New Roman" w:hAnsi="Times New Roman" w:hint="eastAsia"/>
              <w:spacing w:val="10"/>
              <w:szCs w:val="20"/>
            </w:rPr>
          </w:rPrChange>
        </w:rPr>
        <w:t>最后</w:t>
      </w:r>
      <w:r w:rsidR="00F9728F" w:rsidRPr="00B207B1">
        <w:rPr>
          <w:rFonts w:hAnsiTheme="minorEastAsia" w:hint="eastAsia"/>
          <w:rPrChange w:id="2679" w:author="JY0225" w:date="2017-08-24T11:14:00Z">
            <w:rPr>
              <w:rFonts w:ascii="Times New Roman" w:hAnsi="Times New Roman" w:hint="eastAsia"/>
              <w:spacing w:val="10"/>
              <w:szCs w:val="20"/>
            </w:rPr>
          </w:rPrChange>
        </w:rPr>
        <w:t>，现有的中间件系统</w:t>
      </w:r>
      <w:r w:rsidR="00F05086" w:rsidRPr="00B207B1">
        <w:rPr>
          <w:rFonts w:hAnsiTheme="minorEastAsia" w:hint="eastAsia"/>
          <w:rPrChange w:id="2680" w:author="JY0225" w:date="2017-08-24T11:14:00Z">
            <w:rPr>
              <w:rFonts w:ascii="Times New Roman" w:hAnsi="Times New Roman" w:hint="eastAsia"/>
              <w:spacing w:val="10"/>
              <w:szCs w:val="20"/>
            </w:rPr>
          </w:rPrChange>
        </w:rPr>
        <w:t>只支持</w:t>
      </w:r>
      <w:r w:rsidR="00811351" w:rsidRPr="00B207B1">
        <w:rPr>
          <w:rFonts w:hAnsiTheme="minorEastAsia"/>
          <w:rPrChange w:id="2681" w:author="JY0225" w:date="2017-08-24T11:14:00Z">
            <w:rPr>
              <w:rFonts w:ascii="Times New Roman" w:hAnsi="Times New Roman"/>
              <w:spacing w:val="10"/>
              <w:szCs w:val="20"/>
            </w:rPr>
          </w:rPrChange>
        </w:rPr>
        <w:t>Linux</w:t>
      </w:r>
      <w:r w:rsidR="00811351" w:rsidRPr="00B207B1">
        <w:rPr>
          <w:rFonts w:hAnsiTheme="minorEastAsia" w:hint="eastAsia"/>
          <w:rPrChange w:id="2682" w:author="JY0225" w:date="2017-08-24T11:14:00Z">
            <w:rPr>
              <w:rFonts w:ascii="Times New Roman" w:hAnsi="Times New Roman" w:hint="eastAsia"/>
              <w:spacing w:val="10"/>
              <w:szCs w:val="20"/>
            </w:rPr>
          </w:rPrChange>
        </w:rPr>
        <w:t>平台下的</w:t>
      </w:r>
      <w:r w:rsidR="00811351" w:rsidRPr="00B207B1">
        <w:rPr>
          <w:rFonts w:hAnsiTheme="minorEastAsia"/>
          <w:rPrChange w:id="2683" w:author="JY0225" w:date="2017-08-24T11:14:00Z">
            <w:rPr>
              <w:rFonts w:ascii="Times New Roman" w:hAnsi="Times New Roman"/>
              <w:spacing w:val="10"/>
              <w:szCs w:val="20"/>
            </w:rPr>
          </w:rPrChange>
        </w:rPr>
        <w:t>CLI</w:t>
      </w:r>
      <w:del w:id="2684" w:author="Liu, Wu" w:date="2017-08-29T10:06:00Z">
        <w:r w:rsidR="00811351" w:rsidRPr="00B207B1" w:rsidDel="00063713">
          <w:rPr>
            <w:rFonts w:hAnsiTheme="minorEastAsia" w:hint="eastAsia"/>
            <w:rPrChange w:id="2685" w:author="JY0225" w:date="2017-08-24T11:14:00Z">
              <w:rPr>
                <w:rFonts w:ascii="Times New Roman" w:hAnsi="Times New Roman" w:hint="eastAsia"/>
                <w:spacing w:val="10"/>
                <w:szCs w:val="20"/>
              </w:rPr>
            </w:rPrChange>
          </w:rPr>
          <w:delText>（</w:delText>
        </w:r>
        <w:r w:rsidR="00811351" w:rsidRPr="00B207B1" w:rsidDel="00063713">
          <w:rPr>
            <w:rFonts w:hAnsiTheme="minorEastAsia"/>
            <w:rPrChange w:id="2686" w:author="JY0225" w:date="2017-08-24T11:14:00Z">
              <w:rPr>
                <w:rFonts w:ascii="Times New Roman" w:hAnsi="Times New Roman"/>
                <w:spacing w:val="10"/>
                <w:szCs w:val="20"/>
              </w:rPr>
            </w:rPrChange>
          </w:rPr>
          <w:delText>Command Line Interface</w:delText>
        </w:r>
        <w:r w:rsidR="00811351" w:rsidRPr="00B207B1" w:rsidDel="00063713">
          <w:rPr>
            <w:rFonts w:hAnsiTheme="minorEastAsia" w:hint="eastAsia"/>
            <w:rPrChange w:id="2687" w:author="JY0225" w:date="2017-08-24T11:14:00Z">
              <w:rPr>
                <w:rFonts w:ascii="Times New Roman" w:hAnsi="Times New Roman" w:hint="eastAsia"/>
                <w:spacing w:val="10"/>
                <w:szCs w:val="20"/>
              </w:rPr>
            </w:rPrChange>
          </w:rPr>
          <w:delText>）</w:delText>
        </w:r>
      </w:del>
      <w:r w:rsidR="00186DEA" w:rsidRPr="00B207B1">
        <w:rPr>
          <w:rFonts w:hAnsiTheme="minorEastAsia" w:hint="eastAsia"/>
          <w:rPrChange w:id="2688" w:author="JY0225" w:date="2017-08-24T11:14:00Z">
            <w:rPr>
              <w:rFonts w:ascii="Times New Roman" w:hAnsi="Times New Roman" w:hint="eastAsia"/>
              <w:spacing w:val="10"/>
              <w:szCs w:val="20"/>
            </w:rPr>
          </w:rPrChange>
        </w:rPr>
        <w:t>客户端。</w:t>
      </w:r>
      <w:r w:rsidR="006A0440" w:rsidRPr="00B207B1">
        <w:rPr>
          <w:rFonts w:hAnsiTheme="minorEastAsia" w:hint="eastAsia"/>
          <w:rPrChange w:id="2689" w:author="JY0225" w:date="2017-08-24T11:14:00Z">
            <w:rPr>
              <w:rFonts w:ascii="Times New Roman" w:hAnsi="Times New Roman" w:hint="eastAsia"/>
              <w:spacing w:val="10"/>
              <w:szCs w:val="20"/>
            </w:rPr>
          </w:rPrChange>
        </w:rPr>
        <w:t>考虑到主流的云</w:t>
      </w:r>
      <w:r w:rsidR="00476838" w:rsidRPr="00B207B1">
        <w:rPr>
          <w:rFonts w:hAnsiTheme="minorEastAsia" w:hint="eastAsia"/>
          <w:rPrChange w:id="2690" w:author="JY0225" w:date="2017-08-24T11:14:00Z">
            <w:rPr>
              <w:rFonts w:ascii="Times New Roman" w:hAnsi="Times New Roman" w:hint="eastAsia"/>
              <w:spacing w:val="10"/>
              <w:szCs w:val="20"/>
            </w:rPr>
          </w:rPrChange>
        </w:rPr>
        <w:t>备份</w:t>
      </w:r>
      <w:r w:rsidR="00D8757B">
        <w:rPr>
          <w:rFonts w:hAnsiTheme="minorEastAsia" w:hint="eastAsia"/>
        </w:rPr>
        <w:t>服务</w:t>
      </w:r>
      <w:r w:rsidR="006A0440" w:rsidRPr="00B207B1">
        <w:rPr>
          <w:rFonts w:hAnsiTheme="minorEastAsia" w:hint="eastAsia"/>
          <w:rPrChange w:id="2691" w:author="JY0225" w:date="2017-08-24T11:14:00Z">
            <w:rPr>
              <w:rFonts w:ascii="Times New Roman" w:hAnsi="Times New Roman" w:hint="eastAsia"/>
              <w:spacing w:val="10"/>
              <w:szCs w:val="20"/>
            </w:rPr>
          </w:rPrChange>
        </w:rPr>
        <w:t>供应</w:t>
      </w:r>
      <w:r w:rsidR="002C0A8E" w:rsidRPr="00B207B1">
        <w:rPr>
          <w:rFonts w:hAnsiTheme="minorEastAsia" w:hint="eastAsia"/>
          <w:rPrChange w:id="2692" w:author="JY0225" w:date="2017-08-24T11:14:00Z">
            <w:rPr>
              <w:rFonts w:ascii="Times New Roman" w:hAnsi="Times New Roman" w:hint="eastAsia"/>
              <w:spacing w:val="10"/>
              <w:szCs w:val="20"/>
            </w:rPr>
          </w:rPrChange>
        </w:rPr>
        <w:t>商都提供了多平台数据共享的</w:t>
      </w:r>
      <w:r w:rsidR="00A8607D" w:rsidRPr="00B207B1">
        <w:rPr>
          <w:rFonts w:hAnsiTheme="minorEastAsia" w:hint="eastAsia"/>
          <w:rPrChange w:id="2693" w:author="JY0225" w:date="2017-08-24T11:14:00Z">
            <w:rPr>
              <w:rFonts w:ascii="Times New Roman" w:hAnsi="Times New Roman" w:hint="eastAsia"/>
              <w:spacing w:val="10"/>
              <w:szCs w:val="20"/>
            </w:rPr>
          </w:rPrChange>
        </w:rPr>
        <w:t>服务</w:t>
      </w:r>
      <w:r w:rsidR="00A0342E" w:rsidRPr="00B207B1">
        <w:rPr>
          <w:rFonts w:hAnsiTheme="minorEastAsia" w:hint="eastAsia"/>
          <w:rPrChange w:id="2694" w:author="JY0225" w:date="2017-08-24T11:14:00Z">
            <w:rPr>
              <w:rFonts w:ascii="Times New Roman" w:hAnsi="Times New Roman" w:hint="eastAsia"/>
              <w:spacing w:val="10"/>
              <w:szCs w:val="20"/>
            </w:rPr>
          </w:rPrChange>
        </w:rPr>
        <w:t>，</w:t>
      </w:r>
      <w:r w:rsidR="00C86941" w:rsidRPr="00B207B1">
        <w:rPr>
          <w:rFonts w:hAnsiTheme="minorEastAsia" w:hint="eastAsia"/>
          <w:rPrChange w:id="2695" w:author="JY0225" w:date="2017-08-24T11:14:00Z">
            <w:rPr>
              <w:rFonts w:ascii="Times New Roman" w:hAnsi="Times New Roman" w:hint="eastAsia"/>
              <w:spacing w:val="10"/>
              <w:szCs w:val="20"/>
            </w:rPr>
          </w:rPrChange>
        </w:rPr>
        <w:t>因此</w:t>
      </w:r>
      <w:r w:rsidR="000E55A2" w:rsidRPr="00B207B1">
        <w:rPr>
          <w:rFonts w:hAnsiTheme="minorEastAsia" w:hint="eastAsia"/>
          <w:rPrChange w:id="2696" w:author="JY0225" w:date="2017-08-24T11:14:00Z">
            <w:rPr>
              <w:rFonts w:ascii="Times New Roman" w:hAnsi="Times New Roman" w:hint="eastAsia"/>
              <w:spacing w:val="10"/>
              <w:szCs w:val="20"/>
            </w:rPr>
          </w:rPrChange>
        </w:rPr>
        <w:t>需要对现有的中间件系统进行重构，解决</w:t>
      </w:r>
      <w:r w:rsidR="002938E1" w:rsidRPr="00B207B1">
        <w:rPr>
          <w:rFonts w:hAnsiTheme="minorEastAsia" w:hint="eastAsia"/>
          <w:rPrChange w:id="2697" w:author="JY0225" w:date="2017-08-24T11:14:00Z">
            <w:rPr>
              <w:rFonts w:ascii="Times New Roman" w:hAnsi="Times New Roman" w:hint="eastAsia"/>
              <w:spacing w:val="10"/>
              <w:szCs w:val="20"/>
            </w:rPr>
          </w:rPrChange>
        </w:rPr>
        <w:t>来自多平台的</w:t>
      </w:r>
      <w:r w:rsidR="004B3158" w:rsidRPr="00B207B1">
        <w:rPr>
          <w:rFonts w:hAnsiTheme="minorEastAsia" w:hint="eastAsia"/>
          <w:rPrChange w:id="2698" w:author="JY0225" w:date="2017-08-24T11:14:00Z">
            <w:rPr>
              <w:rFonts w:ascii="Times New Roman" w:hAnsi="Times New Roman" w:hint="eastAsia"/>
              <w:spacing w:val="10"/>
              <w:szCs w:val="20"/>
            </w:rPr>
          </w:rPrChange>
        </w:rPr>
        <w:t>不同</w:t>
      </w:r>
      <w:r w:rsidR="00666CF9" w:rsidRPr="00B207B1">
        <w:rPr>
          <w:rFonts w:hAnsiTheme="minorEastAsia" w:hint="eastAsia"/>
          <w:rPrChange w:id="2699" w:author="JY0225" w:date="2017-08-24T11:14:00Z">
            <w:rPr>
              <w:rFonts w:ascii="Times New Roman" w:hAnsi="Times New Roman" w:hint="eastAsia"/>
              <w:spacing w:val="10"/>
              <w:szCs w:val="20"/>
            </w:rPr>
          </w:rPrChange>
        </w:rPr>
        <w:t>客户端</w:t>
      </w:r>
      <w:r w:rsidR="004B3158" w:rsidRPr="00B207B1">
        <w:rPr>
          <w:rFonts w:hAnsiTheme="minorEastAsia" w:hint="eastAsia"/>
          <w:rPrChange w:id="2700" w:author="JY0225" w:date="2017-08-24T11:14:00Z">
            <w:rPr>
              <w:rFonts w:ascii="Times New Roman" w:hAnsi="Times New Roman" w:hint="eastAsia"/>
              <w:spacing w:val="10"/>
              <w:szCs w:val="20"/>
            </w:rPr>
          </w:rPrChange>
        </w:rPr>
        <w:t>与</w:t>
      </w:r>
      <w:r w:rsidR="003E57AC" w:rsidRPr="00B207B1">
        <w:rPr>
          <w:rFonts w:hAnsiTheme="minorEastAsia" w:hint="eastAsia"/>
          <w:rPrChange w:id="2701" w:author="JY0225" w:date="2017-08-24T11:14:00Z">
            <w:rPr>
              <w:rFonts w:ascii="Times New Roman" w:hAnsi="Times New Roman" w:hint="eastAsia"/>
              <w:spacing w:val="10"/>
              <w:szCs w:val="20"/>
            </w:rPr>
          </w:rPrChange>
        </w:rPr>
        <w:t>云</w:t>
      </w:r>
      <w:r w:rsidR="00476838" w:rsidRPr="00B207B1">
        <w:rPr>
          <w:rFonts w:hAnsiTheme="minorEastAsia" w:hint="eastAsia"/>
          <w:rPrChange w:id="2702" w:author="JY0225" w:date="2017-08-24T11:14:00Z">
            <w:rPr>
              <w:rFonts w:ascii="Times New Roman" w:hAnsi="Times New Roman" w:hint="eastAsia"/>
              <w:spacing w:val="10"/>
              <w:szCs w:val="20"/>
            </w:rPr>
          </w:rPrChange>
        </w:rPr>
        <w:t>备份</w:t>
      </w:r>
      <w:r w:rsidR="003E57AC" w:rsidRPr="00B207B1">
        <w:rPr>
          <w:rFonts w:hAnsiTheme="minorEastAsia" w:hint="eastAsia"/>
          <w:rPrChange w:id="2703" w:author="JY0225" w:date="2017-08-24T11:14:00Z">
            <w:rPr>
              <w:rFonts w:ascii="Times New Roman" w:hAnsi="Times New Roman" w:hint="eastAsia"/>
              <w:spacing w:val="10"/>
              <w:szCs w:val="20"/>
            </w:rPr>
          </w:rPrChange>
        </w:rPr>
        <w:t>服务器</w:t>
      </w:r>
      <w:r w:rsidR="00BC7066" w:rsidRPr="00B207B1">
        <w:rPr>
          <w:rFonts w:hAnsiTheme="minorEastAsia" w:hint="eastAsia"/>
          <w:rPrChange w:id="2704" w:author="JY0225" w:date="2017-08-24T11:14:00Z">
            <w:rPr>
              <w:rFonts w:ascii="Times New Roman" w:hAnsi="Times New Roman" w:hint="eastAsia"/>
              <w:spacing w:val="10"/>
              <w:szCs w:val="20"/>
            </w:rPr>
          </w:rPrChange>
        </w:rPr>
        <w:t>之间</w:t>
      </w:r>
      <w:r w:rsidR="009C1455" w:rsidRPr="00B207B1">
        <w:rPr>
          <w:rFonts w:hAnsiTheme="minorEastAsia" w:hint="eastAsia"/>
          <w:rPrChange w:id="2705" w:author="JY0225" w:date="2017-08-24T11:14:00Z">
            <w:rPr>
              <w:rFonts w:ascii="Times New Roman" w:hAnsi="Times New Roman" w:hint="eastAsia"/>
              <w:spacing w:val="10"/>
              <w:szCs w:val="20"/>
            </w:rPr>
          </w:rPrChange>
        </w:rPr>
        <w:t>的</w:t>
      </w:r>
      <w:r w:rsidR="00AD330E" w:rsidRPr="00B207B1">
        <w:rPr>
          <w:rFonts w:hAnsiTheme="minorEastAsia" w:hint="eastAsia"/>
          <w:rPrChange w:id="2706" w:author="JY0225" w:date="2017-08-24T11:14:00Z">
            <w:rPr>
              <w:rFonts w:ascii="Times New Roman" w:hAnsi="Times New Roman" w:hint="eastAsia"/>
              <w:spacing w:val="10"/>
              <w:szCs w:val="20"/>
            </w:rPr>
          </w:rPrChange>
        </w:rPr>
        <w:t>适配</w:t>
      </w:r>
      <w:r w:rsidR="009C1455" w:rsidRPr="00B207B1">
        <w:rPr>
          <w:rFonts w:hAnsiTheme="minorEastAsia" w:hint="eastAsia"/>
          <w:rPrChange w:id="2707" w:author="JY0225" w:date="2017-08-24T11:14:00Z">
            <w:rPr>
              <w:rFonts w:ascii="Times New Roman" w:hAnsi="Times New Roman" w:hint="eastAsia"/>
              <w:spacing w:val="10"/>
              <w:szCs w:val="20"/>
            </w:rPr>
          </w:rPrChange>
        </w:rPr>
        <w:t>问题，使其</w:t>
      </w:r>
      <w:r w:rsidR="004A4096" w:rsidRPr="00B207B1">
        <w:rPr>
          <w:rFonts w:hAnsiTheme="minorEastAsia" w:hint="eastAsia"/>
          <w:rPrChange w:id="2708" w:author="JY0225" w:date="2017-08-24T11:14:00Z">
            <w:rPr>
              <w:rFonts w:ascii="Times New Roman" w:hAnsi="Times New Roman" w:hint="eastAsia"/>
              <w:spacing w:val="10"/>
              <w:szCs w:val="20"/>
            </w:rPr>
          </w:rPrChange>
        </w:rPr>
        <w:t>具备可扩展性</w:t>
      </w:r>
      <w:r w:rsidR="00336116" w:rsidRPr="00B207B1">
        <w:rPr>
          <w:rFonts w:hAnsiTheme="minorEastAsia" w:hint="eastAsia"/>
          <w:rPrChange w:id="2709" w:author="JY0225" w:date="2017-08-24T11:14:00Z">
            <w:rPr>
              <w:rFonts w:ascii="Times New Roman" w:hAnsi="Times New Roman" w:hint="eastAsia"/>
              <w:spacing w:val="10"/>
              <w:szCs w:val="20"/>
            </w:rPr>
          </w:rPrChange>
        </w:rPr>
        <w:t>以</w:t>
      </w:r>
      <w:r w:rsidR="00785BD1" w:rsidRPr="00B207B1">
        <w:rPr>
          <w:rFonts w:hAnsiTheme="minorEastAsia" w:hint="eastAsia"/>
          <w:rPrChange w:id="2710" w:author="JY0225" w:date="2017-08-24T11:14:00Z">
            <w:rPr>
              <w:rFonts w:ascii="Times New Roman" w:hAnsi="Times New Roman" w:hint="eastAsia"/>
              <w:spacing w:val="10"/>
              <w:szCs w:val="20"/>
            </w:rPr>
          </w:rPrChange>
        </w:rPr>
        <w:t>支撑更多</w:t>
      </w:r>
      <w:r w:rsidR="00CA4F62" w:rsidRPr="00B207B1">
        <w:rPr>
          <w:rFonts w:hAnsiTheme="minorEastAsia" w:hint="eastAsia"/>
          <w:rPrChange w:id="2711" w:author="JY0225" w:date="2017-08-24T11:14:00Z">
            <w:rPr>
              <w:rFonts w:ascii="Times New Roman" w:hAnsi="Times New Roman" w:hint="eastAsia"/>
              <w:spacing w:val="10"/>
              <w:szCs w:val="20"/>
            </w:rPr>
          </w:rPrChange>
        </w:rPr>
        <w:t>的</w:t>
      </w:r>
      <w:r w:rsidR="00156120" w:rsidRPr="00B207B1">
        <w:rPr>
          <w:rFonts w:hAnsiTheme="minorEastAsia" w:hint="eastAsia"/>
          <w:rPrChange w:id="2712" w:author="JY0225" w:date="2017-08-24T11:14:00Z">
            <w:rPr>
              <w:rFonts w:ascii="Times New Roman" w:hAnsi="Times New Roman" w:hint="eastAsia"/>
              <w:spacing w:val="10"/>
              <w:szCs w:val="20"/>
            </w:rPr>
          </w:rPrChange>
        </w:rPr>
        <w:t>客户端类型</w:t>
      </w:r>
      <w:r w:rsidR="00785BD1" w:rsidRPr="00B207B1">
        <w:rPr>
          <w:rFonts w:hAnsiTheme="minorEastAsia" w:hint="eastAsia"/>
          <w:rPrChange w:id="2713" w:author="JY0225" w:date="2017-08-24T11:14:00Z">
            <w:rPr>
              <w:rFonts w:ascii="Times New Roman" w:hAnsi="Times New Roman" w:hint="eastAsia"/>
              <w:spacing w:val="10"/>
              <w:szCs w:val="20"/>
            </w:rPr>
          </w:rPrChange>
        </w:rPr>
        <w:t>。</w:t>
      </w:r>
    </w:p>
    <w:p w14:paraId="33FD1981" w14:textId="77777777" w:rsidR="00C825DD" w:rsidRPr="00B207B1" w:rsidRDefault="00217498">
      <w:pPr>
        <w:pStyle w:val="21"/>
        <w:spacing w:line="240" w:lineRule="auto"/>
        <w:pPrChange w:id="2714" w:author="微软用户" w:date="2017-08-18T22:51:00Z">
          <w:pPr>
            <w:pStyle w:val="21"/>
          </w:pPr>
        </w:pPrChange>
      </w:pPr>
      <w:bookmarkStart w:id="2715" w:name="_Toc491952432"/>
      <w:r w:rsidRPr="00B207B1">
        <w:t>3</w:t>
      </w:r>
      <w:r w:rsidR="008F0111" w:rsidRPr="00B207B1">
        <w:t>.</w:t>
      </w:r>
      <w:ins w:id="2716" w:author="JY0225" w:date="2017-08-23T14:05:00Z">
        <w:r w:rsidR="003F08AF" w:rsidRPr="00B207B1">
          <w:t>2</w:t>
        </w:r>
      </w:ins>
      <w:del w:id="2717" w:author="JY0225" w:date="2017-08-23T14:05:00Z">
        <w:r w:rsidR="009C6AD7" w:rsidRPr="00B207B1" w:rsidDel="003F08AF">
          <w:delText>3</w:delText>
        </w:r>
      </w:del>
      <w:r w:rsidR="00C825DD" w:rsidRPr="00B207B1">
        <w:t xml:space="preserve"> </w:t>
      </w:r>
      <w:r w:rsidR="00ED4D1D" w:rsidRPr="00B207B1">
        <w:rPr>
          <w:rFonts w:hint="eastAsia"/>
        </w:rPr>
        <w:t>中间件</w:t>
      </w:r>
      <w:r w:rsidR="00CE6A9F" w:rsidRPr="00B207B1">
        <w:rPr>
          <w:rFonts w:hint="eastAsia"/>
        </w:rPr>
        <w:t>系统</w:t>
      </w:r>
      <w:r w:rsidR="009D0BC6" w:rsidRPr="00B207B1">
        <w:t>优化</w:t>
      </w:r>
      <w:r w:rsidR="009D0BC6" w:rsidRPr="00B207B1">
        <w:rPr>
          <w:rFonts w:hint="eastAsia"/>
        </w:rPr>
        <w:t>需求</w:t>
      </w:r>
      <w:r w:rsidR="00C825DD" w:rsidRPr="00B207B1">
        <w:t>分析</w:t>
      </w:r>
      <w:bookmarkEnd w:id="2715"/>
    </w:p>
    <w:p w14:paraId="0FC845A7" w14:textId="77777777" w:rsidR="005A6ED9" w:rsidRPr="00B207B1" w:rsidRDefault="00415AEA" w:rsidP="00D451AB">
      <w:pPr>
        <w:spacing w:line="400" w:lineRule="exact"/>
        <w:ind w:firstLine="420"/>
        <w:rPr>
          <w:rFonts w:ascii="Times New Roman" w:hAnsi="Times New Roman"/>
        </w:rPr>
      </w:pPr>
      <w:r w:rsidRPr="00B207B1">
        <w:rPr>
          <w:rFonts w:ascii="Times New Roman" w:hAnsi="Times New Roman" w:hint="eastAsia"/>
        </w:rPr>
        <w:t>通过上文对</w:t>
      </w:r>
      <w:r w:rsidR="006359F3" w:rsidRPr="00B207B1">
        <w:rPr>
          <w:rFonts w:ascii="Times New Roman" w:hAnsi="Times New Roman" w:hint="eastAsia"/>
        </w:rPr>
        <w:t>现</w:t>
      </w:r>
      <w:r w:rsidRPr="00B207B1">
        <w:rPr>
          <w:rFonts w:ascii="Times New Roman" w:hAnsi="Times New Roman" w:hint="eastAsia"/>
        </w:rPr>
        <w:t>有</w:t>
      </w:r>
      <w:r w:rsidR="006359F3" w:rsidRPr="00B207B1">
        <w:rPr>
          <w:rFonts w:ascii="Times New Roman" w:hAnsi="Times New Roman" w:hint="eastAsia"/>
        </w:rPr>
        <w:t>中间件</w:t>
      </w:r>
      <w:r w:rsidR="00C02492" w:rsidRPr="00B207B1">
        <w:rPr>
          <w:rFonts w:ascii="Times New Roman" w:hAnsi="Times New Roman" w:hint="eastAsia"/>
        </w:rPr>
        <w:t>系统不足之处的</w:t>
      </w:r>
      <w:r w:rsidRPr="00B207B1">
        <w:rPr>
          <w:rFonts w:ascii="Times New Roman" w:hAnsi="Times New Roman" w:hint="eastAsia"/>
        </w:rPr>
        <w:t>分析，</w:t>
      </w:r>
      <w:r w:rsidR="00585DBC" w:rsidRPr="00B207B1">
        <w:rPr>
          <w:rFonts w:ascii="Times New Roman" w:hAnsi="Times New Roman" w:hint="eastAsia"/>
        </w:rPr>
        <w:t>并</w:t>
      </w:r>
      <w:r w:rsidR="00490764" w:rsidRPr="00B207B1">
        <w:rPr>
          <w:rFonts w:ascii="Times New Roman" w:hAnsi="Times New Roman" w:hint="eastAsia"/>
        </w:rPr>
        <w:t>结合</w:t>
      </w:r>
      <w:r w:rsidR="00600485" w:rsidRPr="00B207B1">
        <w:rPr>
          <w:rFonts w:ascii="Times New Roman" w:hAnsi="Times New Roman" w:hint="eastAsia"/>
        </w:rPr>
        <w:t>业内同类产品</w:t>
      </w:r>
      <w:r w:rsidR="00C51731" w:rsidRPr="00B207B1">
        <w:rPr>
          <w:rFonts w:ascii="Times New Roman" w:hAnsi="Times New Roman" w:hint="eastAsia"/>
        </w:rPr>
        <w:t>关键技术</w:t>
      </w:r>
      <w:r w:rsidR="00600485" w:rsidRPr="00B207B1">
        <w:rPr>
          <w:rFonts w:ascii="Times New Roman" w:hAnsi="Times New Roman" w:hint="eastAsia"/>
        </w:rPr>
        <w:t>的调研结果</w:t>
      </w:r>
      <w:r w:rsidR="00A53BCE" w:rsidRPr="00B207B1">
        <w:rPr>
          <w:rFonts w:ascii="Times New Roman" w:hAnsi="Times New Roman" w:hint="eastAsia"/>
        </w:rPr>
        <w:t>，</w:t>
      </w:r>
      <w:del w:id="2718" w:author="Liu, Wu" w:date="2017-08-29T11:00:00Z">
        <w:r w:rsidR="00600485" w:rsidRPr="00B207B1" w:rsidDel="00A174A3">
          <w:rPr>
            <w:rFonts w:ascii="Times New Roman" w:hAnsi="Times New Roman"/>
          </w:rPr>
          <w:delText xml:space="preserve"> </w:delText>
        </w:r>
      </w:del>
      <w:r w:rsidR="0030586C" w:rsidRPr="00B207B1">
        <w:rPr>
          <w:rFonts w:ascii="Times New Roman" w:hAnsi="Times New Roman" w:hint="eastAsia"/>
        </w:rPr>
        <w:t>本文将从</w:t>
      </w:r>
      <w:r w:rsidR="003B067C" w:rsidRPr="00B207B1">
        <w:rPr>
          <w:rFonts w:ascii="Times New Roman" w:hAnsi="Times New Roman" w:hint="eastAsia"/>
        </w:rPr>
        <w:t>持久会话管理、大文件上传、</w:t>
      </w:r>
      <w:r w:rsidR="00D44653" w:rsidRPr="00B207B1">
        <w:rPr>
          <w:rFonts w:ascii="Times New Roman" w:hAnsi="Times New Roman" w:hint="eastAsia"/>
        </w:rPr>
        <w:t>本地缓存、多应用适配四个方面进行优化，具体分析</w:t>
      </w:r>
      <w:ins w:id="2719" w:author="Liu, Wu" w:date="2017-08-29T11:00:00Z">
        <w:r w:rsidR="00883D86" w:rsidRPr="00B207B1">
          <w:rPr>
            <w:rFonts w:ascii="Times New Roman" w:hAnsi="Times New Roman"/>
          </w:rPr>
          <w:t>如下</w:t>
        </w:r>
      </w:ins>
      <w:del w:id="2720" w:author="Liu, Wu" w:date="2017-08-29T11:00:00Z">
        <w:r w:rsidR="00D44653" w:rsidRPr="00B207B1" w:rsidDel="00883D86">
          <w:rPr>
            <w:rFonts w:ascii="Times New Roman" w:hAnsi="Times New Roman" w:hint="eastAsia"/>
          </w:rPr>
          <w:delText>见下文</w:delText>
        </w:r>
      </w:del>
      <w:r w:rsidR="00785F4B" w:rsidRPr="00B207B1">
        <w:rPr>
          <w:rFonts w:ascii="Times New Roman" w:hAnsi="Times New Roman" w:hint="eastAsia"/>
        </w:rPr>
        <w:t>。</w:t>
      </w:r>
    </w:p>
    <w:p w14:paraId="1124DEB4" w14:textId="77777777" w:rsidR="001054A6" w:rsidRPr="00B207B1" w:rsidRDefault="00326F03" w:rsidP="001054A6">
      <w:pPr>
        <w:pStyle w:val="31"/>
      </w:pPr>
      <w:bookmarkStart w:id="2721" w:name="_Toc491952433"/>
      <w:r w:rsidRPr="00B207B1">
        <w:t>3</w:t>
      </w:r>
      <w:r w:rsidR="006E3397" w:rsidRPr="00B207B1">
        <w:t>.</w:t>
      </w:r>
      <w:ins w:id="2722" w:author="JY0225" w:date="2017-08-23T14:05:00Z">
        <w:r w:rsidR="00A916D2" w:rsidRPr="00B207B1">
          <w:t>2</w:t>
        </w:r>
      </w:ins>
      <w:del w:id="2723" w:author="JY0225" w:date="2017-08-23T14:05:00Z">
        <w:r w:rsidR="006E3397" w:rsidRPr="00B207B1" w:rsidDel="00A916D2">
          <w:delText>3</w:delText>
        </w:r>
      </w:del>
      <w:r w:rsidR="001054A6" w:rsidRPr="00B207B1">
        <w:t xml:space="preserve">.1 </w:t>
      </w:r>
      <w:r w:rsidR="00094907" w:rsidRPr="00B207B1">
        <w:rPr>
          <w:rFonts w:hint="eastAsia"/>
        </w:rPr>
        <w:t>持久会话</w:t>
      </w:r>
      <w:r w:rsidR="00094907" w:rsidRPr="00B207B1">
        <w:t>管理</w:t>
      </w:r>
      <w:bookmarkEnd w:id="2721"/>
    </w:p>
    <w:p w14:paraId="6E88E45A" w14:textId="652971E0" w:rsidR="00A5652F" w:rsidRDefault="00A5652F" w:rsidP="00A5652F">
      <w:pPr>
        <w:jc w:val="center"/>
        <w:rPr>
          <w:rFonts w:ascii="Times New Roman" w:hAnsi="Times New Roman"/>
        </w:rPr>
      </w:pPr>
      <w:ins w:id="2724" w:author="微软用户" w:date="2017-08-19T21:26:00Z">
        <w:r w:rsidRPr="00B207B1">
          <w:object w:dxaOrig="12856" w:dyaOrig="11131" w14:anchorId="40A716FB">
            <v:shape id="_x0000_i1029" type="#_x0000_t75" style="width:340.5pt;height:295.5pt" o:ole="">
              <v:imagedata r:id="rId32" o:title=""/>
            </v:shape>
            <o:OLEObject Type="Embed" ProgID="Visio.Drawing.15" ShapeID="_x0000_i1029" DrawAspect="Content" ObjectID="_1565696387" r:id="rId33"/>
          </w:object>
        </w:r>
      </w:ins>
    </w:p>
    <w:p w14:paraId="3E9CCB51" w14:textId="4D81CABA" w:rsidR="00E255F5" w:rsidRPr="00E255F5" w:rsidRDefault="00E255F5" w:rsidP="00E255F5">
      <w:pPr>
        <w:pStyle w:val="a5"/>
        <w:spacing w:line="400" w:lineRule="exact"/>
        <w:ind w:left="420" w:firstLineChars="0" w:firstLine="360"/>
        <w:jc w:val="center"/>
        <w:rPr>
          <w:rFonts w:hAnsiTheme="minorEastAsia"/>
        </w:rPr>
      </w:pPr>
      <w:r w:rsidRPr="00B207B1">
        <w:rPr>
          <w:rFonts w:hAnsiTheme="minorEastAsia" w:hint="eastAsia"/>
          <w:rPrChange w:id="2725" w:author="JY0225" w:date="2017-08-24T11:14:00Z">
            <w:rPr>
              <w:rFonts w:ascii="Times New Roman" w:hAnsi="Times New Roman" w:hint="eastAsia"/>
              <w:spacing w:val="10"/>
            </w:rPr>
          </w:rPrChange>
        </w:rPr>
        <w:t>图</w:t>
      </w:r>
      <w:r w:rsidRPr="00B207B1">
        <w:rPr>
          <w:rFonts w:hAnsiTheme="minorEastAsia"/>
          <w:rPrChange w:id="2726" w:author="JY0225" w:date="2017-08-24T11:14:00Z">
            <w:rPr>
              <w:rFonts w:ascii="Times New Roman" w:hAnsi="Times New Roman"/>
              <w:spacing w:val="10"/>
            </w:rPr>
          </w:rPrChange>
        </w:rPr>
        <w:t xml:space="preserve">3-1 </w:t>
      </w:r>
      <w:r w:rsidRPr="00B207B1">
        <w:rPr>
          <w:rFonts w:hAnsiTheme="minorEastAsia" w:hint="eastAsia"/>
          <w:rPrChange w:id="2727" w:author="JY0225" w:date="2017-08-24T11:14:00Z">
            <w:rPr>
              <w:rFonts w:ascii="Times New Roman" w:hAnsi="Times New Roman" w:hint="eastAsia"/>
              <w:spacing w:val="10"/>
            </w:rPr>
          </w:rPrChange>
        </w:rPr>
        <w:t>持久会话管理过程分析图</w:t>
      </w:r>
    </w:p>
    <w:p w14:paraId="4E805A5C" w14:textId="7E4F2DCB" w:rsidR="00A107EC" w:rsidRPr="00B207B1" w:rsidRDefault="000B271C" w:rsidP="00EE6008">
      <w:pPr>
        <w:spacing w:line="400" w:lineRule="exact"/>
        <w:ind w:firstLine="420"/>
        <w:rPr>
          <w:rFonts w:ascii="Times New Roman" w:hAnsi="Times New Roman"/>
        </w:rPr>
      </w:pPr>
      <w:r w:rsidRPr="00B207B1">
        <w:rPr>
          <w:rFonts w:ascii="Times New Roman" w:hAnsi="Times New Roman" w:hint="eastAsia"/>
        </w:rPr>
        <w:t>云备份中间件在客户端和服务器之间工作，多个客户端的命令通过中间件</w:t>
      </w:r>
      <w:r w:rsidR="005D51FE" w:rsidRPr="00B207B1">
        <w:rPr>
          <w:rFonts w:ascii="Times New Roman" w:hAnsi="Times New Roman" w:hint="eastAsia"/>
        </w:rPr>
        <w:t>提交给服务器，</w:t>
      </w:r>
      <w:r w:rsidR="003E2342" w:rsidRPr="00B207B1">
        <w:rPr>
          <w:rFonts w:ascii="Times New Roman" w:hAnsi="Times New Roman" w:hint="eastAsia"/>
        </w:rPr>
        <w:t>用户在访问</w:t>
      </w:r>
      <w:r w:rsidR="00476838" w:rsidRPr="00B207B1">
        <w:rPr>
          <w:rFonts w:ascii="Times New Roman" w:hAnsi="Times New Roman" w:hint="eastAsia"/>
        </w:rPr>
        <w:t>备份</w:t>
      </w:r>
      <w:r w:rsidR="003E2342" w:rsidRPr="00B207B1">
        <w:rPr>
          <w:rFonts w:ascii="Times New Roman" w:hAnsi="Times New Roman" w:hint="eastAsia"/>
        </w:rPr>
        <w:t>服务器上的资源时，需要提供身份和授权信息，因此中间件也需要保存用户的</w:t>
      </w:r>
      <w:del w:id="2728" w:author="Liu, Wu" w:date="2017-08-29T11:00:00Z">
        <w:r w:rsidR="003E2342" w:rsidRPr="00B207B1" w:rsidDel="002A63B9">
          <w:rPr>
            <w:rFonts w:ascii="Times New Roman" w:hAnsi="Times New Roman" w:hint="eastAsia"/>
          </w:rPr>
          <w:delText>相关</w:delText>
        </w:r>
      </w:del>
      <w:r w:rsidR="003E2342" w:rsidRPr="00B207B1">
        <w:rPr>
          <w:rFonts w:ascii="Times New Roman" w:hAnsi="Times New Roman" w:hint="eastAsia"/>
        </w:rPr>
        <w:t>私密信息。</w:t>
      </w:r>
      <w:r w:rsidR="00EE6008" w:rsidRPr="00B207B1">
        <w:rPr>
          <w:rFonts w:ascii="Times New Roman" w:hAnsi="Times New Roman" w:hint="eastAsia"/>
        </w:rPr>
        <w:t>由于存在多用户同时将命令提交给中间件</w:t>
      </w:r>
      <w:r w:rsidR="00A107EC" w:rsidRPr="00B207B1">
        <w:rPr>
          <w:rFonts w:ascii="Times New Roman" w:hAnsi="Times New Roman" w:hint="eastAsia"/>
        </w:rPr>
        <w:t>的可能</w:t>
      </w:r>
      <w:r w:rsidR="00EE6008" w:rsidRPr="00B207B1">
        <w:rPr>
          <w:rFonts w:ascii="Times New Roman" w:hAnsi="Times New Roman" w:hint="eastAsia"/>
        </w:rPr>
        <w:t>，因此</w:t>
      </w:r>
      <w:r w:rsidR="0003297F" w:rsidRPr="00B207B1">
        <w:rPr>
          <w:rFonts w:ascii="Times New Roman" w:hAnsi="Times New Roman" w:hint="eastAsia"/>
        </w:rPr>
        <w:t>用户的命令不会马上被执行</w:t>
      </w:r>
      <w:r w:rsidR="00EE6008" w:rsidRPr="00B207B1">
        <w:rPr>
          <w:rFonts w:ascii="Times New Roman" w:hAnsi="Times New Roman" w:hint="eastAsia"/>
        </w:rPr>
        <w:t>，而是以缓存的形式</w:t>
      </w:r>
      <w:r w:rsidR="00476838" w:rsidRPr="00B207B1">
        <w:rPr>
          <w:rFonts w:ascii="Times New Roman" w:hAnsi="Times New Roman" w:hint="eastAsia"/>
        </w:rPr>
        <w:t>备份</w:t>
      </w:r>
      <w:r w:rsidR="00EE6008" w:rsidRPr="00B207B1">
        <w:rPr>
          <w:rFonts w:ascii="Times New Roman" w:hAnsi="Times New Roman" w:hint="eastAsia"/>
        </w:rPr>
        <w:t>在数据库中</w:t>
      </w:r>
      <w:r w:rsidR="0071720C" w:rsidRPr="00B207B1">
        <w:rPr>
          <w:rFonts w:ascii="Times New Roman" w:hAnsi="Times New Roman" w:hint="eastAsia"/>
        </w:rPr>
        <w:t>，只有被处理请求的进程轮询到时才会</w:t>
      </w:r>
      <w:ins w:id="2729" w:author="Liu, Wu" w:date="2017-08-29T11:01:00Z">
        <w:r w:rsidR="0032322A" w:rsidRPr="00B207B1">
          <w:rPr>
            <w:rFonts w:ascii="Times New Roman" w:hAnsi="Times New Roman"/>
          </w:rPr>
          <w:t>被执行</w:t>
        </w:r>
      </w:ins>
      <w:del w:id="2730" w:author="Liu, Wu" w:date="2017-08-29T11:01:00Z">
        <w:r w:rsidR="0071720C" w:rsidRPr="00B207B1" w:rsidDel="0032322A">
          <w:rPr>
            <w:rFonts w:ascii="Times New Roman" w:hAnsi="Times New Roman" w:hint="eastAsia"/>
          </w:rPr>
          <w:delText>生效</w:delText>
        </w:r>
      </w:del>
      <w:r w:rsidR="004B4D7A" w:rsidRPr="00B207B1">
        <w:rPr>
          <w:rFonts w:ascii="Times New Roman" w:hAnsi="Times New Roman" w:hint="eastAsia"/>
        </w:rPr>
        <w:t>。</w:t>
      </w:r>
      <w:r w:rsidR="00A45171" w:rsidRPr="00B207B1">
        <w:rPr>
          <w:rFonts w:ascii="Times New Roman" w:hAnsi="Times New Roman" w:hint="eastAsia"/>
        </w:rPr>
        <w:t>在</w:t>
      </w:r>
      <w:r w:rsidR="00E4327E" w:rsidRPr="00B207B1">
        <w:rPr>
          <w:rFonts w:ascii="Times New Roman" w:hAnsi="Times New Roman" w:hint="eastAsia"/>
        </w:rPr>
        <w:t>现有</w:t>
      </w:r>
      <w:r w:rsidR="00A45171" w:rsidRPr="00B207B1">
        <w:rPr>
          <w:rFonts w:ascii="Times New Roman" w:hAnsi="Times New Roman" w:hint="eastAsia"/>
        </w:rPr>
        <w:t>的系统中，用户的会话信息</w:t>
      </w:r>
      <w:r w:rsidR="00A45171" w:rsidRPr="00B207B1">
        <w:rPr>
          <w:rFonts w:ascii="Times New Roman" w:hAnsi="Times New Roman" w:hint="eastAsia"/>
        </w:rPr>
        <w:lastRenderedPageBreak/>
        <w:t>是以明文的</w:t>
      </w:r>
      <w:r w:rsidR="00591052" w:rsidRPr="00B207B1">
        <w:rPr>
          <w:rFonts w:ascii="Times New Roman" w:hAnsi="Times New Roman" w:hint="eastAsia"/>
        </w:rPr>
        <w:t>形式</w:t>
      </w:r>
      <w:r w:rsidR="00A45171" w:rsidRPr="00B207B1">
        <w:rPr>
          <w:rFonts w:ascii="Times New Roman" w:hAnsi="Times New Roman" w:hint="eastAsia"/>
        </w:rPr>
        <w:t>保存的，</w:t>
      </w:r>
      <w:r w:rsidR="00765FD2" w:rsidRPr="00B207B1">
        <w:rPr>
          <w:rFonts w:ascii="Times New Roman" w:hAnsi="Times New Roman" w:hint="eastAsia"/>
        </w:rPr>
        <w:t>因此需要设计一种行之有效的策略来保证用户</w:t>
      </w:r>
      <w:r w:rsidR="003F3605" w:rsidRPr="00B207B1">
        <w:rPr>
          <w:rFonts w:ascii="Times New Roman" w:hAnsi="Times New Roman" w:hint="eastAsia"/>
        </w:rPr>
        <w:t>私密</w:t>
      </w:r>
      <w:r w:rsidR="00765FD2" w:rsidRPr="00B207B1">
        <w:rPr>
          <w:rFonts w:ascii="Times New Roman" w:hAnsi="Times New Roman" w:hint="eastAsia"/>
        </w:rPr>
        <w:t>信息的安全。</w:t>
      </w:r>
      <w:r w:rsidR="00BF6E3B" w:rsidRPr="00B207B1">
        <w:rPr>
          <w:rFonts w:ascii="Times New Roman" w:hAnsi="Times New Roman" w:hint="eastAsia"/>
        </w:rPr>
        <w:t>具体来说，可以从以下几个方面进行优化：</w:t>
      </w:r>
    </w:p>
    <w:p w14:paraId="2D175364" w14:textId="77777777" w:rsidR="00BF6E3B" w:rsidRPr="00B207B1" w:rsidRDefault="00FB43E4">
      <w:pPr>
        <w:numPr>
          <w:ilvl w:val="0"/>
          <w:numId w:val="18"/>
        </w:numPr>
        <w:spacing w:line="400" w:lineRule="exact"/>
        <w:rPr>
          <w:rFonts w:asciiTheme="minorHAnsi" w:cstheme="minorBidi"/>
          <w:color w:val="000000" w:themeColor="text1"/>
          <w:rPrChange w:id="2731" w:author="JY0225" w:date="2017-08-24T10:52:00Z">
            <w:rPr>
              <w:rFonts w:ascii="Times New Roman" w:hAnsi="Times New Roman"/>
            </w:rPr>
          </w:rPrChange>
        </w:rPr>
        <w:pPrChange w:id="2732"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733" w:author="JY0225" w:date="2017-08-24T10:52:00Z">
            <w:rPr>
              <w:rFonts w:ascii="Times New Roman" w:hAnsi="Times New Roman" w:hint="eastAsia"/>
            </w:rPr>
          </w:rPrChange>
        </w:rPr>
        <w:t>不同用户的数据，按照会话进行</w:t>
      </w:r>
      <w:ins w:id="2734" w:author="Liu, Wu" w:date="2017-08-29T11:01:00Z">
        <w:r w:rsidR="0071405A" w:rsidRPr="00B207B1">
          <w:rPr>
            <w:color w:val="000000" w:themeColor="text1"/>
          </w:rPr>
          <w:t>物理</w:t>
        </w:r>
      </w:ins>
      <w:del w:id="2735" w:author="Liu, Wu" w:date="2017-08-29T11:01:00Z">
        <w:r w:rsidRPr="00B207B1" w:rsidDel="0071405A">
          <w:rPr>
            <w:rFonts w:asciiTheme="minorHAnsi" w:cstheme="minorBidi" w:hint="eastAsia"/>
            <w:color w:val="000000" w:themeColor="text1"/>
            <w:rPrChange w:id="2736" w:author="JY0225" w:date="2017-08-24T10:52:00Z">
              <w:rPr>
                <w:rFonts w:ascii="Times New Roman" w:hAnsi="Times New Roman" w:hint="eastAsia"/>
              </w:rPr>
            </w:rPrChange>
          </w:rPr>
          <w:delText>逻辑</w:delText>
        </w:r>
      </w:del>
      <w:r w:rsidRPr="00B207B1">
        <w:rPr>
          <w:rFonts w:asciiTheme="minorHAnsi" w:cstheme="minorBidi" w:hint="eastAsia"/>
          <w:color w:val="000000" w:themeColor="text1"/>
          <w:rPrChange w:id="2737" w:author="JY0225" w:date="2017-08-24T10:52:00Z">
            <w:rPr>
              <w:rFonts w:ascii="Times New Roman" w:hAnsi="Times New Roman" w:hint="eastAsia"/>
            </w:rPr>
          </w:rPrChange>
        </w:rPr>
        <w:t>隔离，</w:t>
      </w:r>
      <w:r w:rsidR="00BF6E3B" w:rsidRPr="00B207B1">
        <w:rPr>
          <w:rFonts w:asciiTheme="minorHAnsi" w:cstheme="minorBidi" w:hint="eastAsia"/>
          <w:color w:val="000000" w:themeColor="text1"/>
          <w:rPrChange w:id="2738" w:author="JY0225" w:date="2017-08-24T10:52:00Z">
            <w:rPr>
              <w:rFonts w:ascii="Times New Roman" w:hAnsi="Times New Roman" w:hint="eastAsia"/>
            </w:rPr>
          </w:rPrChange>
        </w:rPr>
        <w:t>一个用户只能访问自己所属会话的数据。</w:t>
      </w:r>
    </w:p>
    <w:p w14:paraId="72E6E03E" w14:textId="77777777" w:rsidR="007511FF" w:rsidRPr="00B207B1" w:rsidRDefault="00FB4606">
      <w:pPr>
        <w:numPr>
          <w:ilvl w:val="0"/>
          <w:numId w:val="18"/>
        </w:numPr>
        <w:spacing w:line="400" w:lineRule="exact"/>
        <w:rPr>
          <w:rFonts w:asciiTheme="minorHAnsi" w:cstheme="minorBidi"/>
          <w:color w:val="000000" w:themeColor="text1"/>
          <w:rPrChange w:id="2739" w:author="JY0225" w:date="2017-08-24T10:52:00Z">
            <w:rPr>
              <w:rFonts w:ascii="Times New Roman" w:hAnsi="Times New Roman"/>
            </w:rPr>
          </w:rPrChange>
        </w:rPr>
        <w:pPrChange w:id="2740"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741" w:author="JY0225" w:date="2017-08-24T10:52:00Z">
            <w:rPr>
              <w:rFonts w:ascii="Times New Roman" w:hAnsi="Times New Roman" w:hint="eastAsia"/>
            </w:rPr>
          </w:rPrChange>
        </w:rPr>
        <w:t>明文形式的秘密信息，只能作为会话数据在内存中存在。</w:t>
      </w:r>
    </w:p>
    <w:p w14:paraId="1E359E37" w14:textId="44B3CFB0" w:rsidR="00A62359" w:rsidRDefault="00A62359">
      <w:pPr>
        <w:numPr>
          <w:ilvl w:val="0"/>
          <w:numId w:val="18"/>
        </w:numPr>
        <w:spacing w:line="400" w:lineRule="exact"/>
        <w:rPr>
          <w:rFonts w:asciiTheme="minorHAnsi" w:cstheme="minorBidi"/>
          <w:color w:val="000000" w:themeColor="text1"/>
        </w:rPr>
        <w:pPrChange w:id="2742"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743" w:author="JY0225" w:date="2017-08-24T10:52:00Z">
            <w:rPr>
              <w:rFonts w:ascii="Times New Roman" w:hAnsi="Times New Roman" w:hint="eastAsia"/>
            </w:rPr>
          </w:rPrChange>
        </w:rPr>
        <w:t>用户的持久私密信息以加密的形式</w:t>
      </w:r>
      <w:ins w:id="2744" w:author="Liu, Wu" w:date="2017-08-29T11:03:00Z">
        <w:r w:rsidR="005B5367" w:rsidRPr="00B207B1">
          <w:rPr>
            <w:color w:val="000000" w:themeColor="text1"/>
          </w:rPr>
          <w:t>存储</w:t>
        </w:r>
      </w:ins>
      <w:del w:id="2745" w:author="Liu, Wu" w:date="2017-08-29T11:03:00Z">
        <w:r w:rsidR="00476838" w:rsidRPr="00B207B1" w:rsidDel="005B5367">
          <w:rPr>
            <w:rFonts w:asciiTheme="minorHAnsi" w:cstheme="minorBidi" w:hint="eastAsia"/>
            <w:color w:val="000000" w:themeColor="text1"/>
            <w:rPrChange w:id="2746" w:author="JY0225" w:date="2017-08-24T10:52:00Z">
              <w:rPr>
                <w:rFonts w:ascii="Times New Roman" w:hAnsi="Times New Roman" w:hint="eastAsia"/>
              </w:rPr>
            </w:rPrChange>
          </w:rPr>
          <w:delText>备份</w:delText>
        </w:r>
      </w:del>
      <w:r w:rsidRPr="00B207B1">
        <w:rPr>
          <w:rFonts w:asciiTheme="minorHAnsi" w:cstheme="minorBidi" w:hint="eastAsia"/>
          <w:color w:val="000000" w:themeColor="text1"/>
          <w:rPrChange w:id="2747" w:author="JY0225" w:date="2017-08-24T10:52:00Z">
            <w:rPr>
              <w:rFonts w:ascii="Times New Roman" w:hAnsi="Times New Roman" w:hint="eastAsia"/>
            </w:rPr>
          </w:rPrChange>
        </w:rPr>
        <w:t>，通过会话管理模块只能获取到加密形式的数据。</w:t>
      </w:r>
    </w:p>
    <w:p w14:paraId="0A0368D8" w14:textId="0416AECB" w:rsidR="001B2115" w:rsidRPr="00A5652F" w:rsidRDefault="00924584" w:rsidP="00A5652F">
      <w:pPr>
        <w:spacing w:line="400" w:lineRule="exact"/>
        <w:ind w:firstLine="360"/>
        <w:rPr>
          <w:rFonts w:hAnsiTheme="minorEastAsia" w:cstheme="minorBidi"/>
          <w:color w:val="000000" w:themeColor="text1"/>
        </w:rPr>
      </w:pPr>
      <w:r w:rsidRPr="00924584">
        <w:rPr>
          <w:rFonts w:hAnsiTheme="minorEastAsia" w:cstheme="minorBidi" w:hint="eastAsia"/>
          <w:color w:val="000000" w:themeColor="text1"/>
        </w:rPr>
        <w:t>此外，客户端可以批量提交任务给中间件，即使用户注销后，中间件仍要在后台继续执行任务。更进一步，在中间件系统重启后，中间件也需要自动执行未完成的任务。因此，中间件需要持久化保存多个客户端的请求，以可靠地执行客户端提交的任务。同时，本文需要设计一套基于会话信息的接口，便于用户查询已提交的请求，如果请求没有执行，用户可以撤销该任务。图3-1详细描述了持久会话管理的过程。</w:t>
      </w:r>
      <w:del w:id="2748" w:author="微软用户" w:date="2017-08-19T21:26:00Z">
        <w:r w:rsidR="001B2115" w:rsidRPr="00B207B1" w:rsidDel="00313120">
          <w:rPr>
            <w:rFonts w:hint="eastAsia"/>
            <w:noProof/>
          </w:rPr>
          <w:drawing>
            <wp:inline distT="0" distB="0" distL="0" distR="0" wp14:anchorId="1C56B75B" wp14:editId="45C4EA30">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332907EE" w14:textId="77777777" w:rsidR="002D43A8" w:rsidRPr="00B207B1" w:rsidRDefault="00C11E4A" w:rsidP="00BA73AE">
      <w:pPr>
        <w:pStyle w:val="31"/>
      </w:pPr>
      <w:bookmarkStart w:id="2749" w:name="_Toc491952434"/>
      <w:r w:rsidRPr="00B207B1">
        <w:t>3</w:t>
      </w:r>
      <w:r w:rsidR="000F7FC9" w:rsidRPr="00B207B1">
        <w:t>.</w:t>
      </w:r>
      <w:ins w:id="2750" w:author="JY0225" w:date="2017-08-23T14:05:00Z">
        <w:r w:rsidR="0001602B" w:rsidRPr="00B207B1">
          <w:t>2</w:t>
        </w:r>
      </w:ins>
      <w:del w:id="2751" w:author="JY0225" w:date="2017-08-23T14:05:00Z">
        <w:r w:rsidR="000F7FC9" w:rsidRPr="00B207B1" w:rsidDel="0001602B">
          <w:delText>3</w:delText>
        </w:r>
      </w:del>
      <w:r w:rsidR="00530B31" w:rsidRPr="00B207B1">
        <w:t>.2</w:t>
      </w:r>
      <w:r w:rsidR="001054A6" w:rsidRPr="00B207B1">
        <w:t xml:space="preserve"> </w:t>
      </w:r>
      <w:r w:rsidR="000A52F4" w:rsidRPr="00B207B1">
        <w:rPr>
          <w:rFonts w:hint="eastAsia"/>
        </w:rPr>
        <w:t>大文件上传</w:t>
      </w:r>
      <w:bookmarkEnd w:id="2749"/>
    </w:p>
    <w:p w14:paraId="59E07A9D" w14:textId="758F617D" w:rsidR="00F87DDF" w:rsidRPr="00B207B1" w:rsidRDefault="00BA73AE">
      <w:pPr>
        <w:jc w:val="center"/>
        <w:rPr>
          <w:rFonts w:ascii="Times New Roman" w:hAnsi="Times New Roman"/>
        </w:rPr>
      </w:pPr>
      <w:del w:id="2752" w:author="微软用户" w:date="2017-08-19T21:20:00Z">
        <w:r w:rsidRPr="00B207B1" w:rsidDel="00F87DDF">
          <w:rPr>
            <w:rFonts w:hint="eastAsia"/>
            <w:noProof/>
          </w:rPr>
          <w:drawing>
            <wp:inline distT="0" distB="0" distL="0" distR="0" wp14:anchorId="2E58FBE5" wp14:editId="26C44C7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2753" w:author="微软用户" w:date="2017-08-19T21:20:00Z">
        <w:r w:rsidR="00B648A0" w:rsidRPr="00B207B1">
          <w:rPr>
            <w:rFonts w:ascii="Times New Roman" w:hAnsi="Times New Roman"/>
          </w:rPr>
          <w:object w:dxaOrig="15255" w:dyaOrig="9676" w14:anchorId="53B66DFC">
            <v:shape id="_x0000_i1030" type="#_x0000_t75" style="width:378pt;height:241.5pt" o:ole="">
              <v:imagedata r:id="rId36" o:title=""/>
            </v:shape>
            <o:OLEObject Type="Embed" ProgID="Visio.Drawing.15" ShapeID="_x0000_i1030" DrawAspect="Content" ObjectID="_1565696388" r:id="rId37"/>
          </w:object>
        </w:r>
      </w:ins>
    </w:p>
    <w:p w14:paraId="13CCC682" w14:textId="5D7A0EC3" w:rsidR="00BA73AE" w:rsidRDefault="00BA73AE" w:rsidP="00BA73AE">
      <w:pPr>
        <w:pStyle w:val="a5"/>
        <w:spacing w:line="400" w:lineRule="exact"/>
        <w:ind w:left="420" w:firstLineChars="0" w:firstLine="360"/>
        <w:jc w:val="center"/>
        <w:rPr>
          <w:rFonts w:hAnsiTheme="minorEastAsia"/>
        </w:rPr>
      </w:pPr>
      <w:r w:rsidRPr="00B207B1">
        <w:rPr>
          <w:rFonts w:hAnsiTheme="minorEastAsia" w:hint="eastAsia"/>
          <w:rPrChange w:id="2754" w:author="JY0225" w:date="2017-08-24T11:15:00Z">
            <w:rPr>
              <w:rFonts w:ascii="Times New Roman" w:hAnsi="Times New Roman" w:hint="eastAsia"/>
              <w:spacing w:val="10"/>
            </w:rPr>
          </w:rPrChange>
        </w:rPr>
        <w:t>图</w:t>
      </w:r>
      <w:r w:rsidRPr="00B207B1">
        <w:rPr>
          <w:rFonts w:hAnsiTheme="minorEastAsia"/>
          <w:rPrChange w:id="2755" w:author="JY0225" w:date="2017-08-24T11:15:00Z">
            <w:rPr>
              <w:rFonts w:ascii="Times New Roman" w:hAnsi="Times New Roman"/>
              <w:spacing w:val="10"/>
            </w:rPr>
          </w:rPrChange>
        </w:rPr>
        <w:t xml:space="preserve">3-2 </w:t>
      </w:r>
      <w:r w:rsidRPr="00B207B1">
        <w:rPr>
          <w:rFonts w:hAnsiTheme="minorEastAsia" w:hint="eastAsia"/>
          <w:rPrChange w:id="2756" w:author="JY0225" w:date="2017-08-24T11:15:00Z">
            <w:rPr>
              <w:rFonts w:ascii="Times New Roman" w:hAnsi="Times New Roman" w:hint="eastAsia"/>
              <w:spacing w:val="10"/>
            </w:rPr>
          </w:rPrChange>
        </w:rPr>
        <w:t>大文件上传及断点续传过程分析图</w:t>
      </w:r>
    </w:p>
    <w:p w14:paraId="2E95411B" w14:textId="47D311B5" w:rsidR="00924584" w:rsidRPr="00924584" w:rsidRDefault="00924584" w:rsidP="00924584">
      <w:pPr>
        <w:spacing w:line="400" w:lineRule="exact"/>
        <w:ind w:firstLine="420"/>
        <w:rPr>
          <w:rFonts w:hAnsiTheme="minorEastAsia"/>
          <w:rPrChange w:id="2757" w:author="JY0225" w:date="2017-08-24T11:15:00Z">
            <w:rPr>
              <w:rFonts w:ascii="Times New Roman" w:hAnsi="Times New Roman"/>
              <w:spacing w:val="10"/>
            </w:rPr>
          </w:rPrChange>
        </w:rPr>
      </w:pPr>
      <w:r w:rsidRPr="00B207B1">
        <w:rPr>
          <w:rFonts w:hAnsiTheme="minorEastAsia" w:hint="eastAsia"/>
          <w:rPrChange w:id="2758" w:author="JY0225" w:date="2017-08-24T11:15:00Z">
            <w:rPr>
              <w:rFonts w:ascii="Times New Roman" w:hAnsi="Times New Roman" w:hint="eastAsia"/>
            </w:rPr>
          </w:rPrChange>
        </w:rPr>
        <w:t>在很多情况下，客户端和云备份服务器分布在不同的地域，网络传输速度受各种条件制约。在现有的中间件系统中，一个文件如果传输不成功，下一次只能重传，这浪费了大量的网络带宽和时间。事实上，服务器支持大文件分块传输的功能，也就是说客户端可以传输指定大小的文件数据。因此，中间件可以根据网络数据传输的质量，确定文件分块传输的大小，并在每次上传时记录文件以上传</w:t>
      </w:r>
      <w:r w:rsidRPr="00B207B1">
        <w:rPr>
          <w:rFonts w:hAnsiTheme="minorEastAsia" w:hint="eastAsia"/>
          <w:rPrChange w:id="2759" w:author="JY0225" w:date="2017-08-24T11:15:00Z">
            <w:rPr>
              <w:rFonts w:ascii="Times New Roman" w:hAnsi="Times New Roman" w:hint="eastAsia"/>
            </w:rPr>
          </w:rPrChange>
        </w:rPr>
        <w:lastRenderedPageBreak/>
        <w:t>的块数，即已上传文件的偏移量。如果遇到网络故障，可以根据偏移量实现断点续传的功能。这样做能够很大程度上地减少因网络因素导致的数据重传问题，提高大文件</w:t>
      </w:r>
      <w:del w:id="2760" w:author="Liu, Wu" w:date="2017-08-29T11:04:00Z">
        <w:r w:rsidRPr="00B207B1" w:rsidDel="000029C5">
          <w:rPr>
            <w:rFonts w:hAnsiTheme="minorEastAsia" w:hint="eastAsia"/>
            <w:rPrChange w:id="2761" w:author="JY0225" w:date="2017-08-24T11:15:00Z">
              <w:rPr>
                <w:rFonts w:ascii="Times New Roman" w:hAnsi="Times New Roman" w:hint="eastAsia"/>
              </w:rPr>
            </w:rPrChange>
          </w:rPr>
          <w:delText>的</w:delText>
        </w:r>
      </w:del>
      <w:r w:rsidRPr="00B207B1">
        <w:rPr>
          <w:rFonts w:hAnsiTheme="minorEastAsia" w:hint="eastAsia"/>
          <w:rPrChange w:id="2762" w:author="JY0225" w:date="2017-08-24T11:15:00Z">
            <w:rPr>
              <w:rFonts w:ascii="Times New Roman" w:hAnsi="Times New Roman" w:hint="eastAsia"/>
            </w:rPr>
          </w:rPrChange>
        </w:rPr>
        <w:t>传输</w:t>
      </w:r>
      <w:ins w:id="2763" w:author="Liu, Wu" w:date="2017-08-29T11:04:00Z">
        <w:r w:rsidRPr="00B207B1">
          <w:rPr>
            <w:rFonts w:hAnsiTheme="minorEastAsia" w:hint="eastAsia"/>
          </w:rPr>
          <w:t>的效率</w:t>
        </w:r>
      </w:ins>
      <w:del w:id="2764" w:author="Liu, Wu" w:date="2017-08-29T11:04:00Z">
        <w:r w:rsidRPr="00B207B1" w:rsidDel="000029C5">
          <w:rPr>
            <w:rFonts w:hAnsiTheme="minorEastAsia" w:hint="eastAsia"/>
            <w:rPrChange w:id="2765" w:author="JY0225" w:date="2017-08-24T11:15:00Z">
              <w:rPr>
                <w:rFonts w:ascii="Times New Roman" w:hAnsi="Times New Roman" w:hint="eastAsia"/>
              </w:rPr>
            </w:rPrChange>
          </w:rPr>
          <w:delText>成功率</w:delText>
        </w:r>
      </w:del>
      <w:r w:rsidRPr="00B207B1">
        <w:rPr>
          <w:rFonts w:hAnsiTheme="minorEastAsia" w:hint="eastAsia"/>
          <w:rPrChange w:id="2766" w:author="JY0225" w:date="2017-08-24T11:15:00Z">
            <w:rPr>
              <w:rFonts w:ascii="Times New Roman" w:hAnsi="Times New Roman" w:hint="eastAsia"/>
            </w:rPr>
          </w:rPrChange>
        </w:rPr>
        <w:t>。图</w:t>
      </w:r>
      <w:r w:rsidRPr="00B207B1">
        <w:rPr>
          <w:rFonts w:hAnsiTheme="minorEastAsia"/>
          <w:rPrChange w:id="2767" w:author="JY0225" w:date="2017-08-24T11:15:00Z">
            <w:rPr>
              <w:rFonts w:ascii="Times New Roman" w:hAnsi="Times New Roman"/>
            </w:rPr>
          </w:rPrChange>
        </w:rPr>
        <w:t>3-</w:t>
      </w:r>
      <w:ins w:id="2768" w:author="Liu, Wu" w:date="2017-08-29T11:04:00Z">
        <w:r w:rsidRPr="00B207B1">
          <w:rPr>
            <w:rFonts w:hAnsiTheme="minorEastAsia"/>
          </w:rPr>
          <w:t>2</w:t>
        </w:r>
      </w:ins>
      <w:del w:id="2769" w:author="Liu, Wu" w:date="2017-08-29T11:04:00Z">
        <w:r w:rsidRPr="00B207B1" w:rsidDel="0037510F">
          <w:rPr>
            <w:rFonts w:hAnsiTheme="minorEastAsia"/>
            <w:rPrChange w:id="2770" w:author="JY0225" w:date="2017-08-24T11:15:00Z">
              <w:rPr>
                <w:rFonts w:ascii="Times New Roman" w:hAnsi="Times New Roman"/>
              </w:rPr>
            </w:rPrChange>
          </w:rPr>
          <w:delText>1</w:delText>
        </w:r>
      </w:del>
      <w:r w:rsidRPr="00B207B1">
        <w:rPr>
          <w:rFonts w:hAnsiTheme="minorEastAsia" w:hint="eastAsia"/>
          <w:rPrChange w:id="2771" w:author="JY0225" w:date="2017-08-24T11:15:00Z">
            <w:rPr>
              <w:rFonts w:ascii="Times New Roman" w:hAnsi="Times New Roman" w:hint="eastAsia"/>
            </w:rPr>
          </w:rPrChange>
        </w:rPr>
        <w:t>详细描述了大文件上传的过程。</w:t>
      </w:r>
    </w:p>
    <w:p w14:paraId="31E82B2A" w14:textId="77777777" w:rsidR="00425E7A" w:rsidRPr="00B207B1" w:rsidRDefault="00DD1B13" w:rsidP="001B2115">
      <w:pPr>
        <w:pStyle w:val="31"/>
      </w:pPr>
      <w:bookmarkStart w:id="2772" w:name="_Toc491952435"/>
      <w:r w:rsidRPr="00B207B1">
        <w:t>3</w:t>
      </w:r>
      <w:r w:rsidR="00146877" w:rsidRPr="00B207B1">
        <w:t>.</w:t>
      </w:r>
      <w:ins w:id="2773" w:author="JY0225" w:date="2017-08-23T14:05:00Z">
        <w:r w:rsidR="00066CD7" w:rsidRPr="00B207B1">
          <w:t>2</w:t>
        </w:r>
      </w:ins>
      <w:del w:id="2774" w:author="JY0225" w:date="2017-08-23T14:05:00Z">
        <w:r w:rsidR="00146877" w:rsidRPr="00B207B1" w:rsidDel="00066CD7">
          <w:delText>3</w:delText>
        </w:r>
      </w:del>
      <w:r w:rsidR="0006434C" w:rsidRPr="00B207B1">
        <w:t>.3</w:t>
      </w:r>
      <w:r w:rsidR="001054A6" w:rsidRPr="00B207B1">
        <w:t xml:space="preserve"> </w:t>
      </w:r>
      <w:r w:rsidR="00B9126F" w:rsidRPr="00B207B1">
        <w:rPr>
          <w:rFonts w:hint="eastAsia"/>
        </w:rPr>
        <w:t>本地缓存</w:t>
      </w:r>
      <w:bookmarkEnd w:id="2772"/>
    </w:p>
    <w:p w14:paraId="4F9E4DE2" w14:textId="1CDB17C0" w:rsidR="00686342" w:rsidRDefault="00DB36F7" w:rsidP="00686342">
      <w:pPr>
        <w:jc w:val="center"/>
        <w:rPr>
          <w:rFonts w:hAnsiTheme="minorEastAsia"/>
        </w:rPr>
      </w:pPr>
      <w:ins w:id="2775" w:author="微软用户" w:date="2017-08-19T21:10:00Z">
        <w:r w:rsidRPr="00B207B1">
          <w:object w:dxaOrig="12150" w:dyaOrig="10875" w14:anchorId="0EE22244">
            <v:shape id="_x0000_i1031" type="#_x0000_t75" style="width:325.5pt;height:291pt" o:ole="">
              <v:imagedata r:id="rId38" o:title=""/>
            </v:shape>
            <o:OLEObject Type="Embed" ProgID="Visio.Drawing.15" ShapeID="_x0000_i1031" DrawAspect="Content" ObjectID="_1565696389" r:id="rId39"/>
          </w:object>
        </w:r>
      </w:ins>
    </w:p>
    <w:p w14:paraId="00BBC37D" w14:textId="39BD213D" w:rsidR="00686342" w:rsidRDefault="00686342" w:rsidP="00686342">
      <w:pPr>
        <w:pStyle w:val="a5"/>
        <w:spacing w:line="400" w:lineRule="exact"/>
        <w:ind w:left="420" w:firstLineChars="0" w:firstLine="360"/>
        <w:jc w:val="center"/>
        <w:rPr>
          <w:rFonts w:hAnsiTheme="minorEastAsia"/>
        </w:rPr>
      </w:pPr>
      <w:r w:rsidRPr="00B207B1">
        <w:rPr>
          <w:rFonts w:hAnsiTheme="minorEastAsia" w:hint="eastAsia"/>
          <w:rPrChange w:id="2776" w:author="JY0225" w:date="2017-08-24T11:15:00Z">
            <w:rPr>
              <w:rFonts w:ascii="Times New Roman" w:hAnsi="Times New Roman" w:hint="eastAsia"/>
              <w:spacing w:val="10"/>
            </w:rPr>
          </w:rPrChange>
        </w:rPr>
        <w:t>图</w:t>
      </w:r>
      <w:r w:rsidRPr="00B207B1">
        <w:rPr>
          <w:rFonts w:hAnsiTheme="minorEastAsia"/>
          <w:rPrChange w:id="2777" w:author="JY0225" w:date="2017-08-24T11:15:00Z">
            <w:rPr>
              <w:rFonts w:ascii="Times New Roman" w:hAnsi="Times New Roman"/>
              <w:spacing w:val="10"/>
            </w:rPr>
          </w:rPrChange>
        </w:rPr>
        <w:t xml:space="preserve">3-3 </w:t>
      </w:r>
      <w:r w:rsidRPr="00B207B1">
        <w:rPr>
          <w:rFonts w:hAnsiTheme="minorEastAsia" w:hint="eastAsia"/>
          <w:rPrChange w:id="2778" w:author="JY0225" w:date="2017-08-24T11:15:00Z">
            <w:rPr>
              <w:rFonts w:ascii="Times New Roman" w:hAnsi="Times New Roman" w:hint="eastAsia"/>
              <w:spacing w:val="10"/>
            </w:rPr>
          </w:rPrChange>
        </w:rPr>
        <w:t>本地缓存示意图</w:t>
      </w:r>
    </w:p>
    <w:p w14:paraId="32CCBE1B" w14:textId="4836FE04" w:rsidR="00A20A1C" w:rsidRPr="00B207B1" w:rsidRDefault="00A20A1C" w:rsidP="00A20A1C">
      <w:pPr>
        <w:spacing w:line="400" w:lineRule="exact"/>
        <w:ind w:firstLine="420"/>
        <w:rPr>
          <w:rFonts w:hAnsiTheme="minorEastAsia"/>
          <w:rPrChange w:id="2779" w:author="JY0225" w:date="2017-08-24T11:15:00Z">
            <w:rPr>
              <w:rFonts w:ascii="Times New Roman" w:hAnsi="Times New Roman"/>
            </w:rPr>
          </w:rPrChange>
        </w:rPr>
      </w:pPr>
      <w:r w:rsidRPr="00B207B1">
        <w:rPr>
          <w:rFonts w:hAnsiTheme="minorEastAsia" w:hint="eastAsia"/>
          <w:rPrChange w:id="2780" w:author="JY0225" w:date="2017-08-24T11:15:00Z">
            <w:rPr>
              <w:rFonts w:ascii="Times New Roman" w:hAnsi="Times New Roman" w:hint="eastAsia"/>
            </w:rPr>
          </w:rPrChange>
        </w:rPr>
        <w:t>云</w:t>
      </w:r>
      <w:r w:rsidR="00476838" w:rsidRPr="00B207B1">
        <w:rPr>
          <w:rFonts w:hAnsiTheme="minorEastAsia" w:hint="eastAsia"/>
          <w:rPrChange w:id="2781" w:author="JY0225" w:date="2017-08-24T11:15:00Z">
            <w:rPr>
              <w:rFonts w:ascii="Times New Roman" w:hAnsi="Times New Roman" w:hint="eastAsia"/>
            </w:rPr>
          </w:rPrChange>
        </w:rPr>
        <w:t>备份</w:t>
      </w:r>
      <w:r w:rsidRPr="00B207B1">
        <w:rPr>
          <w:rFonts w:hAnsiTheme="minorEastAsia" w:hint="eastAsia"/>
          <w:rPrChange w:id="2782" w:author="JY0225" w:date="2017-08-24T11:15:00Z">
            <w:rPr>
              <w:rFonts w:ascii="Times New Roman" w:hAnsi="Times New Roman" w:hint="eastAsia"/>
            </w:rPr>
          </w:rPrChange>
        </w:rPr>
        <w:t>是</w:t>
      </w:r>
      <w:del w:id="2783" w:author="Liu, Wu" w:date="2017-08-29T11:05:00Z">
        <w:r w:rsidR="00476838" w:rsidRPr="00B207B1" w:rsidDel="004E73F7">
          <w:rPr>
            <w:rFonts w:hAnsiTheme="minorEastAsia" w:hint="eastAsia"/>
            <w:rPrChange w:id="2784" w:author="JY0225" w:date="2017-08-24T11:15:00Z">
              <w:rPr>
                <w:rFonts w:ascii="Times New Roman" w:hAnsi="Times New Roman" w:hint="eastAsia"/>
              </w:rPr>
            </w:rPrChange>
          </w:rPr>
          <w:delText>备份</w:delText>
        </w:r>
        <w:r w:rsidRPr="00B207B1" w:rsidDel="004E73F7">
          <w:rPr>
            <w:rFonts w:hAnsiTheme="minorEastAsia" w:hint="eastAsia"/>
            <w:rPrChange w:id="2785" w:author="JY0225" w:date="2017-08-24T11:15:00Z">
              <w:rPr>
                <w:rFonts w:ascii="Times New Roman" w:hAnsi="Times New Roman" w:hint="eastAsia"/>
              </w:rPr>
            </w:rPrChange>
          </w:rPr>
          <w:delText>和</w:delText>
        </w:r>
      </w:del>
      <w:r w:rsidRPr="00B207B1">
        <w:rPr>
          <w:rFonts w:hAnsiTheme="minorEastAsia" w:hint="eastAsia"/>
          <w:rPrChange w:id="2786" w:author="JY0225" w:date="2017-08-24T11:15:00Z">
            <w:rPr>
              <w:rFonts w:ascii="Times New Roman" w:hAnsi="Times New Roman" w:hint="eastAsia"/>
            </w:rPr>
          </w:rPrChange>
        </w:rPr>
        <w:t>网络</w:t>
      </w:r>
      <w:r w:rsidRPr="00B207B1">
        <w:rPr>
          <w:rFonts w:hAnsiTheme="minorEastAsia"/>
          <w:rPrChange w:id="2787" w:author="JY0225" w:date="2017-08-24T11:15:00Z">
            <w:rPr>
              <w:rFonts w:ascii="Times New Roman" w:hAnsi="Times New Roman"/>
            </w:rPr>
          </w:rPrChange>
        </w:rPr>
        <w:t>I/O</w:t>
      </w:r>
      <w:r w:rsidRPr="00B207B1">
        <w:rPr>
          <w:rFonts w:hAnsiTheme="minorEastAsia" w:hint="eastAsia"/>
          <w:rPrChange w:id="2788" w:author="JY0225" w:date="2017-08-24T11:15:00Z">
            <w:rPr>
              <w:rFonts w:ascii="Times New Roman" w:hAnsi="Times New Roman" w:hint="eastAsia"/>
            </w:rPr>
          </w:rPrChange>
        </w:rPr>
        <w:t>密集的服务</w:t>
      </w:r>
      <w:del w:id="2789" w:author="微软用户" w:date="2017-08-24T21:48:00Z">
        <w:r w:rsidR="00225142" w:rsidRPr="00B207B1" w:rsidDel="00B97D0E">
          <w:rPr>
            <w:rFonts w:hAnsiTheme="minorEastAsia"/>
            <w:vertAlign w:val="superscript"/>
            <w:rPrChange w:id="2790" w:author="JY0225" w:date="2017-08-24T11:15:00Z">
              <w:rPr>
                <w:vertAlign w:val="superscript"/>
              </w:rPr>
            </w:rPrChange>
          </w:rPr>
          <w:delText>[10]</w:delText>
        </w:r>
      </w:del>
      <w:r w:rsidRPr="00B207B1">
        <w:rPr>
          <w:rFonts w:hAnsiTheme="minorEastAsia" w:hint="eastAsia"/>
          <w:rPrChange w:id="2791" w:author="JY0225" w:date="2017-08-24T11:15:00Z">
            <w:rPr>
              <w:rFonts w:ascii="Times New Roman" w:hAnsi="Times New Roman" w:hint="eastAsia"/>
            </w:rPr>
          </w:rPrChange>
        </w:rPr>
        <w:t>，大量的</w:t>
      </w:r>
      <w:r w:rsidRPr="00B207B1">
        <w:rPr>
          <w:rFonts w:hAnsiTheme="minorEastAsia"/>
          <w:rPrChange w:id="2792" w:author="JY0225" w:date="2017-08-24T11:15:00Z">
            <w:rPr>
              <w:rFonts w:ascii="Times New Roman" w:hAnsi="Times New Roman"/>
            </w:rPr>
          </w:rPrChange>
        </w:rPr>
        <w:t>I/O</w:t>
      </w:r>
      <w:r w:rsidRPr="00B207B1">
        <w:rPr>
          <w:rFonts w:hAnsiTheme="minorEastAsia" w:hint="eastAsia"/>
          <w:rPrChange w:id="2793" w:author="JY0225" w:date="2017-08-24T11:15:00Z">
            <w:rPr>
              <w:rFonts w:ascii="Times New Roman" w:hAnsi="Times New Roman" w:hint="eastAsia"/>
            </w:rPr>
          </w:rPrChange>
        </w:rPr>
        <w:t>会引起机器性能下降，也可能会干扰其它的应用。现代计算机通常有很大的本地</w:t>
      </w:r>
      <w:r w:rsidR="00476838" w:rsidRPr="00B207B1">
        <w:rPr>
          <w:rFonts w:hAnsiTheme="minorEastAsia" w:hint="eastAsia"/>
          <w:rPrChange w:id="2794" w:author="JY0225" w:date="2017-08-24T11:15:00Z">
            <w:rPr>
              <w:rFonts w:ascii="Times New Roman" w:hAnsi="Times New Roman" w:hint="eastAsia"/>
            </w:rPr>
          </w:rPrChange>
        </w:rPr>
        <w:t>备份</w:t>
      </w:r>
      <w:r w:rsidRPr="00B207B1">
        <w:rPr>
          <w:rFonts w:hAnsiTheme="minorEastAsia" w:hint="eastAsia"/>
          <w:rPrChange w:id="2795" w:author="JY0225" w:date="2017-08-24T11:15:00Z">
            <w:rPr>
              <w:rFonts w:ascii="Times New Roman" w:hAnsi="Times New Roman" w:hint="eastAsia"/>
            </w:rPr>
          </w:rPrChange>
        </w:rPr>
        <w:t>空间，并且计算能力普遍过剩。因此，可以通过利用本地</w:t>
      </w:r>
      <w:ins w:id="2796" w:author="Liu, Wu" w:date="2017-08-29T11:05:00Z">
        <w:r w:rsidR="00F87F84" w:rsidRPr="00B207B1">
          <w:rPr>
            <w:rFonts w:hAnsiTheme="minorEastAsia"/>
          </w:rPr>
          <w:t>存储</w:t>
        </w:r>
      </w:ins>
      <w:del w:id="2797" w:author="Liu, Wu" w:date="2017-08-29T11:05:00Z">
        <w:r w:rsidR="00476838" w:rsidRPr="00B207B1" w:rsidDel="00F87F84">
          <w:rPr>
            <w:rFonts w:hAnsiTheme="minorEastAsia" w:hint="eastAsia"/>
            <w:rPrChange w:id="2798" w:author="JY0225" w:date="2017-08-24T11:15:00Z">
              <w:rPr>
                <w:rFonts w:ascii="Times New Roman" w:hAnsi="Times New Roman" w:hint="eastAsia"/>
              </w:rPr>
            </w:rPrChange>
          </w:rPr>
          <w:delText>备份</w:delText>
        </w:r>
      </w:del>
      <w:r w:rsidRPr="00B207B1">
        <w:rPr>
          <w:rFonts w:hAnsiTheme="minorEastAsia" w:hint="eastAsia"/>
          <w:rPrChange w:id="2799" w:author="JY0225" w:date="2017-08-24T11:15:00Z">
            <w:rPr>
              <w:rFonts w:ascii="Times New Roman" w:hAnsi="Times New Roman" w:hint="eastAsia"/>
            </w:rPr>
          </w:rPrChange>
        </w:rPr>
        <w:t>和计算能力，如</w:t>
      </w:r>
      <w:del w:id="2800" w:author="Liu, Wu" w:date="2017-08-29T11:05:00Z">
        <w:r w:rsidRPr="00B207B1" w:rsidDel="00D43145">
          <w:rPr>
            <w:rFonts w:hAnsiTheme="minorEastAsia" w:hint="eastAsia"/>
            <w:rPrChange w:id="2801" w:author="JY0225" w:date="2017-08-24T11:15:00Z">
              <w:rPr>
                <w:rFonts w:ascii="Times New Roman" w:hAnsi="Times New Roman" w:hint="eastAsia"/>
              </w:rPr>
            </w:rPrChange>
          </w:rPr>
          <w:delText>优化</w:delText>
        </w:r>
      </w:del>
      <w:r w:rsidRPr="00B207B1">
        <w:rPr>
          <w:rFonts w:hAnsiTheme="minorEastAsia" w:hint="eastAsia"/>
          <w:rPrChange w:id="2802" w:author="JY0225" w:date="2017-08-24T11:15:00Z">
            <w:rPr>
              <w:rFonts w:ascii="Times New Roman" w:hAnsi="Times New Roman" w:hint="eastAsia"/>
            </w:rPr>
          </w:rPrChange>
        </w:rPr>
        <w:t>本地缓存的利用，</w:t>
      </w:r>
      <w:del w:id="2803" w:author="Liu, Wu" w:date="2017-08-29T11:05:00Z">
        <w:r w:rsidRPr="00B207B1" w:rsidDel="008E722C">
          <w:rPr>
            <w:rFonts w:hAnsiTheme="minorEastAsia" w:hint="eastAsia"/>
            <w:rPrChange w:id="2804" w:author="JY0225" w:date="2017-08-24T11:15:00Z">
              <w:rPr>
                <w:rFonts w:ascii="Times New Roman" w:hAnsi="Times New Roman" w:hint="eastAsia"/>
              </w:rPr>
            </w:rPrChange>
          </w:rPr>
          <w:delText>进一步</w:delText>
        </w:r>
      </w:del>
      <w:r w:rsidRPr="00B207B1">
        <w:rPr>
          <w:rFonts w:hAnsiTheme="minorEastAsia" w:hint="eastAsia"/>
          <w:rPrChange w:id="2805" w:author="JY0225" w:date="2017-08-24T11:15:00Z">
            <w:rPr>
              <w:rFonts w:ascii="Times New Roman" w:hAnsi="Times New Roman" w:hint="eastAsia"/>
            </w:rPr>
          </w:rPrChange>
        </w:rPr>
        <w:t>减少</w:t>
      </w:r>
      <w:r w:rsidRPr="00B207B1">
        <w:rPr>
          <w:rFonts w:hAnsiTheme="minorEastAsia"/>
          <w:rPrChange w:id="2806" w:author="JY0225" w:date="2017-08-24T11:15:00Z">
            <w:rPr>
              <w:rFonts w:ascii="Times New Roman" w:hAnsi="Times New Roman"/>
            </w:rPr>
          </w:rPrChange>
        </w:rPr>
        <w:t>I/O</w:t>
      </w:r>
      <w:ins w:id="2807" w:author="Liu, Wu" w:date="2017-08-29T11:05:00Z">
        <w:r w:rsidR="008E722C" w:rsidRPr="00B207B1">
          <w:rPr>
            <w:rFonts w:hAnsiTheme="minorEastAsia"/>
          </w:rPr>
          <w:t>操作</w:t>
        </w:r>
      </w:ins>
      <w:r w:rsidRPr="00B207B1">
        <w:rPr>
          <w:rFonts w:hAnsiTheme="minorEastAsia" w:hint="eastAsia"/>
          <w:rPrChange w:id="2808" w:author="JY0225" w:date="2017-08-24T11:15:00Z">
            <w:rPr>
              <w:rFonts w:ascii="Times New Roman" w:hAnsi="Times New Roman" w:hint="eastAsia"/>
            </w:rPr>
          </w:rPrChange>
        </w:rPr>
        <w:t>，提高</w:t>
      </w:r>
      <w:ins w:id="2809" w:author="Liu, Wu" w:date="2017-08-29T11:05:00Z">
        <w:r w:rsidR="00EF57C0" w:rsidRPr="00B207B1">
          <w:rPr>
            <w:rFonts w:hAnsiTheme="minorEastAsia"/>
          </w:rPr>
          <w:t>系统</w:t>
        </w:r>
      </w:ins>
      <w:del w:id="2810" w:author="Liu, Wu" w:date="2017-08-29T11:05:00Z">
        <w:r w:rsidRPr="00B207B1" w:rsidDel="00EF57C0">
          <w:rPr>
            <w:rFonts w:hAnsiTheme="minorEastAsia" w:hint="eastAsia"/>
            <w:rPrChange w:id="2811" w:author="JY0225" w:date="2017-08-24T11:15:00Z">
              <w:rPr>
                <w:rFonts w:ascii="Times New Roman" w:hAnsi="Times New Roman" w:hint="eastAsia"/>
              </w:rPr>
            </w:rPrChange>
          </w:rPr>
          <w:delText>服务</w:delText>
        </w:r>
      </w:del>
      <w:r w:rsidRPr="00B207B1">
        <w:rPr>
          <w:rFonts w:hAnsiTheme="minorEastAsia" w:hint="eastAsia"/>
          <w:rPrChange w:id="2812" w:author="JY0225" w:date="2017-08-24T11:15:00Z">
            <w:rPr>
              <w:rFonts w:ascii="Times New Roman" w:hAnsi="Times New Roman" w:hint="eastAsia"/>
            </w:rPr>
          </w:rPrChange>
        </w:rPr>
        <w:t>性能。</w:t>
      </w:r>
    </w:p>
    <w:p w14:paraId="73A5CF19" w14:textId="77777777" w:rsidR="005634B5" w:rsidRPr="00B207B1" w:rsidRDefault="0052579C" w:rsidP="00C05591">
      <w:pPr>
        <w:spacing w:line="400" w:lineRule="exact"/>
        <w:ind w:firstLine="420"/>
        <w:rPr>
          <w:rFonts w:hAnsiTheme="minorEastAsia"/>
          <w:rPrChange w:id="2813" w:author="JY0225" w:date="2017-08-24T11:15:00Z">
            <w:rPr>
              <w:rFonts w:ascii="Times New Roman" w:hAnsi="Times New Roman"/>
            </w:rPr>
          </w:rPrChange>
        </w:rPr>
      </w:pPr>
      <w:r w:rsidRPr="00B207B1">
        <w:rPr>
          <w:rFonts w:hAnsiTheme="minorEastAsia" w:hint="eastAsia"/>
          <w:rPrChange w:id="2814" w:author="JY0225" w:date="2017-08-24T11:15:00Z">
            <w:rPr>
              <w:rFonts w:ascii="Times New Roman" w:hAnsi="Times New Roman" w:hint="eastAsia"/>
            </w:rPr>
          </w:rPrChange>
        </w:rPr>
        <w:t>现有的中间件系统在接受到用户</w:t>
      </w:r>
      <w:r w:rsidR="00135189" w:rsidRPr="00B207B1">
        <w:rPr>
          <w:rFonts w:hAnsiTheme="minorEastAsia" w:hint="eastAsia"/>
          <w:rPrChange w:id="2815" w:author="JY0225" w:date="2017-08-24T11:15:00Z">
            <w:rPr>
              <w:rFonts w:ascii="Times New Roman" w:hAnsi="Times New Roman" w:hint="eastAsia"/>
            </w:rPr>
          </w:rPrChange>
        </w:rPr>
        <w:t>文件上传和下载时，</w:t>
      </w:r>
      <w:r w:rsidR="00E13C5C" w:rsidRPr="00B207B1">
        <w:rPr>
          <w:rFonts w:hAnsiTheme="minorEastAsia" w:hint="eastAsia"/>
          <w:rPrChange w:id="2816" w:author="JY0225" w:date="2017-08-24T11:15:00Z">
            <w:rPr>
              <w:rFonts w:ascii="Times New Roman" w:hAnsi="Times New Roman" w:hint="eastAsia"/>
            </w:rPr>
          </w:rPrChange>
        </w:rPr>
        <w:t>首先</w:t>
      </w:r>
      <w:r w:rsidR="005634B5" w:rsidRPr="00B207B1">
        <w:rPr>
          <w:rFonts w:hAnsiTheme="minorEastAsia" w:hint="eastAsia"/>
          <w:rPrChange w:id="2817" w:author="JY0225" w:date="2017-08-24T11:15:00Z">
            <w:rPr>
              <w:rFonts w:ascii="Times New Roman" w:hAnsi="Times New Roman" w:hint="eastAsia"/>
            </w:rPr>
          </w:rPrChange>
        </w:rPr>
        <w:t>将文件</w:t>
      </w:r>
      <w:ins w:id="2818" w:author="Liu, Wu" w:date="2017-08-29T11:06:00Z">
        <w:r w:rsidR="00C0653A" w:rsidRPr="00B207B1">
          <w:rPr>
            <w:rFonts w:hAnsiTheme="minorEastAsia"/>
          </w:rPr>
          <w:t>存储</w:t>
        </w:r>
      </w:ins>
      <w:del w:id="2819" w:author="Liu, Wu" w:date="2017-08-29T11:06:00Z">
        <w:r w:rsidR="00476838" w:rsidRPr="00B207B1" w:rsidDel="00C0653A">
          <w:rPr>
            <w:rFonts w:hAnsiTheme="minorEastAsia" w:hint="eastAsia"/>
            <w:rPrChange w:id="2820" w:author="JY0225" w:date="2017-08-24T11:15:00Z">
              <w:rPr>
                <w:rFonts w:ascii="Times New Roman" w:hAnsi="Times New Roman" w:hint="eastAsia"/>
              </w:rPr>
            </w:rPrChange>
          </w:rPr>
          <w:delText>备份</w:delText>
        </w:r>
      </w:del>
      <w:r w:rsidR="005634B5" w:rsidRPr="00B207B1">
        <w:rPr>
          <w:rFonts w:hAnsiTheme="minorEastAsia" w:hint="eastAsia"/>
          <w:rPrChange w:id="2821" w:author="JY0225" w:date="2017-08-24T11:15:00Z">
            <w:rPr>
              <w:rFonts w:ascii="Times New Roman" w:hAnsi="Times New Roman" w:hint="eastAsia"/>
            </w:rPr>
          </w:rPrChange>
        </w:rPr>
        <w:t>在临时区域，该区域只能被中间件访问。</w:t>
      </w:r>
      <w:r w:rsidR="003E7BED" w:rsidRPr="00B207B1">
        <w:rPr>
          <w:rFonts w:hAnsiTheme="minorEastAsia" w:hint="eastAsia"/>
          <w:rPrChange w:id="2822" w:author="JY0225" w:date="2017-08-24T11:15:00Z">
            <w:rPr>
              <w:rFonts w:ascii="Times New Roman" w:hAnsi="Times New Roman" w:hint="eastAsia"/>
            </w:rPr>
          </w:rPrChange>
        </w:rPr>
        <w:t>由于客户端</w:t>
      </w:r>
      <w:r w:rsidR="00803F2D" w:rsidRPr="00B207B1">
        <w:rPr>
          <w:rFonts w:hAnsiTheme="minorEastAsia" w:hint="eastAsia"/>
          <w:rPrChange w:id="2823" w:author="JY0225" w:date="2017-08-24T11:15:00Z">
            <w:rPr>
              <w:rFonts w:ascii="Times New Roman" w:hAnsi="Times New Roman" w:hint="eastAsia"/>
            </w:rPr>
          </w:rPrChange>
        </w:rPr>
        <w:t>有</w:t>
      </w:r>
      <w:r w:rsidR="003E7BED" w:rsidRPr="00B207B1">
        <w:rPr>
          <w:rFonts w:hAnsiTheme="minorEastAsia" w:hint="eastAsia"/>
          <w:rPrChange w:id="2824" w:author="JY0225" w:date="2017-08-24T11:15:00Z">
            <w:rPr>
              <w:rFonts w:ascii="Times New Roman" w:hAnsi="Times New Roman" w:hint="eastAsia"/>
            </w:rPr>
          </w:rPrChange>
        </w:rPr>
        <w:t>远程访问</w:t>
      </w:r>
      <w:r w:rsidR="005634B5" w:rsidRPr="00B207B1">
        <w:rPr>
          <w:rFonts w:hAnsiTheme="minorEastAsia" w:hint="eastAsia"/>
          <w:rPrChange w:id="2825" w:author="JY0225" w:date="2017-08-24T11:15:00Z">
            <w:rPr>
              <w:rFonts w:ascii="Times New Roman" w:hAnsi="Times New Roman" w:hint="eastAsia"/>
            </w:rPr>
          </w:rPrChange>
        </w:rPr>
        <w:t>文件的功能，</w:t>
      </w:r>
      <w:r w:rsidR="00742C27" w:rsidRPr="00B207B1">
        <w:rPr>
          <w:rFonts w:hAnsiTheme="minorEastAsia" w:hint="eastAsia"/>
          <w:rPrChange w:id="2826" w:author="JY0225" w:date="2017-08-24T11:15:00Z">
            <w:rPr>
              <w:rFonts w:ascii="Times New Roman" w:hAnsi="Times New Roman" w:hint="eastAsia"/>
            </w:rPr>
          </w:rPrChange>
        </w:rPr>
        <w:t>所以</w:t>
      </w:r>
      <w:r w:rsidR="00294AA1" w:rsidRPr="00B207B1">
        <w:rPr>
          <w:rFonts w:hAnsiTheme="minorEastAsia" w:hint="eastAsia"/>
          <w:rPrChange w:id="2827" w:author="JY0225" w:date="2017-08-24T11:15:00Z">
            <w:rPr>
              <w:rFonts w:ascii="Times New Roman" w:hAnsi="Times New Roman" w:hint="eastAsia"/>
            </w:rPr>
          </w:rPrChange>
        </w:rPr>
        <w:t>用户</w:t>
      </w:r>
      <w:r w:rsidR="004062FB" w:rsidRPr="00B207B1">
        <w:rPr>
          <w:rFonts w:hAnsiTheme="minorEastAsia" w:hint="eastAsia"/>
          <w:rPrChange w:id="2828" w:author="JY0225" w:date="2017-08-24T11:15:00Z">
            <w:rPr>
              <w:rFonts w:ascii="Times New Roman" w:hAnsi="Times New Roman" w:hint="eastAsia"/>
            </w:rPr>
          </w:rPrChange>
        </w:rPr>
        <w:t>可能</w:t>
      </w:r>
      <w:r w:rsidR="005634B5" w:rsidRPr="00B207B1">
        <w:rPr>
          <w:rFonts w:hAnsiTheme="minorEastAsia" w:hint="eastAsia"/>
          <w:rPrChange w:id="2829" w:author="JY0225" w:date="2017-08-24T11:15:00Z">
            <w:rPr>
              <w:rFonts w:ascii="Times New Roman" w:hAnsi="Times New Roman" w:hint="eastAsia"/>
            </w:rPr>
          </w:rPrChange>
        </w:rPr>
        <w:t>会反复访问同一个文件，如果每次都从远程下载</w:t>
      </w:r>
      <w:r w:rsidR="008245EE" w:rsidRPr="00B207B1">
        <w:rPr>
          <w:rFonts w:hAnsiTheme="minorEastAsia" w:hint="eastAsia"/>
          <w:rPrChange w:id="2830" w:author="JY0225" w:date="2017-08-24T11:15:00Z">
            <w:rPr>
              <w:rFonts w:ascii="Times New Roman" w:hAnsi="Times New Roman" w:hint="eastAsia"/>
            </w:rPr>
          </w:rPrChange>
        </w:rPr>
        <w:t>该</w:t>
      </w:r>
      <w:r w:rsidR="005634B5" w:rsidRPr="00B207B1">
        <w:rPr>
          <w:rFonts w:hAnsiTheme="minorEastAsia" w:hint="eastAsia"/>
          <w:rPrChange w:id="2831" w:author="JY0225" w:date="2017-08-24T11:15:00Z">
            <w:rPr>
              <w:rFonts w:ascii="Times New Roman" w:hAnsi="Times New Roman" w:hint="eastAsia"/>
            </w:rPr>
          </w:rPrChange>
        </w:rPr>
        <w:t>文件，则是对</w:t>
      </w:r>
      <w:r w:rsidR="001264A1" w:rsidRPr="00B207B1">
        <w:rPr>
          <w:rFonts w:hAnsiTheme="minorEastAsia" w:hint="eastAsia"/>
          <w:rPrChange w:id="2832" w:author="JY0225" w:date="2017-08-24T11:15:00Z">
            <w:rPr>
              <w:rFonts w:ascii="Times New Roman" w:hAnsi="Times New Roman" w:hint="eastAsia"/>
            </w:rPr>
          </w:rPrChange>
        </w:rPr>
        <w:t>网络带宽</w:t>
      </w:r>
      <w:r w:rsidR="005E3E3F" w:rsidRPr="00B207B1">
        <w:rPr>
          <w:rFonts w:hAnsiTheme="minorEastAsia" w:hint="eastAsia"/>
          <w:rPrChange w:id="2833" w:author="JY0225" w:date="2017-08-24T11:15:00Z">
            <w:rPr>
              <w:rFonts w:ascii="Times New Roman" w:hAnsi="Times New Roman" w:hint="eastAsia"/>
            </w:rPr>
          </w:rPrChange>
        </w:rPr>
        <w:t>资源的浪费。因此，</w:t>
      </w:r>
      <w:r w:rsidR="005634B5" w:rsidRPr="00B207B1">
        <w:rPr>
          <w:rFonts w:hAnsiTheme="minorEastAsia" w:hint="eastAsia"/>
          <w:rPrChange w:id="2834" w:author="JY0225" w:date="2017-08-24T11:15:00Z">
            <w:rPr>
              <w:rFonts w:ascii="Times New Roman" w:hAnsi="Times New Roman" w:hint="eastAsia"/>
            </w:rPr>
          </w:rPrChange>
        </w:rPr>
        <w:t>需要高效</w:t>
      </w:r>
      <w:r w:rsidR="001C5B23" w:rsidRPr="00B207B1">
        <w:rPr>
          <w:rFonts w:hAnsiTheme="minorEastAsia" w:hint="eastAsia"/>
          <w:rPrChange w:id="2835" w:author="JY0225" w:date="2017-08-24T11:15:00Z">
            <w:rPr>
              <w:rFonts w:ascii="Times New Roman" w:hAnsi="Times New Roman" w:hint="eastAsia"/>
            </w:rPr>
          </w:rPrChange>
        </w:rPr>
        <w:t>的</w:t>
      </w:r>
      <w:r w:rsidR="005634B5" w:rsidRPr="00B207B1">
        <w:rPr>
          <w:rFonts w:hAnsiTheme="minorEastAsia" w:hint="eastAsia"/>
          <w:rPrChange w:id="2836" w:author="JY0225" w:date="2017-08-24T11:15:00Z">
            <w:rPr>
              <w:rFonts w:ascii="Times New Roman" w:hAnsi="Times New Roman" w:hint="eastAsia"/>
            </w:rPr>
          </w:rPrChange>
        </w:rPr>
        <w:t>临时</w:t>
      </w:r>
      <w:r w:rsidR="00476838" w:rsidRPr="00B207B1">
        <w:rPr>
          <w:rFonts w:hAnsiTheme="minorEastAsia" w:hint="eastAsia"/>
          <w:rPrChange w:id="2837" w:author="JY0225" w:date="2017-08-24T11:15:00Z">
            <w:rPr>
              <w:rFonts w:ascii="Times New Roman" w:hAnsi="Times New Roman" w:hint="eastAsia"/>
            </w:rPr>
          </w:rPrChange>
        </w:rPr>
        <w:t>备份</w:t>
      </w:r>
      <w:r w:rsidR="005634B5" w:rsidRPr="00B207B1">
        <w:rPr>
          <w:rFonts w:hAnsiTheme="minorEastAsia" w:hint="eastAsia"/>
          <w:rPrChange w:id="2838" w:author="JY0225" w:date="2017-08-24T11:15:00Z">
            <w:rPr>
              <w:rFonts w:ascii="Times New Roman" w:hAnsi="Times New Roman" w:hint="eastAsia"/>
            </w:rPr>
          </w:rPrChange>
        </w:rPr>
        <w:t>区域，以降低</w:t>
      </w:r>
      <w:r w:rsidR="00F35525" w:rsidRPr="00B207B1">
        <w:rPr>
          <w:rFonts w:hAnsiTheme="minorEastAsia" w:hint="eastAsia"/>
          <w:rPrChange w:id="2839" w:author="JY0225" w:date="2017-08-24T11:15:00Z">
            <w:rPr>
              <w:rFonts w:ascii="Times New Roman" w:hAnsi="Times New Roman" w:hint="eastAsia"/>
            </w:rPr>
          </w:rPrChange>
        </w:rPr>
        <w:t>下载文件时所需要的</w:t>
      </w:r>
      <w:r w:rsidR="00F35525" w:rsidRPr="00B207B1">
        <w:rPr>
          <w:rFonts w:hAnsiTheme="minorEastAsia"/>
          <w:rPrChange w:id="2840" w:author="JY0225" w:date="2017-08-24T11:15:00Z">
            <w:rPr>
              <w:rFonts w:ascii="Times New Roman" w:hAnsi="Times New Roman"/>
            </w:rPr>
          </w:rPrChange>
        </w:rPr>
        <w:t>I/O</w:t>
      </w:r>
      <w:r w:rsidR="00F35525" w:rsidRPr="00B207B1">
        <w:rPr>
          <w:rFonts w:hAnsiTheme="minorEastAsia" w:hint="eastAsia"/>
          <w:rPrChange w:id="2841" w:author="JY0225" w:date="2017-08-24T11:15:00Z">
            <w:rPr>
              <w:rFonts w:ascii="Times New Roman" w:hAnsi="Times New Roman" w:hint="eastAsia"/>
            </w:rPr>
          </w:rPrChange>
        </w:rPr>
        <w:t>请求</w:t>
      </w:r>
      <w:r w:rsidR="005634B5" w:rsidRPr="00B207B1">
        <w:rPr>
          <w:rFonts w:hAnsiTheme="minorEastAsia" w:hint="eastAsia"/>
          <w:rPrChange w:id="2842" w:author="JY0225" w:date="2017-08-24T11:15:00Z">
            <w:rPr>
              <w:rFonts w:ascii="Times New Roman" w:hAnsi="Times New Roman" w:hint="eastAsia"/>
            </w:rPr>
          </w:rPrChange>
        </w:rPr>
        <w:t>。</w:t>
      </w:r>
      <w:r w:rsidR="008D20B1" w:rsidRPr="00B207B1">
        <w:rPr>
          <w:rFonts w:hAnsiTheme="minorEastAsia" w:hint="eastAsia"/>
          <w:rPrChange w:id="2843" w:author="JY0225" w:date="2017-08-24T11:15:00Z">
            <w:rPr>
              <w:rFonts w:ascii="Times New Roman" w:hAnsi="Times New Roman" w:hint="eastAsia"/>
            </w:rPr>
          </w:rPrChange>
        </w:rPr>
        <w:t>考虑到本地缓存的具有一定的容量限制，当缓存容量达到上限时，可以采用</w:t>
      </w:r>
      <w:r w:rsidR="008D20B1" w:rsidRPr="00B207B1">
        <w:rPr>
          <w:rFonts w:hAnsiTheme="minorEastAsia"/>
          <w:rPrChange w:id="2844" w:author="JY0225" w:date="2017-08-24T11:15:00Z">
            <w:rPr>
              <w:rFonts w:ascii="Times New Roman" w:hAnsi="Times New Roman"/>
            </w:rPr>
          </w:rPrChange>
        </w:rPr>
        <w:t>LRU</w:t>
      </w:r>
      <w:r w:rsidR="008D20B1" w:rsidRPr="00B207B1">
        <w:rPr>
          <w:rFonts w:hAnsiTheme="minorEastAsia" w:hint="eastAsia"/>
          <w:rPrChange w:id="2845" w:author="JY0225" w:date="2017-08-24T11:15:00Z">
            <w:rPr>
              <w:rFonts w:ascii="Times New Roman" w:hAnsi="Times New Roman" w:hint="eastAsia"/>
            </w:rPr>
          </w:rPrChange>
        </w:rPr>
        <w:t>替换策略</w:t>
      </w:r>
      <w:del w:id="2846" w:author="微软用户" w:date="2017-08-24T21:49:00Z">
        <w:r w:rsidR="008B212C" w:rsidRPr="00B207B1" w:rsidDel="00F23ACA">
          <w:rPr>
            <w:rFonts w:hAnsiTheme="minorEastAsia"/>
            <w:vertAlign w:val="superscript"/>
            <w:rPrChange w:id="2847" w:author="JY0225" w:date="2017-08-24T11:15:00Z">
              <w:rPr>
                <w:vertAlign w:val="superscript"/>
              </w:rPr>
            </w:rPrChange>
          </w:rPr>
          <w:delText>[11</w:delText>
        </w:r>
        <w:r w:rsidR="008D20B1" w:rsidRPr="00B207B1" w:rsidDel="00F23ACA">
          <w:rPr>
            <w:rFonts w:hAnsiTheme="minorEastAsia"/>
            <w:vertAlign w:val="superscript"/>
            <w:rPrChange w:id="2848" w:author="JY0225" w:date="2017-08-24T11:15:00Z">
              <w:rPr>
                <w:vertAlign w:val="superscript"/>
              </w:rPr>
            </w:rPrChange>
          </w:rPr>
          <w:delText>]</w:delText>
        </w:r>
      </w:del>
      <w:r w:rsidR="009D5871" w:rsidRPr="00B207B1">
        <w:rPr>
          <w:rFonts w:hAnsiTheme="minorEastAsia" w:hint="eastAsia"/>
          <w:rPrChange w:id="2849" w:author="JY0225" w:date="2017-08-24T11:15:00Z">
            <w:rPr>
              <w:rFonts w:ascii="Times New Roman" w:hAnsi="Times New Roman" w:hint="eastAsia"/>
            </w:rPr>
          </w:rPrChange>
        </w:rPr>
        <w:t>以保证缓存文件的时效性。</w:t>
      </w:r>
    </w:p>
    <w:p w14:paraId="0501E91F" w14:textId="77777777" w:rsidR="00E341BC" w:rsidRPr="00B207B1" w:rsidDel="00636DC8" w:rsidRDefault="00285C7C" w:rsidP="00E341BC">
      <w:pPr>
        <w:spacing w:line="400" w:lineRule="exact"/>
        <w:ind w:firstLine="420"/>
        <w:rPr>
          <w:del w:id="2850" w:author="微软用户" w:date="2017-08-19T21:11:00Z"/>
          <w:rFonts w:hAnsiTheme="minorEastAsia"/>
          <w:rPrChange w:id="2851" w:author="JY0225" w:date="2017-08-24T11:15:00Z">
            <w:rPr>
              <w:del w:id="2852" w:author="微软用户" w:date="2017-08-19T21:11:00Z"/>
              <w:rFonts w:ascii="Times New Roman" w:hAnsi="Times New Roman"/>
            </w:rPr>
          </w:rPrChange>
        </w:rPr>
      </w:pPr>
      <w:r w:rsidRPr="00B207B1">
        <w:rPr>
          <w:rFonts w:hAnsiTheme="minorEastAsia" w:hint="eastAsia"/>
          <w:rPrChange w:id="2853" w:author="JY0225" w:date="2017-08-24T11:15:00Z">
            <w:rPr>
              <w:rFonts w:ascii="Times New Roman" w:hAnsi="Times New Roman" w:hint="eastAsia"/>
            </w:rPr>
          </w:rPrChange>
        </w:rPr>
        <w:t>此外，</w:t>
      </w:r>
      <w:r w:rsidR="00E75C33" w:rsidRPr="00B207B1">
        <w:rPr>
          <w:rFonts w:hAnsiTheme="minorEastAsia"/>
          <w:rPrChange w:id="2854" w:author="JY0225" w:date="2017-08-24T11:15:00Z">
            <w:rPr>
              <w:rFonts w:ascii="Times New Roman" w:hAnsi="Times New Roman"/>
            </w:rPr>
          </w:rPrChange>
        </w:rPr>
        <w:t xml:space="preserve"> </w:t>
      </w:r>
      <w:r w:rsidR="00117E62" w:rsidRPr="00B207B1">
        <w:rPr>
          <w:rFonts w:hAnsiTheme="minorEastAsia" w:hint="eastAsia"/>
          <w:rPrChange w:id="2855" w:author="JY0225" w:date="2017-08-24T11:15:00Z">
            <w:rPr>
              <w:rFonts w:ascii="Times New Roman" w:hAnsi="Times New Roman" w:hint="eastAsia"/>
            </w:rPr>
          </w:rPrChange>
        </w:rPr>
        <w:t>同一个用户</w:t>
      </w:r>
      <w:r w:rsidR="00370758" w:rsidRPr="00B207B1">
        <w:rPr>
          <w:rFonts w:hAnsiTheme="minorEastAsia" w:hint="eastAsia"/>
          <w:rPrChange w:id="2856" w:author="JY0225" w:date="2017-08-24T11:15:00Z">
            <w:rPr>
              <w:rFonts w:ascii="Times New Roman" w:hAnsi="Times New Roman" w:hint="eastAsia"/>
            </w:rPr>
          </w:rPrChange>
        </w:rPr>
        <w:t>备份数据时会有相同的文件。</w:t>
      </w:r>
      <w:r w:rsidR="005634B5" w:rsidRPr="00B207B1">
        <w:rPr>
          <w:rFonts w:hAnsiTheme="minorEastAsia" w:hint="eastAsia"/>
          <w:rPrChange w:id="2857" w:author="JY0225" w:date="2017-08-24T11:15:00Z">
            <w:rPr>
              <w:rFonts w:ascii="Times New Roman" w:hAnsi="Times New Roman" w:hint="eastAsia"/>
            </w:rPr>
          </w:rPrChange>
        </w:rPr>
        <w:t>在上传文件时，</w:t>
      </w:r>
      <w:r w:rsidR="00E75C33" w:rsidRPr="00B207B1">
        <w:rPr>
          <w:rFonts w:hAnsiTheme="minorEastAsia" w:hint="eastAsia"/>
          <w:rPrChange w:id="2858" w:author="JY0225" w:date="2017-08-24T11:15:00Z">
            <w:rPr>
              <w:rFonts w:ascii="Times New Roman" w:hAnsi="Times New Roman" w:hint="eastAsia"/>
            </w:rPr>
          </w:rPrChange>
        </w:rPr>
        <w:t>同一用户的相同文件</w:t>
      </w:r>
      <w:r w:rsidR="00FC3668" w:rsidRPr="00B207B1">
        <w:rPr>
          <w:rFonts w:hAnsiTheme="minorEastAsia" w:hint="eastAsia"/>
          <w:rPrChange w:id="2859" w:author="JY0225" w:date="2017-08-24T11:15:00Z">
            <w:rPr>
              <w:rFonts w:ascii="Times New Roman" w:hAnsi="Times New Roman" w:hint="eastAsia"/>
            </w:rPr>
          </w:rPrChange>
        </w:rPr>
        <w:t>是</w:t>
      </w:r>
      <w:r w:rsidR="00E75C33" w:rsidRPr="00B207B1">
        <w:rPr>
          <w:rFonts w:hAnsiTheme="minorEastAsia" w:hint="eastAsia"/>
          <w:rPrChange w:id="2860" w:author="JY0225" w:date="2017-08-24T11:15:00Z">
            <w:rPr>
              <w:rFonts w:ascii="Times New Roman" w:hAnsi="Times New Roman" w:hint="eastAsia"/>
            </w:rPr>
          </w:rPrChange>
        </w:rPr>
        <w:t>可以复用的，</w:t>
      </w:r>
      <w:r w:rsidR="005F132B" w:rsidRPr="00B207B1">
        <w:rPr>
          <w:rFonts w:hAnsiTheme="minorEastAsia" w:hint="eastAsia"/>
          <w:rPrChange w:id="2861" w:author="JY0225" w:date="2017-08-24T11:15:00Z">
            <w:rPr>
              <w:rFonts w:ascii="Times New Roman" w:hAnsi="Times New Roman" w:hint="eastAsia"/>
            </w:rPr>
          </w:rPrChange>
        </w:rPr>
        <w:t>可以利用服务器提供的复制文件接口，</w:t>
      </w:r>
      <w:r w:rsidR="005634B5" w:rsidRPr="00B207B1">
        <w:rPr>
          <w:rFonts w:hAnsiTheme="minorEastAsia" w:hint="eastAsia"/>
          <w:rPrChange w:id="2862" w:author="JY0225" w:date="2017-08-24T11:15:00Z">
            <w:rPr>
              <w:rFonts w:ascii="Times New Roman" w:hAnsi="Times New Roman" w:hint="eastAsia"/>
            </w:rPr>
          </w:rPrChange>
        </w:rPr>
        <w:t>直接在服务器操作，</w:t>
      </w:r>
      <w:r w:rsidR="00A6719A" w:rsidRPr="00B207B1">
        <w:rPr>
          <w:rFonts w:hAnsiTheme="minorEastAsia" w:hint="eastAsia"/>
          <w:rPrChange w:id="2863" w:author="JY0225" w:date="2017-08-24T11:15:00Z">
            <w:rPr>
              <w:rFonts w:ascii="Times New Roman" w:hAnsi="Times New Roman" w:hint="eastAsia"/>
            </w:rPr>
          </w:rPrChange>
        </w:rPr>
        <w:t>以减少上传文件所需的网络带宽，从而实现</w:t>
      </w:r>
      <w:r w:rsidR="00B0053E" w:rsidRPr="00B207B1">
        <w:rPr>
          <w:rFonts w:hAnsiTheme="minorEastAsia" w:hint="eastAsia"/>
          <w:rPrChange w:id="2864" w:author="JY0225" w:date="2017-08-24T11:15:00Z">
            <w:rPr>
              <w:rFonts w:ascii="Times New Roman" w:hAnsi="Times New Roman" w:hint="eastAsia"/>
            </w:rPr>
          </w:rPrChange>
        </w:rPr>
        <w:t>“</w:t>
      </w:r>
      <w:r w:rsidR="00A6719A" w:rsidRPr="00B207B1">
        <w:rPr>
          <w:rFonts w:hAnsiTheme="minorEastAsia" w:hint="eastAsia"/>
          <w:rPrChange w:id="2865" w:author="JY0225" w:date="2017-08-24T11:15:00Z">
            <w:rPr>
              <w:rFonts w:ascii="Times New Roman" w:hAnsi="Times New Roman" w:hint="eastAsia"/>
            </w:rPr>
          </w:rPrChange>
        </w:rPr>
        <w:t>秒传</w:t>
      </w:r>
      <w:r w:rsidR="00B0053E" w:rsidRPr="00B207B1">
        <w:rPr>
          <w:rFonts w:hAnsiTheme="minorEastAsia" w:hint="eastAsia"/>
          <w:rPrChange w:id="2866" w:author="JY0225" w:date="2017-08-24T11:15:00Z">
            <w:rPr>
              <w:rFonts w:ascii="Times New Roman" w:hAnsi="Times New Roman" w:hint="eastAsia"/>
            </w:rPr>
          </w:rPrChange>
        </w:rPr>
        <w:t>”</w:t>
      </w:r>
      <w:r w:rsidR="00A6719A" w:rsidRPr="00B207B1">
        <w:rPr>
          <w:rFonts w:hAnsiTheme="minorEastAsia" w:hint="eastAsia"/>
          <w:rPrChange w:id="2867" w:author="JY0225" w:date="2017-08-24T11:15:00Z">
            <w:rPr>
              <w:rFonts w:ascii="Times New Roman" w:hAnsi="Times New Roman" w:hint="eastAsia"/>
            </w:rPr>
          </w:rPrChange>
        </w:rPr>
        <w:t>功能</w:t>
      </w:r>
      <w:r w:rsidR="005634B5" w:rsidRPr="00B207B1">
        <w:rPr>
          <w:rFonts w:hAnsiTheme="minorEastAsia" w:hint="eastAsia"/>
          <w:rPrChange w:id="2868" w:author="JY0225" w:date="2017-08-24T11:15:00Z">
            <w:rPr>
              <w:rFonts w:ascii="Times New Roman" w:hAnsi="Times New Roman" w:hint="eastAsia"/>
            </w:rPr>
          </w:rPrChange>
        </w:rPr>
        <w:t>。</w:t>
      </w:r>
      <w:r w:rsidR="00E341BC" w:rsidRPr="00B207B1">
        <w:rPr>
          <w:rFonts w:hAnsiTheme="minorEastAsia" w:hint="eastAsia"/>
          <w:rPrChange w:id="2869" w:author="JY0225" w:date="2017-08-24T11:15:00Z">
            <w:rPr>
              <w:rFonts w:ascii="Times New Roman" w:hAnsi="Times New Roman" w:hint="eastAsia"/>
            </w:rPr>
          </w:rPrChange>
        </w:rPr>
        <w:t>图</w:t>
      </w:r>
      <w:r w:rsidR="00E341BC" w:rsidRPr="00B207B1">
        <w:rPr>
          <w:rFonts w:hAnsiTheme="minorEastAsia"/>
          <w:rPrChange w:id="2870" w:author="JY0225" w:date="2017-08-24T11:15:00Z">
            <w:rPr>
              <w:rFonts w:ascii="Times New Roman" w:hAnsi="Times New Roman"/>
            </w:rPr>
          </w:rPrChange>
        </w:rPr>
        <w:t xml:space="preserve">3-2 </w:t>
      </w:r>
      <w:r w:rsidR="00E341BC" w:rsidRPr="00B207B1">
        <w:rPr>
          <w:rFonts w:hAnsiTheme="minorEastAsia" w:hint="eastAsia"/>
          <w:rPrChange w:id="2871" w:author="JY0225" w:date="2017-08-24T11:15:00Z">
            <w:rPr>
              <w:rFonts w:ascii="Times New Roman" w:hAnsi="Times New Roman" w:hint="eastAsia"/>
            </w:rPr>
          </w:rPrChange>
        </w:rPr>
        <w:t>详细描述</w:t>
      </w:r>
      <w:r w:rsidR="00E341BC" w:rsidRPr="00B207B1">
        <w:rPr>
          <w:rFonts w:hAnsiTheme="minorEastAsia" w:hint="eastAsia"/>
          <w:rPrChange w:id="2872" w:author="JY0225" w:date="2017-08-24T11:15:00Z">
            <w:rPr>
              <w:rFonts w:ascii="Times New Roman" w:hAnsi="Times New Roman" w:hint="eastAsia"/>
            </w:rPr>
          </w:rPrChange>
        </w:rPr>
        <w:lastRenderedPageBreak/>
        <w:t>了本地缓存的过程。</w:t>
      </w:r>
    </w:p>
    <w:p w14:paraId="3B06E240" w14:textId="7AA7A37D" w:rsidR="005634B5" w:rsidRPr="00B207B1" w:rsidRDefault="00E341BC" w:rsidP="007924C7">
      <w:pPr>
        <w:spacing w:line="400" w:lineRule="exact"/>
        <w:ind w:firstLine="420"/>
        <w:rPr>
          <w:rFonts w:hAnsiTheme="minorEastAsia"/>
          <w:rPrChange w:id="2873" w:author="JY0225" w:date="2017-08-24T11:15:00Z">
            <w:rPr>
              <w:rFonts w:ascii="Times New Roman" w:hAnsi="Times New Roman"/>
            </w:rPr>
          </w:rPrChange>
        </w:rPr>
      </w:pPr>
      <w:del w:id="2874" w:author="微软用户" w:date="2017-08-19T21:10:00Z">
        <w:r w:rsidRPr="00B207B1" w:rsidDel="00636DC8">
          <w:rPr>
            <w:rFonts w:hAnsiTheme="minorEastAsia"/>
            <w:noProof/>
            <w:rPrChange w:id="2875" w:author="JY0225" w:date="2017-08-24T11:15:00Z">
              <w:rPr>
                <w:noProof/>
              </w:rPr>
            </w:rPrChange>
          </w:rPr>
          <w:drawing>
            <wp:inline distT="0" distB="0" distL="0" distR="0" wp14:anchorId="2FFA2521" wp14:editId="2A6F3363">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40">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547AC7FA" w14:textId="77777777" w:rsidR="00086856" w:rsidRPr="00B207B1" w:rsidRDefault="004A0E6F" w:rsidP="00ED1F88">
      <w:pPr>
        <w:pStyle w:val="31"/>
      </w:pPr>
      <w:bookmarkStart w:id="2876" w:name="_Toc491952436"/>
      <w:r w:rsidRPr="00B207B1">
        <w:t>3</w:t>
      </w:r>
      <w:r w:rsidR="00CB54DF" w:rsidRPr="00B207B1">
        <w:t>.</w:t>
      </w:r>
      <w:ins w:id="2877" w:author="JY0225" w:date="2017-08-23T14:05:00Z">
        <w:r w:rsidR="001E3CF9" w:rsidRPr="00B207B1">
          <w:t>2</w:t>
        </w:r>
      </w:ins>
      <w:del w:id="2878" w:author="JY0225" w:date="2017-08-23T14:05:00Z">
        <w:r w:rsidR="00CB54DF" w:rsidRPr="00B207B1" w:rsidDel="001E3CF9">
          <w:delText>3</w:delText>
        </w:r>
      </w:del>
      <w:r w:rsidR="00ED20E3" w:rsidRPr="00B207B1">
        <w:t>.4</w:t>
      </w:r>
      <w:r w:rsidR="00194BD3" w:rsidRPr="00B207B1">
        <w:t xml:space="preserve"> </w:t>
      </w:r>
      <w:r w:rsidR="00194BD3" w:rsidRPr="00B207B1">
        <w:rPr>
          <w:rFonts w:hint="eastAsia"/>
        </w:rPr>
        <w:t>多应用适配</w:t>
      </w:r>
      <w:bookmarkEnd w:id="2876"/>
    </w:p>
    <w:p w14:paraId="6E70CE7F" w14:textId="1C723F6E" w:rsidR="009A4001" w:rsidRDefault="00DB36F7" w:rsidP="00903A80">
      <w:pPr>
        <w:jc w:val="center"/>
        <w:rPr>
          <w:rFonts w:hAnsiTheme="minorEastAsia"/>
        </w:rPr>
      </w:pPr>
      <w:ins w:id="2879" w:author="微软用户" w:date="2017-08-19T21:01:00Z">
        <w:r w:rsidRPr="00B207B1">
          <w:object w:dxaOrig="14445" w:dyaOrig="8806" w14:anchorId="28F65593">
            <v:shape id="_x0000_i1032" type="#_x0000_t75" style="width:342pt;height:208.5pt" o:ole="">
              <v:imagedata r:id="rId41" o:title=""/>
            </v:shape>
            <o:OLEObject Type="Embed" ProgID="Visio.Drawing.15" ShapeID="_x0000_i1032" DrawAspect="Content" ObjectID="_1565696390" r:id="rId42"/>
          </w:object>
        </w:r>
      </w:ins>
    </w:p>
    <w:p w14:paraId="707A0B92" w14:textId="6FBC7CE5" w:rsidR="00D7588B" w:rsidRPr="00903A80" w:rsidRDefault="00D7588B" w:rsidP="00D7588B">
      <w:pPr>
        <w:pStyle w:val="a5"/>
        <w:spacing w:line="400" w:lineRule="exact"/>
        <w:ind w:left="420" w:firstLineChars="0" w:firstLine="360"/>
        <w:jc w:val="center"/>
        <w:rPr>
          <w:rFonts w:hAnsiTheme="minorEastAsia"/>
        </w:rPr>
      </w:pPr>
      <w:r w:rsidRPr="00903A80">
        <w:rPr>
          <w:rFonts w:hAnsiTheme="minorEastAsia"/>
        </w:rPr>
        <w:t xml:space="preserve">图3-4 </w:t>
      </w:r>
      <w:r w:rsidRPr="00903A80">
        <w:rPr>
          <w:rFonts w:hAnsiTheme="minorEastAsia" w:hint="eastAsia"/>
        </w:rPr>
        <w:t>多应用适配示意图</w:t>
      </w:r>
    </w:p>
    <w:p w14:paraId="0556A33B" w14:textId="5B553FB6" w:rsidR="0047763E" w:rsidRPr="00B207B1" w:rsidRDefault="0047763E" w:rsidP="000C4D66">
      <w:pPr>
        <w:spacing w:line="400" w:lineRule="exact"/>
        <w:ind w:firstLine="420"/>
        <w:rPr>
          <w:rFonts w:hAnsiTheme="minorEastAsia"/>
          <w:rPrChange w:id="2880" w:author="JY0225" w:date="2017-08-24T11:15:00Z">
            <w:rPr>
              <w:rFonts w:ascii="Times New Roman" w:hAnsi="Times New Roman"/>
            </w:rPr>
          </w:rPrChange>
        </w:rPr>
      </w:pPr>
      <w:r w:rsidRPr="00B207B1">
        <w:rPr>
          <w:rFonts w:hAnsiTheme="minorEastAsia" w:hint="eastAsia"/>
          <w:rPrChange w:id="2881" w:author="JY0225" w:date="2017-08-24T11:15:00Z">
            <w:rPr>
              <w:rFonts w:ascii="Times New Roman" w:hAnsi="Times New Roman" w:hint="eastAsia"/>
            </w:rPr>
          </w:rPrChange>
        </w:rPr>
        <w:t>作为中间件，其主要的目标</w:t>
      </w:r>
      <w:r w:rsidR="00C00056" w:rsidRPr="00B207B1">
        <w:rPr>
          <w:rFonts w:hAnsiTheme="minorEastAsia" w:hint="eastAsia"/>
          <w:rPrChange w:id="2882" w:author="JY0225" w:date="2017-08-24T11:15:00Z">
            <w:rPr>
              <w:rFonts w:ascii="Times New Roman" w:hAnsi="Times New Roman" w:hint="eastAsia"/>
            </w:rPr>
          </w:rPrChange>
        </w:rPr>
        <w:t>之一</w:t>
      </w:r>
      <w:r w:rsidRPr="00B207B1">
        <w:rPr>
          <w:rFonts w:hAnsiTheme="minorEastAsia" w:hint="eastAsia"/>
          <w:rPrChange w:id="2883" w:author="JY0225" w:date="2017-08-24T11:15:00Z">
            <w:rPr>
              <w:rFonts w:ascii="Times New Roman" w:hAnsi="Times New Roman" w:hint="eastAsia"/>
            </w:rPr>
          </w:rPrChange>
        </w:rPr>
        <w:t>是完成不同客户端和服务</w:t>
      </w:r>
      <w:r w:rsidR="00280BC0" w:rsidRPr="00B207B1">
        <w:rPr>
          <w:rFonts w:hAnsiTheme="minorEastAsia" w:hint="eastAsia"/>
          <w:rPrChange w:id="2884" w:author="JY0225" w:date="2017-08-24T11:15:00Z">
            <w:rPr>
              <w:rFonts w:ascii="Times New Roman" w:hAnsi="Times New Roman" w:hint="eastAsia"/>
            </w:rPr>
          </w:rPrChange>
        </w:rPr>
        <w:t>器</w:t>
      </w:r>
      <w:r w:rsidRPr="00B207B1">
        <w:rPr>
          <w:rFonts w:hAnsiTheme="minorEastAsia" w:hint="eastAsia"/>
          <w:rPrChange w:id="2885" w:author="JY0225" w:date="2017-08-24T11:15:00Z">
            <w:rPr>
              <w:rFonts w:ascii="Times New Roman" w:hAnsi="Times New Roman" w:hint="eastAsia"/>
            </w:rPr>
          </w:rPrChange>
        </w:rPr>
        <w:t>之间的适配</w:t>
      </w:r>
      <w:r w:rsidR="007534DB" w:rsidRPr="00B207B1">
        <w:rPr>
          <w:rFonts w:hAnsiTheme="minorEastAsia" w:hint="eastAsia"/>
          <w:rPrChange w:id="2886" w:author="JY0225" w:date="2017-08-24T11:15:00Z">
            <w:rPr>
              <w:rFonts w:ascii="Times New Roman" w:hAnsi="Times New Roman" w:hint="eastAsia"/>
            </w:rPr>
          </w:rPrChange>
        </w:rPr>
        <w:t>，以使平台具备一定的可扩展性</w:t>
      </w:r>
      <w:r w:rsidRPr="00B207B1">
        <w:rPr>
          <w:rFonts w:hAnsiTheme="minorEastAsia" w:hint="eastAsia"/>
          <w:rPrChange w:id="2887" w:author="JY0225" w:date="2017-08-24T11:15:00Z">
            <w:rPr>
              <w:rFonts w:ascii="Times New Roman" w:hAnsi="Times New Roman" w:hint="eastAsia"/>
            </w:rPr>
          </w:rPrChange>
        </w:rPr>
        <w:t>。由于</w:t>
      </w:r>
      <w:r w:rsidR="007D0F04" w:rsidRPr="00B207B1">
        <w:rPr>
          <w:rFonts w:hAnsiTheme="minorEastAsia" w:hint="eastAsia"/>
          <w:rPrChange w:id="2888" w:author="JY0225" w:date="2017-08-24T11:15:00Z">
            <w:rPr>
              <w:rFonts w:ascii="Times New Roman" w:hAnsi="Times New Roman" w:hint="eastAsia"/>
            </w:rPr>
          </w:rPrChange>
        </w:rPr>
        <w:t>平台和操作系统之间的差异性，加上</w:t>
      </w:r>
      <w:r w:rsidR="00542FE2" w:rsidRPr="00B207B1">
        <w:rPr>
          <w:rFonts w:hAnsiTheme="minorEastAsia" w:hint="eastAsia"/>
          <w:rPrChange w:id="2889" w:author="JY0225" w:date="2017-08-24T11:15:00Z">
            <w:rPr>
              <w:rFonts w:ascii="Times New Roman" w:hAnsi="Times New Roman" w:hint="eastAsia"/>
            </w:rPr>
          </w:rPrChange>
        </w:rPr>
        <w:t>不同客户端在</w:t>
      </w:r>
      <w:r w:rsidRPr="00B207B1">
        <w:rPr>
          <w:rFonts w:hAnsiTheme="minorEastAsia" w:hint="eastAsia"/>
          <w:rPrChange w:id="2890" w:author="JY0225" w:date="2017-08-24T11:15:00Z">
            <w:rPr>
              <w:rFonts w:ascii="Times New Roman" w:hAnsi="Times New Roman" w:hint="eastAsia"/>
            </w:rPr>
          </w:rPrChange>
        </w:rPr>
        <w:t>设计时考虑的情形和目标不一样，客户端和服务端通常会定义不同的接口，导致服务器和客户端</w:t>
      </w:r>
      <w:ins w:id="2891" w:author="Liu, Wu" w:date="2017-08-29T11:09:00Z">
        <w:r w:rsidR="000D7B9B" w:rsidRPr="00B207B1">
          <w:rPr>
            <w:rFonts w:hAnsiTheme="minorEastAsia" w:hint="eastAsia"/>
          </w:rPr>
          <w:t>之间请求</w:t>
        </w:r>
      </w:ins>
      <w:r w:rsidRPr="00B207B1">
        <w:rPr>
          <w:rFonts w:hAnsiTheme="minorEastAsia" w:hint="eastAsia"/>
          <w:rPrChange w:id="2892" w:author="JY0225" w:date="2017-08-24T11:15:00Z">
            <w:rPr>
              <w:rFonts w:ascii="Times New Roman" w:hAnsi="Times New Roman" w:hint="eastAsia"/>
            </w:rPr>
          </w:rPrChange>
        </w:rPr>
        <w:t>不匹配。</w:t>
      </w:r>
    </w:p>
    <w:p w14:paraId="67C0C701" w14:textId="77777777" w:rsidR="00D47036" w:rsidRPr="00B207B1" w:rsidRDefault="0047763E" w:rsidP="000C4D66">
      <w:pPr>
        <w:spacing w:line="400" w:lineRule="exact"/>
        <w:ind w:firstLine="420"/>
        <w:rPr>
          <w:rFonts w:hAnsiTheme="minorEastAsia"/>
          <w:rPrChange w:id="2893" w:author="JY0225" w:date="2017-08-24T11:15:00Z">
            <w:rPr>
              <w:rFonts w:ascii="Times New Roman" w:hAnsi="Times New Roman"/>
            </w:rPr>
          </w:rPrChange>
        </w:rPr>
      </w:pPr>
      <w:r w:rsidRPr="00B207B1">
        <w:rPr>
          <w:rFonts w:hAnsiTheme="minorEastAsia" w:hint="eastAsia"/>
          <w:rPrChange w:id="2894" w:author="JY0225" w:date="2017-08-24T11:15:00Z">
            <w:rPr>
              <w:rFonts w:ascii="Times New Roman" w:hAnsi="Times New Roman" w:hint="eastAsia"/>
            </w:rPr>
          </w:rPrChange>
        </w:rPr>
        <w:t>为了减少客户端和服务端之间的差异，可以</w:t>
      </w:r>
      <w:r w:rsidR="004549A4" w:rsidRPr="00B207B1">
        <w:rPr>
          <w:rFonts w:hAnsiTheme="minorEastAsia" w:hint="eastAsia"/>
          <w:rPrChange w:id="2895" w:author="JY0225" w:date="2017-08-24T11:15:00Z">
            <w:rPr>
              <w:rFonts w:ascii="Times New Roman" w:hAnsi="Times New Roman" w:hint="eastAsia"/>
            </w:rPr>
          </w:rPrChange>
        </w:rPr>
        <w:t>通过中间件</w:t>
      </w:r>
      <w:r w:rsidR="00B50F28" w:rsidRPr="00B207B1">
        <w:rPr>
          <w:rFonts w:hAnsiTheme="minorEastAsia" w:hint="eastAsia"/>
          <w:rPrChange w:id="2896" w:author="JY0225" w:date="2017-08-24T11:15:00Z">
            <w:rPr>
              <w:rFonts w:ascii="Times New Roman" w:hAnsi="Times New Roman" w:hint="eastAsia"/>
            </w:rPr>
          </w:rPrChange>
        </w:rPr>
        <w:t>来对</w:t>
      </w:r>
      <w:ins w:id="2897" w:author="Liu, Wu" w:date="2017-08-29T11:09:00Z">
        <w:r w:rsidR="002A72CE" w:rsidRPr="00B207B1">
          <w:rPr>
            <w:rFonts w:hAnsiTheme="minorEastAsia"/>
          </w:rPr>
          <w:t>请求的形式</w:t>
        </w:r>
      </w:ins>
      <w:del w:id="2898" w:author="Liu, Wu" w:date="2017-08-29T11:09:00Z">
        <w:r w:rsidR="00B50F28" w:rsidRPr="00B207B1" w:rsidDel="002A72CE">
          <w:rPr>
            <w:rFonts w:hAnsiTheme="minorEastAsia" w:hint="eastAsia"/>
            <w:rPrChange w:id="2899" w:author="JY0225" w:date="2017-08-24T11:15:00Z">
              <w:rPr>
                <w:rFonts w:ascii="Times New Roman" w:hAnsi="Times New Roman" w:hint="eastAsia"/>
              </w:rPr>
            </w:rPrChange>
          </w:rPr>
          <w:delText>双方的调用方式</w:delText>
        </w:r>
      </w:del>
      <w:r w:rsidR="00B50F28" w:rsidRPr="00B207B1">
        <w:rPr>
          <w:rFonts w:hAnsiTheme="minorEastAsia" w:hint="eastAsia"/>
          <w:rPrChange w:id="2900" w:author="JY0225" w:date="2017-08-24T11:15:00Z">
            <w:rPr>
              <w:rFonts w:ascii="Times New Roman" w:hAnsi="Times New Roman" w:hint="eastAsia"/>
            </w:rPr>
          </w:rPrChange>
        </w:rPr>
        <w:t>进行转换，</w:t>
      </w:r>
      <w:r w:rsidRPr="00B207B1">
        <w:rPr>
          <w:rFonts w:hAnsiTheme="minorEastAsia" w:hint="eastAsia"/>
          <w:rPrChange w:id="2901" w:author="JY0225" w:date="2017-08-24T11:15:00Z">
            <w:rPr>
              <w:rFonts w:ascii="Times New Roman" w:hAnsi="Times New Roman" w:hint="eastAsia"/>
            </w:rPr>
          </w:rPrChange>
        </w:rPr>
        <w:t>适配分为两种情况：</w:t>
      </w:r>
    </w:p>
    <w:p w14:paraId="699F5085" w14:textId="77777777" w:rsidR="00EA04F9" w:rsidRPr="00B207B1" w:rsidRDefault="0047763E">
      <w:pPr>
        <w:numPr>
          <w:ilvl w:val="0"/>
          <w:numId w:val="18"/>
        </w:numPr>
        <w:spacing w:line="400" w:lineRule="exact"/>
        <w:rPr>
          <w:rFonts w:hAnsiTheme="minorEastAsia" w:cstheme="minorBidi"/>
          <w:color w:val="000000" w:themeColor="text1"/>
          <w:rPrChange w:id="2902" w:author="JY0225" w:date="2017-08-24T11:15:00Z">
            <w:rPr>
              <w:rFonts w:ascii="Times New Roman" w:hAnsi="Times New Roman"/>
            </w:rPr>
          </w:rPrChange>
        </w:rPr>
        <w:pPrChange w:id="2903"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904" w:author="JY0225" w:date="2017-08-24T11:15:00Z">
            <w:rPr>
              <w:rFonts w:ascii="Times New Roman" w:hAnsi="Times New Roman" w:hint="eastAsia"/>
            </w:rPr>
          </w:rPrChange>
        </w:rPr>
        <w:t>提供一个标准的接口，客户端调用中间件给出的接口；</w:t>
      </w:r>
    </w:p>
    <w:p w14:paraId="1FE0F262" w14:textId="77777777" w:rsidR="0047763E" w:rsidRPr="00B207B1" w:rsidRDefault="00A0471C">
      <w:pPr>
        <w:numPr>
          <w:ilvl w:val="0"/>
          <w:numId w:val="18"/>
        </w:numPr>
        <w:spacing w:line="400" w:lineRule="exact"/>
        <w:rPr>
          <w:rFonts w:hAnsiTheme="minorEastAsia" w:cstheme="minorBidi"/>
          <w:color w:val="000000" w:themeColor="text1"/>
          <w:rPrChange w:id="2905" w:author="JY0225" w:date="2017-08-24T11:15:00Z">
            <w:rPr>
              <w:rFonts w:ascii="Times New Roman" w:hAnsi="Times New Roman"/>
            </w:rPr>
          </w:rPrChange>
        </w:rPr>
        <w:pPrChange w:id="2906"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907" w:author="JY0225" w:date="2017-08-24T11:15:00Z">
            <w:rPr>
              <w:rFonts w:ascii="Times New Roman" w:hAnsi="Times New Roman" w:hint="eastAsia"/>
            </w:rPr>
          </w:rPrChange>
        </w:rPr>
        <w:t>在中间件中引入新的适配模块</w:t>
      </w:r>
      <w:r w:rsidR="0047763E" w:rsidRPr="00B207B1">
        <w:rPr>
          <w:rFonts w:hAnsiTheme="minorEastAsia" w:cstheme="minorBidi" w:hint="eastAsia"/>
          <w:color w:val="000000" w:themeColor="text1"/>
          <w:rPrChange w:id="2908" w:author="JY0225" w:date="2017-08-24T11:15:00Z">
            <w:rPr>
              <w:rFonts w:ascii="Times New Roman" w:hAnsi="Times New Roman" w:hint="eastAsia"/>
            </w:rPr>
          </w:rPrChange>
        </w:rPr>
        <w:t>，以较小的代价将不同的客户端和服务端整合在一起。</w:t>
      </w:r>
    </w:p>
    <w:p w14:paraId="13BF5AF1" w14:textId="77777777" w:rsidR="0047763E" w:rsidRPr="00B207B1" w:rsidRDefault="0047763E" w:rsidP="000C4D66">
      <w:pPr>
        <w:spacing w:line="400" w:lineRule="exact"/>
        <w:ind w:firstLine="420"/>
        <w:rPr>
          <w:rFonts w:hAnsiTheme="minorEastAsia"/>
          <w:rPrChange w:id="2909" w:author="JY0225" w:date="2017-08-24T11:15:00Z">
            <w:rPr>
              <w:rFonts w:ascii="Times New Roman" w:hAnsi="Times New Roman"/>
            </w:rPr>
          </w:rPrChange>
        </w:rPr>
      </w:pPr>
      <w:r w:rsidRPr="00B207B1">
        <w:rPr>
          <w:rFonts w:hAnsiTheme="minorEastAsia" w:hint="eastAsia"/>
          <w:rPrChange w:id="2910" w:author="JY0225" w:date="2017-08-24T11:15:00Z">
            <w:rPr>
              <w:rFonts w:ascii="Times New Roman" w:hAnsi="Times New Roman" w:hint="eastAsia"/>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B207B1">
        <w:rPr>
          <w:rFonts w:hAnsiTheme="minorEastAsia" w:hint="eastAsia"/>
          <w:rPrChange w:id="2911" w:author="JY0225" w:date="2017-08-24T11:15:00Z">
            <w:rPr>
              <w:rFonts w:ascii="Times New Roman" w:hAnsi="Times New Roman" w:hint="eastAsia"/>
            </w:rPr>
          </w:rPrChange>
        </w:rPr>
        <w:t>在这里，本文</w:t>
      </w:r>
      <w:r w:rsidR="003F7731" w:rsidRPr="00B207B1">
        <w:rPr>
          <w:rFonts w:hAnsiTheme="minorEastAsia" w:hint="eastAsia"/>
          <w:rPrChange w:id="2912" w:author="JY0225" w:date="2017-08-24T11:15:00Z">
            <w:rPr>
              <w:rFonts w:ascii="Times New Roman" w:hAnsi="Times New Roman" w:hint="eastAsia"/>
            </w:rPr>
          </w:rPrChange>
        </w:rPr>
        <w:t>选择了第二种方式作为中间件多应用适配的方案。</w:t>
      </w:r>
    </w:p>
    <w:p w14:paraId="2F109203" w14:textId="77777777" w:rsidR="0047763E" w:rsidRPr="00B207B1" w:rsidDel="00CC774B" w:rsidRDefault="0047763E" w:rsidP="000C4D66">
      <w:pPr>
        <w:spacing w:line="400" w:lineRule="exact"/>
        <w:ind w:firstLine="420"/>
        <w:rPr>
          <w:del w:id="2913" w:author="微软用户" w:date="2017-08-19T21:01:00Z"/>
          <w:rFonts w:hAnsiTheme="minorEastAsia"/>
          <w:rPrChange w:id="2914" w:author="JY0225" w:date="2017-08-24T11:15:00Z">
            <w:rPr>
              <w:del w:id="2915" w:author="微软用户" w:date="2017-08-19T21:01:00Z"/>
              <w:rFonts w:ascii="Times New Roman" w:hAnsi="Times New Roman"/>
            </w:rPr>
          </w:rPrChange>
        </w:rPr>
      </w:pPr>
      <w:r w:rsidRPr="00B207B1">
        <w:rPr>
          <w:rFonts w:hAnsiTheme="minorEastAsia" w:hint="eastAsia"/>
          <w:rPrChange w:id="2916" w:author="JY0225" w:date="2017-08-24T11:15:00Z">
            <w:rPr>
              <w:rFonts w:ascii="Times New Roman" w:hAnsi="Times New Roman" w:hint="eastAsia"/>
            </w:rPr>
          </w:rPrChange>
        </w:rPr>
        <w:t>为了适配客户端发出的请求（输出形式）和服务端的接收请求（输入形式）之间的差异，</w:t>
      </w:r>
      <w:r w:rsidR="00EA04F9" w:rsidRPr="00B207B1">
        <w:rPr>
          <w:rFonts w:hAnsiTheme="minorEastAsia" w:hint="eastAsia"/>
          <w:rPrChange w:id="2917" w:author="JY0225" w:date="2017-08-24T11:15:00Z">
            <w:rPr>
              <w:rFonts w:ascii="Times New Roman" w:hAnsi="Times New Roman" w:hint="eastAsia"/>
            </w:rPr>
          </w:rPrChange>
        </w:rPr>
        <w:t>中间件需要对来自不同客户端的请求进行适配，以服务器的标准接口规范作为基准，转化为统一的、服务器可识别的形式</w:t>
      </w:r>
      <w:r w:rsidRPr="00B207B1">
        <w:rPr>
          <w:rFonts w:hAnsiTheme="minorEastAsia" w:hint="eastAsia"/>
          <w:rPrChange w:id="2918" w:author="JY0225" w:date="2017-08-24T11:15:00Z">
            <w:rPr>
              <w:rFonts w:ascii="Times New Roman" w:hAnsi="Times New Roman" w:hint="eastAsia"/>
            </w:rPr>
          </w:rPrChange>
        </w:rPr>
        <w:t>。</w:t>
      </w:r>
      <w:r w:rsidR="00EA04F9" w:rsidRPr="00B207B1">
        <w:rPr>
          <w:rFonts w:hAnsiTheme="minorEastAsia" w:hint="eastAsia"/>
          <w:rPrChange w:id="2919" w:author="JY0225" w:date="2017-08-24T11:15:00Z">
            <w:rPr>
              <w:rFonts w:ascii="Times New Roman" w:hAnsi="Times New Roman" w:hint="eastAsia"/>
            </w:rPr>
          </w:rPrChange>
        </w:rPr>
        <w:t>同时，由于目前版本的中间件只有</w:t>
      </w:r>
      <w:r w:rsidR="00EA04F9" w:rsidRPr="00B207B1">
        <w:rPr>
          <w:rFonts w:hAnsiTheme="minorEastAsia"/>
          <w:rPrChange w:id="2920" w:author="JY0225" w:date="2017-08-24T11:15:00Z">
            <w:rPr>
              <w:rFonts w:ascii="Times New Roman" w:hAnsi="Times New Roman"/>
            </w:rPr>
          </w:rPrChange>
        </w:rPr>
        <w:t>CLI</w:t>
      </w:r>
      <w:r w:rsidR="00D711C2" w:rsidRPr="00B207B1">
        <w:rPr>
          <w:rFonts w:hAnsiTheme="minorEastAsia" w:hint="eastAsia"/>
          <w:rPrChange w:id="2921" w:author="JY0225" w:date="2017-08-24T11:15:00Z">
            <w:rPr>
              <w:rFonts w:ascii="Times New Roman" w:hAnsi="Times New Roman" w:hint="eastAsia"/>
            </w:rPr>
          </w:rPrChange>
        </w:rPr>
        <w:t>一个客户端，因此还</w:t>
      </w:r>
      <w:r w:rsidR="00EA04F9" w:rsidRPr="00B207B1">
        <w:rPr>
          <w:rFonts w:hAnsiTheme="minorEastAsia" w:hint="eastAsia"/>
          <w:rPrChange w:id="2922" w:author="JY0225" w:date="2017-08-24T11:15:00Z">
            <w:rPr>
              <w:rFonts w:ascii="Times New Roman" w:hAnsi="Times New Roman" w:hint="eastAsia"/>
            </w:rPr>
          </w:rPrChange>
        </w:rPr>
        <w:t>需要开发</w:t>
      </w:r>
      <w:r w:rsidR="004B7DBE" w:rsidRPr="00B207B1">
        <w:rPr>
          <w:rFonts w:hAnsiTheme="minorEastAsia" w:hint="eastAsia"/>
          <w:rPrChange w:id="2923" w:author="JY0225" w:date="2017-08-24T11:15:00Z">
            <w:rPr>
              <w:rFonts w:ascii="Times New Roman" w:hAnsi="Times New Roman" w:hint="eastAsia"/>
            </w:rPr>
          </w:rPrChange>
        </w:rPr>
        <w:t>其他类型的客户端</w:t>
      </w:r>
      <w:r w:rsidR="00555D53" w:rsidRPr="00B207B1">
        <w:rPr>
          <w:rFonts w:hAnsiTheme="minorEastAsia" w:hint="eastAsia"/>
          <w:rPrChange w:id="2924" w:author="JY0225" w:date="2017-08-24T11:15:00Z">
            <w:rPr>
              <w:rFonts w:ascii="Times New Roman" w:hAnsi="Times New Roman" w:hint="eastAsia"/>
            </w:rPr>
          </w:rPrChange>
        </w:rPr>
        <w:t>来</w:t>
      </w:r>
      <w:r w:rsidR="004B7DBE" w:rsidRPr="00B207B1">
        <w:rPr>
          <w:rFonts w:hAnsiTheme="minorEastAsia" w:hint="eastAsia"/>
          <w:rPrChange w:id="2925" w:author="JY0225" w:date="2017-08-24T11:15:00Z">
            <w:rPr>
              <w:rFonts w:ascii="Times New Roman" w:hAnsi="Times New Roman" w:hint="eastAsia"/>
            </w:rPr>
          </w:rPrChange>
        </w:rPr>
        <w:t>支撑多应用适配</w:t>
      </w:r>
      <w:r w:rsidR="008D61A3" w:rsidRPr="00B207B1">
        <w:rPr>
          <w:rFonts w:hAnsiTheme="minorEastAsia" w:hint="eastAsia"/>
          <w:rPrChange w:id="2926" w:author="JY0225" w:date="2017-08-24T11:15:00Z">
            <w:rPr>
              <w:rFonts w:ascii="Times New Roman" w:hAnsi="Times New Roman" w:hint="eastAsia"/>
            </w:rPr>
          </w:rPrChange>
        </w:rPr>
        <w:t>，</w:t>
      </w:r>
      <w:r w:rsidR="00F534CC" w:rsidRPr="00B207B1">
        <w:rPr>
          <w:rFonts w:hAnsiTheme="minorEastAsia" w:hint="eastAsia"/>
          <w:rPrChange w:id="2927" w:author="JY0225" w:date="2017-08-24T11:15:00Z">
            <w:rPr>
              <w:rFonts w:ascii="Times New Roman" w:hAnsi="Times New Roman" w:hint="eastAsia"/>
            </w:rPr>
          </w:rPrChange>
        </w:rPr>
        <w:t>本文</w:t>
      </w:r>
      <w:r w:rsidR="00F715AE" w:rsidRPr="00B207B1">
        <w:rPr>
          <w:rFonts w:hAnsiTheme="minorEastAsia" w:hint="eastAsia"/>
          <w:rPrChange w:id="2928" w:author="JY0225" w:date="2017-08-24T11:15:00Z">
            <w:rPr>
              <w:rFonts w:ascii="Times New Roman" w:hAnsi="Times New Roman" w:hint="eastAsia"/>
            </w:rPr>
          </w:rPrChange>
        </w:rPr>
        <w:t>选择了开发基于</w:t>
      </w:r>
      <w:r w:rsidR="006707F9" w:rsidRPr="00B207B1">
        <w:rPr>
          <w:rFonts w:hAnsiTheme="minorEastAsia"/>
          <w:rPrChange w:id="2929" w:author="JY0225" w:date="2017-08-24T11:15:00Z">
            <w:rPr>
              <w:rFonts w:ascii="Times New Roman" w:hAnsi="Times New Roman"/>
            </w:rPr>
          </w:rPrChange>
        </w:rPr>
        <w:t>Firefox</w:t>
      </w:r>
      <w:r w:rsidR="00F715AE" w:rsidRPr="00B207B1">
        <w:rPr>
          <w:rFonts w:hAnsiTheme="minorEastAsia" w:hint="eastAsia"/>
          <w:rPrChange w:id="2930" w:author="JY0225" w:date="2017-08-24T11:15:00Z">
            <w:rPr>
              <w:rFonts w:ascii="Times New Roman" w:hAnsi="Times New Roman" w:hint="eastAsia"/>
            </w:rPr>
          </w:rPrChange>
        </w:rPr>
        <w:t>浏览器的</w:t>
      </w:r>
      <w:r w:rsidR="002E5718" w:rsidRPr="00B207B1">
        <w:rPr>
          <w:rFonts w:hAnsiTheme="minorEastAsia" w:hint="eastAsia"/>
          <w:rPrChange w:id="2931" w:author="JY0225" w:date="2017-08-24T11:15:00Z">
            <w:rPr>
              <w:rFonts w:ascii="Times New Roman" w:hAnsi="Times New Roman" w:hint="eastAsia"/>
            </w:rPr>
          </w:rPrChange>
        </w:rPr>
        <w:t>扩展</w:t>
      </w:r>
      <w:ins w:id="2932" w:author="Liu, Wu" w:date="2017-08-29T11:10:00Z">
        <w:r w:rsidR="009F54F8" w:rsidRPr="00B207B1">
          <w:rPr>
            <w:rFonts w:hAnsiTheme="minorEastAsia" w:hint="eastAsia"/>
          </w:rPr>
          <w:t>应用</w:t>
        </w:r>
      </w:ins>
      <w:r w:rsidR="00F715AE" w:rsidRPr="00B207B1">
        <w:rPr>
          <w:rFonts w:hAnsiTheme="minorEastAsia" w:hint="eastAsia"/>
          <w:rPrChange w:id="2933" w:author="JY0225" w:date="2017-08-24T11:15:00Z">
            <w:rPr>
              <w:rFonts w:ascii="Times New Roman" w:hAnsi="Times New Roman" w:hint="eastAsia"/>
            </w:rPr>
          </w:rPrChange>
        </w:rPr>
        <w:t>和</w:t>
      </w:r>
      <w:r w:rsidR="00F715AE" w:rsidRPr="00B207B1">
        <w:rPr>
          <w:rFonts w:hAnsiTheme="minorEastAsia"/>
          <w:rPrChange w:id="2934" w:author="JY0225" w:date="2017-08-24T11:15:00Z">
            <w:rPr>
              <w:rFonts w:ascii="Times New Roman" w:hAnsi="Times New Roman"/>
            </w:rPr>
          </w:rPrChange>
        </w:rPr>
        <w:t>Java SDK</w:t>
      </w:r>
      <w:r w:rsidR="009C0290" w:rsidRPr="00B207B1">
        <w:rPr>
          <w:rFonts w:hAnsiTheme="minorEastAsia" w:hint="eastAsia"/>
          <w:rPrChange w:id="2935" w:author="JY0225" w:date="2017-08-24T11:15:00Z">
            <w:rPr>
              <w:rFonts w:ascii="Times New Roman" w:hAnsi="Times New Roman" w:hint="eastAsia"/>
            </w:rPr>
          </w:rPrChange>
        </w:rPr>
        <w:t>开发工具。</w:t>
      </w:r>
      <w:r w:rsidR="00A075A7" w:rsidRPr="00B207B1">
        <w:rPr>
          <w:rFonts w:hAnsiTheme="minorEastAsia" w:hint="eastAsia"/>
          <w:rPrChange w:id="2936" w:author="JY0225" w:date="2017-08-24T11:15:00Z">
            <w:rPr>
              <w:rFonts w:ascii="Times New Roman" w:hAnsi="Times New Roman" w:hint="eastAsia"/>
            </w:rPr>
          </w:rPrChange>
        </w:rPr>
        <w:t>图</w:t>
      </w:r>
      <w:r w:rsidR="00A075A7" w:rsidRPr="00B207B1">
        <w:rPr>
          <w:rFonts w:hAnsiTheme="minorEastAsia"/>
          <w:rPrChange w:id="2937" w:author="JY0225" w:date="2017-08-24T11:15:00Z">
            <w:rPr>
              <w:rFonts w:ascii="Times New Roman" w:hAnsi="Times New Roman"/>
            </w:rPr>
          </w:rPrChange>
        </w:rPr>
        <w:t>3-4</w:t>
      </w:r>
      <w:r w:rsidR="00A075A7" w:rsidRPr="00B207B1">
        <w:rPr>
          <w:rFonts w:hAnsiTheme="minorEastAsia" w:hint="eastAsia"/>
          <w:rPrChange w:id="2938" w:author="JY0225" w:date="2017-08-24T11:15:00Z">
            <w:rPr>
              <w:rFonts w:ascii="Times New Roman" w:hAnsi="Times New Roman" w:hint="eastAsia"/>
            </w:rPr>
          </w:rPrChange>
        </w:rPr>
        <w:t>详细描述了</w:t>
      </w:r>
      <w:r w:rsidR="00813DB1" w:rsidRPr="00B207B1">
        <w:rPr>
          <w:rFonts w:hAnsiTheme="minorEastAsia" w:hint="eastAsia"/>
          <w:rPrChange w:id="2939" w:author="JY0225" w:date="2017-08-24T11:15:00Z">
            <w:rPr>
              <w:rFonts w:ascii="Times New Roman" w:hAnsi="Times New Roman" w:hint="eastAsia"/>
            </w:rPr>
          </w:rPrChange>
        </w:rPr>
        <w:t>多应用适配</w:t>
      </w:r>
      <w:r w:rsidR="00A075A7" w:rsidRPr="00B207B1">
        <w:rPr>
          <w:rFonts w:hAnsiTheme="minorEastAsia" w:hint="eastAsia"/>
          <w:rPrChange w:id="2940" w:author="JY0225" w:date="2017-08-24T11:15:00Z">
            <w:rPr>
              <w:rFonts w:ascii="Times New Roman" w:hAnsi="Times New Roman" w:hint="eastAsia"/>
            </w:rPr>
          </w:rPrChange>
        </w:rPr>
        <w:t>的过程。</w:t>
      </w:r>
    </w:p>
    <w:p w14:paraId="7584ABC5" w14:textId="582150D4" w:rsidR="00B23002" w:rsidRPr="00DB36F7" w:rsidRDefault="008C223A" w:rsidP="00DB36F7">
      <w:pPr>
        <w:spacing w:line="400" w:lineRule="exact"/>
        <w:ind w:firstLine="420"/>
        <w:rPr>
          <w:rFonts w:hAnsiTheme="minorEastAsia" w:hint="eastAsia"/>
        </w:rPr>
      </w:pPr>
      <w:del w:id="2941" w:author="微软用户" w:date="2017-08-19T21:01:00Z">
        <w:r w:rsidRPr="00B207B1" w:rsidDel="00CC774B">
          <w:rPr>
            <w:rFonts w:hAnsiTheme="minorEastAsia"/>
            <w:noProof/>
            <w:rPrChange w:id="2942" w:author="JY0225" w:date="2017-08-24T11:15:00Z">
              <w:rPr>
                <w:noProof/>
              </w:rPr>
            </w:rPrChange>
          </w:rPr>
          <w:drawing>
            <wp:inline distT="0" distB="0" distL="0" distR="0" wp14:anchorId="7C63E057" wp14:editId="1EA27713">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3">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7DBEA2F8" w14:textId="77777777" w:rsidR="00EF0444" w:rsidRPr="00B207B1" w:rsidRDefault="00362BEC" w:rsidP="006A7A5C">
      <w:pPr>
        <w:pStyle w:val="1"/>
        <w:rPr>
          <w:rFonts w:ascii="Times New Roman" w:hAnsi="Times New Roman"/>
        </w:rPr>
      </w:pPr>
      <w:bookmarkStart w:id="2943" w:name="_Toc491952437"/>
      <w:r w:rsidRPr="00B207B1">
        <w:rPr>
          <w:rFonts w:ascii="Times New Roman" w:hAnsi="Times New Roman"/>
        </w:rPr>
        <w:lastRenderedPageBreak/>
        <w:t>第四</w:t>
      </w:r>
      <w:r w:rsidR="004C119F" w:rsidRPr="00B207B1">
        <w:rPr>
          <w:rFonts w:ascii="Times New Roman" w:hAnsi="Times New Roman"/>
        </w:rPr>
        <w:t>章</w:t>
      </w:r>
      <w:r w:rsidR="004C119F" w:rsidRPr="00B207B1">
        <w:rPr>
          <w:rFonts w:ascii="Times New Roman" w:hAnsi="Times New Roman"/>
        </w:rPr>
        <w:t xml:space="preserve"> </w:t>
      </w:r>
      <w:r w:rsidR="00655CBE" w:rsidRPr="00B207B1">
        <w:rPr>
          <w:rFonts w:ascii="Times New Roman" w:hAnsi="Times New Roman"/>
        </w:rPr>
        <w:t>云</w:t>
      </w:r>
      <w:r w:rsidR="00476838" w:rsidRPr="00B207B1">
        <w:rPr>
          <w:rFonts w:ascii="Times New Roman" w:hAnsi="Times New Roman"/>
        </w:rPr>
        <w:t>备份</w:t>
      </w:r>
      <w:r w:rsidR="004C119F" w:rsidRPr="00B207B1">
        <w:rPr>
          <w:rFonts w:ascii="Times New Roman" w:hAnsi="Times New Roman"/>
        </w:rPr>
        <w:t>中间件系统优化</w:t>
      </w:r>
      <w:r w:rsidR="0000254E" w:rsidRPr="00B207B1">
        <w:rPr>
          <w:rFonts w:ascii="Times New Roman" w:hAnsi="Times New Roman"/>
        </w:rPr>
        <w:t>设计</w:t>
      </w:r>
      <w:bookmarkEnd w:id="2943"/>
    </w:p>
    <w:p w14:paraId="157EEE6C" w14:textId="77777777" w:rsidR="00492CC0" w:rsidRPr="00B207B1" w:rsidDel="00184EB1" w:rsidRDefault="00566028">
      <w:pPr>
        <w:pStyle w:val="21"/>
        <w:spacing w:line="240" w:lineRule="auto"/>
        <w:rPr>
          <w:del w:id="2944" w:author="微软用户" w:date="2017-08-19T20:42:00Z"/>
        </w:rPr>
        <w:pPrChange w:id="2945" w:author="微软用户" w:date="2017-08-18T22:51:00Z">
          <w:pPr>
            <w:pStyle w:val="21"/>
          </w:pPr>
        </w:pPrChange>
      </w:pPr>
      <w:bookmarkStart w:id="2946" w:name="_Toc491952438"/>
      <w:r w:rsidRPr="00B207B1">
        <w:t>4</w:t>
      </w:r>
      <w:r w:rsidR="00311D33" w:rsidRPr="00B207B1">
        <w:t>.1</w:t>
      </w:r>
      <w:r w:rsidR="00492CC0" w:rsidRPr="00B207B1">
        <w:t xml:space="preserve"> </w:t>
      </w:r>
      <w:r w:rsidR="004D6A4B" w:rsidRPr="00B207B1">
        <w:t>中间件优化</w:t>
      </w:r>
      <w:r w:rsidR="00492CC0" w:rsidRPr="00B207B1">
        <w:t>系统</w:t>
      </w:r>
      <w:r w:rsidR="0075350E" w:rsidRPr="00B207B1">
        <w:t>框架设计</w:t>
      </w:r>
      <w:bookmarkEnd w:id="2946"/>
    </w:p>
    <w:p w14:paraId="418D4F1F" w14:textId="77777777" w:rsidR="00F94F19" w:rsidRPr="00B207B1" w:rsidRDefault="00E4327E">
      <w:pPr>
        <w:pStyle w:val="21"/>
        <w:spacing w:line="240" w:lineRule="auto"/>
        <w:rPr>
          <w:ins w:id="2947" w:author="微软用户" w:date="2017-08-19T20:41:00Z"/>
        </w:rPr>
        <w:pPrChange w:id="2948" w:author="微软用户" w:date="2017-08-19T20:42:00Z">
          <w:pPr/>
        </w:pPrChange>
      </w:pPr>
      <w:del w:id="2949" w:author="微软用户" w:date="2017-08-19T20:42:00Z">
        <w:r w:rsidRPr="00B207B1" w:rsidDel="00184EB1">
          <w:rPr>
            <w:noProof/>
          </w:rPr>
          <w:drawing>
            <wp:inline distT="0" distB="0" distL="0" distR="0" wp14:anchorId="0697AA0D" wp14:editId="03637889">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65212057" w14:textId="2ED691EF" w:rsidR="00184EB1" w:rsidRPr="00B207B1" w:rsidRDefault="00015964">
      <w:pPr>
        <w:jc w:val="center"/>
        <w:pPrChange w:id="2950" w:author="微软用户" w:date="2017-08-19T20:42:00Z">
          <w:pPr/>
        </w:pPrChange>
      </w:pPr>
      <w:r>
        <w:object w:dxaOrig="14952" w:dyaOrig="6614" w14:anchorId="4A5BF26C">
          <v:shape id="_x0000_i1230" type="#_x0000_t75" style="width:408pt;height:180pt" o:ole="">
            <v:imagedata r:id="rId45" o:title=""/>
          </v:shape>
          <o:OLEObject Type="Embed" ProgID="Visio.Drawing.15" ShapeID="_x0000_i1230" DrawAspect="Content" ObjectID="_1565696391" r:id="rId46"/>
        </w:object>
      </w:r>
    </w:p>
    <w:p w14:paraId="42E29FC4" w14:textId="77777777" w:rsidR="00B41FAA" w:rsidRPr="00B207B1" w:rsidRDefault="00A3725F">
      <w:pPr>
        <w:spacing w:line="400" w:lineRule="exact"/>
        <w:ind w:firstLine="420"/>
        <w:jc w:val="center"/>
        <w:rPr>
          <w:rFonts w:hAnsiTheme="minorEastAsia"/>
          <w:rPrChange w:id="2951" w:author="JY0225" w:date="2017-08-24T11:16:00Z">
            <w:rPr>
              <w:rFonts w:ascii="Times New Roman" w:hAnsi="Times New Roman"/>
              <w:spacing w:val="10"/>
            </w:rPr>
          </w:rPrChange>
        </w:rPr>
        <w:pPrChange w:id="2952" w:author="JY0225" w:date="2017-08-24T11:16:00Z">
          <w:pPr>
            <w:spacing w:line="360" w:lineRule="auto"/>
            <w:ind w:firstLine="420"/>
            <w:jc w:val="center"/>
          </w:pPr>
        </w:pPrChange>
      </w:pPr>
      <w:del w:id="2953" w:author="JY0225" w:date="2017-08-14T12:38:00Z">
        <w:r w:rsidRPr="00B207B1" w:rsidDel="00856A51">
          <w:rPr>
            <w:rFonts w:hAnsiTheme="minorEastAsia"/>
            <w:rPrChange w:id="2954" w:author="JY0225" w:date="2017-08-24T11:16:00Z">
              <w:rPr/>
            </w:rPrChange>
          </w:rPr>
          <w:tab/>
        </w:r>
      </w:del>
      <w:r w:rsidRPr="00B207B1">
        <w:rPr>
          <w:rFonts w:hAnsiTheme="minorEastAsia" w:hint="eastAsia"/>
          <w:rPrChange w:id="2955" w:author="JY0225" w:date="2017-08-24T11:16:00Z">
            <w:rPr>
              <w:rFonts w:ascii="Times New Roman" w:hAnsi="Times New Roman" w:hint="eastAsia"/>
              <w:spacing w:val="10"/>
            </w:rPr>
          </w:rPrChange>
        </w:rPr>
        <w:t>图</w:t>
      </w:r>
      <w:r w:rsidR="00AD1CEF" w:rsidRPr="00B207B1">
        <w:rPr>
          <w:rFonts w:hAnsiTheme="minorEastAsia"/>
          <w:rPrChange w:id="2956" w:author="JY0225" w:date="2017-08-24T11:16:00Z">
            <w:rPr>
              <w:rFonts w:ascii="Times New Roman" w:hAnsi="Times New Roman"/>
              <w:spacing w:val="10"/>
            </w:rPr>
          </w:rPrChange>
        </w:rPr>
        <w:t>4-1</w:t>
      </w:r>
      <w:r w:rsidR="002B49ED" w:rsidRPr="00B207B1">
        <w:rPr>
          <w:rFonts w:hAnsiTheme="minorEastAsia"/>
          <w:rPrChange w:id="2957" w:author="JY0225" w:date="2017-08-24T11:16:00Z">
            <w:rPr>
              <w:rFonts w:ascii="Times New Roman" w:hAnsi="Times New Roman"/>
              <w:spacing w:val="10"/>
            </w:rPr>
          </w:rPrChange>
        </w:rPr>
        <w:t xml:space="preserve"> </w:t>
      </w:r>
      <w:r w:rsidRPr="00B207B1">
        <w:rPr>
          <w:rFonts w:hAnsiTheme="minorEastAsia" w:hint="eastAsia"/>
          <w:rPrChange w:id="2958" w:author="JY0225" w:date="2017-08-24T11:16:00Z">
            <w:rPr>
              <w:rFonts w:ascii="Times New Roman" w:hAnsi="Times New Roman" w:hint="eastAsia"/>
              <w:spacing w:val="10"/>
            </w:rPr>
          </w:rPrChange>
        </w:rPr>
        <w:t>云</w:t>
      </w:r>
      <w:r w:rsidR="00476838" w:rsidRPr="00B207B1">
        <w:rPr>
          <w:rFonts w:hAnsiTheme="minorEastAsia" w:hint="eastAsia"/>
          <w:rPrChange w:id="2959" w:author="JY0225" w:date="2017-08-24T11:16:00Z">
            <w:rPr>
              <w:rFonts w:ascii="Times New Roman" w:hAnsi="Times New Roman" w:hint="eastAsia"/>
              <w:spacing w:val="10"/>
            </w:rPr>
          </w:rPrChange>
        </w:rPr>
        <w:t>备份</w:t>
      </w:r>
      <w:r w:rsidRPr="00B207B1">
        <w:rPr>
          <w:rFonts w:hAnsiTheme="minorEastAsia" w:hint="eastAsia"/>
          <w:rPrChange w:id="2960" w:author="JY0225" w:date="2017-08-24T11:16:00Z">
            <w:rPr>
              <w:rFonts w:ascii="Times New Roman" w:hAnsi="Times New Roman" w:hint="eastAsia"/>
              <w:spacing w:val="10"/>
            </w:rPr>
          </w:rPrChange>
        </w:rPr>
        <w:t>中间件</w:t>
      </w:r>
      <w:r w:rsidR="005918D5" w:rsidRPr="00B207B1">
        <w:rPr>
          <w:rFonts w:hAnsiTheme="minorEastAsia" w:hint="eastAsia"/>
        </w:rPr>
        <w:t>优化</w:t>
      </w:r>
      <w:r w:rsidRPr="00B207B1">
        <w:rPr>
          <w:rFonts w:hAnsiTheme="minorEastAsia" w:hint="eastAsia"/>
          <w:rPrChange w:id="2961" w:author="JY0225" w:date="2017-08-24T11:16:00Z">
            <w:rPr>
              <w:rFonts w:ascii="Times New Roman" w:hAnsi="Times New Roman" w:hint="eastAsia"/>
              <w:spacing w:val="10"/>
            </w:rPr>
          </w:rPrChange>
        </w:rPr>
        <w:t>系统结构图</w:t>
      </w:r>
    </w:p>
    <w:p w14:paraId="0B180D34" w14:textId="40504C50" w:rsidR="00432971" w:rsidRPr="00B207B1" w:rsidRDefault="00DA448B">
      <w:pPr>
        <w:spacing w:line="400" w:lineRule="exact"/>
        <w:rPr>
          <w:rFonts w:hAnsiTheme="minorEastAsia"/>
          <w:rPrChange w:id="2962" w:author="JY0225" w:date="2017-08-24T11:16:00Z">
            <w:rPr>
              <w:rFonts w:ascii="Times New Roman" w:hAnsi="Times New Roman"/>
            </w:rPr>
          </w:rPrChange>
        </w:rPr>
      </w:pPr>
      <w:r w:rsidRPr="00B207B1">
        <w:rPr>
          <w:rFonts w:hAnsiTheme="minorEastAsia"/>
          <w:rPrChange w:id="2963" w:author="JY0225" w:date="2017-08-24T11:16:00Z">
            <w:rPr>
              <w:rFonts w:ascii="Times New Roman" w:hAnsi="Times New Roman"/>
              <w:spacing w:val="10"/>
            </w:rPr>
          </w:rPrChange>
        </w:rPr>
        <w:tab/>
      </w:r>
      <w:commentRangeStart w:id="2964"/>
      <w:r w:rsidR="006A04B6" w:rsidRPr="00B207B1">
        <w:rPr>
          <w:rFonts w:hAnsiTheme="minorEastAsia" w:hint="eastAsia"/>
          <w:rPrChange w:id="2965" w:author="JY0225" w:date="2017-08-24T11:16:00Z">
            <w:rPr>
              <w:rFonts w:ascii="Times New Roman" w:hAnsi="Times New Roman" w:hint="eastAsia"/>
            </w:rPr>
          </w:rPrChange>
        </w:rPr>
        <w:t>图</w:t>
      </w:r>
      <w:r w:rsidR="006A04B6" w:rsidRPr="00B207B1">
        <w:rPr>
          <w:rFonts w:hAnsiTheme="minorEastAsia"/>
          <w:rPrChange w:id="2966" w:author="JY0225" w:date="2017-08-24T11:16:00Z">
            <w:rPr>
              <w:rFonts w:ascii="Times New Roman" w:hAnsi="Times New Roman"/>
            </w:rPr>
          </w:rPrChange>
        </w:rPr>
        <w:t>4-1</w:t>
      </w:r>
      <w:r w:rsidR="006A04B6" w:rsidRPr="00B207B1">
        <w:rPr>
          <w:rFonts w:hAnsiTheme="minorEastAsia" w:hint="eastAsia"/>
          <w:rPrChange w:id="2967" w:author="JY0225" w:date="2017-08-24T11:16:00Z">
            <w:rPr>
              <w:rFonts w:ascii="Times New Roman" w:hAnsi="Times New Roman" w:hint="eastAsia"/>
            </w:rPr>
          </w:rPrChange>
        </w:rPr>
        <w:t>展示了优化后的中间件系统框架设计图，</w:t>
      </w:r>
      <w:r w:rsidR="00015964">
        <w:rPr>
          <w:rFonts w:hAnsiTheme="minorEastAsia" w:hint="eastAsia"/>
        </w:rPr>
        <w:t>蓝色</w:t>
      </w:r>
      <w:r w:rsidR="00C75684">
        <w:rPr>
          <w:rFonts w:hAnsiTheme="minorEastAsia" w:hint="eastAsia"/>
        </w:rPr>
        <w:t>区域为新增的系统模块，</w:t>
      </w:r>
      <w:r w:rsidR="00412E6C" w:rsidRPr="00B207B1">
        <w:rPr>
          <w:rFonts w:hAnsiTheme="minorEastAsia" w:hint="eastAsia"/>
          <w:rPrChange w:id="2968" w:author="JY0225" w:date="2017-08-24T11:16:00Z">
            <w:rPr>
              <w:rFonts w:ascii="Times New Roman" w:hAnsi="Times New Roman" w:hint="eastAsia"/>
            </w:rPr>
          </w:rPrChange>
        </w:rPr>
        <w:t>在</w:t>
      </w:r>
      <w:r w:rsidR="00E4327E" w:rsidRPr="00B207B1">
        <w:rPr>
          <w:rFonts w:hAnsiTheme="minorEastAsia" w:hint="eastAsia"/>
          <w:rPrChange w:id="2969" w:author="JY0225" w:date="2017-08-24T11:16:00Z">
            <w:rPr>
              <w:rFonts w:ascii="Times New Roman" w:hAnsi="Times New Roman" w:hint="eastAsia"/>
            </w:rPr>
          </w:rPrChange>
        </w:rPr>
        <w:t>现有</w:t>
      </w:r>
      <w:r w:rsidR="00412E6C" w:rsidRPr="00B207B1">
        <w:rPr>
          <w:rFonts w:hAnsiTheme="minorEastAsia" w:hint="eastAsia"/>
          <w:rPrChange w:id="2970" w:author="JY0225" w:date="2017-08-24T11:16:00Z">
            <w:rPr>
              <w:rFonts w:ascii="Times New Roman" w:hAnsi="Times New Roman" w:hint="eastAsia"/>
            </w:rPr>
          </w:rPrChange>
        </w:rPr>
        <w:t>系统的基础上，主要针对</w:t>
      </w:r>
      <w:r w:rsidR="001B01FF" w:rsidRPr="00B207B1">
        <w:rPr>
          <w:rFonts w:hAnsiTheme="minorEastAsia" w:hint="eastAsia"/>
          <w:rPrChange w:id="2971" w:author="JY0225" w:date="2017-08-24T11:16:00Z">
            <w:rPr>
              <w:rFonts w:ascii="Times New Roman" w:hAnsi="Times New Roman" w:hint="eastAsia"/>
            </w:rPr>
          </w:rPrChange>
        </w:rPr>
        <w:t>第二层架构进行重构，新增了持久会话模块、大文件上传模块、本地缓存模块</w:t>
      </w:r>
      <w:r w:rsidR="00DA41A2" w:rsidRPr="00B207B1">
        <w:rPr>
          <w:rFonts w:hAnsiTheme="minorEastAsia" w:hint="eastAsia"/>
          <w:rPrChange w:id="2972" w:author="JY0225" w:date="2017-08-24T11:16:00Z">
            <w:rPr>
              <w:rFonts w:ascii="Times New Roman" w:hAnsi="Times New Roman" w:hint="eastAsia"/>
            </w:rPr>
          </w:rPrChange>
        </w:rPr>
        <w:t>以及</w:t>
      </w:r>
      <w:r w:rsidR="00D67D9E" w:rsidRPr="00B207B1">
        <w:rPr>
          <w:rFonts w:hAnsiTheme="minorEastAsia" w:hint="eastAsia"/>
          <w:rPrChange w:id="2973" w:author="JY0225" w:date="2017-08-24T11:16:00Z">
            <w:rPr>
              <w:rFonts w:ascii="Times New Roman" w:hAnsi="Times New Roman" w:hint="eastAsia"/>
            </w:rPr>
          </w:rPrChange>
        </w:rPr>
        <w:t>多应用</w:t>
      </w:r>
      <w:r w:rsidR="001B01FF" w:rsidRPr="00B207B1">
        <w:rPr>
          <w:rFonts w:hAnsiTheme="minorEastAsia" w:hint="eastAsia"/>
          <w:rPrChange w:id="2974" w:author="JY0225" w:date="2017-08-24T11:16:00Z">
            <w:rPr>
              <w:rFonts w:ascii="Times New Roman" w:hAnsi="Times New Roman" w:hint="eastAsia"/>
            </w:rPr>
          </w:rPrChange>
        </w:rPr>
        <w:t>适配模块</w:t>
      </w:r>
      <w:r w:rsidR="00E90D47" w:rsidRPr="00B207B1">
        <w:rPr>
          <w:rFonts w:hAnsiTheme="minorEastAsia" w:hint="eastAsia"/>
          <w:rPrChange w:id="2975" w:author="JY0225" w:date="2017-08-24T11:16:00Z">
            <w:rPr>
              <w:rFonts w:ascii="Times New Roman" w:hAnsi="Times New Roman" w:hint="eastAsia"/>
            </w:rPr>
          </w:rPrChange>
        </w:rPr>
        <w:t>。</w:t>
      </w:r>
      <w:commentRangeEnd w:id="2964"/>
      <w:r w:rsidR="00B72601" w:rsidRPr="00B207B1">
        <w:rPr>
          <w:rFonts w:hAnsiTheme="minorEastAsia"/>
          <w:rPrChange w:id="2976" w:author="JY0225" w:date="2017-08-24T11:16:00Z">
            <w:rPr>
              <w:rFonts w:ascii="Times New Roman" w:hAnsi="Times New Roman"/>
            </w:rPr>
          </w:rPrChange>
        </w:rPr>
        <w:commentReference w:id="2964"/>
      </w:r>
      <w:ins w:id="2977" w:author="Liu, Wu" w:date="2017-08-29T11:10:00Z">
        <w:r w:rsidR="00C35CDA" w:rsidRPr="00B207B1">
          <w:rPr>
            <w:rFonts w:hAnsiTheme="minorEastAsia" w:hint="eastAsia"/>
          </w:rPr>
          <w:t>同时</w:t>
        </w:r>
      </w:ins>
      <w:r w:rsidR="00C75684">
        <w:rPr>
          <w:rFonts w:hAnsiTheme="minorEastAsia" w:hint="eastAsia"/>
        </w:rPr>
        <w:t>为支持优化的中间件系统具有一定的可扩展性，本文</w:t>
      </w:r>
      <w:ins w:id="2978" w:author="Liu, Wu" w:date="2017-08-29T11:10:00Z">
        <w:r w:rsidR="00C35CDA" w:rsidRPr="00B207B1">
          <w:rPr>
            <w:rFonts w:hAnsiTheme="minorEastAsia" w:hint="eastAsia"/>
          </w:rPr>
          <w:t>新增两款客户端，分别是Firefox扩展应用和Java</w:t>
        </w:r>
        <w:r w:rsidR="00C35CDA" w:rsidRPr="00B207B1">
          <w:rPr>
            <w:rFonts w:hAnsiTheme="minorEastAsia"/>
          </w:rPr>
          <w:t xml:space="preserve"> SDK</w:t>
        </w:r>
        <w:r w:rsidR="00774324" w:rsidRPr="00B207B1">
          <w:rPr>
            <w:rFonts w:hAnsiTheme="minorEastAsia" w:hint="eastAsia"/>
          </w:rPr>
          <w:t>。</w:t>
        </w:r>
      </w:ins>
    </w:p>
    <w:p w14:paraId="34BF460E" w14:textId="77777777" w:rsidR="00142390" w:rsidRPr="00B207B1" w:rsidRDefault="00CD5A7F">
      <w:pPr>
        <w:pStyle w:val="21"/>
        <w:spacing w:line="240" w:lineRule="auto"/>
        <w:pPrChange w:id="2979" w:author="微软用户" w:date="2017-08-18T22:51:00Z">
          <w:pPr>
            <w:pStyle w:val="21"/>
          </w:pPr>
        </w:pPrChange>
      </w:pPr>
      <w:bookmarkStart w:id="2980" w:name="_Toc491952439"/>
      <w:r w:rsidRPr="00B207B1">
        <w:t>4</w:t>
      </w:r>
      <w:r w:rsidR="00B0430C" w:rsidRPr="00B207B1">
        <w:t>.2</w:t>
      </w:r>
      <w:r w:rsidR="00142390" w:rsidRPr="00B207B1">
        <w:t xml:space="preserve"> </w:t>
      </w:r>
      <w:commentRangeStart w:id="2981"/>
      <w:r w:rsidR="006C56E9" w:rsidRPr="00B207B1">
        <w:t>类图设计</w:t>
      </w:r>
      <w:commentRangeEnd w:id="2981"/>
      <w:r w:rsidR="00172D61" w:rsidRPr="00B207B1">
        <w:rPr>
          <w:rPrChange w:id="2982" w:author="微软用户" w:date="2017-08-18T22:51:00Z">
            <w:rPr>
              <w:rStyle w:val="af2"/>
              <w:rFonts w:ascii="Calibri" w:eastAsia="宋体" w:hAnsi="Calibri"/>
              <w:b w:val="0"/>
              <w:bCs w:val="0"/>
            </w:rPr>
          </w:rPrChange>
        </w:rPr>
        <w:commentReference w:id="2981"/>
      </w:r>
      <w:bookmarkEnd w:id="2980"/>
    </w:p>
    <w:p w14:paraId="28EF4979" w14:textId="22BF8394" w:rsidR="007A5014" w:rsidRPr="00B207B1" w:rsidRDefault="00D65A03">
      <w:pPr>
        <w:spacing w:line="400" w:lineRule="exact"/>
        <w:rPr>
          <w:rFonts w:hAnsiTheme="minorEastAsia"/>
          <w:rPrChange w:id="2983" w:author="JY0225" w:date="2017-08-24T11:17:00Z">
            <w:rPr>
              <w:rFonts w:ascii="Times New Roman" w:hAnsi="Times New Roman"/>
            </w:rPr>
          </w:rPrChange>
        </w:rPr>
      </w:pPr>
      <w:r w:rsidRPr="00B207B1">
        <w:rPr>
          <w:rFonts w:ascii="Times New Roman" w:hAnsi="Times New Roman"/>
        </w:rPr>
        <w:tab/>
      </w:r>
      <w:r w:rsidR="00C80077" w:rsidRPr="00B207B1">
        <w:rPr>
          <w:rFonts w:hAnsiTheme="minorEastAsia" w:hint="eastAsia"/>
          <w:rPrChange w:id="2984" w:author="JY0225" w:date="2017-08-24T11:17:00Z">
            <w:rPr>
              <w:rFonts w:ascii="Times New Roman" w:hAnsi="Times New Roman" w:hint="eastAsia"/>
            </w:rPr>
          </w:rPrChange>
        </w:rPr>
        <w:t>本文</w:t>
      </w:r>
      <w:r w:rsidRPr="00B207B1">
        <w:rPr>
          <w:rFonts w:hAnsiTheme="minorEastAsia" w:hint="eastAsia"/>
          <w:rPrChange w:id="2985" w:author="JY0225" w:date="2017-08-24T11:17:00Z">
            <w:rPr>
              <w:rFonts w:ascii="Times New Roman" w:hAnsi="Times New Roman" w:hint="eastAsia"/>
            </w:rPr>
          </w:rPrChange>
        </w:rPr>
        <w:t>对</w:t>
      </w:r>
      <w:r w:rsidR="00E4327E" w:rsidRPr="00B207B1">
        <w:rPr>
          <w:rFonts w:hAnsiTheme="minorEastAsia" w:hint="eastAsia"/>
          <w:rPrChange w:id="2986" w:author="JY0225" w:date="2017-08-24T11:17:00Z">
            <w:rPr>
              <w:rFonts w:ascii="Times New Roman" w:hAnsi="Times New Roman" w:hint="eastAsia"/>
            </w:rPr>
          </w:rPrChange>
        </w:rPr>
        <w:t>现有</w:t>
      </w:r>
      <w:r w:rsidRPr="00B207B1">
        <w:rPr>
          <w:rFonts w:hAnsiTheme="minorEastAsia" w:hint="eastAsia"/>
          <w:rPrChange w:id="2987" w:author="JY0225" w:date="2017-08-24T11:17:00Z">
            <w:rPr>
              <w:rFonts w:ascii="Times New Roman" w:hAnsi="Times New Roman" w:hint="eastAsia"/>
            </w:rPr>
          </w:rPrChange>
        </w:rPr>
        <w:t>的中间件系统源代码进行了重构</w:t>
      </w:r>
      <w:ins w:id="2988" w:author="微软用户" w:date="2017-08-24T22:06:00Z">
        <w:r w:rsidR="00AA45ED" w:rsidRPr="00B207B1">
          <w:rPr>
            <w:rFonts w:hAnsiTheme="minorEastAsia"/>
            <w:vertAlign w:val="superscript"/>
            <w:rPrChange w:id="2989" w:author="微软用户" w:date="2017-08-24T22:06:00Z">
              <w:rPr>
                <w:rFonts w:hAnsiTheme="minorEastAsia"/>
              </w:rPr>
            </w:rPrChange>
          </w:rPr>
          <w:fldChar w:fldCharType="begin"/>
        </w:r>
        <w:r w:rsidR="00AA45ED" w:rsidRPr="00B207B1">
          <w:rPr>
            <w:rFonts w:hAnsiTheme="minorEastAsia"/>
            <w:vertAlign w:val="superscript"/>
            <w:rPrChange w:id="2990" w:author="微软用户" w:date="2017-08-24T22:06:00Z">
              <w:rPr>
                <w:rFonts w:hAnsiTheme="minorEastAsia"/>
              </w:rPr>
            </w:rPrChange>
          </w:rPr>
          <w:instrText xml:space="preserve"> REF _Ref489794793 \r \h </w:instrText>
        </w:r>
      </w:ins>
      <w:r w:rsidR="00AA45ED" w:rsidRPr="00B207B1">
        <w:rPr>
          <w:rFonts w:hAnsiTheme="minorEastAsia"/>
          <w:vertAlign w:val="superscript"/>
        </w:rPr>
        <w:instrText xml:space="preserve"> \* MERGEFORMAT </w:instrText>
      </w:r>
      <w:r w:rsidR="00AA45ED" w:rsidRPr="00B207B1">
        <w:rPr>
          <w:rFonts w:hAnsiTheme="minorEastAsia"/>
          <w:vertAlign w:val="superscript"/>
          <w:rPrChange w:id="2991" w:author="微软用户" w:date="2017-08-24T22:06:00Z">
            <w:rPr>
              <w:rFonts w:hAnsiTheme="minorEastAsia"/>
              <w:vertAlign w:val="superscript"/>
            </w:rPr>
          </w:rPrChange>
        </w:rPr>
      </w:r>
      <w:r w:rsidR="00AA45ED" w:rsidRPr="00B207B1">
        <w:rPr>
          <w:rFonts w:hAnsiTheme="minorEastAsia"/>
          <w:vertAlign w:val="superscript"/>
          <w:rPrChange w:id="2992" w:author="微软用户" w:date="2017-08-24T22:06:00Z">
            <w:rPr>
              <w:rFonts w:hAnsiTheme="minorEastAsia"/>
            </w:rPr>
          </w:rPrChange>
        </w:rPr>
        <w:fldChar w:fldCharType="separate"/>
      </w:r>
      <w:r w:rsidR="003925A9">
        <w:rPr>
          <w:rFonts w:hAnsiTheme="minorEastAsia"/>
          <w:vertAlign w:val="superscript"/>
        </w:rPr>
        <w:t>[31]</w:t>
      </w:r>
      <w:ins w:id="2993" w:author="微软用户" w:date="2017-08-24T22:06:00Z">
        <w:r w:rsidR="00AA45ED" w:rsidRPr="00B207B1">
          <w:rPr>
            <w:rFonts w:hAnsiTheme="minorEastAsia"/>
            <w:vertAlign w:val="superscript"/>
            <w:rPrChange w:id="2994" w:author="微软用户" w:date="2017-08-24T22:06:00Z">
              <w:rPr>
                <w:rFonts w:hAnsiTheme="minorEastAsia"/>
              </w:rPr>
            </w:rPrChange>
          </w:rPr>
          <w:fldChar w:fldCharType="end"/>
        </w:r>
      </w:ins>
      <w:ins w:id="2995" w:author="Liu, Wu" w:date="2017-08-29T11:11:00Z">
        <w:r w:rsidR="009561F1" w:rsidRPr="00B207B1" w:rsidDel="009561F1">
          <w:rPr>
            <w:rFonts w:hAnsiTheme="minorEastAsia"/>
            <w:vertAlign w:val="superscript"/>
          </w:rPr>
          <w:t xml:space="preserve"> </w:t>
        </w:r>
      </w:ins>
      <w:ins w:id="2996" w:author="微软用户" w:date="2017-08-24T22:06:00Z">
        <w:del w:id="2997" w:author="Liu, Wu" w:date="2017-08-29T11:11:00Z">
          <w:r w:rsidR="00AA45ED" w:rsidRPr="00B207B1" w:rsidDel="009561F1">
            <w:rPr>
              <w:rFonts w:hAnsiTheme="minorEastAsia"/>
              <w:vertAlign w:val="superscript"/>
              <w:rPrChange w:id="2998" w:author="微软用户" w:date="2017-08-24T22:06:00Z">
                <w:rPr>
                  <w:rFonts w:hAnsiTheme="minorEastAsia"/>
                </w:rPr>
              </w:rPrChange>
            </w:rPr>
            <w:fldChar w:fldCharType="begin"/>
          </w:r>
          <w:r w:rsidR="00AA45ED" w:rsidRPr="00B207B1" w:rsidDel="009561F1">
            <w:rPr>
              <w:rFonts w:hAnsiTheme="minorEastAsia"/>
              <w:vertAlign w:val="superscript"/>
              <w:rPrChange w:id="2999" w:author="微软用户" w:date="2017-08-24T22:06:00Z">
                <w:rPr>
                  <w:rFonts w:hAnsiTheme="minorEastAsia"/>
                </w:rPr>
              </w:rPrChange>
            </w:rPr>
            <w:delInstrText xml:space="preserve"> REF _Ref489794794 \r \h </w:delInstrText>
          </w:r>
        </w:del>
      </w:ins>
      <w:del w:id="3000" w:author="Liu, Wu" w:date="2017-08-29T11:11:00Z">
        <w:r w:rsidR="00AA45ED" w:rsidRPr="00B207B1" w:rsidDel="009561F1">
          <w:rPr>
            <w:rFonts w:hAnsiTheme="minorEastAsia"/>
            <w:vertAlign w:val="superscript"/>
          </w:rPr>
          <w:delInstrText xml:space="preserve"> \* MERGEFORMAT </w:delInstrText>
        </w:r>
        <w:r w:rsidR="00AA45ED" w:rsidRPr="00B207B1" w:rsidDel="009561F1">
          <w:rPr>
            <w:rFonts w:hAnsiTheme="minorEastAsia"/>
            <w:vertAlign w:val="superscript"/>
            <w:rPrChange w:id="3001" w:author="微软用户" w:date="2017-08-24T22:06:00Z">
              <w:rPr>
                <w:rFonts w:hAnsiTheme="minorEastAsia"/>
                <w:vertAlign w:val="superscript"/>
              </w:rPr>
            </w:rPrChange>
          </w:rPr>
        </w:r>
        <w:r w:rsidR="00AA45ED" w:rsidRPr="00B207B1" w:rsidDel="009561F1">
          <w:rPr>
            <w:rFonts w:hAnsiTheme="minorEastAsia"/>
            <w:vertAlign w:val="superscript"/>
            <w:rPrChange w:id="3002" w:author="微软用户" w:date="2017-08-24T22:06:00Z">
              <w:rPr>
                <w:rFonts w:hAnsiTheme="minorEastAsia"/>
              </w:rPr>
            </w:rPrChange>
          </w:rPr>
          <w:fldChar w:fldCharType="separate"/>
        </w:r>
      </w:del>
      <w:ins w:id="3003" w:author="微软用户" w:date="2017-08-24T22:18:00Z">
        <w:del w:id="3004" w:author="Liu, Wu" w:date="2017-08-29T11:11:00Z">
          <w:r w:rsidR="00C56CDB" w:rsidRPr="00B207B1" w:rsidDel="009561F1">
            <w:rPr>
              <w:rFonts w:hAnsiTheme="minorEastAsia"/>
              <w:vertAlign w:val="superscript"/>
            </w:rPr>
            <w:delText>[32]</w:delText>
          </w:r>
        </w:del>
      </w:ins>
      <w:ins w:id="3005" w:author="微软用户" w:date="2017-08-24T22:06:00Z">
        <w:del w:id="3006" w:author="Liu, Wu" w:date="2017-08-29T11:11:00Z">
          <w:r w:rsidR="00AA45ED" w:rsidRPr="00B207B1" w:rsidDel="009561F1">
            <w:rPr>
              <w:rFonts w:hAnsiTheme="minorEastAsia"/>
              <w:vertAlign w:val="superscript"/>
              <w:rPrChange w:id="3007" w:author="微软用户" w:date="2017-08-24T22:06:00Z">
                <w:rPr>
                  <w:rFonts w:hAnsiTheme="minorEastAsia"/>
                </w:rPr>
              </w:rPrChange>
            </w:rPr>
            <w:fldChar w:fldCharType="end"/>
          </w:r>
        </w:del>
      </w:ins>
      <w:del w:id="3008" w:author="微软用户" w:date="2017-08-24T22:06:00Z">
        <w:r w:rsidR="00EF5188" w:rsidRPr="00B207B1" w:rsidDel="00AA45ED">
          <w:rPr>
            <w:rFonts w:hAnsiTheme="minorEastAsia"/>
            <w:color w:val="000000" w:themeColor="text1"/>
            <w:vertAlign w:val="superscript"/>
            <w:rPrChange w:id="3009"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3010" w:author="JY0225" w:date="2017-08-24T11:17:00Z">
              <w:rPr>
                <w:color w:val="000000" w:themeColor="text1"/>
                <w:vertAlign w:val="superscript"/>
              </w:rPr>
            </w:rPrChange>
          </w:rPr>
          <w:delInstrText xml:space="preserve"> REF _Ref489794793 \r \h </w:delInstrText>
        </w:r>
        <w:r w:rsidR="00987564" w:rsidRPr="00B207B1" w:rsidDel="00AA45ED">
          <w:rPr>
            <w:rFonts w:hAnsiTheme="minorEastAsia"/>
            <w:color w:val="000000" w:themeColor="text1"/>
            <w:vertAlign w:val="superscript"/>
            <w:rPrChange w:id="3011"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3012"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3013"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3014" w:author="JY0225" w:date="2017-08-24T11:17:00Z">
              <w:rPr>
                <w:color w:val="000000" w:themeColor="text1"/>
                <w:vertAlign w:val="superscript"/>
              </w:rPr>
            </w:rPrChange>
          </w:rPr>
          <w:delText>[32]</w:delText>
        </w:r>
        <w:r w:rsidR="00EF5188" w:rsidRPr="00B207B1" w:rsidDel="00AA45ED">
          <w:rPr>
            <w:rFonts w:hAnsiTheme="minorEastAsia"/>
            <w:color w:val="000000" w:themeColor="text1"/>
            <w:vertAlign w:val="superscript"/>
            <w:rPrChange w:id="3015" w:author="JY0225" w:date="2017-08-24T11:17:00Z">
              <w:rPr>
                <w:color w:val="000000" w:themeColor="text1"/>
                <w:vertAlign w:val="superscript"/>
              </w:rPr>
            </w:rPrChange>
          </w:rPr>
          <w:fldChar w:fldCharType="end"/>
        </w:r>
        <w:r w:rsidR="00EF5188" w:rsidRPr="00B207B1" w:rsidDel="00AA45ED">
          <w:rPr>
            <w:rFonts w:hAnsiTheme="minorEastAsia"/>
            <w:color w:val="000000" w:themeColor="text1"/>
            <w:vertAlign w:val="superscript"/>
            <w:rPrChange w:id="3016"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3017" w:author="JY0225" w:date="2017-08-24T11:17:00Z">
              <w:rPr>
                <w:color w:val="000000" w:themeColor="text1"/>
                <w:vertAlign w:val="superscript"/>
              </w:rPr>
            </w:rPrChange>
          </w:rPr>
          <w:delInstrText xml:space="preserve"> REF _Ref489794794 \r \h </w:delInstrText>
        </w:r>
        <w:r w:rsidR="00987564" w:rsidRPr="00B207B1" w:rsidDel="00AA45ED">
          <w:rPr>
            <w:rFonts w:hAnsiTheme="minorEastAsia"/>
            <w:color w:val="000000" w:themeColor="text1"/>
            <w:vertAlign w:val="superscript"/>
            <w:rPrChange w:id="3018"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3019"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3020"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3021" w:author="JY0225" w:date="2017-08-24T11:17:00Z">
              <w:rPr>
                <w:color w:val="000000" w:themeColor="text1"/>
                <w:vertAlign w:val="superscript"/>
              </w:rPr>
            </w:rPrChange>
          </w:rPr>
          <w:delText>[33]</w:delText>
        </w:r>
        <w:r w:rsidR="00EF5188" w:rsidRPr="00B207B1" w:rsidDel="00AA45ED">
          <w:rPr>
            <w:rFonts w:hAnsiTheme="minorEastAsia"/>
            <w:color w:val="000000" w:themeColor="text1"/>
            <w:vertAlign w:val="superscript"/>
            <w:rPrChange w:id="3022" w:author="JY0225" w:date="2017-08-24T11:17:00Z">
              <w:rPr>
                <w:color w:val="000000" w:themeColor="text1"/>
                <w:vertAlign w:val="superscript"/>
              </w:rPr>
            </w:rPrChange>
          </w:rPr>
          <w:fldChar w:fldCharType="end"/>
        </w:r>
      </w:del>
      <w:r w:rsidRPr="00B207B1">
        <w:rPr>
          <w:rFonts w:hAnsiTheme="minorEastAsia" w:hint="eastAsia"/>
          <w:rPrChange w:id="3023" w:author="JY0225" w:date="2017-08-24T11:17:00Z">
            <w:rPr>
              <w:rFonts w:ascii="Times New Roman" w:hAnsi="Times New Roman" w:hint="eastAsia"/>
            </w:rPr>
          </w:rPrChange>
        </w:rPr>
        <w:t>，因此，在类图的设计上也做了很大了改变。</w:t>
      </w:r>
      <w:r w:rsidR="0000244A" w:rsidRPr="00B207B1">
        <w:rPr>
          <w:rFonts w:hAnsiTheme="minorEastAsia" w:hint="eastAsia"/>
          <w:rPrChange w:id="3024" w:author="JY0225" w:date="2017-08-24T11:17:00Z">
            <w:rPr>
              <w:rFonts w:ascii="Times New Roman" w:hAnsi="Times New Roman" w:hint="eastAsia"/>
            </w:rPr>
          </w:rPrChange>
        </w:rPr>
        <w:t>由于</w:t>
      </w:r>
      <w:r w:rsidR="00E4327E" w:rsidRPr="00B207B1">
        <w:rPr>
          <w:rFonts w:hAnsiTheme="minorEastAsia" w:hint="eastAsia"/>
          <w:rPrChange w:id="3025" w:author="JY0225" w:date="2017-08-24T11:17:00Z">
            <w:rPr>
              <w:rFonts w:ascii="Times New Roman" w:hAnsi="Times New Roman" w:hint="eastAsia"/>
            </w:rPr>
          </w:rPrChange>
        </w:rPr>
        <w:t>现有</w:t>
      </w:r>
      <w:r w:rsidR="0000244A" w:rsidRPr="00B207B1">
        <w:rPr>
          <w:rFonts w:hAnsiTheme="minorEastAsia" w:hint="eastAsia"/>
          <w:rPrChange w:id="3026" w:author="JY0225" w:date="2017-08-24T11:17:00Z">
            <w:rPr>
              <w:rFonts w:ascii="Times New Roman" w:hAnsi="Times New Roman" w:hint="eastAsia"/>
            </w:rPr>
          </w:rPrChange>
        </w:rPr>
        <w:t>的中间件系统只实现了数据上传、加密、压缩这三项功能，因此类图设计相对比较简单，由</w:t>
      </w:r>
      <w:r w:rsidR="0000244A" w:rsidRPr="00B207B1">
        <w:rPr>
          <w:rFonts w:hAnsiTheme="minorEastAsia"/>
          <w:rPrChange w:id="3027" w:author="JY0225" w:date="2017-08-24T11:17:00Z">
            <w:rPr>
              <w:rFonts w:ascii="Times New Roman" w:hAnsi="Times New Roman"/>
            </w:rPr>
          </w:rPrChange>
        </w:rPr>
        <w:t>mwServer</w:t>
      </w:r>
      <w:r w:rsidR="0000244A" w:rsidRPr="00B207B1">
        <w:rPr>
          <w:rFonts w:hAnsiTheme="minorEastAsia" w:hint="eastAsia"/>
          <w:rPrChange w:id="3028" w:author="JY0225" w:date="2017-08-24T11:17:00Z">
            <w:rPr>
              <w:rFonts w:ascii="Times New Roman" w:hAnsi="Times New Roman" w:hint="eastAsia"/>
            </w:rPr>
          </w:rPrChange>
        </w:rPr>
        <w:t>类接收用户的请求，该类的主要作用是启动系统的配置文件，并在接收到用户请求后为其分配一个线程，该线程通过调用</w:t>
      </w:r>
      <w:r w:rsidR="0000244A" w:rsidRPr="00B207B1">
        <w:rPr>
          <w:rFonts w:hAnsiTheme="minorEastAsia"/>
          <w:rPrChange w:id="3029" w:author="JY0225" w:date="2017-08-24T11:17:00Z">
            <w:rPr>
              <w:rFonts w:ascii="Times New Roman" w:hAnsi="Times New Roman"/>
            </w:rPr>
          </w:rPrChange>
        </w:rPr>
        <w:t>mwController</w:t>
      </w:r>
      <w:r w:rsidR="00412799" w:rsidRPr="00B207B1">
        <w:rPr>
          <w:rFonts w:hAnsiTheme="minorEastAsia" w:hint="eastAsia"/>
          <w:rPrChange w:id="3030" w:author="JY0225" w:date="2017-08-24T11:17:00Z">
            <w:rPr>
              <w:rFonts w:ascii="Times New Roman" w:hAnsi="Times New Roman" w:hint="eastAsia"/>
            </w:rPr>
          </w:rPrChange>
        </w:rPr>
        <w:t>类</w:t>
      </w:r>
      <w:r w:rsidR="0000244A" w:rsidRPr="00B207B1">
        <w:rPr>
          <w:rFonts w:hAnsiTheme="minorEastAsia" w:hint="eastAsia"/>
          <w:rPrChange w:id="3031" w:author="JY0225" w:date="2017-08-24T11:17:00Z">
            <w:rPr>
              <w:rFonts w:ascii="Times New Roman" w:hAnsi="Times New Roman" w:hint="eastAsia"/>
            </w:rPr>
          </w:rPrChange>
        </w:rPr>
        <w:t>将用户请求发送给服务器，并将服务器返回的结果返回给</w:t>
      </w:r>
      <w:r w:rsidR="0000244A" w:rsidRPr="00B207B1">
        <w:rPr>
          <w:rFonts w:hAnsiTheme="minorEastAsia"/>
          <w:rPrChange w:id="3032" w:author="JY0225" w:date="2017-08-24T11:17:00Z">
            <w:rPr>
              <w:rFonts w:ascii="Times New Roman" w:hAnsi="Times New Roman"/>
            </w:rPr>
          </w:rPrChange>
        </w:rPr>
        <w:t>mwServer</w:t>
      </w:r>
      <w:r w:rsidR="0000244A" w:rsidRPr="00B207B1">
        <w:rPr>
          <w:rFonts w:hAnsiTheme="minorEastAsia" w:hint="eastAsia"/>
          <w:rPrChange w:id="3033" w:author="JY0225" w:date="2017-08-24T11:17:00Z">
            <w:rPr>
              <w:rFonts w:ascii="Times New Roman" w:hAnsi="Times New Roman" w:hint="eastAsia"/>
            </w:rPr>
          </w:rPrChange>
        </w:rPr>
        <w:t>类，最终由</w:t>
      </w:r>
      <w:r w:rsidR="0000244A" w:rsidRPr="00B207B1">
        <w:rPr>
          <w:rFonts w:hAnsiTheme="minorEastAsia"/>
          <w:rPrChange w:id="3034" w:author="JY0225" w:date="2017-08-24T11:17:00Z">
            <w:rPr>
              <w:rFonts w:ascii="Times New Roman" w:hAnsi="Times New Roman"/>
            </w:rPr>
          </w:rPrChange>
        </w:rPr>
        <w:t>mwServer</w:t>
      </w:r>
      <w:r w:rsidR="0000244A" w:rsidRPr="00B207B1">
        <w:rPr>
          <w:rFonts w:hAnsiTheme="minorEastAsia" w:hint="eastAsia"/>
          <w:rPrChange w:id="3035" w:author="JY0225" w:date="2017-08-24T11:17:00Z">
            <w:rPr>
              <w:rFonts w:ascii="Times New Roman" w:hAnsi="Times New Roman" w:hint="eastAsia"/>
            </w:rPr>
          </w:rPrChange>
        </w:rPr>
        <w:t>类将结果返回给客户端。</w:t>
      </w:r>
      <w:r w:rsidR="00E756FE" w:rsidRPr="00B207B1">
        <w:rPr>
          <w:rFonts w:hAnsiTheme="minorEastAsia" w:hint="eastAsia"/>
          <w:rPrChange w:id="3036" w:author="JY0225" w:date="2017-08-24T11:17:00Z">
            <w:rPr>
              <w:rFonts w:ascii="Times New Roman" w:hAnsi="Times New Roman" w:hint="eastAsia"/>
            </w:rPr>
          </w:rPrChange>
        </w:rPr>
        <w:t>此外，</w:t>
      </w:r>
      <w:r w:rsidR="00E4327E" w:rsidRPr="00B207B1">
        <w:rPr>
          <w:rFonts w:hAnsiTheme="minorEastAsia" w:hint="eastAsia"/>
          <w:rPrChange w:id="3037" w:author="JY0225" w:date="2017-08-24T11:17:00Z">
            <w:rPr>
              <w:rFonts w:ascii="Times New Roman" w:hAnsi="Times New Roman" w:hint="eastAsia"/>
            </w:rPr>
          </w:rPrChange>
        </w:rPr>
        <w:t>现有</w:t>
      </w:r>
      <w:r w:rsidR="00E756FE" w:rsidRPr="00B207B1">
        <w:rPr>
          <w:rFonts w:hAnsiTheme="minorEastAsia" w:hint="eastAsia"/>
          <w:rPrChange w:id="3038" w:author="JY0225" w:date="2017-08-24T11:17:00Z">
            <w:rPr>
              <w:rFonts w:ascii="Times New Roman" w:hAnsi="Times New Roman" w:hint="eastAsia"/>
            </w:rPr>
          </w:rPrChange>
        </w:rPr>
        <w:t>的中间件系统提供对数据的加密和压缩功能，这两个功能分别由</w:t>
      </w:r>
      <w:r w:rsidR="00E756FE" w:rsidRPr="00B207B1">
        <w:rPr>
          <w:rFonts w:hAnsiTheme="minorEastAsia"/>
          <w:rPrChange w:id="3039" w:author="JY0225" w:date="2017-08-24T11:17:00Z">
            <w:rPr>
              <w:rFonts w:ascii="Times New Roman" w:hAnsi="Times New Roman"/>
            </w:rPr>
          </w:rPrChange>
        </w:rPr>
        <w:t>mwEncrypter</w:t>
      </w:r>
      <w:r w:rsidR="00E756FE" w:rsidRPr="00B207B1">
        <w:rPr>
          <w:rFonts w:hAnsiTheme="minorEastAsia" w:hint="eastAsia"/>
          <w:rPrChange w:id="3040" w:author="JY0225" w:date="2017-08-24T11:17:00Z">
            <w:rPr>
              <w:rFonts w:ascii="Times New Roman" w:hAnsi="Times New Roman" w:hint="eastAsia"/>
            </w:rPr>
          </w:rPrChange>
        </w:rPr>
        <w:t>类和</w:t>
      </w:r>
      <w:r w:rsidR="00E756FE" w:rsidRPr="00B207B1">
        <w:rPr>
          <w:rFonts w:hAnsiTheme="minorEastAsia"/>
          <w:rPrChange w:id="3041" w:author="JY0225" w:date="2017-08-24T11:17:00Z">
            <w:rPr>
              <w:rFonts w:ascii="Times New Roman" w:hAnsi="Times New Roman"/>
            </w:rPr>
          </w:rPrChange>
        </w:rPr>
        <w:t>mwCompresser</w:t>
      </w:r>
      <w:r w:rsidR="00E756FE" w:rsidRPr="00B207B1">
        <w:rPr>
          <w:rFonts w:hAnsiTheme="minorEastAsia" w:hint="eastAsia"/>
          <w:rPrChange w:id="3042" w:author="JY0225" w:date="2017-08-24T11:17:00Z">
            <w:rPr>
              <w:rFonts w:ascii="Times New Roman" w:hAnsi="Times New Roman" w:hint="eastAsia"/>
            </w:rPr>
          </w:rPrChange>
        </w:rPr>
        <w:t>类实现。</w:t>
      </w:r>
    </w:p>
    <w:p w14:paraId="7EE27E3F" w14:textId="0F30DDB2" w:rsidR="00B33DB4" w:rsidRPr="00B207B1" w:rsidDel="000A287A" w:rsidRDefault="00B04760" w:rsidP="000E4D98">
      <w:pPr>
        <w:spacing w:line="400" w:lineRule="exact"/>
        <w:jc w:val="left"/>
        <w:rPr>
          <w:del w:id="3043" w:author="微软用户" w:date="2017-08-19T20:00:00Z"/>
          <w:rFonts w:hAnsiTheme="minorEastAsia"/>
          <w:rPrChange w:id="3044" w:author="JY0225" w:date="2017-08-24T11:17:00Z">
            <w:rPr>
              <w:del w:id="3045" w:author="微软用户" w:date="2017-08-19T20:00:00Z"/>
              <w:rFonts w:ascii="Times New Roman" w:hAnsi="Times New Roman"/>
              <w:spacing w:val="10"/>
            </w:rPr>
          </w:rPrChange>
        </w:rPr>
      </w:pPr>
      <w:r w:rsidRPr="00B207B1">
        <w:rPr>
          <w:rFonts w:hAnsiTheme="minorEastAsia"/>
          <w:rPrChange w:id="3046" w:author="JY0225" w:date="2017-08-24T11:17:00Z">
            <w:rPr>
              <w:rFonts w:ascii="Times New Roman" w:hAnsi="Times New Roman"/>
            </w:rPr>
          </w:rPrChange>
        </w:rPr>
        <w:tab/>
      </w:r>
      <w:ins w:id="3047" w:author="微软用户" w:date="2017-08-24T21:58:00Z">
        <w:r w:rsidR="00BC1897" w:rsidRPr="00B207B1">
          <w:rPr>
            <w:rFonts w:hAnsiTheme="minorEastAsia"/>
          </w:rPr>
          <w:t>依据类图设计的标准</w:t>
        </w:r>
      </w:ins>
      <w:ins w:id="3048" w:author="微软用户" w:date="2017-08-24T22:07: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_Ref489794817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[33]</w:t>
      </w:r>
      <w:ins w:id="3049" w:author="微软用户" w:date="2017-08-24T22:07:00Z">
        <w:r w:rsidR="004C52E1" w:rsidRPr="00B207B1">
          <w:rPr>
            <w:rFonts w:hAnsiTheme="minorEastAsia"/>
            <w:color w:val="000000" w:themeColor="text1"/>
            <w:vertAlign w:val="superscript"/>
          </w:rPr>
          <w:fldChar w:fldCharType="end"/>
        </w:r>
      </w:ins>
      <w:ins w:id="3050" w:author="微软用户" w:date="2017-08-24T21:58:00Z">
        <w:r w:rsidR="00BC1897" w:rsidRPr="00B207B1">
          <w:rPr>
            <w:rFonts w:hAnsiTheme="minorEastAsia" w:hint="eastAsia"/>
          </w:rPr>
          <w:t>，优化后的中间件系统的UML类图设计如</w:t>
        </w:r>
      </w:ins>
      <w:r w:rsidRPr="00B207B1">
        <w:rPr>
          <w:rFonts w:hAnsiTheme="minorEastAsia" w:hint="eastAsia"/>
          <w:rPrChange w:id="3051" w:author="JY0225" w:date="2017-08-24T11:17:00Z">
            <w:rPr>
              <w:rFonts w:ascii="Times New Roman" w:hAnsi="Times New Roman" w:hint="eastAsia"/>
            </w:rPr>
          </w:rPrChange>
        </w:rPr>
        <w:t>图</w:t>
      </w:r>
      <w:r w:rsidRPr="00B207B1">
        <w:rPr>
          <w:rFonts w:hAnsiTheme="minorEastAsia"/>
          <w:rPrChange w:id="3052" w:author="JY0225" w:date="2017-08-24T11:17:00Z">
            <w:rPr>
              <w:rFonts w:ascii="Times New Roman" w:hAnsi="Times New Roman"/>
            </w:rPr>
          </w:rPrChange>
        </w:rPr>
        <w:t>4-2</w:t>
      </w:r>
      <w:ins w:id="3053" w:author="微软用户" w:date="2017-08-24T21:58:00Z">
        <w:r w:rsidR="00BC1897" w:rsidRPr="00B207B1">
          <w:rPr>
            <w:rFonts w:hAnsiTheme="minorEastAsia"/>
          </w:rPr>
          <w:t>所示</w:t>
        </w:r>
        <w:r w:rsidR="00BC1897" w:rsidRPr="00B207B1">
          <w:rPr>
            <w:rFonts w:hAnsiTheme="minorEastAsia" w:hint="eastAsia"/>
          </w:rPr>
          <w:t>，</w:t>
        </w:r>
      </w:ins>
      <w:del w:id="3054" w:author="微软用户" w:date="2017-08-24T21:58:00Z">
        <w:r w:rsidRPr="00B207B1" w:rsidDel="00BC1897">
          <w:rPr>
            <w:rFonts w:hAnsiTheme="minorEastAsia" w:hint="eastAsia"/>
            <w:rPrChange w:id="3055" w:author="JY0225" w:date="2017-08-24T11:17:00Z">
              <w:rPr>
                <w:rFonts w:ascii="Times New Roman" w:hAnsi="Times New Roman" w:hint="eastAsia"/>
              </w:rPr>
            </w:rPrChange>
          </w:rPr>
          <w:delText>展示</w:delText>
        </w:r>
      </w:del>
      <w:del w:id="3056" w:author="微软用户" w:date="2017-08-24T21:59:00Z">
        <w:r w:rsidRPr="00B207B1" w:rsidDel="008A1C3D">
          <w:rPr>
            <w:rFonts w:hAnsiTheme="minorEastAsia" w:hint="eastAsia"/>
            <w:rPrChange w:id="3057" w:author="JY0225" w:date="2017-08-24T11:17:00Z">
              <w:rPr>
                <w:rFonts w:ascii="Times New Roman" w:hAnsi="Times New Roman" w:hint="eastAsia"/>
              </w:rPr>
            </w:rPrChange>
          </w:rPr>
          <w:delText>的是优化后的</w:delText>
        </w:r>
        <w:r w:rsidRPr="00B207B1" w:rsidDel="008A1C3D">
          <w:rPr>
            <w:rFonts w:hAnsiTheme="minorEastAsia" w:hint="eastAsia"/>
            <w:rPrChange w:id="3058" w:author="JY0225" w:date="2017-08-24T11:17:00Z">
              <w:rPr>
                <w:rFonts w:ascii="Times New Roman" w:hAnsi="Times New Roman" w:hint="eastAsia"/>
                <w:spacing w:val="10"/>
              </w:rPr>
            </w:rPrChange>
          </w:rPr>
          <w:delText>云</w:delText>
        </w:r>
        <w:r w:rsidR="00476838" w:rsidRPr="00B207B1" w:rsidDel="008A1C3D">
          <w:rPr>
            <w:rFonts w:hAnsiTheme="minorEastAsia" w:hint="eastAsia"/>
            <w:rPrChange w:id="3059" w:author="JY0225" w:date="2017-08-24T11:17:00Z">
              <w:rPr>
                <w:rFonts w:ascii="Times New Roman" w:hAnsi="Times New Roman" w:hint="eastAsia"/>
                <w:spacing w:val="10"/>
              </w:rPr>
            </w:rPrChange>
          </w:rPr>
          <w:delText>备份</w:delText>
        </w:r>
        <w:r w:rsidRPr="00B207B1" w:rsidDel="008A1C3D">
          <w:rPr>
            <w:rFonts w:hAnsiTheme="minorEastAsia" w:hint="eastAsia"/>
            <w:rPrChange w:id="3060" w:author="JY0225" w:date="2017-08-24T11:17:00Z">
              <w:rPr>
                <w:rFonts w:ascii="Times New Roman" w:hAnsi="Times New Roman" w:hint="eastAsia"/>
                <w:spacing w:val="10"/>
              </w:rPr>
            </w:rPrChange>
          </w:rPr>
          <w:delText>中间件系统</w:delText>
        </w:r>
        <w:r w:rsidRPr="00B207B1" w:rsidDel="008A1C3D">
          <w:rPr>
            <w:rFonts w:hAnsiTheme="minorEastAsia"/>
            <w:rPrChange w:id="3061" w:author="JY0225" w:date="2017-08-24T11:17:00Z">
              <w:rPr>
                <w:rFonts w:ascii="Times New Roman" w:hAnsi="Times New Roman"/>
                <w:spacing w:val="10"/>
              </w:rPr>
            </w:rPrChange>
          </w:rPr>
          <w:delText>UML</w:delText>
        </w:r>
        <w:r w:rsidRPr="00B207B1" w:rsidDel="008A1C3D">
          <w:rPr>
            <w:rFonts w:hAnsiTheme="minorEastAsia" w:hint="eastAsia"/>
            <w:rPrChange w:id="3062" w:author="JY0225" w:date="2017-08-24T11:17:00Z">
              <w:rPr>
                <w:rFonts w:ascii="Times New Roman" w:hAnsi="Times New Roman" w:hint="eastAsia"/>
                <w:spacing w:val="10"/>
              </w:rPr>
            </w:rPrChange>
          </w:rPr>
          <w:delText>类图</w:delText>
        </w:r>
        <w:r w:rsidR="00BD455D" w:rsidRPr="00B207B1" w:rsidDel="008A1C3D">
          <w:rPr>
            <w:rFonts w:hAnsiTheme="minorEastAsia" w:hint="eastAsia"/>
            <w:rPrChange w:id="3063" w:author="JY0225" w:date="2017-08-24T11:17:00Z">
              <w:rPr>
                <w:rFonts w:ascii="Times New Roman" w:hAnsi="Times New Roman" w:hint="eastAsia"/>
                <w:spacing w:val="10"/>
              </w:rPr>
            </w:rPrChange>
          </w:rPr>
          <w:delText>及他们之间的关联关系</w:delText>
        </w:r>
        <w:r w:rsidR="00A120D0" w:rsidRPr="00B207B1" w:rsidDel="008A1C3D">
          <w:rPr>
            <w:rFonts w:hAnsiTheme="minorEastAsia"/>
            <w:color w:val="000000" w:themeColor="text1"/>
            <w:vertAlign w:val="superscript"/>
            <w:rPrChange w:id="3064" w:author="JY0225" w:date="2017-08-24T11:17:00Z">
              <w:rPr>
                <w:color w:val="000000" w:themeColor="text1"/>
                <w:vertAlign w:val="superscript"/>
              </w:rPr>
            </w:rPrChange>
          </w:rPr>
          <w:fldChar w:fldCharType="begin"/>
        </w:r>
        <w:r w:rsidR="00A120D0" w:rsidRPr="00B207B1" w:rsidDel="008A1C3D">
          <w:rPr>
            <w:rFonts w:hAnsiTheme="minorEastAsia"/>
            <w:color w:val="000000" w:themeColor="text1"/>
            <w:vertAlign w:val="superscript"/>
            <w:rPrChange w:id="3065" w:author="JY0225" w:date="2017-08-24T11:17:00Z">
              <w:rPr>
                <w:color w:val="000000" w:themeColor="text1"/>
                <w:vertAlign w:val="superscript"/>
              </w:rPr>
            </w:rPrChange>
          </w:rPr>
          <w:delInstrText xml:space="preserve"> REF _Ref489794817 \r \h </w:delInstrText>
        </w:r>
        <w:r w:rsidR="00F46630" w:rsidRPr="00B207B1" w:rsidDel="008A1C3D">
          <w:rPr>
            <w:rFonts w:hAnsiTheme="minorEastAsia"/>
            <w:color w:val="000000" w:themeColor="text1"/>
            <w:vertAlign w:val="superscript"/>
            <w:rPrChange w:id="3066" w:author="JY0225" w:date="2017-08-24T11:17:00Z">
              <w:rPr>
                <w:color w:val="000000" w:themeColor="text1"/>
                <w:vertAlign w:val="superscript"/>
              </w:rPr>
            </w:rPrChange>
          </w:rPr>
          <w:delInstrText xml:space="preserve"> \* MERGEFORMAT </w:delInstrText>
        </w:r>
        <w:r w:rsidR="00A120D0" w:rsidRPr="00B207B1" w:rsidDel="008A1C3D">
          <w:rPr>
            <w:rFonts w:hAnsiTheme="minorEastAsia"/>
            <w:color w:val="000000" w:themeColor="text1"/>
            <w:vertAlign w:val="superscript"/>
            <w:rPrChange w:id="3067" w:author="JY0225" w:date="2017-08-24T11:17:00Z">
              <w:rPr>
                <w:rFonts w:hAnsiTheme="minorEastAsia"/>
                <w:color w:val="000000" w:themeColor="text1"/>
                <w:vertAlign w:val="superscript"/>
              </w:rPr>
            </w:rPrChange>
          </w:rPr>
        </w:r>
        <w:r w:rsidR="00A120D0" w:rsidRPr="00B207B1" w:rsidDel="008A1C3D">
          <w:rPr>
            <w:rFonts w:hAnsiTheme="minorEastAsia"/>
            <w:color w:val="000000" w:themeColor="text1"/>
            <w:vertAlign w:val="superscript"/>
            <w:rPrChange w:id="3068" w:author="JY0225" w:date="2017-08-24T11:17:00Z">
              <w:rPr>
                <w:color w:val="000000" w:themeColor="text1"/>
                <w:vertAlign w:val="superscript"/>
              </w:rPr>
            </w:rPrChange>
          </w:rPr>
          <w:fldChar w:fldCharType="separate"/>
        </w:r>
        <w:r w:rsidR="008E2759" w:rsidRPr="00B207B1" w:rsidDel="008A1C3D">
          <w:rPr>
            <w:rFonts w:hAnsiTheme="minorEastAsia"/>
            <w:color w:val="000000" w:themeColor="text1"/>
            <w:vertAlign w:val="superscript"/>
            <w:rPrChange w:id="3069" w:author="JY0225" w:date="2017-08-24T11:17:00Z">
              <w:rPr>
                <w:color w:val="000000" w:themeColor="text1"/>
                <w:vertAlign w:val="superscript"/>
              </w:rPr>
            </w:rPrChange>
          </w:rPr>
          <w:delText>[34]</w:delText>
        </w:r>
        <w:r w:rsidR="00A120D0" w:rsidRPr="00B207B1" w:rsidDel="008A1C3D">
          <w:rPr>
            <w:rFonts w:hAnsiTheme="minorEastAsia"/>
            <w:color w:val="000000" w:themeColor="text1"/>
            <w:vertAlign w:val="superscript"/>
            <w:rPrChange w:id="3070" w:author="JY0225" w:date="2017-08-24T11:17:00Z">
              <w:rPr>
                <w:color w:val="000000" w:themeColor="text1"/>
                <w:vertAlign w:val="superscript"/>
              </w:rPr>
            </w:rPrChange>
          </w:rPr>
          <w:fldChar w:fldCharType="end"/>
        </w:r>
      </w:del>
      <w:del w:id="3071" w:author="Liu, Wu" w:date="2017-08-29T11:12:00Z">
        <w:r w:rsidR="00412799" w:rsidRPr="00B207B1" w:rsidDel="00257577">
          <w:rPr>
            <w:rFonts w:hAnsiTheme="minorEastAsia" w:hint="eastAsia"/>
            <w:rPrChange w:id="3072" w:author="JY0225" w:date="2017-08-24T11:17:00Z">
              <w:rPr>
                <w:rFonts w:ascii="Times New Roman" w:hAnsi="Times New Roman" w:hint="eastAsia"/>
                <w:spacing w:val="10"/>
              </w:rPr>
            </w:rPrChange>
          </w:rPr>
          <w:delText>，</w:delText>
        </w:r>
      </w:del>
      <w:ins w:id="3073" w:author="Liu, Wu" w:date="2017-08-29T11:12:00Z">
        <w:r w:rsidR="00EA4FF6" w:rsidRPr="00B207B1">
          <w:rPr>
            <w:rFonts w:hAnsiTheme="minorEastAsia"/>
          </w:rPr>
          <w:t>相较</w:t>
        </w:r>
      </w:ins>
      <w:del w:id="3074" w:author="Liu, Wu" w:date="2017-08-29T11:12:00Z">
        <w:r w:rsidR="00BD455D" w:rsidRPr="00B207B1" w:rsidDel="00EA4FF6">
          <w:rPr>
            <w:rFonts w:hAnsiTheme="minorEastAsia" w:hint="eastAsia"/>
            <w:rPrChange w:id="3075" w:author="JY0225" w:date="2017-08-24T11:17:00Z">
              <w:rPr>
                <w:rFonts w:ascii="Times New Roman" w:hAnsi="Times New Roman" w:hint="eastAsia"/>
                <w:spacing w:val="10"/>
              </w:rPr>
            </w:rPrChange>
          </w:rPr>
          <w:delText>相对</w:delText>
        </w:r>
      </w:del>
      <w:r w:rsidR="00BD455D" w:rsidRPr="00B207B1">
        <w:rPr>
          <w:rFonts w:hAnsiTheme="minorEastAsia" w:hint="eastAsia"/>
          <w:rPrChange w:id="3076" w:author="JY0225" w:date="2017-08-24T11:17:00Z">
            <w:rPr>
              <w:rFonts w:ascii="Times New Roman" w:hAnsi="Times New Roman" w:hint="eastAsia"/>
              <w:spacing w:val="10"/>
            </w:rPr>
          </w:rPrChange>
        </w:rPr>
        <w:t>于</w:t>
      </w:r>
      <w:r w:rsidR="00E4327E" w:rsidRPr="00B207B1">
        <w:rPr>
          <w:rFonts w:hAnsiTheme="minorEastAsia" w:hint="eastAsia"/>
          <w:rPrChange w:id="3077" w:author="JY0225" w:date="2017-08-24T11:17:00Z">
            <w:rPr>
              <w:rFonts w:ascii="Times New Roman" w:hAnsi="Times New Roman" w:hint="eastAsia"/>
              <w:spacing w:val="10"/>
            </w:rPr>
          </w:rPrChange>
        </w:rPr>
        <w:t>现有</w:t>
      </w:r>
      <w:r w:rsidR="00BD455D" w:rsidRPr="00B207B1">
        <w:rPr>
          <w:rFonts w:hAnsiTheme="minorEastAsia" w:hint="eastAsia"/>
          <w:rPrChange w:id="3078" w:author="JY0225" w:date="2017-08-24T11:17:00Z">
            <w:rPr>
              <w:rFonts w:ascii="Times New Roman" w:hAnsi="Times New Roman" w:hint="eastAsia"/>
              <w:spacing w:val="10"/>
            </w:rPr>
          </w:rPrChange>
        </w:rPr>
        <w:t>的中间件系统类图，增加了许多类</w:t>
      </w:r>
      <w:r w:rsidR="005F614F" w:rsidRPr="00B207B1">
        <w:rPr>
          <w:rFonts w:hAnsiTheme="minorEastAsia" w:hint="eastAsia"/>
          <w:rPrChange w:id="3079" w:author="JY0225" w:date="2017-08-24T11:17:00Z">
            <w:rPr>
              <w:rFonts w:ascii="Times New Roman" w:hAnsi="Times New Roman" w:hint="eastAsia"/>
              <w:spacing w:val="10"/>
            </w:rPr>
          </w:rPrChange>
        </w:rPr>
        <w:t>，</w:t>
      </w:r>
      <w:r w:rsidR="00A343AA" w:rsidRPr="00B207B1">
        <w:rPr>
          <w:rFonts w:hAnsiTheme="minorEastAsia" w:hint="eastAsia"/>
          <w:rPrChange w:id="3080" w:author="JY0225" w:date="2017-08-24T11:17:00Z">
            <w:rPr>
              <w:rFonts w:ascii="Times New Roman" w:hAnsi="Times New Roman" w:hint="eastAsia"/>
              <w:spacing w:val="10"/>
            </w:rPr>
          </w:rPrChange>
        </w:rPr>
        <w:t>具体来说有</w:t>
      </w:r>
      <w:ins w:id="3081" w:author="Liu, Wu" w:date="2017-08-29T11:12:00Z">
        <w:r w:rsidR="00290E49" w:rsidRPr="00B207B1">
          <w:rPr>
            <w:rFonts w:hAnsiTheme="minorEastAsia"/>
          </w:rPr>
          <w:t>分为以下几个模块</w:t>
        </w:r>
      </w:ins>
      <w:del w:id="3082" w:author="Liu, Wu" w:date="2017-08-29T11:12:00Z">
        <w:r w:rsidR="00A343AA" w:rsidRPr="00B207B1" w:rsidDel="00290E49">
          <w:rPr>
            <w:rFonts w:hAnsiTheme="minorEastAsia" w:hint="eastAsia"/>
            <w:rPrChange w:id="3083" w:author="JY0225" w:date="2017-08-24T11:17:00Z">
              <w:rPr>
                <w:rFonts w:ascii="Times New Roman" w:hAnsi="Times New Roman" w:hint="eastAsia"/>
                <w:spacing w:val="10"/>
              </w:rPr>
            </w:rPrChange>
          </w:rPr>
          <w:delText>以下几个类</w:delText>
        </w:r>
      </w:del>
      <w:r w:rsidR="00A343AA" w:rsidRPr="00B207B1">
        <w:rPr>
          <w:rFonts w:hAnsiTheme="minorEastAsia" w:hint="eastAsia"/>
          <w:rPrChange w:id="3084" w:author="JY0225" w:date="2017-08-24T11:17:00Z">
            <w:rPr>
              <w:rFonts w:ascii="Times New Roman" w:hAnsi="Times New Roman" w:hint="eastAsia"/>
              <w:spacing w:val="10"/>
            </w:rPr>
          </w:rPrChange>
        </w:rPr>
        <w:t>：</w:t>
      </w:r>
    </w:p>
    <w:p w14:paraId="5212282D" w14:textId="77777777" w:rsidR="00912023" w:rsidRPr="00B207B1" w:rsidDel="000A287A" w:rsidRDefault="00912023">
      <w:pPr>
        <w:spacing w:line="400" w:lineRule="exact"/>
        <w:jc w:val="left"/>
        <w:rPr>
          <w:del w:id="3085" w:author="微软用户" w:date="2017-08-19T20:00:00Z"/>
          <w:rFonts w:hAnsiTheme="minorEastAsia"/>
          <w:rPrChange w:id="3086" w:author="JY0225" w:date="2017-08-24T11:17:00Z">
            <w:rPr>
              <w:del w:id="3087" w:author="微软用户" w:date="2017-08-19T20:00:00Z"/>
            </w:rPr>
          </w:rPrChange>
        </w:rPr>
        <w:pPrChange w:id="3088" w:author="微软用户" w:date="2017-08-19T20:44:00Z">
          <w:pPr/>
        </w:pPrChange>
      </w:pPr>
      <w:del w:id="3089" w:author="微软用户" w:date="2017-08-19T20:00:00Z">
        <w:r w:rsidRPr="00B207B1" w:rsidDel="000A287A">
          <w:rPr>
            <w:rFonts w:hAnsiTheme="minorEastAsia"/>
            <w:noProof/>
            <w:rPrChange w:id="3090" w:author="JY0225" w:date="2017-08-24T11:17:00Z">
              <w:rPr>
                <w:noProof/>
              </w:rPr>
            </w:rPrChange>
          </w:rPr>
          <w:drawing>
            <wp:inline distT="0" distB="0" distL="0" distR="0" wp14:anchorId="07D23016" wp14:editId="258B68CD">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47">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1D9C38C4" w14:textId="77777777" w:rsidR="007A49BE" w:rsidRPr="00B207B1" w:rsidDel="000A287A" w:rsidRDefault="007A49BE">
      <w:pPr>
        <w:spacing w:line="400" w:lineRule="exact"/>
        <w:jc w:val="left"/>
        <w:rPr>
          <w:del w:id="3091" w:author="微软用户" w:date="2017-08-19T20:00:00Z"/>
          <w:rFonts w:hAnsiTheme="minorEastAsia"/>
          <w:rPrChange w:id="3092" w:author="JY0225" w:date="2017-08-24T11:17:00Z">
            <w:rPr>
              <w:del w:id="3093" w:author="微软用户" w:date="2017-08-19T20:00:00Z"/>
              <w:rFonts w:ascii="Times New Roman" w:hAnsi="Times New Roman"/>
              <w:spacing w:val="10"/>
            </w:rPr>
          </w:rPrChange>
        </w:rPr>
        <w:pPrChange w:id="3094" w:author="微软用户" w:date="2017-08-19T20:44:00Z">
          <w:pPr>
            <w:spacing w:line="400" w:lineRule="exact"/>
            <w:jc w:val="center"/>
          </w:pPr>
        </w:pPrChange>
      </w:pPr>
      <w:del w:id="3095" w:author="微软用户" w:date="2017-08-19T20:00:00Z">
        <w:r w:rsidRPr="00B207B1" w:rsidDel="000A287A">
          <w:rPr>
            <w:rFonts w:hAnsiTheme="minorEastAsia" w:hint="eastAsia"/>
            <w:rPrChange w:id="3096" w:author="JY0225" w:date="2017-08-24T11:17:00Z">
              <w:rPr>
                <w:rFonts w:ascii="Times New Roman" w:hAnsi="Times New Roman" w:hint="eastAsia"/>
                <w:spacing w:val="10"/>
              </w:rPr>
            </w:rPrChange>
          </w:rPr>
          <w:delText>图</w:delText>
        </w:r>
        <w:r w:rsidRPr="00B207B1" w:rsidDel="000A287A">
          <w:rPr>
            <w:rFonts w:hAnsiTheme="minorEastAsia"/>
            <w:rPrChange w:id="3097" w:author="JY0225" w:date="2017-08-24T11:17:00Z">
              <w:rPr>
                <w:rFonts w:ascii="Times New Roman" w:hAnsi="Times New Roman"/>
                <w:spacing w:val="10"/>
              </w:rPr>
            </w:rPrChange>
          </w:rPr>
          <w:delText xml:space="preserve">4-2 </w:delText>
        </w:r>
        <w:r w:rsidRPr="00B207B1" w:rsidDel="000A287A">
          <w:rPr>
            <w:rFonts w:hAnsiTheme="minorEastAsia" w:hint="eastAsia"/>
            <w:rPrChange w:id="3098" w:author="JY0225" w:date="2017-08-24T11:17:00Z">
              <w:rPr>
                <w:rFonts w:ascii="Times New Roman" w:hAnsi="Times New Roman" w:hint="eastAsia"/>
                <w:spacing w:val="10"/>
              </w:rPr>
            </w:rPrChange>
          </w:rPr>
          <w:delText>云</w:delText>
        </w:r>
        <w:r w:rsidR="00476838" w:rsidRPr="00B207B1" w:rsidDel="000A287A">
          <w:rPr>
            <w:rFonts w:hAnsiTheme="minorEastAsia" w:hint="eastAsia"/>
            <w:rPrChange w:id="3099" w:author="JY0225" w:date="2017-08-24T11:17:00Z">
              <w:rPr>
                <w:rFonts w:ascii="Times New Roman" w:hAnsi="Times New Roman" w:hint="eastAsia"/>
                <w:spacing w:val="10"/>
              </w:rPr>
            </w:rPrChange>
          </w:rPr>
          <w:delText>备份</w:delText>
        </w:r>
        <w:r w:rsidRPr="00B207B1" w:rsidDel="000A287A">
          <w:rPr>
            <w:rFonts w:hAnsiTheme="minorEastAsia" w:hint="eastAsia"/>
            <w:rPrChange w:id="3100" w:author="JY0225" w:date="2017-08-24T11:17:00Z">
              <w:rPr>
                <w:rFonts w:ascii="Times New Roman" w:hAnsi="Times New Roman" w:hint="eastAsia"/>
                <w:spacing w:val="10"/>
              </w:rPr>
            </w:rPrChange>
          </w:rPr>
          <w:delText>中间件</w:delText>
        </w:r>
        <w:r w:rsidR="000D77C5" w:rsidRPr="00B207B1" w:rsidDel="000A287A">
          <w:rPr>
            <w:rFonts w:hAnsiTheme="minorEastAsia" w:hint="eastAsia"/>
            <w:rPrChange w:id="3101" w:author="JY0225" w:date="2017-08-24T11:17:00Z">
              <w:rPr>
                <w:rFonts w:ascii="Times New Roman" w:hAnsi="Times New Roman" w:hint="eastAsia"/>
                <w:spacing w:val="10"/>
              </w:rPr>
            </w:rPrChange>
          </w:rPr>
          <w:delText>优化</w:delText>
        </w:r>
        <w:r w:rsidRPr="00B207B1" w:rsidDel="000A287A">
          <w:rPr>
            <w:rFonts w:hAnsiTheme="minorEastAsia" w:hint="eastAsia"/>
            <w:rPrChange w:id="3102" w:author="JY0225" w:date="2017-08-24T11:17:00Z">
              <w:rPr>
                <w:rFonts w:ascii="Times New Roman" w:hAnsi="Times New Roman" w:hint="eastAsia"/>
                <w:spacing w:val="10"/>
              </w:rPr>
            </w:rPrChange>
          </w:rPr>
          <w:delText>系统</w:delText>
        </w:r>
        <w:r w:rsidRPr="00B207B1" w:rsidDel="000A287A">
          <w:rPr>
            <w:rFonts w:hAnsiTheme="minorEastAsia"/>
            <w:rPrChange w:id="3103" w:author="JY0225" w:date="2017-08-24T11:17:00Z">
              <w:rPr>
                <w:rFonts w:ascii="Times New Roman" w:hAnsi="Times New Roman"/>
                <w:spacing w:val="10"/>
              </w:rPr>
            </w:rPrChange>
          </w:rPr>
          <w:delText>UML</w:delText>
        </w:r>
        <w:r w:rsidRPr="00B207B1" w:rsidDel="000A287A">
          <w:rPr>
            <w:rFonts w:hAnsiTheme="minorEastAsia" w:hint="eastAsia"/>
            <w:rPrChange w:id="3104" w:author="JY0225" w:date="2017-08-24T11:17:00Z">
              <w:rPr>
                <w:rFonts w:ascii="Times New Roman" w:hAnsi="Times New Roman" w:hint="eastAsia"/>
                <w:spacing w:val="10"/>
              </w:rPr>
            </w:rPrChange>
          </w:rPr>
          <w:delText>类图</w:delText>
        </w:r>
      </w:del>
    </w:p>
    <w:p w14:paraId="0D3A78B2" w14:textId="77777777" w:rsidR="00F46630" w:rsidRPr="00B207B1" w:rsidRDefault="00F46630">
      <w:pPr>
        <w:spacing w:line="400" w:lineRule="exact"/>
        <w:jc w:val="left"/>
        <w:rPr>
          <w:ins w:id="3105" w:author="微软用户" w:date="2017-08-19T20:08:00Z"/>
          <w:rFonts w:hAnsiTheme="minorEastAsia"/>
          <w:rPrChange w:id="3106" w:author="JY0225" w:date="2017-08-24T11:17:00Z">
            <w:rPr>
              <w:ins w:id="3107" w:author="微软用户" w:date="2017-08-19T20:08:00Z"/>
            </w:rPr>
          </w:rPrChange>
        </w:rPr>
        <w:pPrChange w:id="3108" w:author="微软用户" w:date="2017-08-19T20:44:00Z">
          <w:pPr>
            <w:spacing w:line="400" w:lineRule="exact"/>
            <w:ind w:firstLine="420"/>
          </w:pPr>
        </w:pPrChange>
      </w:pPr>
    </w:p>
    <w:p w14:paraId="1734EEB4" w14:textId="77777777" w:rsidR="00274705" w:rsidRPr="00B207B1" w:rsidRDefault="00274705">
      <w:pPr>
        <w:jc w:val="center"/>
        <w:rPr>
          <w:ins w:id="3109" w:author="微软用户" w:date="2017-08-19T20:25:00Z"/>
        </w:rPr>
        <w:pPrChange w:id="3110" w:author="微软用户" w:date="2017-08-19T20:01:00Z">
          <w:pPr>
            <w:spacing w:line="400" w:lineRule="exact"/>
            <w:ind w:firstLine="420"/>
          </w:pPr>
        </w:pPrChange>
      </w:pPr>
    </w:p>
    <w:p w14:paraId="64B61F0B" w14:textId="77777777" w:rsidR="00453251" w:rsidRPr="00B207B1" w:rsidRDefault="00114324">
      <w:pPr>
        <w:jc w:val="center"/>
        <w:rPr>
          <w:ins w:id="3111" w:author="微软用户" w:date="2017-08-19T20:39:00Z"/>
          <w:rFonts w:ascii="Times New Roman" w:hAnsi="Times New Roman"/>
        </w:rPr>
        <w:pPrChange w:id="3112" w:author="微软用户" w:date="2017-08-19T20:43:00Z">
          <w:pPr>
            <w:spacing w:line="400" w:lineRule="exact"/>
            <w:ind w:firstLine="420"/>
          </w:pPr>
        </w:pPrChange>
      </w:pPr>
      <w:ins w:id="3113" w:author="微软用户" w:date="2017-08-19T20:39:00Z">
        <w:r w:rsidRPr="00B207B1">
          <w:rPr>
            <w:rFonts w:ascii="Times New Roman" w:hAnsi="Times New Roman"/>
          </w:rPr>
          <w:object w:dxaOrig="15180" w:dyaOrig="10950" w14:anchorId="70404BC6">
            <v:shape id="_x0000_i1034" type="#_x0000_t75" style="width:403.5pt;height:291pt" o:ole="">
              <v:imagedata r:id="rId48" o:title=""/>
            </v:shape>
            <o:OLEObject Type="Embed" ProgID="Visio.Drawing.15" ShapeID="_x0000_i1034" DrawAspect="Content" ObjectID="_1565696392" r:id="rId49"/>
          </w:object>
        </w:r>
      </w:ins>
    </w:p>
    <w:p w14:paraId="39D1D6EB" w14:textId="77777777" w:rsidR="00274705" w:rsidRPr="00B207B1" w:rsidRDefault="00562A88">
      <w:pPr>
        <w:ind w:firstLine="420"/>
        <w:jc w:val="center"/>
        <w:rPr>
          <w:ins w:id="3114" w:author="微软用户" w:date="2017-08-19T20:25:00Z"/>
          <w:rFonts w:ascii="Times New Roman" w:hAnsi="Times New Roman"/>
          <w:rPrChange w:id="3115" w:author="微软用户" w:date="2017-08-19T20:32:00Z">
            <w:rPr>
              <w:ins w:id="3116" w:author="微软用户" w:date="2017-08-19T20:25:00Z"/>
            </w:rPr>
          </w:rPrChange>
        </w:rPr>
        <w:pPrChange w:id="3117" w:author="微软用户" w:date="2017-08-19T20:41:00Z">
          <w:pPr>
            <w:spacing w:line="400" w:lineRule="exact"/>
            <w:ind w:firstLine="420"/>
          </w:pPr>
        </w:pPrChange>
      </w:pPr>
      <w:ins w:id="3118" w:author="微软用户" w:date="2017-08-19T20:32:00Z">
        <w:r w:rsidRPr="00B207B1">
          <w:rPr>
            <w:rFonts w:ascii="Times New Roman" w:hAnsi="Times New Roman" w:hint="eastAsia"/>
          </w:rPr>
          <w:t>图</w:t>
        </w:r>
        <w:r w:rsidRPr="00B207B1">
          <w:rPr>
            <w:rFonts w:ascii="Times New Roman" w:hAnsi="Times New Roman"/>
          </w:rPr>
          <w:t>4-2</w:t>
        </w:r>
        <w:r w:rsidRPr="00B207B1">
          <w:rPr>
            <w:rFonts w:ascii="Times New Roman" w:hAnsi="Times New Roman" w:hint="eastAsia"/>
          </w:rPr>
          <w:t xml:space="preserve"> </w:t>
        </w:r>
        <w:r w:rsidRPr="00B207B1">
          <w:rPr>
            <w:rFonts w:ascii="Times New Roman" w:hAnsi="Times New Roman"/>
          </w:rPr>
          <w:t>云备份中间件</w:t>
        </w:r>
        <w:r w:rsidRPr="00B207B1">
          <w:rPr>
            <w:rFonts w:ascii="Times New Roman" w:hAnsi="Times New Roman" w:hint="eastAsia"/>
          </w:rPr>
          <w:t>优化系统</w:t>
        </w:r>
        <w:r w:rsidRPr="00B207B1">
          <w:rPr>
            <w:rFonts w:ascii="Times New Roman" w:hAnsi="Times New Roman" w:hint="eastAsia"/>
          </w:rPr>
          <w:t>UML</w:t>
        </w:r>
        <w:r w:rsidRPr="00B207B1">
          <w:rPr>
            <w:rFonts w:ascii="Times New Roman" w:hAnsi="Times New Roman" w:hint="eastAsia"/>
          </w:rPr>
          <w:t>类图</w:t>
        </w:r>
      </w:ins>
    </w:p>
    <w:p w14:paraId="422EBAC1" w14:textId="77777777" w:rsidR="00B91E7C" w:rsidRPr="00B207B1" w:rsidRDefault="000A287A" w:rsidP="000A287A">
      <w:pPr>
        <w:spacing w:line="400" w:lineRule="exact"/>
        <w:ind w:firstLine="420"/>
        <w:rPr>
          <w:rFonts w:hAnsiTheme="minorEastAsia"/>
          <w:rPrChange w:id="3119" w:author="JY0225" w:date="2017-08-24T11:17:00Z">
            <w:rPr/>
          </w:rPrChange>
        </w:rPr>
      </w:pPr>
      <w:del w:id="3120" w:author="微软用户" w:date="2017-08-19T20:08:00Z">
        <w:r w:rsidRPr="00B207B1" w:rsidDel="00F46630">
          <w:rPr>
            <w:rFonts w:hAnsiTheme="minorEastAsia"/>
            <w:rPrChange w:id="3121" w:author="JY0225" w:date="2017-08-24T11:17:00Z">
              <w:rPr/>
            </w:rPrChange>
          </w:rPr>
          <w:fldChar w:fldCharType="begin"/>
        </w:r>
        <w:r w:rsidRPr="00B207B1" w:rsidDel="00F46630">
          <w:rPr>
            <w:rFonts w:hAnsiTheme="minorEastAsia"/>
            <w:rPrChange w:id="3122" w:author="JY0225" w:date="2017-08-24T11:17:00Z">
              <w:rPr/>
            </w:rPrChange>
          </w:rPr>
          <w:fldChar w:fldCharType="end"/>
        </w:r>
      </w:del>
      <w:r w:rsidR="004A50FA" w:rsidRPr="00B207B1">
        <w:rPr>
          <w:rFonts w:hAnsiTheme="minorEastAsia" w:hint="eastAsia"/>
          <w:rPrChange w:id="3123" w:author="JY0225" w:date="2017-08-24T11:17:00Z">
            <w:rPr>
              <w:rFonts w:hint="eastAsia"/>
            </w:rPr>
          </w:rPrChange>
        </w:rPr>
        <w:t>优化后的中间件</w:t>
      </w:r>
      <w:ins w:id="3124" w:author="Liu, Wu" w:date="2017-08-29T11:13:00Z">
        <w:r w:rsidR="00257F9F" w:rsidRPr="00B207B1">
          <w:rPr>
            <w:rFonts w:hAnsiTheme="minorEastAsia"/>
          </w:rPr>
          <w:t>系统</w:t>
        </w:r>
      </w:ins>
      <w:del w:id="3125" w:author="Liu, Wu" w:date="2017-08-29T11:12:00Z">
        <w:r w:rsidR="004A50FA" w:rsidRPr="00B207B1" w:rsidDel="00252431">
          <w:rPr>
            <w:rFonts w:hAnsiTheme="minorEastAsia" w:hint="eastAsia"/>
            <w:rPrChange w:id="3126" w:author="JY0225" w:date="2017-08-24T11:17:00Z">
              <w:rPr>
                <w:rFonts w:hint="eastAsia"/>
              </w:rPr>
            </w:rPrChange>
          </w:rPr>
          <w:delText>模块</w:delText>
        </w:r>
      </w:del>
      <w:r w:rsidR="004A50FA" w:rsidRPr="00B207B1">
        <w:rPr>
          <w:rFonts w:hAnsiTheme="minorEastAsia" w:hint="eastAsia"/>
          <w:rPrChange w:id="3127" w:author="JY0225" w:date="2017-08-24T11:17:00Z">
            <w:rPr>
              <w:rFonts w:hint="eastAsia"/>
            </w:rPr>
          </w:rPrChange>
        </w:rPr>
        <w:t>类的设计主要分为四大模块，</w:t>
      </w:r>
      <w:r w:rsidR="00B91E7C" w:rsidRPr="00B207B1">
        <w:rPr>
          <w:rFonts w:hAnsiTheme="minorEastAsia"/>
          <w:rPrChange w:id="3128" w:author="JY0225" w:date="2017-08-24T11:17:00Z">
            <w:rPr/>
          </w:rPrChange>
        </w:rPr>
        <w:t>Core</w:t>
      </w:r>
      <w:r w:rsidR="00B91E7C" w:rsidRPr="00B207B1">
        <w:rPr>
          <w:rFonts w:hAnsiTheme="minorEastAsia" w:hint="eastAsia"/>
          <w:rPrChange w:id="3129" w:author="JY0225" w:date="2017-08-24T11:17:00Z">
            <w:rPr>
              <w:rFonts w:hint="eastAsia"/>
            </w:rPr>
          </w:rPrChange>
        </w:rPr>
        <w:t>模块</w:t>
      </w:r>
      <w:r w:rsidR="00F22076" w:rsidRPr="00B207B1">
        <w:rPr>
          <w:rFonts w:hAnsiTheme="minorEastAsia" w:hint="eastAsia"/>
          <w:rPrChange w:id="3130" w:author="JY0225" w:date="2017-08-24T11:17:00Z">
            <w:rPr>
              <w:rFonts w:hint="eastAsia"/>
            </w:rPr>
          </w:rPrChange>
        </w:rPr>
        <w:t>的类</w:t>
      </w:r>
      <w:r w:rsidR="00B91E7C" w:rsidRPr="00B207B1">
        <w:rPr>
          <w:rFonts w:hAnsiTheme="minorEastAsia" w:hint="eastAsia"/>
          <w:rPrChange w:id="3131" w:author="JY0225" w:date="2017-08-24T11:17:00Z">
            <w:rPr>
              <w:rFonts w:hint="eastAsia"/>
            </w:rPr>
          </w:rPrChange>
        </w:rPr>
        <w:t>是中间件系统的核心</w:t>
      </w:r>
      <w:r w:rsidR="00721989" w:rsidRPr="00B207B1">
        <w:rPr>
          <w:rFonts w:hAnsiTheme="minorEastAsia" w:hint="eastAsia"/>
          <w:rPrChange w:id="3132" w:author="JY0225" w:date="2017-08-24T11:17:00Z">
            <w:rPr>
              <w:rFonts w:hint="eastAsia"/>
            </w:rPr>
          </w:rPrChange>
        </w:rPr>
        <w:t>，负责接收和处理用户的请求。通过调用其他模块的类方法，</w:t>
      </w:r>
      <w:r w:rsidR="00BC1DCF" w:rsidRPr="00B207B1">
        <w:rPr>
          <w:rFonts w:hAnsiTheme="minorEastAsia" w:hint="eastAsia"/>
          <w:rPrChange w:id="3133" w:author="JY0225" w:date="2017-08-24T11:17:00Z">
            <w:rPr>
              <w:rFonts w:hint="eastAsia"/>
            </w:rPr>
          </w:rPrChange>
        </w:rPr>
        <w:t>将用户的请求做格式化处理，并将预处理后的数据传输至服务器</w:t>
      </w:r>
      <w:r w:rsidR="0052309B" w:rsidRPr="00B207B1">
        <w:rPr>
          <w:rFonts w:hAnsiTheme="minorEastAsia" w:hint="eastAsia"/>
          <w:rPrChange w:id="3134" w:author="JY0225" w:date="2017-08-24T11:17:00Z">
            <w:rPr>
              <w:rFonts w:hint="eastAsia"/>
            </w:rPr>
          </w:rPrChange>
        </w:rPr>
        <w:t>；</w:t>
      </w:r>
      <w:r w:rsidR="004A50FA" w:rsidRPr="00B207B1">
        <w:rPr>
          <w:rFonts w:hAnsiTheme="minorEastAsia"/>
          <w:rPrChange w:id="3135" w:author="JY0225" w:date="2017-08-24T11:17:00Z">
            <w:rPr/>
          </w:rPrChange>
        </w:rPr>
        <w:t>Features</w:t>
      </w:r>
      <w:r w:rsidR="004A50FA" w:rsidRPr="00B207B1">
        <w:rPr>
          <w:rFonts w:hAnsiTheme="minorEastAsia" w:hint="eastAsia"/>
          <w:rPrChange w:id="3136" w:author="JY0225" w:date="2017-08-24T11:17:00Z">
            <w:rPr>
              <w:rFonts w:hint="eastAsia"/>
            </w:rPr>
          </w:rPrChange>
        </w:rPr>
        <w:t>模块</w:t>
      </w:r>
      <w:r w:rsidR="009B1E44" w:rsidRPr="00B207B1">
        <w:rPr>
          <w:rFonts w:hAnsiTheme="minorEastAsia" w:hint="eastAsia"/>
          <w:rPrChange w:id="3137" w:author="JY0225" w:date="2017-08-24T11:17:00Z">
            <w:rPr>
              <w:rFonts w:hint="eastAsia"/>
            </w:rPr>
          </w:rPrChange>
        </w:rPr>
        <w:t>的类</w:t>
      </w:r>
      <w:r w:rsidR="004A50FA" w:rsidRPr="00B207B1">
        <w:rPr>
          <w:rFonts w:hAnsiTheme="minorEastAsia" w:hint="eastAsia"/>
          <w:rPrChange w:id="3138" w:author="JY0225" w:date="2017-08-24T11:17:00Z">
            <w:rPr>
              <w:rFonts w:hint="eastAsia"/>
            </w:rPr>
          </w:rPrChange>
        </w:rPr>
        <w:t>负责主要优化功能的实现；</w:t>
      </w:r>
      <w:r w:rsidR="00D10CF2" w:rsidRPr="00B207B1">
        <w:rPr>
          <w:rFonts w:hAnsiTheme="minorEastAsia"/>
          <w:rPrChange w:id="3139" w:author="JY0225" w:date="2017-08-24T11:17:00Z">
            <w:rPr/>
          </w:rPrChange>
        </w:rPr>
        <w:t>Utils</w:t>
      </w:r>
      <w:r w:rsidR="00D10CF2" w:rsidRPr="00B207B1">
        <w:rPr>
          <w:rFonts w:hAnsiTheme="minorEastAsia" w:hint="eastAsia"/>
          <w:rPrChange w:id="3140" w:author="JY0225" w:date="2017-08-24T11:17:00Z">
            <w:rPr>
              <w:rFonts w:hint="eastAsia"/>
            </w:rPr>
          </w:rPrChange>
        </w:rPr>
        <w:t>模块</w:t>
      </w:r>
      <w:r w:rsidR="00427E73" w:rsidRPr="00B207B1">
        <w:rPr>
          <w:rFonts w:hAnsiTheme="minorEastAsia" w:hint="eastAsia"/>
          <w:rPrChange w:id="3141" w:author="JY0225" w:date="2017-08-24T11:17:00Z">
            <w:rPr>
              <w:rFonts w:hint="eastAsia"/>
            </w:rPr>
          </w:rPrChange>
        </w:rPr>
        <w:t>的类</w:t>
      </w:r>
      <w:r w:rsidR="00D10CF2" w:rsidRPr="00B207B1">
        <w:rPr>
          <w:rFonts w:hAnsiTheme="minorEastAsia" w:hint="eastAsia"/>
          <w:rPrChange w:id="3142" w:author="JY0225" w:date="2017-08-24T11:17:00Z">
            <w:rPr>
              <w:rFonts w:hint="eastAsia"/>
            </w:rPr>
          </w:rPrChange>
        </w:rPr>
        <w:t>提供开发所需的常用工具和信息</w:t>
      </w:r>
      <w:r w:rsidR="001C46F3" w:rsidRPr="00B207B1">
        <w:rPr>
          <w:rFonts w:hAnsiTheme="minorEastAsia" w:hint="eastAsia"/>
          <w:rPrChange w:id="3143" w:author="JY0225" w:date="2017-08-24T11:17:00Z">
            <w:rPr>
              <w:rFonts w:hint="eastAsia"/>
            </w:rPr>
          </w:rPrChange>
        </w:rPr>
        <w:t>；</w:t>
      </w:r>
      <w:r w:rsidR="00EC1525" w:rsidRPr="00B207B1">
        <w:rPr>
          <w:rFonts w:hAnsiTheme="minorEastAsia"/>
          <w:rPrChange w:id="3144" w:author="JY0225" w:date="2017-08-24T11:17:00Z">
            <w:rPr/>
          </w:rPrChange>
        </w:rPr>
        <w:t>Database</w:t>
      </w:r>
      <w:r w:rsidR="00D6162D" w:rsidRPr="00B207B1">
        <w:rPr>
          <w:rFonts w:hAnsiTheme="minorEastAsia" w:hint="eastAsia"/>
          <w:rPrChange w:id="3145" w:author="JY0225" w:date="2017-08-24T11:17:00Z">
            <w:rPr>
              <w:rFonts w:hint="eastAsia"/>
            </w:rPr>
          </w:rPrChange>
        </w:rPr>
        <w:t>模块</w:t>
      </w:r>
      <w:r w:rsidR="00677ECE" w:rsidRPr="00B207B1">
        <w:rPr>
          <w:rFonts w:hAnsiTheme="minorEastAsia" w:hint="eastAsia"/>
          <w:rPrChange w:id="3146" w:author="JY0225" w:date="2017-08-24T11:17:00Z">
            <w:rPr>
              <w:rFonts w:hint="eastAsia"/>
            </w:rPr>
          </w:rPrChange>
        </w:rPr>
        <w:t>的类</w:t>
      </w:r>
      <w:r w:rsidR="00EC1525" w:rsidRPr="00B207B1">
        <w:rPr>
          <w:rFonts w:hAnsiTheme="minorEastAsia" w:hint="eastAsia"/>
          <w:rPrChange w:id="3147" w:author="JY0225" w:date="2017-08-24T11:17:00Z">
            <w:rPr>
              <w:rFonts w:hint="eastAsia"/>
            </w:rPr>
          </w:rPrChange>
        </w:rPr>
        <w:t>负责与数据库的交互。</w:t>
      </w:r>
      <w:r w:rsidR="00177489" w:rsidRPr="00B207B1">
        <w:rPr>
          <w:rFonts w:hAnsiTheme="minorEastAsia" w:hint="eastAsia"/>
          <w:rPrChange w:id="3148" w:author="JY0225" w:date="2017-08-24T11:17:00Z">
            <w:rPr>
              <w:rFonts w:hint="eastAsia"/>
            </w:rPr>
          </w:rPrChange>
        </w:rPr>
        <w:t>具体</w:t>
      </w:r>
      <w:r w:rsidR="00D84061" w:rsidRPr="00B207B1">
        <w:rPr>
          <w:rFonts w:hAnsiTheme="minorEastAsia" w:hint="eastAsia"/>
          <w:rPrChange w:id="3149" w:author="JY0225" w:date="2017-08-24T11:17:00Z">
            <w:rPr>
              <w:rFonts w:hint="eastAsia"/>
            </w:rPr>
          </w:rPrChange>
        </w:rPr>
        <w:t>类的功能如下：</w:t>
      </w:r>
    </w:p>
    <w:p w14:paraId="15BF5F99" w14:textId="77777777" w:rsidR="00067CEC" w:rsidRPr="00B207B1" w:rsidRDefault="004223AE" w:rsidP="007A49BE">
      <w:pPr>
        <w:spacing w:line="400" w:lineRule="exact"/>
        <w:ind w:firstLine="420"/>
        <w:rPr>
          <w:rFonts w:hAnsiTheme="minorEastAsia"/>
          <w:rPrChange w:id="3150" w:author="JY0225" w:date="2017-08-24T11:17:00Z">
            <w:rPr>
              <w:rFonts w:ascii="Times New Roman" w:hAnsi="Times New Roman"/>
              <w:spacing w:val="10"/>
            </w:rPr>
          </w:rPrChange>
        </w:rPr>
      </w:pPr>
      <w:r w:rsidRPr="00B207B1">
        <w:rPr>
          <w:rFonts w:hAnsiTheme="minorEastAsia"/>
          <w:rPrChange w:id="3151" w:author="JY0225" w:date="2017-08-24T11:17:00Z">
            <w:rPr>
              <w:rFonts w:ascii="Times New Roman" w:hAnsi="Times New Roman"/>
              <w:spacing w:val="10"/>
            </w:rPr>
          </w:rPrChange>
        </w:rPr>
        <w:t>mwChunk</w:t>
      </w:r>
      <w:r w:rsidR="00177489" w:rsidRPr="00B207B1">
        <w:rPr>
          <w:rFonts w:hAnsiTheme="minorEastAsia"/>
          <w:rPrChange w:id="3152" w:author="JY0225" w:date="2017-08-24T11:17:00Z">
            <w:rPr>
              <w:rFonts w:ascii="Times New Roman" w:hAnsi="Times New Roman"/>
              <w:spacing w:val="10"/>
            </w:rPr>
          </w:rPrChange>
        </w:rPr>
        <w:t>er</w:t>
      </w:r>
      <w:r w:rsidRPr="00B207B1">
        <w:rPr>
          <w:rFonts w:hAnsiTheme="minorEastAsia"/>
          <w:rPrChange w:id="3153" w:author="JY0225" w:date="2017-08-24T11:17:00Z">
            <w:rPr>
              <w:rFonts w:ascii="Times New Roman" w:hAnsi="Times New Roman"/>
              <w:spacing w:val="10"/>
            </w:rPr>
          </w:rPrChange>
        </w:rPr>
        <w:t xml:space="preserve">: </w:t>
      </w:r>
      <w:r w:rsidRPr="00B207B1">
        <w:rPr>
          <w:rFonts w:hAnsiTheme="minorEastAsia" w:hint="eastAsia"/>
          <w:rPrChange w:id="3154" w:author="JY0225" w:date="2017-08-24T11:17:00Z">
            <w:rPr>
              <w:rFonts w:ascii="Times New Roman" w:hAnsi="Times New Roman" w:hint="eastAsia"/>
              <w:spacing w:val="10"/>
            </w:rPr>
          </w:rPrChange>
        </w:rPr>
        <w:t>该类主要用</w:t>
      </w:r>
      <w:ins w:id="3155" w:author="Liu, Wu" w:date="2017-08-29T11:13:00Z">
        <w:r w:rsidR="00BA74DF" w:rsidRPr="00B207B1">
          <w:rPr>
            <w:rFonts w:hAnsiTheme="minorEastAsia"/>
          </w:rPr>
          <w:t>于</w:t>
        </w:r>
      </w:ins>
      <w:del w:id="3156" w:author="Liu, Wu" w:date="2017-08-29T11:13:00Z">
        <w:r w:rsidRPr="00B207B1" w:rsidDel="00BA74DF">
          <w:rPr>
            <w:rFonts w:hAnsiTheme="minorEastAsia" w:hint="eastAsia"/>
            <w:rPrChange w:id="3157" w:author="JY0225" w:date="2017-08-24T11:17:00Z">
              <w:rPr>
                <w:rFonts w:ascii="Times New Roman" w:hAnsi="Times New Roman" w:hint="eastAsia"/>
                <w:spacing w:val="10"/>
              </w:rPr>
            </w:rPrChange>
          </w:rPr>
          <w:delText>与</w:delText>
        </w:r>
      </w:del>
      <w:r w:rsidRPr="00B207B1">
        <w:rPr>
          <w:rFonts w:hAnsiTheme="minorEastAsia" w:hint="eastAsia"/>
          <w:rPrChange w:id="3158" w:author="JY0225" w:date="2017-08-24T11:17:00Z">
            <w:rPr>
              <w:rFonts w:ascii="Times New Roman" w:hAnsi="Times New Roman" w:hint="eastAsia"/>
              <w:spacing w:val="10"/>
            </w:rPr>
          </w:rPrChange>
        </w:rPr>
        <w:t>大文件传输，将超过规定大小的文件拆分为固定大小的文件块，并将按当前用户的信息以及</w:t>
      </w:r>
      <w:r w:rsidR="005A7188" w:rsidRPr="00B207B1">
        <w:rPr>
          <w:rFonts w:hAnsiTheme="minorEastAsia" w:hint="eastAsia"/>
          <w:rPrChange w:id="3159" w:author="JY0225" w:date="2017-08-24T11:17:00Z">
            <w:rPr>
              <w:rFonts w:ascii="Times New Roman" w:hAnsi="Times New Roman" w:hint="eastAsia"/>
              <w:spacing w:val="10"/>
            </w:rPr>
          </w:rPrChange>
        </w:rPr>
        <w:t>时间戳信息自动命名，保存在本地的缓存</w:t>
      </w:r>
      <w:del w:id="3160" w:author="Liu, Wu" w:date="2017-08-29T11:14:00Z">
        <w:r w:rsidR="005A7188" w:rsidRPr="00B207B1" w:rsidDel="003A1D21">
          <w:rPr>
            <w:rFonts w:hAnsiTheme="minorEastAsia" w:hint="eastAsia"/>
            <w:rPrChange w:id="3161" w:author="JY0225" w:date="2017-08-24T11:17:00Z">
              <w:rPr>
                <w:rFonts w:ascii="Times New Roman" w:hAnsi="Times New Roman" w:hint="eastAsia"/>
                <w:spacing w:val="10"/>
              </w:rPr>
            </w:rPrChange>
          </w:rPr>
          <w:delText>文件</w:delText>
        </w:r>
      </w:del>
      <w:r w:rsidR="005A7188" w:rsidRPr="00B207B1">
        <w:rPr>
          <w:rFonts w:hAnsiTheme="minorEastAsia" w:hint="eastAsia"/>
          <w:rPrChange w:id="3162" w:author="JY0225" w:date="2017-08-24T11:17:00Z">
            <w:rPr>
              <w:rFonts w:ascii="Times New Roman" w:hAnsi="Times New Roman" w:hint="eastAsia"/>
              <w:spacing w:val="10"/>
            </w:rPr>
          </w:rPrChange>
        </w:rPr>
        <w:t>中。</w:t>
      </w:r>
      <w:r w:rsidR="00592C90" w:rsidRPr="00B207B1">
        <w:rPr>
          <w:rFonts w:hAnsiTheme="minorEastAsia" w:hint="eastAsia"/>
          <w:rPrChange w:id="3163" w:author="JY0225" w:date="2017-08-24T11:17:00Z">
            <w:rPr>
              <w:rFonts w:ascii="Times New Roman" w:hAnsi="Times New Roman" w:hint="eastAsia"/>
              <w:spacing w:val="10"/>
            </w:rPr>
          </w:rPrChange>
        </w:rPr>
        <w:t>此外，该类还需记录上传文件的</w:t>
      </w:r>
      <w:del w:id="3164" w:author="Liu, Wu" w:date="2017-08-29T11:14:00Z">
        <w:r w:rsidR="00592C90" w:rsidRPr="00B207B1" w:rsidDel="00433A59">
          <w:rPr>
            <w:rFonts w:hAnsiTheme="minorEastAsia" w:hint="eastAsia"/>
            <w:rPrChange w:id="3165" w:author="JY0225" w:date="2017-08-24T11:17:00Z">
              <w:rPr>
                <w:rFonts w:ascii="Times New Roman" w:hAnsi="Times New Roman" w:hint="eastAsia"/>
                <w:spacing w:val="10"/>
              </w:rPr>
            </w:rPrChange>
          </w:rPr>
          <w:delText>上传</w:delText>
        </w:r>
      </w:del>
      <w:r w:rsidR="00592C90" w:rsidRPr="00B207B1">
        <w:rPr>
          <w:rFonts w:hAnsiTheme="minorEastAsia" w:hint="eastAsia"/>
          <w:rPrChange w:id="3166" w:author="JY0225" w:date="2017-08-24T11:17:00Z">
            <w:rPr>
              <w:rFonts w:ascii="Times New Roman" w:hAnsi="Times New Roman" w:hint="eastAsia"/>
              <w:spacing w:val="10"/>
            </w:rPr>
          </w:rPrChange>
        </w:rPr>
        <w:t>状态</w:t>
      </w:r>
      <w:del w:id="3167" w:author="Liu, Wu" w:date="2017-08-29T11:14:00Z">
        <w:r w:rsidR="00592C90" w:rsidRPr="00B207B1" w:rsidDel="00433A59">
          <w:rPr>
            <w:rFonts w:hAnsiTheme="minorEastAsia" w:hint="eastAsia"/>
            <w:rPrChange w:id="3168" w:author="JY0225" w:date="2017-08-24T11:17:00Z">
              <w:rPr>
                <w:rFonts w:ascii="Times New Roman" w:hAnsi="Times New Roman" w:hint="eastAsia"/>
                <w:spacing w:val="10"/>
              </w:rPr>
            </w:rPrChange>
          </w:rPr>
          <w:delText>信息</w:delText>
        </w:r>
      </w:del>
      <w:r w:rsidR="00592C90" w:rsidRPr="00B207B1">
        <w:rPr>
          <w:rFonts w:hAnsiTheme="minorEastAsia" w:hint="eastAsia"/>
          <w:rPrChange w:id="3169" w:author="JY0225" w:date="2017-08-24T11:17:00Z">
            <w:rPr>
              <w:rFonts w:ascii="Times New Roman" w:hAnsi="Times New Roman" w:hint="eastAsia"/>
              <w:spacing w:val="10"/>
            </w:rPr>
          </w:rPrChange>
        </w:rPr>
        <w:t>，如</w:t>
      </w:r>
      <w:r w:rsidR="00944266" w:rsidRPr="00B207B1">
        <w:rPr>
          <w:rFonts w:hAnsiTheme="minorEastAsia" w:hint="eastAsia"/>
          <w:rPrChange w:id="3170" w:author="JY0225" w:date="2017-08-24T11:17:00Z">
            <w:rPr>
              <w:rFonts w:ascii="Times New Roman" w:hAnsi="Times New Roman" w:hint="eastAsia"/>
              <w:spacing w:val="10"/>
            </w:rPr>
          </w:rPrChange>
        </w:rPr>
        <w:t>断点信息，为</w:t>
      </w:r>
      <w:del w:id="3171" w:author="Liu, Wu" w:date="2017-08-29T11:14:00Z">
        <w:r w:rsidR="00944266" w:rsidRPr="00B207B1" w:rsidDel="005F4FAC">
          <w:rPr>
            <w:rFonts w:hAnsiTheme="minorEastAsia" w:hint="eastAsia"/>
            <w:rPrChange w:id="3172" w:author="JY0225" w:date="2017-08-24T11:17:00Z">
              <w:rPr>
                <w:rFonts w:ascii="Times New Roman" w:hAnsi="Times New Roman" w:hint="eastAsia"/>
                <w:spacing w:val="10"/>
              </w:rPr>
            </w:rPrChange>
          </w:rPr>
          <w:delText>后续的</w:delText>
        </w:r>
      </w:del>
      <w:r w:rsidR="00944266" w:rsidRPr="00B207B1">
        <w:rPr>
          <w:rFonts w:hAnsiTheme="minorEastAsia" w:hint="eastAsia"/>
          <w:rPrChange w:id="3173" w:author="JY0225" w:date="2017-08-24T11:17:00Z">
            <w:rPr>
              <w:rFonts w:ascii="Times New Roman" w:hAnsi="Times New Roman" w:hint="eastAsia"/>
              <w:spacing w:val="10"/>
            </w:rPr>
          </w:rPrChange>
        </w:rPr>
        <w:t>断点续传技术</w:t>
      </w:r>
      <w:ins w:id="3174" w:author="Liu, Wu" w:date="2017-08-29T11:14:00Z">
        <w:r w:rsidR="005F4FAC" w:rsidRPr="00B207B1">
          <w:rPr>
            <w:rFonts w:hAnsiTheme="minorEastAsia" w:hint="eastAsia"/>
          </w:rPr>
          <w:t>的</w:t>
        </w:r>
      </w:ins>
      <w:r w:rsidR="00944266" w:rsidRPr="00B207B1">
        <w:rPr>
          <w:rFonts w:hAnsiTheme="minorEastAsia" w:hint="eastAsia"/>
          <w:rPrChange w:id="3175" w:author="JY0225" w:date="2017-08-24T11:17:00Z">
            <w:rPr>
              <w:rFonts w:ascii="Times New Roman" w:hAnsi="Times New Roman" w:hint="eastAsia"/>
              <w:spacing w:val="10"/>
            </w:rPr>
          </w:rPrChange>
        </w:rPr>
        <w:t>实现提供支持。</w:t>
      </w:r>
    </w:p>
    <w:p w14:paraId="69C3301E" w14:textId="77777777" w:rsidR="004D0E4C" w:rsidRPr="00B207B1" w:rsidRDefault="004D0E4C" w:rsidP="00067CEC">
      <w:pPr>
        <w:spacing w:line="400" w:lineRule="exact"/>
        <w:ind w:firstLine="420"/>
        <w:rPr>
          <w:rFonts w:hAnsiTheme="minorEastAsia"/>
          <w:rPrChange w:id="3176" w:author="JY0225" w:date="2017-08-24T11:17:00Z">
            <w:rPr>
              <w:rFonts w:ascii="Times New Roman" w:hAnsi="Times New Roman"/>
              <w:spacing w:val="10"/>
            </w:rPr>
          </w:rPrChange>
        </w:rPr>
      </w:pPr>
      <w:r w:rsidRPr="00B207B1">
        <w:rPr>
          <w:rFonts w:hAnsiTheme="minorEastAsia"/>
          <w:rPrChange w:id="3177" w:author="JY0225" w:date="2017-08-24T11:17:00Z">
            <w:rPr>
              <w:rFonts w:ascii="Times New Roman" w:hAnsi="Times New Roman"/>
              <w:spacing w:val="10"/>
            </w:rPr>
          </w:rPrChange>
        </w:rPr>
        <w:t xml:space="preserve">mwConstant: </w:t>
      </w:r>
      <w:r w:rsidRPr="00B207B1">
        <w:rPr>
          <w:rFonts w:hAnsiTheme="minorEastAsia" w:hint="eastAsia"/>
          <w:rPrChange w:id="3178" w:author="JY0225" w:date="2017-08-24T11:17:00Z">
            <w:rPr>
              <w:rFonts w:ascii="Times New Roman" w:hAnsi="Times New Roman" w:hint="eastAsia"/>
              <w:spacing w:val="10"/>
            </w:rPr>
          </w:rPrChange>
        </w:rPr>
        <w:t>该类的主要作用</w:t>
      </w:r>
      <w:ins w:id="3179" w:author="Liu, Wu" w:date="2017-08-29T11:15:00Z">
        <w:r w:rsidR="00D22839" w:rsidRPr="00B207B1">
          <w:rPr>
            <w:rFonts w:hAnsiTheme="minorEastAsia"/>
          </w:rPr>
          <w:t>是</w:t>
        </w:r>
      </w:ins>
      <w:del w:id="3180" w:author="Liu, Wu" w:date="2017-08-29T11:14:00Z">
        <w:r w:rsidRPr="00B207B1" w:rsidDel="00E63F49">
          <w:rPr>
            <w:rFonts w:hAnsiTheme="minorEastAsia" w:hint="eastAsia"/>
            <w:rPrChange w:id="3181" w:author="JY0225" w:date="2017-08-24T11:17:00Z">
              <w:rPr>
                <w:rFonts w:ascii="Times New Roman" w:hAnsi="Times New Roman" w:hint="eastAsia"/>
                <w:spacing w:val="10"/>
              </w:rPr>
            </w:rPrChange>
          </w:rPr>
          <w:delText>的</w:delText>
        </w:r>
      </w:del>
      <w:r w:rsidRPr="00B207B1">
        <w:rPr>
          <w:rFonts w:hAnsiTheme="minorEastAsia" w:hint="eastAsia"/>
          <w:rPrChange w:id="3182" w:author="JY0225" w:date="2017-08-24T11:17:00Z">
            <w:rPr>
              <w:rFonts w:ascii="Times New Roman" w:hAnsi="Times New Roman" w:hint="eastAsia"/>
              <w:spacing w:val="10"/>
            </w:rPr>
          </w:rPrChange>
        </w:rPr>
        <w:t>为系统提供全局的常量</w:t>
      </w:r>
      <w:r w:rsidR="00182EC2" w:rsidRPr="00B207B1">
        <w:rPr>
          <w:rFonts w:hAnsiTheme="minorEastAsia" w:hint="eastAsia"/>
          <w:rPrChange w:id="3183" w:author="JY0225" w:date="2017-08-24T11:17:00Z">
            <w:rPr>
              <w:rFonts w:ascii="Times New Roman" w:hAnsi="Times New Roman" w:hint="eastAsia"/>
              <w:spacing w:val="10"/>
            </w:rPr>
          </w:rPrChange>
        </w:rPr>
        <w:t>，如字符串常量、整型的数字常量（主要用来标识状态或异常信息）</w:t>
      </w:r>
      <w:r w:rsidR="00095DD8" w:rsidRPr="00B207B1">
        <w:rPr>
          <w:rFonts w:hAnsiTheme="minorEastAsia" w:hint="eastAsia"/>
          <w:rPrChange w:id="3184" w:author="JY0225" w:date="2017-08-24T11:17:00Z">
            <w:rPr>
              <w:rFonts w:ascii="Times New Roman" w:hAnsi="Times New Roman" w:hint="eastAsia"/>
              <w:spacing w:val="10"/>
            </w:rPr>
          </w:rPrChange>
        </w:rPr>
        <w:t>，并对这些常量进行统一管理</w:t>
      </w:r>
      <w:r w:rsidRPr="00B207B1">
        <w:rPr>
          <w:rFonts w:hAnsiTheme="minorEastAsia" w:hint="eastAsia"/>
          <w:rPrChange w:id="3185" w:author="JY0225" w:date="2017-08-24T11:17:00Z">
            <w:rPr>
              <w:rFonts w:ascii="Times New Roman" w:hAnsi="Times New Roman" w:hint="eastAsia"/>
              <w:spacing w:val="10"/>
            </w:rPr>
          </w:rPrChange>
        </w:rPr>
        <w:t>。</w:t>
      </w:r>
      <w:r w:rsidR="00182EC2" w:rsidRPr="00B207B1">
        <w:rPr>
          <w:rFonts w:hAnsiTheme="minorEastAsia" w:hint="eastAsia"/>
          <w:rPrChange w:id="3186" w:author="JY0225" w:date="2017-08-24T11:17:00Z">
            <w:rPr>
              <w:rFonts w:ascii="Times New Roman" w:hAnsi="Times New Roman" w:hint="eastAsia"/>
              <w:spacing w:val="10"/>
            </w:rPr>
          </w:rPrChange>
        </w:rPr>
        <w:t>在</w:t>
      </w:r>
      <w:r w:rsidR="00E4327E" w:rsidRPr="00B207B1">
        <w:rPr>
          <w:rFonts w:hAnsiTheme="minorEastAsia" w:hint="eastAsia"/>
          <w:rPrChange w:id="3187" w:author="JY0225" w:date="2017-08-24T11:17:00Z">
            <w:rPr>
              <w:rFonts w:ascii="Times New Roman" w:hAnsi="Times New Roman" w:hint="eastAsia"/>
              <w:spacing w:val="10"/>
            </w:rPr>
          </w:rPrChange>
        </w:rPr>
        <w:t>现有</w:t>
      </w:r>
      <w:r w:rsidR="00182EC2" w:rsidRPr="00B207B1">
        <w:rPr>
          <w:rFonts w:hAnsiTheme="minorEastAsia" w:hint="eastAsia"/>
          <w:rPrChange w:id="3188" w:author="JY0225" w:date="2017-08-24T11:17:00Z">
            <w:rPr>
              <w:rFonts w:ascii="Times New Roman" w:hAnsi="Times New Roman" w:hint="eastAsia"/>
              <w:spacing w:val="10"/>
            </w:rPr>
          </w:rPrChange>
        </w:rPr>
        <w:t>的中间件系统中，</w:t>
      </w:r>
      <w:r w:rsidR="00485C4C" w:rsidRPr="00B207B1">
        <w:rPr>
          <w:rFonts w:hAnsiTheme="minorEastAsia" w:hint="eastAsia"/>
          <w:rPrChange w:id="3189" w:author="JY0225" w:date="2017-08-24T11:17:00Z">
            <w:rPr>
              <w:rFonts w:ascii="Times New Roman" w:hAnsi="Times New Roman" w:hint="eastAsia"/>
              <w:spacing w:val="10"/>
            </w:rPr>
          </w:rPrChange>
        </w:rPr>
        <w:t>常量都是以单独的形式存在于各个类中，这样存在</w:t>
      </w:r>
      <w:ins w:id="3190" w:author="Liu, Wu" w:date="2017-08-29T11:15:00Z">
        <w:r w:rsidR="00BE0370" w:rsidRPr="00B207B1">
          <w:rPr>
            <w:rFonts w:hAnsiTheme="minorEastAsia"/>
          </w:rPr>
          <w:t>大量</w:t>
        </w:r>
      </w:ins>
      <w:del w:id="3191" w:author="Liu, Wu" w:date="2017-08-29T11:15:00Z">
        <w:r w:rsidR="00485C4C" w:rsidRPr="00B207B1" w:rsidDel="00BE0370">
          <w:rPr>
            <w:rFonts w:hAnsiTheme="minorEastAsia" w:hint="eastAsia"/>
            <w:rPrChange w:id="3192" w:author="JY0225" w:date="2017-08-24T11:17:00Z">
              <w:rPr>
                <w:rFonts w:ascii="Times New Roman" w:hAnsi="Times New Roman" w:hint="eastAsia"/>
                <w:spacing w:val="10"/>
              </w:rPr>
            </w:rPrChange>
          </w:rPr>
          <w:delText>大量重复重复</w:delText>
        </w:r>
      </w:del>
      <w:r w:rsidR="00485C4C" w:rsidRPr="00B207B1">
        <w:rPr>
          <w:rFonts w:hAnsiTheme="minorEastAsia" w:hint="eastAsia"/>
          <w:rPrChange w:id="3193" w:author="JY0225" w:date="2017-08-24T11:17:00Z">
            <w:rPr>
              <w:rFonts w:ascii="Times New Roman" w:hAnsi="Times New Roman" w:hint="eastAsia"/>
              <w:spacing w:val="10"/>
            </w:rPr>
          </w:rPrChange>
        </w:rPr>
        <w:t>冗余的常量信息，且对源码进行维护时，难以</w:t>
      </w:r>
      <w:r w:rsidR="00664AF7" w:rsidRPr="00B207B1">
        <w:rPr>
          <w:rFonts w:hAnsiTheme="minorEastAsia" w:hint="eastAsia"/>
          <w:rPrChange w:id="3194" w:author="JY0225" w:date="2017-08-24T11:17:00Z">
            <w:rPr>
              <w:rFonts w:ascii="Times New Roman" w:hAnsi="Times New Roman" w:hint="eastAsia"/>
              <w:spacing w:val="10"/>
            </w:rPr>
          </w:rPrChange>
        </w:rPr>
        <w:t>找全所有的常量进行统一修改</w:t>
      </w:r>
      <w:r w:rsidR="00F8442C" w:rsidRPr="00B207B1">
        <w:rPr>
          <w:rFonts w:hAnsiTheme="minorEastAsia" w:hint="eastAsia"/>
          <w:rPrChange w:id="3195" w:author="JY0225" w:date="2017-08-24T11:17:00Z">
            <w:rPr>
              <w:rFonts w:ascii="Times New Roman" w:hAnsi="Times New Roman" w:hint="eastAsia"/>
              <w:spacing w:val="10"/>
            </w:rPr>
          </w:rPrChange>
        </w:rPr>
        <w:t>，这对开发和维护工作带来了很大的困扰</w:t>
      </w:r>
      <w:r w:rsidR="00664AF7" w:rsidRPr="00B207B1">
        <w:rPr>
          <w:rFonts w:hAnsiTheme="minorEastAsia" w:hint="eastAsia"/>
          <w:rPrChange w:id="3196" w:author="JY0225" w:date="2017-08-24T11:17:00Z">
            <w:rPr>
              <w:rFonts w:ascii="Times New Roman" w:hAnsi="Times New Roman" w:hint="eastAsia"/>
              <w:spacing w:val="10"/>
            </w:rPr>
          </w:rPrChange>
        </w:rPr>
        <w:t>。</w:t>
      </w:r>
    </w:p>
    <w:p w14:paraId="0019F04E" w14:textId="77777777" w:rsidR="000C0A09" w:rsidRPr="00B207B1" w:rsidRDefault="00844323" w:rsidP="00D65A03">
      <w:pPr>
        <w:spacing w:line="400" w:lineRule="exact"/>
        <w:rPr>
          <w:rFonts w:hAnsiTheme="minorEastAsia"/>
          <w:rPrChange w:id="3197" w:author="JY0225" w:date="2017-08-24T11:17:00Z">
            <w:rPr>
              <w:rFonts w:ascii="Times New Roman" w:hAnsi="Times New Roman"/>
              <w:spacing w:val="10"/>
            </w:rPr>
          </w:rPrChange>
        </w:rPr>
      </w:pPr>
      <w:r w:rsidRPr="00B207B1">
        <w:rPr>
          <w:rFonts w:hAnsiTheme="minorEastAsia"/>
          <w:rPrChange w:id="3198" w:author="JY0225" w:date="2017-08-24T11:17:00Z">
            <w:rPr>
              <w:rFonts w:ascii="Times New Roman" w:hAnsi="Times New Roman"/>
              <w:spacing w:val="10"/>
            </w:rPr>
          </w:rPrChange>
        </w:rPr>
        <w:tab/>
      </w:r>
      <w:r w:rsidR="008D3122" w:rsidRPr="00B207B1">
        <w:rPr>
          <w:rFonts w:hAnsiTheme="minorEastAsia"/>
          <w:rPrChange w:id="3199" w:author="JY0225" w:date="2017-08-24T11:17:00Z">
            <w:rPr>
              <w:rFonts w:ascii="Times New Roman" w:hAnsi="Times New Roman"/>
              <w:spacing w:val="10"/>
            </w:rPr>
          </w:rPrChange>
        </w:rPr>
        <w:t xml:space="preserve">mwDao: </w:t>
      </w:r>
      <w:r w:rsidR="008D3122" w:rsidRPr="00B207B1">
        <w:rPr>
          <w:rFonts w:hAnsiTheme="minorEastAsia" w:hint="eastAsia"/>
          <w:rPrChange w:id="3200" w:author="JY0225" w:date="2017-08-24T11:17:00Z">
            <w:rPr>
              <w:rFonts w:ascii="Times New Roman" w:hAnsi="Times New Roman" w:hint="eastAsia"/>
              <w:spacing w:val="10"/>
            </w:rPr>
          </w:rPrChange>
        </w:rPr>
        <w:t>该类主要负责数据库层接口的定义与实现，实现业务逻辑与数据库操作的分离。</w:t>
      </w:r>
      <w:r w:rsidR="007521D2" w:rsidRPr="00B207B1">
        <w:rPr>
          <w:rFonts w:hAnsiTheme="minorEastAsia" w:hint="eastAsia"/>
          <w:rPrChange w:id="3201" w:author="JY0225" w:date="2017-08-24T11:17:00Z">
            <w:rPr>
              <w:rFonts w:ascii="Times New Roman" w:hAnsi="Times New Roman" w:hint="eastAsia"/>
              <w:spacing w:val="10"/>
            </w:rPr>
          </w:rPrChange>
        </w:rPr>
        <w:t>在</w:t>
      </w:r>
      <w:r w:rsidR="00E4327E" w:rsidRPr="00B207B1">
        <w:rPr>
          <w:rFonts w:hAnsiTheme="minorEastAsia" w:hint="eastAsia"/>
          <w:rPrChange w:id="3202" w:author="JY0225" w:date="2017-08-24T11:17:00Z">
            <w:rPr>
              <w:rFonts w:ascii="Times New Roman" w:hAnsi="Times New Roman" w:hint="eastAsia"/>
              <w:spacing w:val="10"/>
            </w:rPr>
          </w:rPrChange>
        </w:rPr>
        <w:t>现有</w:t>
      </w:r>
      <w:r w:rsidR="007521D2" w:rsidRPr="00B207B1">
        <w:rPr>
          <w:rFonts w:hAnsiTheme="minorEastAsia" w:hint="eastAsia"/>
          <w:rPrChange w:id="3203" w:author="JY0225" w:date="2017-08-24T11:17:00Z">
            <w:rPr>
              <w:rFonts w:ascii="Times New Roman" w:hAnsi="Times New Roman" w:hint="eastAsia"/>
              <w:spacing w:val="10"/>
            </w:rPr>
          </w:rPrChange>
        </w:rPr>
        <w:t>的中间件系统中，数据库操作都是在需要的时候创建连接，并执行所需的操作。</w:t>
      </w:r>
      <w:r w:rsidR="000C0A09" w:rsidRPr="00B207B1">
        <w:rPr>
          <w:rFonts w:hAnsiTheme="minorEastAsia" w:hint="eastAsia"/>
          <w:rPrChange w:id="3204" w:author="JY0225" w:date="2017-08-24T11:17:00Z">
            <w:rPr>
              <w:rFonts w:ascii="Times New Roman" w:hAnsi="Times New Roman" w:hint="eastAsia"/>
              <w:spacing w:val="10"/>
            </w:rPr>
          </w:rPrChange>
        </w:rPr>
        <w:t>这样的做法使</w:t>
      </w:r>
      <w:r w:rsidR="00CA1DDC" w:rsidRPr="00B207B1">
        <w:rPr>
          <w:rFonts w:hAnsiTheme="minorEastAsia" w:hint="eastAsia"/>
          <w:rPrChange w:id="3205" w:author="JY0225" w:date="2017-08-24T11:17:00Z">
            <w:rPr>
              <w:rFonts w:ascii="Times New Roman" w:hAnsi="Times New Roman" w:hint="eastAsia"/>
              <w:spacing w:val="10"/>
            </w:rPr>
          </w:rPrChange>
        </w:rPr>
        <w:t>得对数据库的操作十分混乱，并且难于管理，因此在优化的过程中，本文</w:t>
      </w:r>
      <w:r w:rsidR="000C0A09" w:rsidRPr="00B207B1">
        <w:rPr>
          <w:rFonts w:hAnsiTheme="minorEastAsia" w:hint="eastAsia"/>
          <w:rPrChange w:id="3206" w:author="JY0225" w:date="2017-08-24T11:17:00Z">
            <w:rPr>
              <w:rFonts w:ascii="Times New Roman" w:hAnsi="Times New Roman" w:hint="eastAsia"/>
              <w:spacing w:val="10"/>
            </w:rPr>
          </w:rPrChange>
        </w:rPr>
        <w:t>将数据库层的操作与业务层的操作进行了分离。在</w:t>
      </w:r>
      <w:r w:rsidR="000C0A09" w:rsidRPr="00B207B1">
        <w:rPr>
          <w:rFonts w:hAnsiTheme="minorEastAsia"/>
          <w:rPrChange w:id="3207" w:author="JY0225" w:date="2017-08-24T11:17:00Z">
            <w:rPr>
              <w:rFonts w:ascii="Times New Roman" w:hAnsi="Times New Roman"/>
              <w:spacing w:val="10"/>
            </w:rPr>
          </w:rPrChange>
        </w:rPr>
        <w:t>nwDao</w:t>
      </w:r>
      <w:r w:rsidR="000C0A09" w:rsidRPr="00B207B1">
        <w:rPr>
          <w:rFonts w:hAnsiTheme="minorEastAsia" w:hint="eastAsia"/>
          <w:rPrChange w:id="3208" w:author="JY0225" w:date="2017-08-24T11:17:00Z">
            <w:rPr>
              <w:rFonts w:ascii="Times New Roman" w:hAnsi="Times New Roman" w:hint="eastAsia"/>
              <w:spacing w:val="10"/>
            </w:rPr>
          </w:rPrChange>
        </w:rPr>
        <w:t>类中，提供了大量的接口如</w:t>
      </w:r>
      <w:r w:rsidR="000C0A09" w:rsidRPr="00B207B1">
        <w:rPr>
          <w:rFonts w:hAnsiTheme="minorEastAsia"/>
          <w:rPrChange w:id="3209" w:author="JY0225" w:date="2017-08-24T11:17:00Z">
            <w:rPr>
              <w:rFonts w:ascii="Times New Roman" w:hAnsi="Times New Roman"/>
              <w:spacing w:val="10"/>
            </w:rPr>
          </w:rPrChange>
        </w:rPr>
        <w:t>add</w:t>
      </w:r>
      <w:r w:rsidR="000C0A09" w:rsidRPr="00B207B1">
        <w:rPr>
          <w:rFonts w:hAnsiTheme="minorEastAsia" w:hint="eastAsia"/>
          <w:rPrChange w:id="3210" w:author="JY0225" w:date="2017-08-24T11:17:00Z">
            <w:rPr>
              <w:rFonts w:ascii="Times New Roman" w:hAnsi="Times New Roman" w:hint="eastAsia"/>
              <w:spacing w:val="10"/>
            </w:rPr>
          </w:rPrChange>
        </w:rPr>
        <w:t>，</w:t>
      </w:r>
      <w:r w:rsidR="000C0A09" w:rsidRPr="00B207B1">
        <w:rPr>
          <w:rFonts w:hAnsiTheme="minorEastAsia"/>
          <w:rPrChange w:id="3211" w:author="JY0225" w:date="2017-08-24T11:17:00Z">
            <w:rPr>
              <w:rFonts w:ascii="Times New Roman" w:hAnsi="Times New Roman"/>
              <w:spacing w:val="10"/>
            </w:rPr>
          </w:rPrChange>
        </w:rPr>
        <w:t>delete</w:t>
      </w:r>
      <w:r w:rsidR="000C0A09" w:rsidRPr="00B207B1">
        <w:rPr>
          <w:rFonts w:hAnsiTheme="minorEastAsia" w:hint="eastAsia"/>
          <w:rPrChange w:id="3212" w:author="JY0225" w:date="2017-08-24T11:17:00Z">
            <w:rPr>
              <w:rFonts w:ascii="Times New Roman" w:hAnsi="Times New Roman" w:hint="eastAsia"/>
              <w:spacing w:val="10"/>
            </w:rPr>
          </w:rPrChange>
        </w:rPr>
        <w:t>，</w:t>
      </w:r>
      <w:r w:rsidR="000C0A09" w:rsidRPr="00B207B1">
        <w:rPr>
          <w:rFonts w:hAnsiTheme="minorEastAsia"/>
          <w:rPrChange w:id="3213" w:author="JY0225" w:date="2017-08-24T11:17:00Z">
            <w:rPr>
              <w:rFonts w:ascii="Times New Roman" w:hAnsi="Times New Roman"/>
              <w:spacing w:val="10"/>
            </w:rPr>
          </w:rPrChange>
        </w:rPr>
        <w:t>update</w:t>
      </w:r>
      <w:r w:rsidR="000C0A09" w:rsidRPr="00B207B1">
        <w:rPr>
          <w:rFonts w:hAnsiTheme="minorEastAsia" w:hint="eastAsia"/>
          <w:rPrChange w:id="3214" w:author="JY0225" w:date="2017-08-24T11:17:00Z">
            <w:rPr>
              <w:rFonts w:ascii="Times New Roman" w:hAnsi="Times New Roman" w:hint="eastAsia"/>
              <w:spacing w:val="10"/>
            </w:rPr>
          </w:rPrChange>
        </w:rPr>
        <w:t>，</w:t>
      </w:r>
      <w:r w:rsidR="000C0A09" w:rsidRPr="00B207B1">
        <w:rPr>
          <w:rFonts w:hAnsiTheme="minorEastAsia"/>
          <w:rPrChange w:id="3215" w:author="JY0225" w:date="2017-08-24T11:17:00Z">
            <w:rPr>
              <w:rFonts w:ascii="Times New Roman" w:hAnsi="Times New Roman"/>
              <w:spacing w:val="10"/>
            </w:rPr>
          </w:rPrChange>
        </w:rPr>
        <w:t>query</w:t>
      </w:r>
      <w:r w:rsidR="000C0A09" w:rsidRPr="00B207B1">
        <w:rPr>
          <w:rFonts w:hAnsiTheme="minorEastAsia" w:hint="eastAsia"/>
          <w:rPrChange w:id="3216" w:author="JY0225" w:date="2017-08-24T11:17:00Z">
            <w:rPr>
              <w:rFonts w:ascii="Times New Roman" w:hAnsi="Times New Roman" w:hint="eastAsia"/>
              <w:spacing w:val="10"/>
            </w:rPr>
          </w:rPrChange>
        </w:rPr>
        <w:t>等，这些接口使</w:t>
      </w:r>
      <w:r w:rsidR="000C0A09" w:rsidRPr="00B207B1">
        <w:rPr>
          <w:rFonts w:hAnsiTheme="minorEastAsia" w:hint="eastAsia"/>
          <w:rPrChange w:id="3217" w:author="JY0225" w:date="2017-08-24T11:17:00Z">
            <w:rPr>
              <w:rFonts w:ascii="Times New Roman" w:hAnsi="Times New Roman" w:hint="eastAsia"/>
              <w:spacing w:val="10"/>
            </w:rPr>
          </w:rPrChange>
        </w:rPr>
        <w:lastRenderedPageBreak/>
        <w:t>得系统的实现层次更加清晰，并且便于修改和管理。</w:t>
      </w:r>
    </w:p>
    <w:p w14:paraId="7E24880B" w14:textId="77777777" w:rsidR="00604116" w:rsidRPr="00B207B1" w:rsidRDefault="00140914" w:rsidP="00E03440">
      <w:pPr>
        <w:spacing w:line="400" w:lineRule="exact"/>
        <w:rPr>
          <w:rFonts w:hAnsiTheme="minorEastAsia"/>
          <w:rPrChange w:id="3218" w:author="JY0225" w:date="2017-08-24T11:17:00Z">
            <w:rPr>
              <w:rFonts w:ascii="Times New Roman" w:hAnsi="Times New Roman"/>
              <w:spacing w:val="10"/>
            </w:rPr>
          </w:rPrChange>
        </w:rPr>
      </w:pPr>
      <w:r w:rsidRPr="00B207B1">
        <w:rPr>
          <w:rFonts w:hAnsiTheme="minorEastAsia"/>
          <w:rPrChange w:id="3219" w:author="JY0225" w:date="2017-08-24T11:17:00Z">
            <w:rPr>
              <w:rFonts w:ascii="Times New Roman" w:hAnsi="Times New Roman"/>
              <w:spacing w:val="10"/>
            </w:rPr>
          </w:rPrChange>
        </w:rPr>
        <w:tab/>
        <w:t xml:space="preserve">mwFileUtil: </w:t>
      </w:r>
      <w:r w:rsidRPr="00B207B1">
        <w:rPr>
          <w:rFonts w:hAnsiTheme="minorEastAsia" w:hint="eastAsia"/>
          <w:rPrChange w:id="3220" w:author="JY0225" w:date="2017-08-24T11:17:00Z">
            <w:rPr>
              <w:rFonts w:ascii="Times New Roman" w:hAnsi="Times New Roman" w:hint="eastAsia"/>
              <w:spacing w:val="10"/>
            </w:rPr>
          </w:rPrChange>
        </w:rPr>
        <w:t>该类的作用是处理与文件相关的请求</w:t>
      </w:r>
      <w:r w:rsidR="0087158A" w:rsidRPr="00B207B1">
        <w:rPr>
          <w:rFonts w:hAnsiTheme="minorEastAsia" w:hint="eastAsia"/>
          <w:rPrChange w:id="3221" w:author="JY0225" w:date="2017-08-24T11:17:00Z">
            <w:rPr>
              <w:rFonts w:ascii="Times New Roman" w:hAnsi="Times New Roman" w:hint="eastAsia"/>
              <w:spacing w:val="10"/>
            </w:rPr>
          </w:rPrChange>
        </w:rPr>
        <w:t>，如获取文件的大小、</w:t>
      </w:r>
      <w:r w:rsidR="0087158A" w:rsidRPr="00B207B1">
        <w:rPr>
          <w:rFonts w:hAnsiTheme="minorEastAsia"/>
          <w:rPrChange w:id="3222" w:author="JY0225" w:date="2017-08-24T11:17:00Z">
            <w:rPr>
              <w:rFonts w:ascii="Times New Roman" w:hAnsi="Times New Roman"/>
              <w:spacing w:val="10"/>
            </w:rPr>
          </w:rPrChange>
        </w:rPr>
        <w:t>MD5</w:t>
      </w:r>
      <w:r w:rsidR="0027521F" w:rsidRPr="00B207B1">
        <w:rPr>
          <w:rFonts w:hAnsiTheme="minorEastAsia" w:hint="eastAsia"/>
          <w:rPrChange w:id="3223" w:author="JY0225" w:date="2017-08-24T11:17:00Z">
            <w:rPr>
              <w:rFonts w:ascii="Times New Roman" w:hAnsi="Times New Roman" w:hint="eastAsia"/>
              <w:spacing w:val="10"/>
            </w:rPr>
          </w:rPrChange>
        </w:rPr>
        <w:t>值、复制文件等。</w:t>
      </w:r>
      <w:r w:rsidR="00E03440" w:rsidRPr="00B207B1">
        <w:rPr>
          <w:rFonts w:hAnsiTheme="minorEastAsia" w:hint="eastAsia"/>
          <w:rPrChange w:id="3224" w:author="JY0225" w:date="2017-08-24T11:17:00Z">
            <w:rPr>
              <w:rFonts w:ascii="Times New Roman" w:hAnsi="Times New Roman" w:hint="eastAsia"/>
              <w:spacing w:val="10"/>
            </w:rPr>
          </w:rPrChange>
        </w:rPr>
        <w:t>这些操作对于云</w:t>
      </w:r>
      <w:r w:rsidR="00476838" w:rsidRPr="00B207B1">
        <w:rPr>
          <w:rFonts w:hAnsiTheme="minorEastAsia" w:hint="eastAsia"/>
          <w:rPrChange w:id="3225" w:author="JY0225" w:date="2017-08-24T11:17:00Z">
            <w:rPr>
              <w:rFonts w:ascii="Times New Roman" w:hAnsi="Times New Roman" w:hint="eastAsia"/>
              <w:spacing w:val="10"/>
            </w:rPr>
          </w:rPrChange>
        </w:rPr>
        <w:t>备份</w:t>
      </w:r>
      <w:r w:rsidR="00B72D7A" w:rsidRPr="00B207B1">
        <w:rPr>
          <w:rFonts w:hAnsiTheme="minorEastAsia" w:hint="eastAsia"/>
          <w:rPrChange w:id="3226" w:author="JY0225" w:date="2017-08-24T11:17:00Z">
            <w:rPr>
              <w:rFonts w:ascii="Times New Roman" w:hAnsi="Times New Roman" w:hint="eastAsia"/>
              <w:spacing w:val="10"/>
            </w:rPr>
          </w:rPrChange>
        </w:rPr>
        <w:t>服务来说十分常见的，因此</w:t>
      </w:r>
      <w:del w:id="3227" w:author="Liu, Wu" w:date="2017-08-29T11:17:00Z">
        <w:r w:rsidR="00B72D7A" w:rsidRPr="00B207B1" w:rsidDel="00295AF1">
          <w:rPr>
            <w:rFonts w:hAnsiTheme="minorEastAsia" w:hint="eastAsia"/>
            <w:rPrChange w:id="3228" w:author="JY0225" w:date="2017-08-24T11:17:00Z">
              <w:rPr>
                <w:rFonts w:ascii="Times New Roman" w:hAnsi="Times New Roman" w:hint="eastAsia"/>
                <w:spacing w:val="10"/>
              </w:rPr>
            </w:rPrChange>
          </w:rPr>
          <w:delText>本文</w:delText>
        </w:r>
        <w:r w:rsidR="00E03440" w:rsidRPr="00B207B1" w:rsidDel="00295AF1">
          <w:rPr>
            <w:rFonts w:hAnsiTheme="minorEastAsia" w:hint="eastAsia"/>
            <w:rPrChange w:id="3229" w:author="JY0225" w:date="2017-08-24T11:17:00Z">
              <w:rPr>
                <w:rFonts w:ascii="Times New Roman" w:hAnsi="Times New Roman" w:hint="eastAsia"/>
                <w:spacing w:val="10"/>
              </w:rPr>
            </w:rPrChange>
          </w:rPr>
          <w:delText>单独此类</w:delText>
        </w:r>
      </w:del>
      <w:ins w:id="3230" w:author="Liu, Wu" w:date="2017-08-29T11:17:00Z">
        <w:r w:rsidR="00295AF1" w:rsidRPr="00B207B1">
          <w:rPr>
            <w:rFonts w:hAnsiTheme="minorEastAsia" w:hint="eastAsia"/>
          </w:rPr>
          <w:t>将这些</w:t>
        </w:r>
      </w:ins>
      <w:r w:rsidR="00E03440" w:rsidRPr="00B207B1">
        <w:rPr>
          <w:rFonts w:hAnsiTheme="minorEastAsia" w:hint="eastAsia"/>
          <w:rPrChange w:id="3231" w:author="JY0225" w:date="2017-08-24T11:17:00Z">
            <w:rPr>
              <w:rFonts w:ascii="Times New Roman" w:hAnsi="Times New Roman" w:hint="eastAsia"/>
              <w:spacing w:val="10"/>
            </w:rPr>
          </w:rPrChange>
        </w:rPr>
        <w:t>方法统一封装在</w:t>
      </w:r>
      <w:r w:rsidR="00E03440" w:rsidRPr="00B207B1">
        <w:rPr>
          <w:rFonts w:hAnsiTheme="minorEastAsia"/>
          <w:rPrChange w:id="3232" w:author="JY0225" w:date="2017-08-24T11:17:00Z">
            <w:rPr>
              <w:rFonts w:ascii="Times New Roman" w:hAnsi="Times New Roman"/>
              <w:spacing w:val="10"/>
            </w:rPr>
          </w:rPrChange>
        </w:rPr>
        <w:t>mwFileUtil</w:t>
      </w:r>
      <w:r w:rsidR="00E03440" w:rsidRPr="00B207B1">
        <w:rPr>
          <w:rFonts w:hAnsiTheme="minorEastAsia" w:hint="eastAsia"/>
          <w:rPrChange w:id="3233" w:author="JY0225" w:date="2017-08-24T11:17:00Z">
            <w:rPr>
              <w:rFonts w:ascii="Times New Roman" w:hAnsi="Times New Roman" w:hint="eastAsia"/>
              <w:spacing w:val="10"/>
            </w:rPr>
          </w:rPrChange>
        </w:rPr>
        <w:t>类中，以方便在后续的开发过程中使用。</w:t>
      </w:r>
    </w:p>
    <w:p w14:paraId="5A84188A" w14:textId="77777777" w:rsidR="004D718D" w:rsidRPr="00B207B1" w:rsidRDefault="004D718D" w:rsidP="00E03440">
      <w:pPr>
        <w:spacing w:line="400" w:lineRule="exact"/>
        <w:rPr>
          <w:rFonts w:hAnsiTheme="minorEastAsia"/>
          <w:rPrChange w:id="3234" w:author="JY0225" w:date="2017-08-24T11:17:00Z">
            <w:rPr>
              <w:rFonts w:ascii="Times New Roman" w:hAnsi="Times New Roman"/>
              <w:spacing w:val="10"/>
            </w:rPr>
          </w:rPrChange>
        </w:rPr>
      </w:pPr>
      <w:r w:rsidRPr="00B207B1">
        <w:rPr>
          <w:rFonts w:hAnsiTheme="minorEastAsia"/>
          <w:rPrChange w:id="3235" w:author="JY0225" w:date="2017-08-24T11:17:00Z">
            <w:rPr>
              <w:rFonts w:ascii="Times New Roman" w:hAnsi="Times New Roman"/>
              <w:spacing w:val="10"/>
            </w:rPr>
          </w:rPrChange>
        </w:rPr>
        <w:tab/>
        <w:t xml:space="preserve">mwUserUtil: </w:t>
      </w:r>
      <w:r w:rsidRPr="00B207B1">
        <w:rPr>
          <w:rFonts w:hAnsiTheme="minorEastAsia" w:hint="eastAsia"/>
          <w:rPrChange w:id="3236" w:author="JY0225" w:date="2017-08-24T11:17:00Z">
            <w:rPr>
              <w:rFonts w:ascii="Times New Roman" w:hAnsi="Times New Roman" w:hint="eastAsia"/>
              <w:spacing w:val="10"/>
            </w:rPr>
          </w:rPrChange>
        </w:rPr>
        <w:t>该类的主要作用是</w:t>
      </w:r>
      <w:r w:rsidR="001672D0" w:rsidRPr="00B207B1">
        <w:rPr>
          <w:rFonts w:hAnsiTheme="minorEastAsia" w:hint="eastAsia"/>
          <w:rPrChange w:id="3237" w:author="JY0225" w:date="2017-08-24T11:17:00Z">
            <w:rPr>
              <w:rFonts w:ascii="Times New Roman" w:hAnsi="Times New Roman" w:hint="eastAsia"/>
              <w:spacing w:val="10"/>
            </w:rPr>
          </w:rPrChange>
        </w:rPr>
        <w:t>获取用户的信息，如用户的</w:t>
      </w:r>
      <w:r w:rsidR="001672D0" w:rsidRPr="00B207B1">
        <w:rPr>
          <w:rFonts w:hAnsiTheme="minorEastAsia"/>
          <w:rPrChange w:id="3238" w:author="JY0225" w:date="2017-08-24T11:17:00Z">
            <w:rPr>
              <w:rFonts w:ascii="Times New Roman" w:hAnsi="Times New Roman"/>
              <w:spacing w:val="10"/>
            </w:rPr>
          </w:rPrChange>
        </w:rPr>
        <w:t>id</w:t>
      </w:r>
      <w:r w:rsidR="001672D0" w:rsidRPr="00B207B1">
        <w:rPr>
          <w:rFonts w:hAnsiTheme="minorEastAsia" w:hint="eastAsia"/>
          <w:rPrChange w:id="3239" w:author="JY0225" w:date="2017-08-24T11:17:00Z">
            <w:rPr>
              <w:rFonts w:ascii="Times New Roman" w:hAnsi="Times New Roman" w:hint="eastAsia"/>
              <w:spacing w:val="10"/>
            </w:rPr>
          </w:rPrChange>
        </w:rPr>
        <w:t>、用户的</w:t>
      </w:r>
      <w:r w:rsidR="001672D0" w:rsidRPr="00B207B1">
        <w:rPr>
          <w:rFonts w:hAnsiTheme="minorEastAsia"/>
          <w:rPrChange w:id="3240" w:author="JY0225" w:date="2017-08-24T11:17:00Z">
            <w:rPr>
              <w:rFonts w:ascii="Times New Roman" w:hAnsi="Times New Roman"/>
              <w:spacing w:val="10"/>
            </w:rPr>
          </w:rPrChange>
        </w:rPr>
        <w:t>token</w:t>
      </w:r>
      <w:r w:rsidR="001672D0" w:rsidRPr="00B207B1">
        <w:rPr>
          <w:rFonts w:hAnsiTheme="minorEastAsia" w:hint="eastAsia"/>
          <w:rPrChange w:id="3241" w:author="JY0225" w:date="2017-08-24T11:17:00Z">
            <w:rPr>
              <w:rFonts w:ascii="Times New Roman" w:hAnsi="Times New Roman" w:hint="eastAsia"/>
              <w:spacing w:val="10"/>
            </w:rPr>
          </w:rPrChange>
        </w:rPr>
        <w:t>、查询用户登录状态是否过期。</w:t>
      </w:r>
      <w:r w:rsidR="00327DC2" w:rsidRPr="00B207B1">
        <w:rPr>
          <w:rFonts w:hAnsiTheme="minorEastAsia" w:hint="eastAsia"/>
          <w:rPrChange w:id="3242" w:author="JY0225" w:date="2017-08-24T11:17:00Z">
            <w:rPr>
              <w:rFonts w:ascii="Times New Roman" w:hAnsi="Times New Roman" w:hint="eastAsia"/>
              <w:spacing w:val="10"/>
            </w:rPr>
          </w:rPrChange>
        </w:rPr>
        <w:t>这些在</w:t>
      </w:r>
      <w:r w:rsidR="00327DC2" w:rsidRPr="00B207B1">
        <w:rPr>
          <w:rFonts w:hAnsiTheme="minorEastAsia"/>
          <w:rPrChange w:id="3243" w:author="JY0225" w:date="2017-08-24T11:17:00Z">
            <w:rPr>
              <w:rFonts w:ascii="Times New Roman" w:hAnsi="Times New Roman"/>
              <w:spacing w:val="10"/>
            </w:rPr>
          </w:rPrChange>
        </w:rPr>
        <w:t>service</w:t>
      </w:r>
      <w:r w:rsidR="00327DC2" w:rsidRPr="00B207B1">
        <w:rPr>
          <w:rFonts w:hAnsiTheme="minorEastAsia" w:hint="eastAsia"/>
          <w:rPrChange w:id="3244" w:author="JY0225" w:date="2017-08-24T11:17:00Z">
            <w:rPr>
              <w:rFonts w:ascii="Times New Roman" w:hAnsi="Times New Roman" w:hint="eastAsia"/>
              <w:spacing w:val="10"/>
            </w:rPr>
          </w:rPrChange>
        </w:rPr>
        <w:t>层中都是</w:t>
      </w:r>
      <w:r w:rsidR="00DE4CB0" w:rsidRPr="00B207B1">
        <w:rPr>
          <w:rFonts w:hAnsiTheme="minorEastAsia" w:hint="eastAsia"/>
          <w:rPrChange w:id="3245" w:author="JY0225" w:date="2017-08-24T11:17:00Z">
            <w:rPr>
              <w:rFonts w:ascii="Times New Roman" w:hAnsi="Times New Roman" w:hint="eastAsia"/>
              <w:spacing w:val="10"/>
            </w:rPr>
          </w:rPrChange>
        </w:rPr>
        <w:t>经常使用到</w:t>
      </w:r>
      <w:r w:rsidR="00327DC2" w:rsidRPr="00B207B1">
        <w:rPr>
          <w:rFonts w:hAnsiTheme="minorEastAsia" w:hint="eastAsia"/>
          <w:rPrChange w:id="3246" w:author="JY0225" w:date="2017-08-24T11:17:00Z">
            <w:rPr>
              <w:rFonts w:ascii="Times New Roman" w:hAnsi="Times New Roman" w:hint="eastAsia"/>
              <w:spacing w:val="10"/>
            </w:rPr>
          </w:rPrChange>
        </w:rPr>
        <w:t>的信息，</w:t>
      </w:r>
      <w:r w:rsidR="005F0AF8" w:rsidRPr="00B207B1">
        <w:rPr>
          <w:rFonts w:hAnsiTheme="minorEastAsia" w:hint="eastAsia"/>
          <w:rPrChange w:id="3247" w:author="JY0225" w:date="2017-08-24T11:17:00Z">
            <w:rPr>
              <w:rFonts w:ascii="Times New Roman" w:hAnsi="Times New Roman" w:hint="eastAsia"/>
              <w:spacing w:val="10"/>
            </w:rPr>
          </w:rPrChange>
        </w:rPr>
        <w:t>因此</w:t>
      </w:r>
      <w:del w:id="3248" w:author="Liu, Wu" w:date="2017-08-29T11:17:00Z">
        <w:r w:rsidR="005F0AF8" w:rsidRPr="00B207B1" w:rsidDel="00DD38AF">
          <w:rPr>
            <w:rFonts w:hAnsiTheme="minorEastAsia" w:hint="eastAsia"/>
            <w:rPrChange w:id="3249" w:author="JY0225" w:date="2017-08-24T11:17:00Z">
              <w:rPr>
                <w:rFonts w:ascii="Times New Roman" w:hAnsi="Times New Roman" w:hint="eastAsia"/>
                <w:spacing w:val="10"/>
              </w:rPr>
            </w:rPrChange>
          </w:rPr>
          <w:delText>本文</w:delText>
        </w:r>
      </w:del>
      <w:r w:rsidR="00327DC2" w:rsidRPr="00B207B1">
        <w:rPr>
          <w:rFonts w:hAnsiTheme="minorEastAsia" w:hint="eastAsia"/>
          <w:rPrChange w:id="3250" w:author="JY0225" w:date="2017-08-24T11:17:00Z">
            <w:rPr>
              <w:rFonts w:ascii="Times New Roman" w:hAnsi="Times New Roman" w:hint="eastAsia"/>
              <w:spacing w:val="10"/>
            </w:rPr>
          </w:rPrChange>
        </w:rPr>
        <w:t>也对这些功能进行了封装。</w:t>
      </w:r>
    </w:p>
    <w:p w14:paraId="18AE4811" w14:textId="77777777" w:rsidR="001B4DE4" w:rsidRPr="00B207B1" w:rsidRDefault="001B4DE4" w:rsidP="00E03440">
      <w:pPr>
        <w:spacing w:line="400" w:lineRule="exact"/>
        <w:rPr>
          <w:rFonts w:hAnsiTheme="minorEastAsia"/>
          <w:rPrChange w:id="3251" w:author="JY0225" w:date="2017-08-24T11:17:00Z">
            <w:rPr>
              <w:rFonts w:ascii="Times New Roman" w:hAnsi="Times New Roman"/>
              <w:spacing w:val="10"/>
            </w:rPr>
          </w:rPrChange>
        </w:rPr>
      </w:pPr>
      <w:r w:rsidRPr="00B207B1">
        <w:rPr>
          <w:rFonts w:hAnsiTheme="minorEastAsia"/>
          <w:rPrChange w:id="3252" w:author="JY0225" w:date="2017-08-24T11:17:00Z">
            <w:rPr>
              <w:rFonts w:ascii="Times New Roman" w:hAnsi="Times New Roman"/>
              <w:spacing w:val="10"/>
            </w:rPr>
          </w:rPrChange>
        </w:rPr>
        <w:tab/>
      </w:r>
      <w:r w:rsidR="00CF2ACF" w:rsidRPr="00B207B1">
        <w:rPr>
          <w:rFonts w:hAnsiTheme="minorEastAsia"/>
          <w:rPrChange w:id="3253" w:author="JY0225" w:date="2017-08-24T11:17:00Z">
            <w:rPr>
              <w:rFonts w:ascii="Times New Roman" w:hAnsi="Times New Roman"/>
              <w:spacing w:val="10"/>
            </w:rPr>
          </w:rPrChange>
        </w:rPr>
        <w:t xml:space="preserve">mwFirefoxHelper: </w:t>
      </w:r>
      <w:r w:rsidR="00CF2ACF" w:rsidRPr="00B207B1">
        <w:rPr>
          <w:rFonts w:hAnsiTheme="minorEastAsia" w:hint="eastAsia"/>
          <w:rPrChange w:id="3254" w:author="JY0225" w:date="2017-08-24T11:17:00Z">
            <w:rPr>
              <w:rFonts w:ascii="Times New Roman" w:hAnsi="Times New Roman" w:hint="eastAsia"/>
              <w:spacing w:val="10"/>
            </w:rPr>
          </w:rPrChange>
        </w:rPr>
        <w:t>该类的主要作用是处理来自</w:t>
      </w:r>
      <w:ins w:id="3255" w:author="Liu, Wu" w:date="2017-08-29T11:17:00Z">
        <w:r w:rsidR="00F634C4" w:rsidRPr="00B207B1">
          <w:rPr>
            <w:rFonts w:hAnsiTheme="minorEastAsia"/>
          </w:rPr>
          <w:t>F</w:t>
        </w:r>
      </w:ins>
      <w:del w:id="3256" w:author="Liu, Wu" w:date="2017-08-29T11:17:00Z">
        <w:r w:rsidR="00CF2ACF" w:rsidRPr="00B207B1" w:rsidDel="00F634C4">
          <w:rPr>
            <w:rFonts w:hAnsiTheme="minorEastAsia"/>
            <w:rPrChange w:id="3257" w:author="JY0225" w:date="2017-08-24T11:17:00Z">
              <w:rPr>
                <w:rFonts w:ascii="Times New Roman" w:hAnsi="Times New Roman"/>
                <w:spacing w:val="10"/>
              </w:rPr>
            </w:rPrChange>
          </w:rPr>
          <w:delText>f</w:delText>
        </w:r>
      </w:del>
      <w:r w:rsidR="00CF2ACF" w:rsidRPr="00B207B1">
        <w:rPr>
          <w:rFonts w:hAnsiTheme="minorEastAsia"/>
          <w:rPrChange w:id="3258" w:author="JY0225" w:date="2017-08-24T11:17:00Z">
            <w:rPr>
              <w:rFonts w:ascii="Times New Roman" w:hAnsi="Times New Roman"/>
              <w:spacing w:val="10"/>
            </w:rPr>
          </w:rPrChange>
        </w:rPr>
        <w:t>irefox</w:t>
      </w:r>
      <w:r w:rsidR="002E5718" w:rsidRPr="00B207B1">
        <w:rPr>
          <w:rFonts w:hAnsiTheme="minorEastAsia" w:hint="eastAsia"/>
          <w:rPrChange w:id="3259" w:author="JY0225" w:date="2017-08-24T11:17:00Z">
            <w:rPr>
              <w:rFonts w:ascii="Times New Roman" w:hAnsi="Times New Roman" w:hint="eastAsia"/>
              <w:spacing w:val="10"/>
            </w:rPr>
          </w:rPrChange>
        </w:rPr>
        <w:t>扩展</w:t>
      </w:r>
      <w:r w:rsidR="00CF2ACF" w:rsidRPr="00B207B1">
        <w:rPr>
          <w:rFonts w:hAnsiTheme="minorEastAsia" w:hint="eastAsia"/>
          <w:rPrChange w:id="3260" w:author="JY0225" w:date="2017-08-24T11:17:00Z">
            <w:rPr>
              <w:rFonts w:ascii="Times New Roman" w:hAnsi="Times New Roman" w:hint="eastAsia"/>
              <w:spacing w:val="10"/>
            </w:rPr>
          </w:rPrChange>
        </w:rPr>
        <w:t>的请求。</w:t>
      </w:r>
      <w:r w:rsidR="00ED6ED6" w:rsidRPr="00B207B1">
        <w:rPr>
          <w:rFonts w:hAnsiTheme="minorEastAsia" w:hint="eastAsia"/>
          <w:rPrChange w:id="3261" w:author="JY0225" w:date="2017-08-24T11:17:00Z">
            <w:rPr>
              <w:rFonts w:ascii="Times New Roman" w:hAnsi="Times New Roman" w:hint="eastAsia"/>
              <w:spacing w:val="10"/>
            </w:rPr>
          </w:rPrChange>
        </w:rPr>
        <w:t>由于</w:t>
      </w:r>
      <w:r w:rsidR="00ED6ED6" w:rsidRPr="00B207B1">
        <w:rPr>
          <w:rFonts w:hAnsiTheme="minorEastAsia"/>
          <w:rPrChange w:id="3262" w:author="JY0225" w:date="2017-08-24T11:17:00Z">
            <w:rPr>
              <w:rFonts w:ascii="Times New Roman" w:hAnsi="Times New Roman"/>
              <w:spacing w:val="10"/>
            </w:rPr>
          </w:rPrChange>
        </w:rPr>
        <w:t>Firefox</w:t>
      </w:r>
      <w:r w:rsidR="002E5718" w:rsidRPr="00B207B1">
        <w:rPr>
          <w:rFonts w:hAnsiTheme="minorEastAsia" w:hint="eastAsia"/>
          <w:rPrChange w:id="3263" w:author="JY0225" w:date="2017-08-24T11:17:00Z">
            <w:rPr>
              <w:rFonts w:ascii="Times New Roman" w:hAnsi="Times New Roman" w:hint="eastAsia"/>
              <w:spacing w:val="10"/>
            </w:rPr>
          </w:rPrChange>
        </w:rPr>
        <w:t>扩展</w:t>
      </w:r>
      <w:r w:rsidR="00ED6ED6" w:rsidRPr="00B207B1">
        <w:rPr>
          <w:rFonts w:hAnsiTheme="minorEastAsia" w:hint="eastAsia"/>
          <w:rPrChange w:id="3264" w:author="JY0225" w:date="2017-08-24T11:17:00Z">
            <w:rPr>
              <w:rFonts w:ascii="Times New Roman" w:hAnsi="Times New Roman" w:hint="eastAsia"/>
              <w:spacing w:val="10"/>
            </w:rPr>
          </w:rPrChange>
        </w:rPr>
        <w:t>请求的特殊性，使用到了</w:t>
      </w:r>
      <w:r w:rsidR="00ED6ED6" w:rsidRPr="00B207B1">
        <w:rPr>
          <w:rFonts w:hAnsiTheme="minorEastAsia"/>
          <w:rPrChange w:id="3265" w:author="JY0225" w:date="2017-08-24T11:17:00Z">
            <w:rPr>
              <w:rFonts w:ascii="Times New Roman" w:hAnsi="Times New Roman"/>
              <w:spacing w:val="10"/>
            </w:rPr>
          </w:rPrChange>
        </w:rPr>
        <w:t>WebSocket</w:t>
      </w:r>
      <w:r w:rsidR="00ED6ED6" w:rsidRPr="00B207B1">
        <w:rPr>
          <w:rFonts w:hAnsiTheme="minorEastAsia" w:hint="eastAsia"/>
          <w:rPrChange w:id="3266" w:author="JY0225" w:date="2017-08-24T11:17:00Z">
            <w:rPr>
              <w:rFonts w:ascii="Times New Roman" w:hAnsi="Times New Roman" w:hint="eastAsia"/>
              <w:spacing w:val="10"/>
            </w:rPr>
          </w:rPrChange>
        </w:rPr>
        <w:t>作为服务器与客户端之间的通行方式，与</w:t>
      </w:r>
      <w:r w:rsidR="00ED6ED6" w:rsidRPr="00B207B1">
        <w:rPr>
          <w:rFonts w:hAnsiTheme="minorEastAsia"/>
          <w:rPrChange w:id="3267" w:author="JY0225" w:date="2017-08-24T11:17:00Z">
            <w:rPr>
              <w:rFonts w:ascii="Times New Roman" w:hAnsi="Times New Roman"/>
              <w:spacing w:val="10"/>
            </w:rPr>
          </w:rPrChange>
        </w:rPr>
        <w:t>Socket</w:t>
      </w:r>
      <w:r w:rsidR="003753E4" w:rsidRPr="00B207B1">
        <w:rPr>
          <w:rFonts w:hAnsiTheme="minorEastAsia" w:hint="eastAsia"/>
          <w:rPrChange w:id="3268" w:author="JY0225" w:date="2017-08-24T11:17:00Z">
            <w:rPr>
              <w:rFonts w:ascii="Times New Roman" w:hAnsi="Times New Roman" w:hint="eastAsia"/>
              <w:spacing w:val="10"/>
            </w:rPr>
          </w:rPrChange>
        </w:rPr>
        <w:t>通信方式不同的是，它需要进行一次握手协议，因此，</w:t>
      </w:r>
      <w:r w:rsidR="00ED6ED6" w:rsidRPr="00B207B1">
        <w:rPr>
          <w:rFonts w:hAnsiTheme="minorEastAsia" w:hint="eastAsia"/>
          <w:rPrChange w:id="3269" w:author="JY0225" w:date="2017-08-24T11:17:00Z">
            <w:rPr>
              <w:rFonts w:ascii="Times New Roman" w:hAnsi="Times New Roman" w:hint="eastAsia"/>
              <w:spacing w:val="10"/>
            </w:rPr>
          </w:rPrChange>
        </w:rPr>
        <w:t>需要对来</w:t>
      </w:r>
      <w:r w:rsidR="00ED6ED6" w:rsidRPr="00B207B1">
        <w:rPr>
          <w:rFonts w:hAnsiTheme="minorEastAsia"/>
          <w:rPrChange w:id="3270" w:author="JY0225" w:date="2017-08-24T11:17:00Z">
            <w:rPr>
              <w:rFonts w:ascii="Times New Roman" w:hAnsi="Times New Roman"/>
              <w:spacing w:val="10"/>
            </w:rPr>
          </w:rPrChange>
        </w:rPr>
        <w:t>Firefox</w:t>
      </w:r>
      <w:r w:rsidR="00ED6ED6" w:rsidRPr="00B207B1">
        <w:rPr>
          <w:rFonts w:hAnsiTheme="minorEastAsia" w:hint="eastAsia"/>
          <w:rPrChange w:id="3271" w:author="JY0225" w:date="2017-08-24T11:17:00Z">
            <w:rPr>
              <w:rFonts w:ascii="Times New Roman" w:hAnsi="Times New Roman" w:hint="eastAsia"/>
              <w:spacing w:val="10"/>
            </w:rPr>
          </w:rPrChange>
        </w:rPr>
        <w:t>的请求进行单独处理。</w:t>
      </w:r>
    </w:p>
    <w:p w14:paraId="710F7729" w14:textId="77777777" w:rsidR="00C43064" w:rsidRPr="00B207B1" w:rsidRDefault="007B2E19" w:rsidP="00067CEC">
      <w:pPr>
        <w:spacing w:line="400" w:lineRule="exact"/>
        <w:rPr>
          <w:rFonts w:hAnsiTheme="minorEastAsia"/>
          <w:rPrChange w:id="3272" w:author="JY0225" w:date="2017-08-24T11:17:00Z">
            <w:rPr>
              <w:rFonts w:ascii="Times New Roman" w:hAnsi="Times New Roman"/>
              <w:spacing w:val="10"/>
            </w:rPr>
          </w:rPrChange>
        </w:rPr>
      </w:pPr>
      <w:r w:rsidRPr="00B207B1">
        <w:rPr>
          <w:rFonts w:hAnsiTheme="minorEastAsia"/>
          <w:rPrChange w:id="3273" w:author="JY0225" w:date="2017-08-24T11:17:00Z">
            <w:rPr>
              <w:rFonts w:ascii="Times New Roman" w:hAnsi="Times New Roman"/>
              <w:spacing w:val="10"/>
            </w:rPr>
          </w:rPrChange>
        </w:rPr>
        <w:tab/>
        <w:t xml:space="preserve">mwParser: </w:t>
      </w:r>
      <w:r w:rsidRPr="00B207B1">
        <w:rPr>
          <w:rFonts w:hAnsiTheme="minorEastAsia" w:hint="eastAsia"/>
          <w:rPrChange w:id="3274" w:author="JY0225" w:date="2017-08-24T11:17:00Z">
            <w:rPr>
              <w:rFonts w:ascii="Times New Roman" w:hAnsi="Times New Roman" w:hint="eastAsia"/>
              <w:spacing w:val="10"/>
            </w:rPr>
          </w:rPrChange>
        </w:rPr>
        <w:t>该类的主要目的是适配来自不同客户端的请求，并将请求转化为了服务器</w:t>
      </w:r>
      <w:r w:rsidR="0022704A" w:rsidRPr="00B207B1">
        <w:rPr>
          <w:rFonts w:hAnsiTheme="minorEastAsia" w:hint="eastAsia"/>
          <w:rPrChange w:id="3275" w:author="JY0225" w:date="2017-08-24T11:17:00Z">
            <w:rPr>
              <w:rFonts w:ascii="Times New Roman" w:hAnsi="Times New Roman" w:hint="eastAsia"/>
              <w:spacing w:val="10"/>
            </w:rPr>
          </w:rPrChange>
        </w:rPr>
        <w:t>可识别</w:t>
      </w:r>
      <w:r w:rsidRPr="00B207B1">
        <w:rPr>
          <w:rFonts w:hAnsiTheme="minorEastAsia" w:hint="eastAsia"/>
          <w:rPrChange w:id="3276" w:author="JY0225" w:date="2017-08-24T11:17:00Z">
            <w:rPr>
              <w:rFonts w:ascii="Times New Roman" w:hAnsi="Times New Roman" w:hint="eastAsia"/>
              <w:spacing w:val="10"/>
            </w:rPr>
          </w:rPrChange>
        </w:rPr>
        <w:t>的标准形式</w:t>
      </w:r>
      <w:r w:rsidR="009C3BFA" w:rsidRPr="00B207B1">
        <w:rPr>
          <w:rFonts w:hAnsiTheme="minorEastAsia" w:hint="eastAsia"/>
          <w:rPrChange w:id="3277" w:author="JY0225" w:date="2017-08-24T11:17:00Z">
            <w:rPr>
              <w:rFonts w:ascii="Times New Roman" w:hAnsi="Times New Roman" w:hint="eastAsia"/>
              <w:spacing w:val="10"/>
            </w:rPr>
          </w:rPrChange>
        </w:rPr>
        <w:t>。此外</w:t>
      </w:r>
      <w:r w:rsidR="006413BB" w:rsidRPr="00B207B1">
        <w:rPr>
          <w:rFonts w:hAnsiTheme="minorEastAsia" w:hint="eastAsia"/>
          <w:rPrChange w:id="3278" w:author="JY0225" w:date="2017-08-24T11:17:00Z">
            <w:rPr>
              <w:rFonts w:ascii="Times New Roman" w:hAnsi="Times New Roman" w:hint="eastAsia"/>
              <w:spacing w:val="10"/>
            </w:rPr>
          </w:rPrChange>
        </w:rPr>
        <w:t>该类预留了一定的接口，使得中间件系统具备一定的可扩展性，为以后开发更多种类的云</w:t>
      </w:r>
      <w:r w:rsidR="00476838" w:rsidRPr="00B207B1">
        <w:rPr>
          <w:rFonts w:hAnsiTheme="minorEastAsia" w:hint="eastAsia"/>
          <w:rPrChange w:id="3279" w:author="JY0225" w:date="2017-08-24T11:17:00Z">
            <w:rPr>
              <w:rFonts w:ascii="Times New Roman" w:hAnsi="Times New Roman" w:hint="eastAsia"/>
              <w:spacing w:val="10"/>
            </w:rPr>
          </w:rPrChange>
        </w:rPr>
        <w:t>备份</w:t>
      </w:r>
      <w:r w:rsidR="006413BB" w:rsidRPr="00B207B1">
        <w:rPr>
          <w:rFonts w:hAnsiTheme="minorEastAsia" w:hint="eastAsia"/>
          <w:rPrChange w:id="3280" w:author="JY0225" w:date="2017-08-24T11:17:00Z">
            <w:rPr>
              <w:rFonts w:ascii="Times New Roman" w:hAnsi="Times New Roman" w:hint="eastAsia"/>
              <w:spacing w:val="10"/>
            </w:rPr>
          </w:rPrChange>
        </w:rPr>
        <w:t>客户端奠定基础。</w:t>
      </w:r>
    </w:p>
    <w:p w14:paraId="795B4891" w14:textId="77777777" w:rsidR="00604116" w:rsidRPr="00B207B1" w:rsidRDefault="00F8555A">
      <w:pPr>
        <w:pStyle w:val="21"/>
        <w:spacing w:line="240" w:lineRule="auto"/>
        <w:pPrChange w:id="3281" w:author="微软用户" w:date="2017-08-18T22:51:00Z">
          <w:pPr>
            <w:pStyle w:val="21"/>
          </w:pPr>
        </w:pPrChange>
      </w:pPr>
      <w:bookmarkStart w:id="3282" w:name="_Toc491952440"/>
      <w:r w:rsidRPr="00B207B1">
        <w:t>4</w:t>
      </w:r>
      <w:r w:rsidR="00C07592" w:rsidRPr="00B207B1">
        <w:t>.3</w:t>
      </w:r>
      <w:r w:rsidR="004D07A7" w:rsidRPr="00B207B1">
        <w:t xml:space="preserve"> </w:t>
      </w:r>
      <w:r w:rsidR="00C3103D" w:rsidRPr="00B207B1">
        <w:t>关键</w:t>
      </w:r>
      <w:r w:rsidR="00D34183" w:rsidRPr="00B207B1">
        <w:t>流程</w:t>
      </w:r>
      <w:r w:rsidR="004D07A7" w:rsidRPr="00B207B1">
        <w:t>设计</w:t>
      </w:r>
      <w:bookmarkEnd w:id="3282"/>
    </w:p>
    <w:p w14:paraId="3DFBD970" w14:textId="77777777" w:rsidR="008A4E59" w:rsidRPr="00B207B1" w:rsidRDefault="008A4E59" w:rsidP="00F32326">
      <w:pPr>
        <w:spacing w:line="400" w:lineRule="exact"/>
        <w:ind w:firstLine="420"/>
        <w:rPr>
          <w:rFonts w:hAnsiTheme="minorEastAsia"/>
          <w:color w:val="000000" w:themeColor="text1"/>
          <w:rPrChange w:id="3283" w:author="JY0225" w:date="2017-08-24T11:17:00Z">
            <w:rPr>
              <w:rFonts w:ascii="Times New Roman" w:hAnsi="Times New Roman"/>
              <w:color w:val="000000" w:themeColor="text1"/>
            </w:rPr>
          </w:rPrChange>
        </w:rPr>
      </w:pPr>
      <w:r w:rsidRPr="00B207B1">
        <w:rPr>
          <w:rFonts w:hAnsiTheme="minorEastAsia" w:hint="eastAsia"/>
          <w:color w:val="000000" w:themeColor="text1"/>
          <w:rPrChange w:id="3284" w:author="JY0225" w:date="2017-08-24T11:17:00Z">
            <w:rPr>
              <w:rFonts w:ascii="Times New Roman" w:hAnsi="Times New Roman" w:hint="eastAsia"/>
              <w:color w:val="000000" w:themeColor="text1"/>
            </w:rPr>
          </w:rPrChange>
        </w:rPr>
        <w:t>从系统的总流程上来看，优化后的中间件系统并未改变现有的系统的整体流程，</w:t>
      </w:r>
      <w:r w:rsidR="00A80AD8" w:rsidRPr="00B207B1">
        <w:rPr>
          <w:rFonts w:hAnsiTheme="minorEastAsia" w:hint="eastAsia"/>
          <w:color w:val="000000" w:themeColor="text1"/>
          <w:rPrChange w:id="3285" w:author="JY0225" w:date="2017-08-24T11:17:00Z">
            <w:rPr>
              <w:rFonts w:ascii="Times New Roman" w:hAnsi="Times New Roman" w:hint="eastAsia"/>
              <w:color w:val="000000" w:themeColor="text1"/>
            </w:rPr>
          </w:rPrChange>
        </w:rPr>
        <w:t>本文</w:t>
      </w:r>
      <w:r w:rsidRPr="00B207B1">
        <w:rPr>
          <w:rFonts w:hAnsiTheme="minorEastAsia" w:hint="eastAsia"/>
          <w:color w:val="000000" w:themeColor="text1"/>
          <w:rPrChange w:id="3286" w:author="JY0225" w:date="2017-08-24T11:17:00Z">
            <w:rPr>
              <w:rFonts w:ascii="Times New Roman" w:hAnsi="Times New Roman" w:hint="eastAsia"/>
              <w:color w:val="000000" w:themeColor="text1"/>
            </w:rPr>
          </w:rPrChange>
        </w:rPr>
        <w:t>只是通过对关键技术的优化，对每个步骤进行了细化。</w:t>
      </w:r>
    </w:p>
    <w:p w14:paraId="01D173C9" w14:textId="77777777" w:rsidR="008A4E59" w:rsidRPr="00B207B1" w:rsidRDefault="008A4E59" w:rsidP="008A4E59">
      <w:pPr>
        <w:spacing w:line="400" w:lineRule="exact"/>
        <w:ind w:firstLine="420"/>
        <w:rPr>
          <w:rFonts w:hAnsiTheme="minorEastAsia"/>
          <w:color w:val="000000" w:themeColor="text1"/>
          <w:rPrChange w:id="3287" w:author="JY0225" w:date="2017-08-24T11:17:00Z">
            <w:rPr>
              <w:rFonts w:ascii="Times New Roman" w:hAnsi="Times New Roman"/>
              <w:color w:val="000000" w:themeColor="text1"/>
            </w:rPr>
          </w:rPrChange>
        </w:rPr>
      </w:pPr>
      <w:r w:rsidRPr="00B207B1">
        <w:rPr>
          <w:rFonts w:hAnsiTheme="minorEastAsia" w:hint="eastAsia"/>
          <w:color w:val="000000" w:themeColor="text1"/>
          <w:rPrChange w:id="3288" w:author="JY0225" w:date="2017-08-24T11:17:00Z">
            <w:rPr>
              <w:rFonts w:ascii="Times New Roman" w:hAnsi="Times New Roman" w:hint="eastAsia"/>
              <w:color w:val="000000" w:themeColor="text1"/>
            </w:rPr>
          </w:rPrChange>
        </w:rPr>
        <w:t>客户端向中间件发送请求，在现有的中间件系统中，</w:t>
      </w:r>
      <w:r w:rsidR="005B3CC2" w:rsidRPr="00B207B1">
        <w:rPr>
          <w:rFonts w:hAnsiTheme="minorEastAsia" w:hint="eastAsia"/>
          <w:color w:val="000000" w:themeColor="text1"/>
          <w:rPrChange w:id="3289" w:author="JY0225" w:date="2017-08-24T11:17:00Z">
            <w:rPr>
              <w:rFonts w:ascii="Times New Roman" w:hAnsi="Times New Roman" w:hint="eastAsia"/>
              <w:color w:val="000000" w:themeColor="text1"/>
            </w:rPr>
          </w:rPrChange>
        </w:rPr>
        <w:t>只需将用户的请求通过解析类</w:t>
      </w:r>
      <w:r w:rsidRPr="00B207B1">
        <w:rPr>
          <w:rFonts w:hAnsiTheme="minorEastAsia" w:hint="eastAsia"/>
          <w:color w:val="000000" w:themeColor="text1"/>
          <w:rPrChange w:id="3290" w:author="JY0225" w:date="2017-08-24T11:17:00Z">
            <w:rPr>
              <w:rFonts w:ascii="Times New Roman" w:hAnsi="Times New Roman" w:hint="eastAsia"/>
              <w:color w:val="000000" w:themeColor="text1"/>
            </w:rPr>
          </w:rPrChange>
        </w:rPr>
        <w:t>进行格式化操作，即可传递给服务器。而在优化后的中间件系统中，将进行持久会话管理操作，当用户的请求到达中间件后，首先会将用户的登录信息</w:t>
      </w:r>
      <w:r w:rsidRPr="00B207B1">
        <w:rPr>
          <w:rFonts w:hAnsiTheme="minorEastAsia"/>
          <w:color w:val="000000" w:themeColor="text1"/>
          <w:rPrChange w:id="3291" w:author="JY0225" w:date="2017-08-24T11:17:00Z">
            <w:rPr>
              <w:rFonts w:ascii="Times New Roman" w:hAnsi="Times New Roman"/>
              <w:color w:val="000000" w:themeColor="text1"/>
            </w:rPr>
          </w:rPrChange>
        </w:rPr>
        <w:t>id</w:t>
      </w:r>
      <w:r w:rsidRPr="00B207B1">
        <w:rPr>
          <w:rFonts w:hAnsiTheme="minorEastAsia" w:hint="eastAsia"/>
          <w:color w:val="000000" w:themeColor="text1"/>
          <w:rPrChange w:id="3292" w:author="JY0225" w:date="2017-08-24T11:17:00Z">
            <w:rPr>
              <w:rFonts w:ascii="Times New Roman" w:hAnsi="Times New Roman" w:hint="eastAsia"/>
              <w:color w:val="000000" w:themeColor="text1"/>
            </w:rPr>
          </w:rPrChange>
        </w:rPr>
        <w:t>、</w:t>
      </w:r>
      <w:r w:rsidRPr="00B207B1">
        <w:rPr>
          <w:rFonts w:hAnsiTheme="minorEastAsia"/>
          <w:color w:val="000000" w:themeColor="text1"/>
          <w:rPrChange w:id="3293" w:author="JY0225" w:date="2017-08-24T11:17:00Z">
            <w:rPr>
              <w:rFonts w:ascii="Times New Roman" w:hAnsi="Times New Roman"/>
              <w:color w:val="000000" w:themeColor="text1"/>
            </w:rPr>
          </w:rPrChange>
        </w:rPr>
        <w:t>token</w:t>
      </w:r>
      <w:r w:rsidRPr="00B207B1">
        <w:rPr>
          <w:rFonts w:hAnsiTheme="minorEastAsia" w:hint="eastAsia"/>
          <w:color w:val="000000" w:themeColor="text1"/>
          <w:rPrChange w:id="3294" w:author="JY0225" w:date="2017-08-24T11:17:00Z">
            <w:rPr>
              <w:rFonts w:ascii="Times New Roman" w:hAnsi="Times New Roman" w:hint="eastAsia"/>
              <w:color w:val="000000" w:themeColor="text1"/>
            </w:rPr>
          </w:rPrChange>
        </w:rPr>
        <w:t>等以及请求的详细信息保存在</w:t>
      </w:r>
      <w:r w:rsidRPr="00B207B1">
        <w:rPr>
          <w:rFonts w:hAnsiTheme="minorEastAsia"/>
          <w:color w:val="000000" w:themeColor="text1"/>
          <w:rPrChange w:id="3295" w:author="JY0225" w:date="2017-08-24T11:17:00Z">
            <w:rPr>
              <w:rFonts w:ascii="Times New Roman" w:hAnsi="Times New Roman"/>
              <w:color w:val="000000" w:themeColor="text1"/>
            </w:rPr>
          </w:rPrChange>
        </w:rPr>
        <w:t>SQLite</w:t>
      </w:r>
      <w:r w:rsidR="00334441" w:rsidRPr="00B207B1">
        <w:rPr>
          <w:rFonts w:hAnsiTheme="minorEastAsia" w:hint="eastAsia"/>
          <w:color w:val="000000" w:themeColor="text1"/>
          <w:rPrChange w:id="3296" w:author="JY0225" w:date="2017-08-24T11:17:00Z">
            <w:rPr>
              <w:rFonts w:ascii="Times New Roman" w:hAnsi="Times New Roman" w:hint="eastAsia"/>
              <w:color w:val="000000" w:themeColor="text1"/>
            </w:rPr>
          </w:rPrChange>
        </w:rPr>
        <w:t>数据库中，同时由于这些信息中包含用户的隐私，因此</w:t>
      </w:r>
      <w:r w:rsidRPr="00B207B1">
        <w:rPr>
          <w:rFonts w:hAnsiTheme="minorEastAsia" w:hint="eastAsia"/>
          <w:color w:val="000000" w:themeColor="text1"/>
          <w:rPrChange w:id="3297" w:author="JY0225" w:date="2017-08-24T11:17:00Z">
            <w:rPr>
              <w:rFonts w:ascii="Times New Roman" w:hAnsi="Times New Roman" w:hint="eastAsia"/>
              <w:color w:val="000000" w:themeColor="text1"/>
            </w:rPr>
          </w:rPrChange>
        </w:rPr>
        <w:t>会首先对这些信息加密，然后再存入</w:t>
      </w:r>
      <w:r w:rsidR="00454DFF" w:rsidRPr="00B207B1">
        <w:rPr>
          <w:rFonts w:hAnsiTheme="minorEastAsia" w:hint="eastAsia"/>
          <w:color w:val="000000" w:themeColor="text1"/>
          <w:rPrChange w:id="3298" w:author="JY0225" w:date="2017-08-24T11:17:00Z">
            <w:rPr>
              <w:rFonts w:ascii="Times New Roman" w:hAnsi="Times New Roman" w:hint="eastAsia"/>
              <w:color w:val="000000" w:themeColor="text1"/>
            </w:rPr>
          </w:rPrChange>
        </w:rPr>
        <w:t>数据库中。此外，</w:t>
      </w:r>
      <w:r w:rsidRPr="00B207B1">
        <w:rPr>
          <w:rFonts w:hAnsiTheme="minorEastAsia" w:hint="eastAsia"/>
          <w:color w:val="000000" w:themeColor="text1"/>
          <w:rPrChange w:id="3299" w:author="JY0225" w:date="2017-08-24T11:17:00Z">
            <w:rPr>
              <w:rFonts w:ascii="Times New Roman" w:hAnsi="Times New Roman" w:hint="eastAsia"/>
              <w:color w:val="000000" w:themeColor="text1"/>
            </w:rPr>
          </w:rPrChange>
        </w:rPr>
        <w:t>用户的请求可能来自不同</w:t>
      </w:r>
      <w:r w:rsidR="00A2575C" w:rsidRPr="00B207B1">
        <w:rPr>
          <w:rFonts w:hAnsiTheme="minorEastAsia" w:hint="eastAsia"/>
          <w:color w:val="000000" w:themeColor="text1"/>
          <w:rPrChange w:id="3300" w:author="JY0225" w:date="2017-08-24T11:17:00Z">
            <w:rPr>
              <w:rFonts w:ascii="Times New Roman" w:hAnsi="Times New Roman" w:hint="eastAsia"/>
              <w:color w:val="000000" w:themeColor="text1"/>
            </w:rPr>
          </w:rPrChange>
        </w:rPr>
        <w:t>的客户端，它们可能使用不同的通信协议，不同的请求信息，因此</w:t>
      </w:r>
      <w:r w:rsidRPr="00B207B1">
        <w:rPr>
          <w:rFonts w:hAnsiTheme="minorEastAsia" w:hint="eastAsia"/>
          <w:color w:val="000000" w:themeColor="text1"/>
          <w:rPrChange w:id="3301" w:author="JY0225" w:date="2017-08-24T11:17:00Z">
            <w:rPr>
              <w:rFonts w:ascii="Times New Roman" w:hAnsi="Times New Roman" w:hint="eastAsia"/>
              <w:color w:val="000000" w:themeColor="text1"/>
            </w:rPr>
          </w:rPrChange>
        </w:rPr>
        <w:t>需要对来自不同客户</w:t>
      </w:r>
      <w:r w:rsidR="007E3581" w:rsidRPr="00B207B1">
        <w:rPr>
          <w:rFonts w:hAnsiTheme="minorEastAsia" w:hint="eastAsia"/>
          <w:color w:val="000000" w:themeColor="text1"/>
          <w:rPrChange w:id="3302" w:author="JY0225" w:date="2017-08-24T11:17:00Z">
            <w:rPr>
              <w:rFonts w:ascii="Times New Roman" w:hAnsi="Times New Roman" w:hint="eastAsia"/>
              <w:color w:val="000000" w:themeColor="text1"/>
            </w:rPr>
          </w:rPrChange>
        </w:rPr>
        <w:t>端的用户请求进行适配。此外，当用户的请求为上传或下载文件时，</w:t>
      </w:r>
      <w:r w:rsidRPr="00B207B1">
        <w:rPr>
          <w:rFonts w:hAnsiTheme="minorEastAsia" w:hint="eastAsia"/>
          <w:color w:val="000000" w:themeColor="text1"/>
          <w:rPrChange w:id="3303" w:author="JY0225" w:date="2017-08-24T11:17:00Z">
            <w:rPr>
              <w:rFonts w:ascii="Times New Roman" w:hAnsi="Times New Roman" w:hint="eastAsia"/>
              <w:color w:val="000000" w:themeColor="text1"/>
            </w:rPr>
          </w:rPrChange>
        </w:rPr>
        <w:t>需要首先判断本地缓存中或者服务器端有没有当前文件，如果存在，那么执行</w:t>
      </w:r>
      <w:r w:rsidR="00474B3A" w:rsidRPr="00B207B1">
        <w:rPr>
          <w:rFonts w:hAnsiTheme="minorEastAsia" w:hint="eastAsia"/>
          <w:color w:val="000000" w:themeColor="text1"/>
          <w:rPrChange w:id="3304" w:author="JY0225" w:date="2017-08-24T11:17:00Z">
            <w:rPr>
              <w:rFonts w:ascii="Times New Roman" w:hAnsi="Times New Roman" w:hint="eastAsia"/>
              <w:color w:val="000000" w:themeColor="text1"/>
            </w:rPr>
          </w:rPrChange>
        </w:rPr>
        <w:t>文件复制操作，若不存在，则执行正常的文件长传下载操作。同时，</w:t>
      </w:r>
      <w:r w:rsidRPr="00B207B1">
        <w:rPr>
          <w:rFonts w:hAnsiTheme="minorEastAsia" w:hint="eastAsia"/>
          <w:color w:val="000000" w:themeColor="text1"/>
          <w:rPrChange w:id="3305" w:author="JY0225" w:date="2017-08-24T11:17:00Z">
            <w:rPr>
              <w:rFonts w:ascii="Times New Roman" w:hAnsi="Times New Roman" w:hint="eastAsia"/>
              <w:color w:val="000000" w:themeColor="text1"/>
            </w:rPr>
          </w:rPrChange>
        </w:rPr>
        <w:t>需要判断上传文件的大小，如果超过规定的文件块大小，那么需要执行大文件分块传输。</w:t>
      </w:r>
    </w:p>
    <w:p w14:paraId="5B538E2E" w14:textId="6D91F363" w:rsidR="008A4E59" w:rsidRPr="00B207B1" w:rsidRDefault="008A4E59" w:rsidP="008A4E59">
      <w:pPr>
        <w:spacing w:line="400" w:lineRule="exact"/>
        <w:ind w:firstLine="420"/>
        <w:rPr>
          <w:rFonts w:hAnsiTheme="minorEastAsia"/>
          <w:color w:val="000000" w:themeColor="text1"/>
          <w:rPrChange w:id="3306" w:author="JY0225" w:date="2017-08-24T11:17:00Z">
            <w:rPr>
              <w:rFonts w:ascii="Times New Roman" w:hAnsi="Times New Roman"/>
              <w:color w:val="000000" w:themeColor="text1"/>
            </w:rPr>
          </w:rPrChange>
        </w:rPr>
      </w:pPr>
      <w:r w:rsidRPr="00B207B1">
        <w:rPr>
          <w:rFonts w:hAnsiTheme="minorEastAsia" w:hint="eastAsia"/>
          <w:color w:val="000000" w:themeColor="text1"/>
          <w:rPrChange w:id="3307" w:author="JY0225" w:date="2017-08-24T11:17:00Z">
            <w:rPr>
              <w:rFonts w:ascii="Times New Roman" w:hAnsi="Times New Roman" w:hint="eastAsia"/>
              <w:color w:val="000000" w:themeColor="text1"/>
            </w:rPr>
          </w:rPrChange>
        </w:rPr>
        <w:t>中间件系统优化</w:t>
      </w:r>
      <w:r w:rsidR="000F4A3D" w:rsidRPr="00B207B1">
        <w:rPr>
          <w:rFonts w:hAnsiTheme="minorEastAsia" w:hint="eastAsia"/>
          <w:color w:val="000000" w:themeColor="text1"/>
          <w:rPrChange w:id="3308" w:author="JY0225" w:date="2017-08-24T11:17:00Z">
            <w:rPr>
              <w:rFonts w:ascii="Times New Roman" w:hAnsi="Times New Roman" w:hint="eastAsia"/>
              <w:color w:val="000000" w:themeColor="text1"/>
            </w:rPr>
          </w:rPrChange>
        </w:rPr>
        <w:t>后总</w:t>
      </w:r>
      <w:r w:rsidR="00903A80">
        <w:rPr>
          <w:rFonts w:hAnsiTheme="minorEastAsia" w:hint="eastAsia"/>
          <w:color w:val="000000" w:themeColor="text1"/>
        </w:rPr>
        <w:t>流程如图4-3所示</w:t>
      </w:r>
      <w:r w:rsidRPr="00B207B1">
        <w:rPr>
          <w:rFonts w:hAnsiTheme="minorEastAsia" w:hint="eastAsia"/>
          <w:color w:val="000000" w:themeColor="text1"/>
          <w:rPrChange w:id="3309" w:author="JY0225" w:date="2017-08-24T11:17:00Z">
            <w:rPr>
              <w:rFonts w:ascii="Times New Roman" w:hAnsi="Times New Roman" w:hint="eastAsia"/>
              <w:color w:val="000000" w:themeColor="text1"/>
            </w:rPr>
          </w:rPrChange>
        </w:rPr>
        <w:t>：</w:t>
      </w:r>
    </w:p>
    <w:p w14:paraId="2F826257" w14:textId="77777777" w:rsidR="00BA41EC" w:rsidRPr="00B207B1" w:rsidRDefault="004519CB" w:rsidP="00BA41EC">
      <w:pPr>
        <w:pStyle w:val="31"/>
      </w:pPr>
      <w:bookmarkStart w:id="3310" w:name="_Toc491952441"/>
      <w:r w:rsidRPr="00B207B1">
        <w:lastRenderedPageBreak/>
        <w:t>4</w:t>
      </w:r>
      <w:r w:rsidR="006647F0" w:rsidRPr="00B207B1">
        <w:t>.3</w:t>
      </w:r>
      <w:r w:rsidR="00BA41EC" w:rsidRPr="00B207B1">
        <w:t xml:space="preserve">.1 </w:t>
      </w:r>
      <w:r w:rsidR="00DD747A" w:rsidRPr="00B207B1">
        <w:t>系统总流程设计</w:t>
      </w:r>
      <w:bookmarkEnd w:id="3310"/>
    </w:p>
    <w:p w14:paraId="3803761A" w14:textId="77777777" w:rsidR="005C4B84" w:rsidRPr="00B207B1" w:rsidRDefault="008A4E59">
      <w:pPr>
        <w:pPrChange w:id="3311" w:author="JY0225" w:date="2017-08-23T11:26:00Z">
          <w:pPr>
            <w:jc w:val="center"/>
          </w:pPr>
        </w:pPrChange>
      </w:pPr>
      <w:del w:id="3312" w:author="JY0225" w:date="2017-08-23T11:20:00Z">
        <w:r w:rsidRPr="00B207B1" w:rsidDel="006D560D">
          <w:rPr>
            <w:noProof/>
          </w:rPr>
          <w:drawing>
            <wp:inline distT="0" distB="0" distL="0" distR="0" wp14:anchorId="6DA7D9D2" wp14:editId="5B5C46E5">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50">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3313" w:author="JY0225" w:date="2017-08-23T11:21:00Z">
        <w:r w:rsidR="006D560D" w:rsidRPr="00B207B1">
          <w:object w:dxaOrig="21637" w:dyaOrig="26897" w14:anchorId="7E18B7E6">
            <v:shape id="_x0000_i1035" type="#_x0000_t75" style="width:424.5pt;height:526.5pt" o:ole="">
              <v:imagedata r:id="rId51" o:title=""/>
            </v:shape>
            <o:OLEObject Type="Embed" ProgID="Visio.Drawing.15" ShapeID="_x0000_i1035" DrawAspect="Content" ObjectID="_1565696393" r:id="rId52"/>
          </w:object>
        </w:r>
      </w:ins>
    </w:p>
    <w:p w14:paraId="77D69CC2" w14:textId="6F0DE4C0" w:rsidR="00130496" w:rsidRPr="00B207B1" w:rsidRDefault="00C512FA" w:rsidP="000810A0">
      <w:pPr>
        <w:jc w:val="center"/>
        <w:rPr>
          <w:rFonts w:ascii="Times New Roman" w:hAnsi="Times New Roman"/>
          <w:color w:val="000000" w:themeColor="text1"/>
        </w:rPr>
      </w:pPr>
      <w:r w:rsidRPr="00B207B1">
        <w:rPr>
          <w:rFonts w:ascii="Times New Roman" w:hAnsi="Times New Roman" w:hint="eastAsia"/>
          <w:color w:val="000000" w:themeColor="text1"/>
        </w:rPr>
        <w:t>图</w:t>
      </w:r>
      <w:r w:rsidR="002A0D31" w:rsidRPr="00B207B1">
        <w:rPr>
          <w:rFonts w:ascii="Times New Roman" w:hAnsi="Times New Roman"/>
          <w:color w:val="000000" w:themeColor="text1"/>
        </w:rPr>
        <w:t>4-3</w:t>
      </w:r>
      <w:r w:rsidR="002A0D31" w:rsidRPr="00B207B1">
        <w:rPr>
          <w:rFonts w:ascii="Times New Roman" w:hAnsi="Times New Roman" w:hint="eastAsia"/>
          <w:color w:val="000000" w:themeColor="text1"/>
        </w:rPr>
        <w:t xml:space="preserve"> </w:t>
      </w:r>
      <w:r w:rsidRPr="00B207B1">
        <w:rPr>
          <w:rFonts w:ascii="Times New Roman" w:hAnsi="Times New Roman"/>
          <w:color w:val="000000" w:themeColor="text1"/>
        </w:rPr>
        <w:t>云</w:t>
      </w:r>
      <w:r w:rsidR="00476838" w:rsidRPr="00B207B1">
        <w:rPr>
          <w:rFonts w:ascii="Times New Roman" w:hAnsi="Times New Roman"/>
          <w:color w:val="000000" w:themeColor="text1"/>
        </w:rPr>
        <w:t>备份</w:t>
      </w:r>
      <w:r w:rsidRPr="00B207B1">
        <w:rPr>
          <w:rFonts w:ascii="Times New Roman" w:hAnsi="Times New Roman"/>
          <w:color w:val="000000" w:themeColor="text1"/>
        </w:rPr>
        <w:t>中间件</w:t>
      </w:r>
      <w:r w:rsidR="00CE6E91" w:rsidRPr="00B207B1">
        <w:rPr>
          <w:rFonts w:ascii="Times New Roman" w:hAnsi="Times New Roman"/>
          <w:color w:val="000000" w:themeColor="text1"/>
        </w:rPr>
        <w:t>系统</w:t>
      </w:r>
      <w:r w:rsidRPr="00B207B1">
        <w:rPr>
          <w:rFonts w:ascii="Times New Roman" w:hAnsi="Times New Roman"/>
          <w:color w:val="000000" w:themeColor="text1"/>
        </w:rPr>
        <w:t>总体流程图</w:t>
      </w:r>
    </w:p>
    <w:p w14:paraId="7F48AC18" w14:textId="77777777" w:rsidR="008B2918" w:rsidRPr="00B207B1" w:rsidRDefault="009A0CA7" w:rsidP="008B2918">
      <w:pPr>
        <w:pStyle w:val="31"/>
      </w:pPr>
      <w:bookmarkStart w:id="3314" w:name="_Toc491952442"/>
      <w:r w:rsidRPr="00B207B1">
        <w:t>4</w:t>
      </w:r>
      <w:r w:rsidR="0089266B" w:rsidRPr="00B207B1">
        <w:t>.3</w:t>
      </w:r>
      <w:r w:rsidR="007E4F1D" w:rsidRPr="00B207B1">
        <w:t>.2</w:t>
      </w:r>
      <w:r w:rsidR="008B2918" w:rsidRPr="00B207B1">
        <w:t xml:space="preserve"> </w:t>
      </w:r>
      <w:r w:rsidR="004D334F" w:rsidRPr="00B207B1">
        <w:t>持久会话管理流程设计</w:t>
      </w:r>
      <w:bookmarkEnd w:id="3314"/>
    </w:p>
    <w:p w14:paraId="21FF0B08" w14:textId="77777777" w:rsidR="006948E4" w:rsidRPr="00B207B1" w:rsidRDefault="006948E4" w:rsidP="007240A8">
      <w:pPr>
        <w:spacing w:line="400" w:lineRule="exact"/>
        <w:ind w:left="420"/>
        <w:rPr>
          <w:rFonts w:hAnsiTheme="minorEastAsia"/>
          <w:rPrChange w:id="3315" w:author="JY0225" w:date="2017-08-24T11:17:00Z">
            <w:rPr/>
          </w:rPrChange>
        </w:rPr>
      </w:pPr>
      <w:r w:rsidRPr="00B207B1">
        <w:rPr>
          <w:rFonts w:hAnsiTheme="minorEastAsia" w:hint="eastAsia"/>
          <w:rPrChange w:id="3316" w:author="JY0225" w:date="2017-08-24T11:17:00Z">
            <w:rPr>
              <w:rFonts w:hint="eastAsia"/>
            </w:rPr>
          </w:rPrChange>
        </w:rPr>
        <w:t>云备份中间件在客户端和服务器之间工作，多个客户端的命令通过中间件</w:t>
      </w:r>
    </w:p>
    <w:p w14:paraId="5057048D" w14:textId="77777777" w:rsidR="006948E4" w:rsidRPr="00B207B1" w:rsidRDefault="006948E4" w:rsidP="007240A8">
      <w:pPr>
        <w:spacing w:line="400" w:lineRule="exact"/>
        <w:rPr>
          <w:rFonts w:hAnsiTheme="minorEastAsia"/>
          <w:rPrChange w:id="3317" w:author="JY0225" w:date="2017-08-24T11:17:00Z">
            <w:rPr/>
          </w:rPrChange>
        </w:rPr>
      </w:pPr>
      <w:r w:rsidRPr="00B207B1">
        <w:rPr>
          <w:rFonts w:hAnsiTheme="minorEastAsia" w:hint="eastAsia"/>
          <w:rPrChange w:id="3318" w:author="JY0225" w:date="2017-08-24T11:17:00Z">
            <w:rPr>
              <w:rFonts w:hint="eastAsia"/>
            </w:rPr>
          </w:rPrChange>
        </w:rPr>
        <w:t>提交给服务器。当用户注销或者在机器重启的情况下，仍然需要中间件执行未完成的任务。因此，中间件需要持久化保存多个客户端的请求，以可靠地执行客户</w:t>
      </w:r>
      <w:r w:rsidRPr="00B207B1">
        <w:rPr>
          <w:rFonts w:hAnsiTheme="minorEastAsia" w:hint="eastAsia"/>
          <w:rPrChange w:id="3319" w:author="JY0225" w:date="2017-08-24T11:17:00Z">
            <w:rPr>
              <w:rFonts w:hint="eastAsia"/>
            </w:rPr>
          </w:rPrChange>
        </w:rPr>
        <w:lastRenderedPageBreak/>
        <w:t>端提交的任务。同时，用户在访问</w:t>
      </w:r>
      <w:r w:rsidR="00476838" w:rsidRPr="00B207B1">
        <w:rPr>
          <w:rFonts w:hAnsiTheme="minorEastAsia" w:hint="eastAsia"/>
          <w:rPrChange w:id="3320" w:author="JY0225" w:date="2017-08-24T11:17:00Z">
            <w:rPr>
              <w:rFonts w:hint="eastAsia"/>
            </w:rPr>
          </w:rPrChange>
        </w:rPr>
        <w:t>备份</w:t>
      </w:r>
      <w:r w:rsidRPr="00B207B1">
        <w:rPr>
          <w:rFonts w:hAnsiTheme="minorEastAsia" w:hint="eastAsia"/>
          <w:rPrChange w:id="3321" w:author="JY0225" w:date="2017-08-24T11:17:00Z">
            <w:rPr>
              <w:rFonts w:hint="eastAsia"/>
            </w:rPr>
          </w:rPrChange>
        </w:rPr>
        <w:t>服务器上的资源时，需要提供身份和授权信息，因此中间件也需要保存用户的相关私密信息。以下展示的是会话持久化管理的流程设计，包括会话持久化与会话加密管理流程设计。</w:t>
      </w:r>
    </w:p>
    <w:p w14:paraId="35567C7A" w14:textId="77777777" w:rsidR="009A5BD3" w:rsidRPr="00B207B1" w:rsidDel="00A35D1C" w:rsidRDefault="0000160D" w:rsidP="007240A8">
      <w:pPr>
        <w:spacing w:line="400" w:lineRule="exact"/>
        <w:ind w:firstLine="420"/>
        <w:rPr>
          <w:del w:id="3322" w:author="JY0225" w:date="2017-08-22T19:06:00Z"/>
          <w:rFonts w:hAnsiTheme="minorEastAsia"/>
          <w:bCs/>
          <w:rPrChange w:id="3323" w:author="JY0225" w:date="2017-08-24T11:17:00Z">
            <w:rPr>
              <w:del w:id="3324" w:author="JY0225" w:date="2017-08-22T19:06:00Z"/>
              <w:bCs/>
            </w:rPr>
          </w:rPrChange>
        </w:rPr>
      </w:pPr>
      <w:r w:rsidRPr="00B207B1">
        <w:rPr>
          <w:rFonts w:hAnsiTheme="minorEastAsia"/>
          <w:bCs/>
          <w:rPrChange w:id="3325" w:author="JY0225" w:date="2017-08-24T11:17:00Z">
            <w:rPr>
              <w:bCs/>
            </w:rPr>
          </w:rPrChange>
        </w:rPr>
        <w:t>1</w:t>
      </w:r>
      <w:r w:rsidRPr="00B207B1">
        <w:rPr>
          <w:rFonts w:hAnsiTheme="minorEastAsia" w:hint="eastAsia"/>
          <w:bCs/>
          <w:rPrChange w:id="3326" w:author="JY0225" w:date="2017-08-24T11:17:00Z">
            <w:rPr>
              <w:rFonts w:hint="eastAsia"/>
              <w:bCs/>
            </w:rPr>
          </w:rPrChange>
        </w:rPr>
        <w:t>）</w:t>
      </w:r>
      <w:r w:rsidR="009A5BD3" w:rsidRPr="00B207B1">
        <w:rPr>
          <w:rFonts w:hAnsiTheme="minorEastAsia" w:hint="eastAsia"/>
          <w:bCs/>
          <w:rPrChange w:id="3327" w:author="JY0225" w:date="2017-08-24T11:17:00Z">
            <w:rPr>
              <w:rFonts w:hint="eastAsia"/>
              <w:bCs/>
            </w:rPr>
          </w:rPrChange>
        </w:rPr>
        <w:t>会话持久化流程设计</w:t>
      </w:r>
    </w:p>
    <w:p w14:paraId="51F21356" w14:textId="77777777" w:rsidR="00A35D1C" w:rsidRPr="00B207B1" w:rsidRDefault="003A7F99">
      <w:pPr>
        <w:spacing w:line="400" w:lineRule="exact"/>
        <w:ind w:firstLine="420"/>
        <w:rPr>
          <w:ins w:id="3328" w:author="JY0225" w:date="2017-08-22T19:08:00Z"/>
          <w:rFonts w:hAnsiTheme="minorEastAsia"/>
          <w:rPrChange w:id="3329" w:author="JY0225" w:date="2017-08-24T11:17:00Z">
            <w:rPr>
              <w:ins w:id="3330" w:author="JY0225" w:date="2017-08-22T19:08:00Z"/>
            </w:rPr>
          </w:rPrChange>
        </w:rPr>
        <w:pPrChange w:id="3331" w:author="JY0225" w:date="2017-08-22T19:12:00Z">
          <w:pPr>
            <w:jc w:val="center"/>
          </w:pPr>
        </w:pPrChange>
      </w:pPr>
      <w:del w:id="3332" w:author="JY0225" w:date="2017-08-22T19:04:00Z">
        <w:r w:rsidRPr="00B207B1" w:rsidDel="00A35D1C">
          <w:rPr>
            <w:rFonts w:hAnsiTheme="minorEastAsia"/>
            <w:noProof/>
            <w:rPrChange w:id="3333" w:author="JY0225" w:date="2017-08-24T11:17:00Z">
              <w:rPr>
                <w:noProof/>
              </w:rPr>
            </w:rPrChange>
          </w:rPr>
          <w:drawing>
            <wp:inline distT="0" distB="0" distL="0" distR="0" wp14:anchorId="1553E44C" wp14:editId="4E6A0742">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3">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EDC9ADD" w14:textId="2B24381A" w:rsidR="007B2645" w:rsidRPr="00B207B1" w:rsidRDefault="00583C3C" w:rsidP="000E4D98">
      <w:pPr>
        <w:jc w:val="center"/>
      </w:pPr>
      <w:ins w:id="3334" w:author="JY0225" w:date="2017-08-22T19:10:00Z">
        <w:r w:rsidRPr="00B207B1">
          <w:object w:dxaOrig="9703" w:dyaOrig="5680" w14:anchorId="54A54C09">
            <v:shape id="_x0000_i1036" type="#_x0000_t75" style="width:301.5pt;height:177pt" o:ole="">
              <v:imagedata r:id="rId54" o:title=""/>
            </v:shape>
            <o:OLEObject Type="Embed" ProgID="Visio.Drawing.15" ShapeID="_x0000_i1036" DrawAspect="Content" ObjectID="_1565696394" r:id="rId55"/>
          </w:object>
        </w:r>
      </w:ins>
    </w:p>
    <w:p w14:paraId="002DFB36" w14:textId="77777777" w:rsidR="00C0122F" w:rsidRPr="00B207B1" w:rsidRDefault="00C0122F">
      <w:pPr>
        <w:spacing w:line="400" w:lineRule="exact"/>
        <w:ind w:firstLine="420"/>
        <w:jc w:val="center"/>
        <w:rPr>
          <w:rFonts w:hAnsiTheme="minorEastAsia"/>
          <w:rPrChange w:id="3335" w:author="JY0225" w:date="2017-08-24T11:18:00Z">
            <w:rPr/>
          </w:rPrChange>
        </w:rPr>
        <w:pPrChange w:id="3336" w:author="JY0225" w:date="2017-08-24T11:18:00Z">
          <w:pPr>
            <w:spacing w:line="360" w:lineRule="auto"/>
            <w:ind w:firstLine="420"/>
            <w:jc w:val="center"/>
          </w:pPr>
        </w:pPrChange>
      </w:pPr>
      <w:r w:rsidRPr="00B207B1">
        <w:rPr>
          <w:rFonts w:hAnsiTheme="minorEastAsia" w:hint="eastAsia"/>
          <w:rPrChange w:id="3337" w:author="JY0225" w:date="2017-08-24T11:18:00Z">
            <w:rPr>
              <w:rFonts w:hint="eastAsia"/>
            </w:rPr>
          </w:rPrChange>
        </w:rPr>
        <w:t>图</w:t>
      </w:r>
      <w:r w:rsidR="00894938" w:rsidRPr="00B207B1">
        <w:rPr>
          <w:rFonts w:hAnsiTheme="minorEastAsia"/>
          <w:rPrChange w:id="3338" w:author="JY0225" w:date="2017-08-24T11:18:00Z">
            <w:rPr/>
          </w:rPrChange>
        </w:rPr>
        <w:t xml:space="preserve">4-4 </w:t>
      </w:r>
      <w:r w:rsidRPr="00B207B1">
        <w:rPr>
          <w:rFonts w:hAnsiTheme="minorEastAsia" w:hint="eastAsia"/>
          <w:rPrChange w:id="3339" w:author="JY0225" w:date="2017-08-24T11:18:00Z">
            <w:rPr>
              <w:rFonts w:hint="eastAsia"/>
            </w:rPr>
          </w:rPrChange>
        </w:rPr>
        <w:t>云</w:t>
      </w:r>
      <w:r w:rsidR="00476838" w:rsidRPr="00B207B1">
        <w:rPr>
          <w:rFonts w:hAnsiTheme="minorEastAsia" w:hint="eastAsia"/>
          <w:rPrChange w:id="3340" w:author="JY0225" w:date="2017-08-24T11:18:00Z">
            <w:rPr>
              <w:rFonts w:hint="eastAsia"/>
            </w:rPr>
          </w:rPrChange>
        </w:rPr>
        <w:t>备份</w:t>
      </w:r>
      <w:r w:rsidR="00746545" w:rsidRPr="00B207B1">
        <w:rPr>
          <w:rFonts w:hAnsiTheme="minorEastAsia" w:hint="eastAsia"/>
          <w:rPrChange w:id="3341" w:author="JY0225" w:date="2017-08-24T11:18:00Z">
            <w:rPr>
              <w:rFonts w:hint="eastAsia"/>
            </w:rPr>
          </w:rPrChange>
        </w:rPr>
        <w:t>中</w:t>
      </w:r>
      <w:r w:rsidRPr="00B207B1">
        <w:rPr>
          <w:rFonts w:hAnsiTheme="minorEastAsia" w:hint="eastAsia"/>
          <w:rPrChange w:id="3342" w:author="JY0225" w:date="2017-08-24T11:18:00Z">
            <w:rPr>
              <w:rFonts w:hint="eastAsia"/>
            </w:rPr>
          </w:rPrChange>
        </w:rPr>
        <w:t>间件</w:t>
      </w:r>
      <w:r w:rsidR="00746545" w:rsidRPr="00B207B1">
        <w:rPr>
          <w:rFonts w:hAnsiTheme="minorEastAsia" w:hint="eastAsia"/>
          <w:rPrChange w:id="3343" w:author="JY0225" w:date="2017-08-24T11:18:00Z">
            <w:rPr>
              <w:rFonts w:hint="eastAsia"/>
            </w:rPr>
          </w:rPrChange>
        </w:rPr>
        <w:t>系统</w:t>
      </w:r>
      <w:r w:rsidRPr="00B207B1">
        <w:rPr>
          <w:rFonts w:hAnsiTheme="minorEastAsia" w:hint="eastAsia"/>
          <w:rPrChange w:id="3344" w:author="JY0225" w:date="2017-08-24T11:18:00Z">
            <w:rPr>
              <w:rFonts w:hint="eastAsia"/>
            </w:rPr>
          </w:rPrChange>
        </w:rPr>
        <w:t>会话持久化流程图</w:t>
      </w:r>
    </w:p>
    <w:p w14:paraId="7F0B01CF" w14:textId="77777777" w:rsidR="00C0122F" w:rsidRPr="00B207B1" w:rsidRDefault="004E58D2">
      <w:pPr>
        <w:spacing w:line="400" w:lineRule="exact"/>
        <w:ind w:firstLine="420"/>
        <w:jc w:val="left"/>
        <w:rPr>
          <w:rFonts w:hAnsiTheme="minorEastAsia"/>
          <w:rPrChange w:id="3345" w:author="JY0225" w:date="2017-08-24T11:18:00Z">
            <w:rPr/>
          </w:rPrChange>
        </w:rPr>
      </w:pPr>
      <w:ins w:id="3346" w:author="JY0225" w:date="2017-08-23T15:34:00Z">
        <w:r w:rsidRPr="00B207B1">
          <w:rPr>
            <w:rFonts w:hAnsiTheme="minorEastAsia" w:hint="eastAsia"/>
            <w:rPrChange w:id="3347" w:author="JY0225" w:date="2017-08-24T11:18:00Z">
              <w:rPr>
                <w:rFonts w:hint="eastAsia"/>
              </w:rPr>
            </w:rPrChange>
          </w:rPr>
          <w:t>如图</w:t>
        </w:r>
        <w:r w:rsidRPr="00B207B1">
          <w:rPr>
            <w:rFonts w:hAnsiTheme="minorEastAsia"/>
            <w:rPrChange w:id="3348" w:author="JY0225" w:date="2017-08-24T11:18:00Z">
              <w:rPr/>
            </w:rPrChange>
          </w:rPr>
          <w:t>4-4</w:t>
        </w:r>
        <w:r w:rsidRPr="00B207B1">
          <w:rPr>
            <w:rFonts w:hAnsiTheme="minorEastAsia" w:hint="eastAsia"/>
            <w:rPrChange w:id="3349" w:author="JY0225" w:date="2017-08-24T11:18:00Z">
              <w:rPr>
                <w:rFonts w:hint="eastAsia"/>
              </w:rPr>
            </w:rPrChange>
          </w:rPr>
          <w:t>所示，</w:t>
        </w:r>
      </w:ins>
      <w:r w:rsidR="0085667D" w:rsidRPr="00B207B1">
        <w:rPr>
          <w:rFonts w:hAnsiTheme="minorEastAsia" w:hint="eastAsia"/>
          <w:rPrChange w:id="3350" w:author="JY0225" w:date="2017-08-24T11:18:00Z">
            <w:rPr>
              <w:rFonts w:hint="eastAsia"/>
            </w:rPr>
          </w:rPrChange>
        </w:rPr>
        <w:t>中间件</w:t>
      </w:r>
      <w:r w:rsidR="008E7DCE" w:rsidRPr="00B207B1">
        <w:rPr>
          <w:rFonts w:hAnsiTheme="minorEastAsia" w:hint="eastAsia"/>
          <w:rPrChange w:id="3351" w:author="JY0225" w:date="2017-08-24T11:18:00Z">
            <w:rPr>
              <w:rFonts w:hint="eastAsia"/>
            </w:rPr>
          </w:rPrChange>
        </w:rPr>
        <w:t>接收到客户端</w:t>
      </w:r>
      <w:r w:rsidR="004039BB" w:rsidRPr="00B207B1">
        <w:rPr>
          <w:rFonts w:hAnsiTheme="minorEastAsia" w:hint="eastAsia"/>
          <w:rPrChange w:id="3352" w:author="JY0225" w:date="2017-08-24T11:18:00Z">
            <w:rPr>
              <w:rFonts w:hint="eastAsia"/>
            </w:rPr>
          </w:rPrChange>
        </w:rPr>
        <w:t>的请求后，首先将请求</w:t>
      </w:r>
      <w:r w:rsidR="008E7DCE" w:rsidRPr="00B207B1">
        <w:rPr>
          <w:rFonts w:hAnsiTheme="minorEastAsia" w:hint="eastAsia"/>
          <w:rPrChange w:id="3353" w:author="JY0225" w:date="2017-08-24T11:18:00Z">
            <w:rPr>
              <w:rFonts w:hint="eastAsia"/>
            </w:rPr>
          </w:rPrChange>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sidRPr="00B207B1">
        <w:rPr>
          <w:rFonts w:hAnsiTheme="minorEastAsia" w:hint="eastAsia"/>
          <w:rPrChange w:id="3354" w:author="JY0225" w:date="2017-08-24T11:18:00Z">
            <w:rPr>
              <w:rFonts w:hint="eastAsia"/>
            </w:rPr>
          </w:rPrChange>
        </w:rPr>
        <w:t>的指令，则直接在数据库中将相应的会话删除，并将删除结果返回给客</w:t>
      </w:r>
      <w:r w:rsidR="008E7DCE" w:rsidRPr="00B207B1">
        <w:rPr>
          <w:rFonts w:hAnsiTheme="minorEastAsia" w:hint="eastAsia"/>
          <w:rPrChange w:id="3355" w:author="JY0225" w:date="2017-08-24T11:18:00Z">
            <w:rPr>
              <w:rFonts w:hint="eastAsia"/>
            </w:rPr>
          </w:rPrChange>
        </w:rPr>
        <w:t>端。</w:t>
      </w:r>
    </w:p>
    <w:p w14:paraId="64514F12" w14:textId="77777777" w:rsidR="00983C59" w:rsidRPr="00B207B1" w:rsidRDefault="00555860">
      <w:pPr>
        <w:spacing w:line="400" w:lineRule="exact"/>
        <w:ind w:firstLine="420"/>
        <w:rPr>
          <w:ins w:id="3356" w:author="JY0225" w:date="2017-08-23T14:24:00Z"/>
          <w:rFonts w:hAnsiTheme="minorEastAsia"/>
          <w:bCs/>
          <w:rPrChange w:id="3357" w:author="JY0225" w:date="2017-08-24T11:18:00Z">
            <w:rPr>
              <w:ins w:id="3358" w:author="JY0225" w:date="2017-08-23T14:24:00Z"/>
              <w:bCs/>
            </w:rPr>
          </w:rPrChange>
        </w:rPr>
      </w:pPr>
      <w:r w:rsidRPr="00B207B1">
        <w:rPr>
          <w:rFonts w:hAnsiTheme="minorEastAsia"/>
          <w:bCs/>
          <w:rPrChange w:id="3359" w:author="JY0225" w:date="2017-08-24T11:18:00Z">
            <w:rPr>
              <w:bCs/>
            </w:rPr>
          </w:rPrChange>
        </w:rPr>
        <w:t>2</w:t>
      </w:r>
      <w:r w:rsidRPr="00B207B1">
        <w:rPr>
          <w:rFonts w:hAnsiTheme="minorEastAsia" w:hint="eastAsia"/>
          <w:bCs/>
          <w:rPrChange w:id="3360" w:author="JY0225" w:date="2017-08-24T11:18:00Z">
            <w:rPr>
              <w:rFonts w:hint="eastAsia"/>
              <w:bCs/>
            </w:rPr>
          </w:rPrChange>
        </w:rPr>
        <w:t>）</w:t>
      </w:r>
      <w:r w:rsidR="00983C59" w:rsidRPr="00B207B1">
        <w:rPr>
          <w:rFonts w:hAnsiTheme="minorEastAsia"/>
          <w:bCs/>
          <w:rPrChange w:id="3361" w:author="JY0225" w:date="2017-08-24T11:18:00Z">
            <w:rPr>
              <w:bCs/>
            </w:rPr>
          </w:rPrChange>
        </w:rPr>
        <w:t xml:space="preserve"> </w:t>
      </w:r>
      <w:r w:rsidR="009F5D2C" w:rsidRPr="00B207B1">
        <w:rPr>
          <w:rFonts w:hAnsiTheme="minorEastAsia" w:hint="eastAsia"/>
          <w:bCs/>
          <w:rPrChange w:id="3362" w:author="JY0225" w:date="2017-08-24T11:18:00Z">
            <w:rPr>
              <w:rFonts w:hint="eastAsia"/>
              <w:bCs/>
            </w:rPr>
          </w:rPrChange>
        </w:rPr>
        <w:t>会话加密</w:t>
      </w:r>
      <w:r w:rsidR="00983C59" w:rsidRPr="00B207B1">
        <w:rPr>
          <w:rFonts w:hAnsiTheme="minorEastAsia" w:hint="eastAsia"/>
          <w:bCs/>
          <w:rPrChange w:id="3363" w:author="JY0225" w:date="2017-08-24T11:18:00Z">
            <w:rPr>
              <w:rFonts w:hint="eastAsia"/>
              <w:bCs/>
            </w:rPr>
          </w:rPrChange>
        </w:rPr>
        <w:t>流程设计</w:t>
      </w:r>
    </w:p>
    <w:p w14:paraId="1E534AEB" w14:textId="2F91EC0A" w:rsidR="001D6877" w:rsidRPr="00B207B1" w:rsidRDefault="00583C3C">
      <w:pPr>
        <w:jc w:val="center"/>
        <w:rPr>
          <w:ins w:id="3364" w:author="JY0225" w:date="2017-08-23T14:24:00Z"/>
        </w:rPr>
        <w:pPrChange w:id="3365" w:author="JY0225" w:date="2017-08-23T14:24:00Z">
          <w:pPr>
            <w:spacing w:line="400" w:lineRule="exact"/>
            <w:ind w:firstLine="420"/>
          </w:pPr>
        </w:pPrChange>
      </w:pPr>
      <w:ins w:id="3366" w:author="JY0225" w:date="2017-08-23T14:24:00Z">
        <w:r w:rsidRPr="00B207B1">
          <w:object w:dxaOrig="12778" w:dyaOrig="6474" w14:anchorId="6462E609">
            <v:shape id="_x0000_i1037" type="#_x0000_t75" style="width:315pt;height:159pt" o:ole="">
              <v:imagedata r:id="rId56" o:title=""/>
            </v:shape>
            <o:OLEObject Type="Embed" ProgID="Visio.Drawing.15" ShapeID="_x0000_i1037" DrawAspect="Content" ObjectID="_1565696395" r:id="rId57"/>
          </w:object>
        </w:r>
      </w:ins>
    </w:p>
    <w:p w14:paraId="7C6DE9FE" w14:textId="77777777" w:rsidR="001D6877" w:rsidRPr="00B207B1" w:rsidDel="001D6877" w:rsidRDefault="001D6877">
      <w:pPr>
        <w:spacing w:line="400" w:lineRule="exact"/>
        <w:ind w:firstLine="420"/>
        <w:jc w:val="center"/>
        <w:rPr>
          <w:del w:id="3367" w:author="JY0225" w:date="2017-08-23T14:24:00Z"/>
          <w:moveTo w:id="3368" w:author="JY0225" w:date="2017-08-23T14:24:00Z"/>
          <w:rFonts w:hAnsiTheme="minorEastAsia"/>
          <w:rPrChange w:id="3369" w:author="JY0225" w:date="2017-08-24T11:18:00Z">
            <w:rPr>
              <w:del w:id="3370" w:author="JY0225" w:date="2017-08-23T14:24:00Z"/>
              <w:moveTo w:id="3371" w:author="JY0225" w:date="2017-08-23T14:24:00Z"/>
            </w:rPr>
          </w:rPrChange>
        </w:rPr>
        <w:pPrChange w:id="3372" w:author="JY0225" w:date="2017-08-24T11:18:00Z">
          <w:pPr>
            <w:spacing w:line="360" w:lineRule="auto"/>
            <w:ind w:firstLine="420"/>
            <w:jc w:val="center"/>
          </w:pPr>
        </w:pPrChange>
      </w:pPr>
      <w:moveToRangeStart w:id="3373" w:author="JY0225" w:date="2017-08-23T14:24:00Z" w:name="move491261601"/>
      <w:moveTo w:id="3374" w:author="JY0225" w:date="2017-08-23T14:24:00Z">
        <w:r w:rsidRPr="00B207B1">
          <w:rPr>
            <w:rFonts w:hAnsiTheme="minorEastAsia" w:hint="eastAsia"/>
            <w:rPrChange w:id="3375" w:author="JY0225" w:date="2017-08-24T11:18:00Z">
              <w:rPr>
                <w:rFonts w:hint="eastAsia"/>
              </w:rPr>
            </w:rPrChange>
          </w:rPr>
          <w:t>图</w:t>
        </w:r>
        <w:r w:rsidRPr="00B207B1">
          <w:rPr>
            <w:rFonts w:hAnsiTheme="minorEastAsia"/>
            <w:rPrChange w:id="3376" w:author="JY0225" w:date="2017-08-24T11:18:00Z">
              <w:rPr/>
            </w:rPrChange>
          </w:rPr>
          <w:t>4-5</w:t>
        </w:r>
        <w:r w:rsidRPr="00B207B1">
          <w:rPr>
            <w:rFonts w:hAnsiTheme="minorEastAsia" w:hint="eastAsia"/>
            <w:rPrChange w:id="3377" w:author="JY0225" w:date="2017-08-24T11:18:00Z">
              <w:rPr>
                <w:rFonts w:hint="eastAsia"/>
              </w:rPr>
            </w:rPrChange>
          </w:rPr>
          <w:t>云备份中间件系统会话加密流程图</w:t>
        </w:r>
      </w:moveTo>
    </w:p>
    <w:moveToRangeEnd w:id="3373"/>
    <w:p w14:paraId="1FB6A033" w14:textId="77777777" w:rsidR="001D6877" w:rsidRPr="00B207B1" w:rsidRDefault="001D6877">
      <w:pPr>
        <w:spacing w:line="400" w:lineRule="exact"/>
        <w:ind w:firstLine="420"/>
        <w:jc w:val="center"/>
        <w:rPr>
          <w:rFonts w:hAnsiTheme="minorEastAsia"/>
          <w:rPrChange w:id="3378" w:author="JY0225" w:date="2017-08-24T11:18:00Z">
            <w:rPr/>
          </w:rPrChange>
        </w:rPr>
        <w:pPrChange w:id="3379" w:author="JY0225" w:date="2017-08-24T11:18:00Z">
          <w:pPr>
            <w:spacing w:line="400" w:lineRule="exact"/>
            <w:ind w:firstLine="420"/>
          </w:pPr>
        </w:pPrChange>
      </w:pPr>
    </w:p>
    <w:p w14:paraId="3C2C7FCC" w14:textId="2329981E" w:rsidR="00694313" w:rsidRPr="00B207B1" w:rsidDel="001D6877" w:rsidRDefault="00630F6A">
      <w:pPr>
        <w:spacing w:line="400" w:lineRule="exact"/>
        <w:ind w:firstLine="420"/>
        <w:rPr>
          <w:del w:id="3380" w:author="JY0225" w:date="2017-08-23T14:24:00Z"/>
          <w:rFonts w:hAnsiTheme="minorEastAsia"/>
          <w:rPrChange w:id="3381" w:author="JY0225" w:date="2017-08-24T11:18:00Z">
            <w:rPr>
              <w:del w:id="3382" w:author="JY0225" w:date="2017-08-23T14:24:00Z"/>
            </w:rPr>
          </w:rPrChange>
        </w:rPr>
      </w:pPr>
      <w:ins w:id="3383" w:author="JY0225" w:date="2017-08-23T15:34:00Z">
        <w:r w:rsidRPr="00B207B1">
          <w:rPr>
            <w:rFonts w:hAnsiTheme="minorEastAsia" w:hint="eastAsia"/>
            <w:rPrChange w:id="3384" w:author="JY0225" w:date="2017-08-24T11:18:00Z">
              <w:rPr>
                <w:rFonts w:hint="eastAsia"/>
              </w:rPr>
            </w:rPrChange>
          </w:rPr>
          <w:t>如图</w:t>
        </w:r>
        <w:r w:rsidRPr="00B207B1">
          <w:rPr>
            <w:rFonts w:hAnsiTheme="minorEastAsia"/>
            <w:rPrChange w:id="3385" w:author="JY0225" w:date="2017-08-24T11:18:00Z">
              <w:rPr/>
            </w:rPrChange>
          </w:rPr>
          <w:t>4-</w:t>
        </w:r>
      </w:ins>
      <w:r w:rsidR="006B78CA">
        <w:rPr>
          <w:rFonts w:hAnsiTheme="minorEastAsia"/>
        </w:rPr>
        <w:t>5</w:t>
      </w:r>
      <w:ins w:id="3386" w:author="JY0225" w:date="2017-08-23T15:34:00Z">
        <w:r w:rsidRPr="00B207B1">
          <w:rPr>
            <w:rFonts w:hAnsiTheme="minorEastAsia" w:hint="eastAsia"/>
            <w:rPrChange w:id="3387" w:author="JY0225" w:date="2017-08-24T11:18:00Z">
              <w:rPr>
                <w:rFonts w:hint="eastAsia"/>
              </w:rPr>
            </w:rPrChange>
          </w:rPr>
          <w:t>所示，</w:t>
        </w:r>
      </w:ins>
      <w:r w:rsidR="00157F03" w:rsidRPr="00B207B1">
        <w:rPr>
          <w:rFonts w:hAnsiTheme="minorEastAsia" w:hint="eastAsia"/>
          <w:rPrChange w:id="3388" w:author="JY0225" w:date="2017-08-24T11:18:00Z">
            <w:rPr>
              <w:rFonts w:hint="eastAsia"/>
            </w:rPr>
          </w:rPrChange>
        </w:rPr>
        <w:t>中间件</w:t>
      </w:r>
      <w:r w:rsidR="00694313" w:rsidRPr="00B207B1">
        <w:rPr>
          <w:rFonts w:hAnsiTheme="minorEastAsia" w:hint="eastAsia"/>
          <w:rPrChange w:id="3389" w:author="JY0225" w:date="2017-08-24T11:18:00Z">
            <w:rPr>
              <w:rFonts w:hint="eastAsia"/>
            </w:rPr>
          </w:rPrChange>
        </w:rPr>
        <w:t>接收到客户端</w:t>
      </w:r>
      <w:r w:rsidR="005A29C0" w:rsidRPr="00B207B1">
        <w:rPr>
          <w:rFonts w:hAnsiTheme="minorEastAsia" w:hint="eastAsia"/>
          <w:rPrChange w:id="3390" w:author="JY0225" w:date="2017-08-24T11:18:00Z">
            <w:rPr>
              <w:rFonts w:hint="eastAsia"/>
            </w:rPr>
          </w:rPrChange>
        </w:rPr>
        <w:t>的请求</w:t>
      </w:r>
      <w:r w:rsidR="00694313" w:rsidRPr="00B207B1">
        <w:rPr>
          <w:rFonts w:hAnsiTheme="minorEastAsia" w:hint="eastAsia"/>
          <w:rPrChange w:id="3391" w:author="JY0225" w:date="2017-08-24T11:18:00Z">
            <w:rPr>
              <w:rFonts w:hint="eastAsia"/>
            </w:rPr>
          </w:rPrChange>
        </w:rPr>
        <w:t>后，需要对会话进行备份。</w:t>
      </w:r>
      <w:r w:rsidR="00324604" w:rsidRPr="00B207B1">
        <w:rPr>
          <w:rFonts w:hAnsiTheme="minorEastAsia" w:hint="eastAsia"/>
          <w:rPrChange w:id="3392" w:author="JY0225" w:date="2017-08-24T11:18:00Z">
            <w:rPr>
              <w:rFonts w:hint="eastAsia"/>
            </w:rPr>
          </w:rPrChange>
        </w:rPr>
        <w:t>若将会话以明文</w:t>
      </w:r>
      <w:r w:rsidR="0050706A" w:rsidRPr="00B207B1">
        <w:rPr>
          <w:rFonts w:hAnsiTheme="minorEastAsia" w:hint="eastAsia"/>
          <w:rPrChange w:id="3393" w:author="JY0225" w:date="2017-08-24T11:18:00Z">
            <w:rPr>
              <w:rFonts w:hint="eastAsia"/>
            </w:rPr>
          </w:rPrChange>
        </w:rPr>
        <w:t>的</w:t>
      </w:r>
      <w:r w:rsidR="0071350E" w:rsidRPr="00B207B1">
        <w:rPr>
          <w:rFonts w:hAnsiTheme="minorEastAsia" w:hint="eastAsia"/>
          <w:rPrChange w:id="3394" w:author="JY0225" w:date="2017-08-24T11:18:00Z">
            <w:rPr>
              <w:rFonts w:hint="eastAsia"/>
            </w:rPr>
          </w:rPrChange>
        </w:rPr>
        <w:t>形式</w:t>
      </w:r>
      <w:r w:rsidR="0050706A" w:rsidRPr="00B207B1">
        <w:rPr>
          <w:rFonts w:hAnsiTheme="minorEastAsia" w:hint="eastAsia"/>
          <w:rPrChange w:id="3395" w:author="JY0225" w:date="2017-08-24T11:18:00Z">
            <w:rPr>
              <w:rFonts w:hint="eastAsia"/>
            </w:rPr>
          </w:rPrChange>
        </w:rPr>
        <w:t>保存在数据库中，</w:t>
      </w:r>
      <w:r w:rsidR="00694313" w:rsidRPr="00B207B1">
        <w:rPr>
          <w:rFonts w:hAnsiTheme="minorEastAsia" w:hint="eastAsia"/>
          <w:rPrChange w:id="3396" w:author="JY0225" w:date="2017-08-24T11:18:00Z">
            <w:rPr>
              <w:rFonts w:hint="eastAsia"/>
            </w:rPr>
          </w:rPrChange>
        </w:rPr>
        <w:t>可能会导致用户信息泄露，因此在对会话进行备份</w:t>
      </w:r>
      <w:r w:rsidR="000469DC" w:rsidRPr="00B207B1">
        <w:rPr>
          <w:rFonts w:hAnsiTheme="minorEastAsia" w:hint="eastAsia"/>
          <w:rPrChange w:id="3397" w:author="JY0225" w:date="2017-08-24T11:18:00Z">
            <w:rPr>
              <w:rFonts w:hint="eastAsia"/>
            </w:rPr>
          </w:rPrChange>
        </w:rPr>
        <w:t>之前，中间件首先</w:t>
      </w:r>
      <w:r w:rsidR="00694313" w:rsidRPr="00B207B1">
        <w:rPr>
          <w:rFonts w:hAnsiTheme="minorEastAsia" w:hint="eastAsia"/>
          <w:rPrChange w:id="3398" w:author="JY0225" w:date="2017-08-24T11:18:00Z">
            <w:rPr>
              <w:rFonts w:hint="eastAsia"/>
            </w:rPr>
          </w:rPrChange>
        </w:rPr>
        <w:t>调用数据加密模块对用户会话进行加密，然后再存入数据库，并将结果返回给客户端。</w:t>
      </w:r>
    </w:p>
    <w:p w14:paraId="122F8297" w14:textId="77777777" w:rsidR="00114324" w:rsidRPr="00B207B1" w:rsidRDefault="00D5110E">
      <w:pPr>
        <w:spacing w:line="400" w:lineRule="exact"/>
        <w:ind w:firstLine="420"/>
        <w:rPr>
          <w:rFonts w:hAnsiTheme="minorEastAsia"/>
          <w:bCs/>
          <w:rPrChange w:id="3399" w:author="JY0225" w:date="2017-08-24T11:18:00Z">
            <w:rPr>
              <w:bCs/>
            </w:rPr>
          </w:rPrChange>
        </w:rPr>
        <w:pPrChange w:id="3400" w:author="JY0225" w:date="2017-08-24T11:18:00Z">
          <w:pPr>
            <w:jc w:val="center"/>
          </w:pPr>
        </w:pPrChange>
      </w:pPr>
      <w:del w:id="3401" w:author="JY0225" w:date="2017-08-22T19:18:00Z">
        <w:r w:rsidRPr="00B207B1" w:rsidDel="00114324">
          <w:rPr>
            <w:rFonts w:hAnsiTheme="minorEastAsia"/>
            <w:bCs/>
            <w:noProof/>
            <w:rPrChange w:id="3402" w:author="JY0225" w:date="2017-08-24T11:18:00Z">
              <w:rPr>
                <w:bCs/>
                <w:noProof/>
              </w:rPr>
            </w:rPrChange>
          </w:rPr>
          <w:drawing>
            <wp:inline distT="0" distB="0" distL="0" distR="0" wp14:anchorId="411FCF45" wp14:editId="7C5F686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8">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403" w:author="JY0225" w:date="2017-08-23T14:24:00Z">
        <w:r w:rsidR="003D15D7" w:rsidRPr="00B207B1" w:rsidDel="001D6877">
          <w:rPr>
            <w:rFonts w:hAnsiTheme="minorEastAsia"/>
            <w:bCs/>
            <w:rPrChange w:id="3404" w:author="JY0225" w:date="2017-08-24T11:18:00Z">
              <w:rPr>
                <w:bCs/>
              </w:rPr>
            </w:rPrChange>
          </w:rPr>
          <w:fldChar w:fldCharType="begin"/>
        </w:r>
        <w:r w:rsidR="003D15D7" w:rsidRPr="00B207B1" w:rsidDel="001D6877">
          <w:rPr>
            <w:rFonts w:hAnsiTheme="minorEastAsia"/>
            <w:bCs/>
            <w:rPrChange w:id="3405" w:author="JY0225" w:date="2017-08-24T11:18:00Z">
              <w:rPr>
                <w:bCs/>
              </w:rPr>
            </w:rPrChange>
          </w:rPr>
          <w:fldChar w:fldCharType="end"/>
        </w:r>
      </w:del>
    </w:p>
    <w:p w14:paraId="43B1874A" w14:textId="77777777" w:rsidR="00B57F86" w:rsidRPr="00B207B1" w:rsidDel="001D6877" w:rsidRDefault="00B57F86" w:rsidP="008718D4">
      <w:pPr>
        <w:spacing w:line="360" w:lineRule="auto"/>
        <w:ind w:firstLine="420"/>
        <w:jc w:val="center"/>
        <w:rPr>
          <w:moveFrom w:id="3406" w:author="JY0225" w:date="2017-08-23T14:24:00Z"/>
        </w:rPr>
      </w:pPr>
      <w:moveFromRangeStart w:id="3407" w:author="JY0225" w:date="2017-08-23T14:24:00Z" w:name="move491261601"/>
      <w:moveFrom w:id="3408" w:author="JY0225" w:date="2017-08-23T14:24:00Z">
        <w:r w:rsidRPr="00B207B1" w:rsidDel="001D6877">
          <w:rPr>
            <w:rFonts w:hint="eastAsia"/>
          </w:rPr>
          <w:lastRenderedPageBreak/>
          <w:t>图</w:t>
        </w:r>
        <w:r w:rsidR="00474528" w:rsidRPr="00B207B1" w:rsidDel="001D6877">
          <w:t>4-5</w:t>
        </w:r>
        <w:r w:rsidRPr="00B207B1" w:rsidDel="001D6877">
          <w:t>云</w:t>
        </w:r>
        <w:r w:rsidR="00476838" w:rsidRPr="00B207B1" w:rsidDel="001D6877">
          <w:t>备份</w:t>
        </w:r>
        <w:r w:rsidRPr="00B207B1" w:rsidDel="001D6877">
          <w:t>中间件</w:t>
        </w:r>
        <w:r w:rsidR="00FB4349" w:rsidRPr="00B207B1" w:rsidDel="001D6877">
          <w:rPr>
            <w:rFonts w:hint="eastAsia"/>
          </w:rPr>
          <w:t>系统</w:t>
        </w:r>
        <w:r w:rsidRPr="00B207B1" w:rsidDel="001D6877">
          <w:rPr>
            <w:rFonts w:hint="eastAsia"/>
          </w:rPr>
          <w:t>会话加密</w:t>
        </w:r>
        <w:r w:rsidRPr="00B207B1" w:rsidDel="001D6877">
          <w:t>流程图</w:t>
        </w:r>
      </w:moveFrom>
    </w:p>
    <w:p w14:paraId="0C9FF0B6" w14:textId="77777777" w:rsidR="008B2918" w:rsidRPr="00B207B1" w:rsidRDefault="00F91BA0" w:rsidP="008B2918">
      <w:pPr>
        <w:pStyle w:val="31"/>
      </w:pPr>
      <w:bookmarkStart w:id="3409" w:name="_Toc488351941"/>
      <w:bookmarkStart w:id="3410" w:name="_Toc488412527"/>
      <w:bookmarkStart w:id="3411" w:name="_Toc488421364"/>
      <w:bookmarkStart w:id="3412" w:name="_Toc488422521"/>
      <w:bookmarkStart w:id="3413" w:name="_Toc488477592"/>
      <w:bookmarkStart w:id="3414" w:name="_Toc488485825"/>
      <w:bookmarkStart w:id="3415" w:name="_Toc488493970"/>
      <w:bookmarkStart w:id="3416" w:name="_Toc488502785"/>
      <w:bookmarkStart w:id="3417" w:name="_Toc488503363"/>
      <w:bookmarkStart w:id="3418" w:name="_Toc488566475"/>
      <w:bookmarkStart w:id="3419" w:name="_Toc488567298"/>
      <w:bookmarkStart w:id="3420" w:name="_Toc488664336"/>
      <w:bookmarkStart w:id="3421" w:name="_Toc488744776"/>
      <w:bookmarkStart w:id="3422" w:name="_Toc491952443"/>
      <w:bookmarkEnd w:id="3409"/>
      <w:bookmarkEnd w:id="3410"/>
      <w:bookmarkEnd w:id="3411"/>
      <w:bookmarkEnd w:id="3412"/>
      <w:bookmarkEnd w:id="3413"/>
      <w:bookmarkEnd w:id="3414"/>
      <w:bookmarkEnd w:id="3415"/>
      <w:bookmarkEnd w:id="3416"/>
      <w:bookmarkEnd w:id="3417"/>
      <w:bookmarkEnd w:id="3418"/>
      <w:bookmarkEnd w:id="3419"/>
      <w:bookmarkEnd w:id="3420"/>
      <w:bookmarkEnd w:id="3421"/>
      <w:moveFromRangeEnd w:id="3407"/>
      <w:r w:rsidRPr="00B207B1">
        <w:t>4</w:t>
      </w:r>
      <w:r w:rsidR="00DB3111" w:rsidRPr="00B207B1">
        <w:t>.3</w:t>
      </w:r>
      <w:r w:rsidR="00236A21" w:rsidRPr="00B207B1">
        <w:t>.3</w:t>
      </w:r>
      <w:r w:rsidR="004D334F" w:rsidRPr="00B207B1">
        <w:t xml:space="preserve"> </w:t>
      </w:r>
      <w:r w:rsidR="00D70FFC" w:rsidRPr="00B207B1">
        <w:rPr>
          <w:rFonts w:hint="eastAsia"/>
        </w:rPr>
        <w:t>大文件传输</w:t>
      </w:r>
      <w:r w:rsidR="005F020A" w:rsidRPr="00B207B1">
        <w:rPr>
          <w:rFonts w:hint="eastAsia"/>
        </w:rPr>
        <w:t>流程设计</w:t>
      </w:r>
      <w:bookmarkEnd w:id="3422"/>
    </w:p>
    <w:p w14:paraId="6EE22CE3" w14:textId="77777777" w:rsidR="00432E71" w:rsidRPr="00B207B1" w:rsidRDefault="00800688" w:rsidP="007240A8">
      <w:pPr>
        <w:spacing w:line="400" w:lineRule="exact"/>
        <w:ind w:firstLine="420"/>
        <w:jc w:val="left"/>
      </w:pPr>
      <w:r w:rsidRPr="00B207B1">
        <w:rPr>
          <w:rFonts w:hint="eastAsia"/>
        </w:rPr>
        <w:t>大文件传输</w:t>
      </w:r>
      <w:r w:rsidR="00432E71" w:rsidRPr="00B207B1">
        <w:rPr>
          <w:rFonts w:hint="eastAsia"/>
        </w:rPr>
        <w:t>利用服务器的高级功能</w:t>
      </w:r>
      <w:r w:rsidR="00421595" w:rsidRPr="00B207B1">
        <w:rPr>
          <w:rFonts w:hint="eastAsia"/>
        </w:rPr>
        <w:t>，</w:t>
      </w:r>
      <w:r w:rsidR="00E078C1" w:rsidRPr="00B207B1">
        <w:rPr>
          <w:rFonts w:hint="eastAsia"/>
        </w:rPr>
        <w:t>解决在网络状况不佳的情况下，</w:t>
      </w:r>
      <w:r w:rsidR="00031807" w:rsidRPr="00B207B1">
        <w:rPr>
          <w:rFonts w:hint="eastAsia"/>
        </w:rPr>
        <w:t>文件传输</w:t>
      </w:r>
      <w:r w:rsidR="00E078C1" w:rsidRPr="00B207B1">
        <w:rPr>
          <w:rFonts w:hint="eastAsia"/>
        </w:rPr>
        <w:t>的稳定性</w:t>
      </w:r>
      <w:r w:rsidR="00745FB8" w:rsidRPr="00B207B1">
        <w:rPr>
          <w:rFonts w:hint="eastAsia"/>
        </w:rPr>
        <w:t>问题</w:t>
      </w:r>
      <w:r w:rsidR="00421595" w:rsidRPr="00B207B1">
        <w:rPr>
          <w:rFonts w:hint="eastAsia"/>
        </w:rPr>
        <w:t>。</w:t>
      </w:r>
      <w:r w:rsidR="00432E71" w:rsidRPr="00B207B1">
        <w:rPr>
          <w:rFonts w:hint="eastAsia"/>
        </w:rPr>
        <w:t>以下展示的是</w:t>
      </w:r>
      <w:r w:rsidR="006A287D" w:rsidRPr="00B207B1">
        <w:rPr>
          <w:rFonts w:hint="eastAsia"/>
        </w:rPr>
        <w:t>大文件传输</w:t>
      </w:r>
      <w:r w:rsidR="00432E71" w:rsidRPr="00B207B1">
        <w:rPr>
          <w:rFonts w:hint="eastAsia"/>
        </w:rPr>
        <w:t>的流程设计，包括大文件上传下载流程设计。</w:t>
      </w:r>
    </w:p>
    <w:p w14:paraId="75E0F833" w14:textId="77777777" w:rsidR="0059384B" w:rsidRPr="00B207B1" w:rsidDel="00C0530C" w:rsidRDefault="005647A7" w:rsidP="007240A8">
      <w:pPr>
        <w:pStyle w:val="a5"/>
        <w:numPr>
          <w:ilvl w:val="0"/>
          <w:numId w:val="19"/>
        </w:numPr>
        <w:spacing w:line="400" w:lineRule="exact"/>
        <w:ind w:firstLineChars="0"/>
        <w:rPr>
          <w:del w:id="3423" w:author="JY0225" w:date="2017-08-22T19:32:00Z"/>
          <w:bCs/>
        </w:rPr>
      </w:pPr>
      <w:r w:rsidRPr="00B207B1">
        <w:rPr>
          <w:rFonts w:hint="eastAsia"/>
          <w:bCs/>
        </w:rPr>
        <w:t>大文件上传</w:t>
      </w:r>
      <w:r w:rsidR="0059384B" w:rsidRPr="00B207B1">
        <w:rPr>
          <w:rFonts w:hint="eastAsia"/>
          <w:bCs/>
        </w:rPr>
        <w:t>流程设计</w:t>
      </w:r>
    </w:p>
    <w:p w14:paraId="529EA08E" w14:textId="77777777" w:rsidR="00DF1740" w:rsidRPr="00B207B1" w:rsidRDefault="00CF2693">
      <w:pPr>
        <w:pStyle w:val="a5"/>
        <w:numPr>
          <w:ilvl w:val="0"/>
          <w:numId w:val="19"/>
        </w:numPr>
        <w:spacing w:line="400" w:lineRule="exact"/>
        <w:ind w:firstLineChars="0"/>
        <w:rPr>
          <w:ins w:id="3424" w:author="JY0225" w:date="2017-08-22T19:30:00Z"/>
        </w:rPr>
        <w:pPrChange w:id="3425" w:author="JY0225" w:date="2017-08-22T19:32:00Z">
          <w:pPr>
            <w:jc w:val="center"/>
          </w:pPr>
        </w:pPrChange>
      </w:pPr>
      <w:del w:id="3426" w:author="JY0225" w:date="2017-08-22T19:32:00Z">
        <w:r w:rsidRPr="00B207B1" w:rsidDel="00C0530C">
          <w:rPr>
            <w:rFonts w:hint="eastAsia"/>
            <w:noProof/>
          </w:rPr>
          <w:drawing>
            <wp:inline distT="0" distB="0" distL="0" distR="0" wp14:anchorId="73350531" wp14:editId="5415179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9">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2A82544F" w14:textId="6EC319B3" w:rsidR="00C0530C" w:rsidRPr="00B207B1" w:rsidRDefault="002357A5" w:rsidP="000E4D98">
      <w:pPr>
        <w:jc w:val="center"/>
      </w:pPr>
      <w:ins w:id="3427" w:author="JY0225" w:date="2017-08-22T19:34:00Z">
        <w:r w:rsidRPr="00B207B1">
          <w:object w:dxaOrig="8059" w:dyaOrig="5808" w14:anchorId="4837FB1D">
            <v:shape id="_x0000_i1038" type="#_x0000_t75" style="width:255pt;height:184.5pt" o:ole="">
              <v:imagedata r:id="rId60" o:title=""/>
            </v:shape>
            <o:OLEObject Type="Embed" ProgID="Visio.Drawing.15" ShapeID="_x0000_i1038" DrawAspect="Content" ObjectID="_1565696396" r:id="rId61"/>
          </w:object>
        </w:r>
      </w:ins>
    </w:p>
    <w:p w14:paraId="64E923AD" w14:textId="77777777" w:rsidR="004B262F" w:rsidRPr="00B207B1" w:rsidRDefault="004B262F" w:rsidP="00B15AD9">
      <w:pPr>
        <w:spacing w:line="400" w:lineRule="exact"/>
        <w:ind w:firstLine="420"/>
        <w:jc w:val="center"/>
        <w:rPr>
          <w:rFonts w:hAnsiTheme="minorEastAsia"/>
          <w:rPrChange w:id="3428" w:author="JY0225" w:date="2017-08-24T11:18:00Z">
            <w:rPr/>
          </w:rPrChange>
        </w:rPr>
      </w:pPr>
      <w:r w:rsidRPr="00B207B1">
        <w:rPr>
          <w:rFonts w:hAnsiTheme="minorEastAsia" w:hint="eastAsia"/>
          <w:rPrChange w:id="3429" w:author="JY0225" w:date="2017-08-24T11:18:00Z">
            <w:rPr>
              <w:rFonts w:hint="eastAsia"/>
            </w:rPr>
          </w:rPrChange>
        </w:rPr>
        <w:t>图</w:t>
      </w:r>
      <w:r w:rsidR="00E95CBE" w:rsidRPr="00B207B1">
        <w:rPr>
          <w:rFonts w:hAnsiTheme="minorEastAsia"/>
          <w:rPrChange w:id="3430" w:author="JY0225" w:date="2017-08-24T11:18:00Z">
            <w:rPr/>
          </w:rPrChange>
        </w:rPr>
        <w:t xml:space="preserve">4-6 </w:t>
      </w:r>
      <w:r w:rsidRPr="00B207B1">
        <w:rPr>
          <w:rFonts w:hAnsiTheme="minorEastAsia" w:hint="eastAsia"/>
          <w:rPrChange w:id="3431" w:author="JY0225" w:date="2017-08-24T11:18:00Z">
            <w:rPr>
              <w:rFonts w:hint="eastAsia"/>
            </w:rPr>
          </w:rPrChange>
        </w:rPr>
        <w:t>云</w:t>
      </w:r>
      <w:r w:rsidR="00476838" w:rsidRPr="00B207B1">
        <w:rPr>
          <w:rFonts w:hAnsiTheme="minorEastAsia" w:hint="eastAsia"/>
          <w:rPrChange w:id="3432" w:author="JY0225" w:date="2017-08-24T11:18:00Z">
            <w:rPr>
              <w:rFonts w:hint="eastAsia"/>
            </w:rPr>
          </w:rPrChange>
        </w:rPr>
        <w:t>备份</w:t>
      </w:r>
      <w:r w:rsidRPr="00B207B1">
        <w:rPr>
          <w:rFonts w:hAnsiTheme="minorEastAsia" w:hint="eastAsia"/>
          <w:rPrChange w:id="3433" w:author="JY0225" w:date="2017-08-24T11:18:00Z">
            <w:rPr>
              <w:rFonts w:hint="eastAsia"/>
            </w:rPr>
          </w:rPrChange>
        </w:rPr>
        <w:t>中间件</w:t>
      </w:r>
      <w:r w:rsidR="004D06DF" w:rsidRPr="00B207B1">
        <w:rPr>
          <w:rFonts w:hAnsiTheme="minorEastAsia" w:hint="eastAsia"/>
          <w:rPrChange w:id="3434" w:author="JY0225" w:date="2017-08-24T11:18:00Z">
            <w:rPr>
              <w:rFonts w:hint="eastAsia"/>
            </w:rPr>
          </w:rPrChange>
        </w:rPr>
        <w:t>系统</w:t>
      </w:r>
      <w:r w:rsidRPr="00B207B1">
        <w:rPr>
          <w:rFonts w:hAnsiTheme="minorEastAsia" w:hint="eastAsia"/>
          <w:rPrChange w:id="3435" w:author="JY0225" w:date="2017-08-24T11:18:00Z">
            <w:rPr>
              <w:rFonts w:hint="eastAsia"/>
            </w:rPr>
          </w:rPrChange>
        </w:rPr>
        <w:t>大文件上传流程图</w:t>
      </w:r>
    </w:p>
    <w:p w14:paraId="5F0AA0E7" w14:textId="05933041" w:rsidR="00BD1224" w:rsidRPr="00B207B1" w:rsidRDefault="002C6EAF" w:rsidP="00B15AD9">
      <w:pPr>
        <w:spacing w:line="400" w:lineRule="exact"/>
        <w:ind w:firstLine="420"/>
        <w:rPr>
          <w:rFonts w:hAnsiTheme="minorEastAsia"/>
          <w:rPrChange w:id="3436" w:author="JY0225" w:date="2017-08-24T11:18:00Z">
            <w:rPr/>
          </w:rPrChange>
        </w:rPr>
      </w:pPr>
      <w:ins w:id="3437" w:author="JY0225" w:date="2017-08-23T15:34:00Z">
        <w:r w:rsidRPr="00B207B1">
          <w:rPr>
            <w:rFonts w:hAnsiTheme="minorEastAsia" w:hint="eastAsia"/>
            <w:rPrChange w:id="3438" w:author="JY0225" w:date="2017-08-24T11:18:00Z">
              <w:rPr>
                <w:rFonts w:hint="eastAsia"/>
              </w:rPr>
            </w:rPrChange>
          </w:rPr>
          <w:t>如图</w:t>
        </w:r>
        <w:r w:rsidRPr="00B207B1">
          <w:rPr>
            <w:rFonts w:hAnsiTheme="minorEastAsia"/>
            <w:rPrChange w:id="3439" w:author="JY0225" w:date="2017-08-24T11:18:00Z">
              <w:rPr/>
            </w:rPrChange>
          </w:rPr>
          <w:t>4-6</w:t>
        </w:r>
        <w:r w:rsidRPr="00B207B1">
          <w:rPr>
            <w:rFonts w:hAnsiTheme="minorEastAsia" w:hint="eastAsia"/>
            <w:rPrChange w:id="3440" w:author="JY0225" w:date="2017-08-24T11:18:00Z">
              <w:rPr>
                <w:rFonts w:hint="eastAsia"/>
              </w:rPr>
            </w:rPrChange>
          </w:rPr>
          <w:t>所示，</w:t>
        </w:r>
      </w:ins>
      <w:r w:rsidR="0067125F" w:rsidRPr="00B207B1">
        <w:rPr>
          <w:rFonts w:hAnsiTheme="minorEastAsia" w:hint="eastAsia"/>
          <w:rPrChange w:id="3441" w:author="JY0225" w:date="2017-08-24T11:18:00Z">
            <w:rPr>
              <w:rFonts w:hint="eastAsia"/>
            </w:rPr>
          </w:rPrChange>
        </w:rPr>
        <w:t>中间件</w:t>
      </w:r>
      <w:r w:rsidR="0072110A" w:rsidRPr="00B207B1">
        <w:rPr>
          <w:rFonts w:hAnsiTheme="minorEastAsia" w:hint="eastAsia"/>
          <w:rPrChange w:id="3442" w:author="JY0225" w:date="2017-08-24T11:18:00Z">
            <w:rPr>
              <w:rFonts w:hint="eastAsia"/>
            </w:rPr>
          </w:rPrChange>
        </w:rPr>
        <w:t>接收到数据上传的指令后，首先会对文件大小进行判断。若是大文件则调用分片上传函数，将大文件分成固定大小的临时小文件后逐一分片上传，</w:t>
      </w:r>
      <w:r w:rsidR="004465C4">
        <w:rPr>
          <w:rFonts w:hAnsiTheme="minorEastAsia" w:hint="eastAsia"/>
        </w:rPr>
        <w:t>之后</w:t>
      </w:r>
      <w:r w:rsidR="0072110A" w:rsidRPr="00B207B1">
        <w:rPr>
          <w:rFonts w:hAnsiTheme="minorEastAsia" w:hint="eastAsia"/>
          <w:rPrChange w:id="3443" w:author="JY0225" w:date="2017-08-24T11:18:00Z">
            <w:rPr>
              <w:rFonts w:hint="eastAsia"/>
            </w:rPr>
          </w:rPrChange>
        </w:rPr>
        <w:t>向服务器发送文</w:t>
      </w:r>
      <w:r w:rsidR="00CE3CF8" w:rsidRPr="00B207B1">
        <w:rPr>
          <w:rFonts w:hAnsiTheme="minorEastAsia" w:hint="eastAsia"/>
          <w:rPrChange w:id="3444" w:author="JY0225" w:date="2017-08-24T11:18:00Z">
            <w:rPr>
              <w:rFonts w:hint="eastAsia"/>
            </w:rPr>
          </w:rPrChange>
        </w:rPr>
        <w:t>件整合的命令将分片上传的文件进行整合，并将执行结果返回给控制类</w:t>
      </w:r>
      <w:r w:rsidR="0072110A" w:rsidRPr="00B207B1">
        <w:rPr>
          <w:rFonts w:hAnsiTheme="minorEastAsia" w:hint="eastAsia"/>
          <w:rPrChange w:id="3445" w:author="JY0225" w:date="2017-08-24T11:18:00Z">
            <w:rPr>
              <w:rFonts w:hint="eastAsia"/>
            </w:rPr>
          </w:rPrChange>
        </w:rPr>
        <w:t>。</w:t>
      </w:r>
    </w:p>
    <w:p w14:paraId="35CB9DD4" w14:textId="0E855234" w:rsidR="00D74B5C" w:rsidRDefault="008B1360" w:rsidP="00B15AD9">
      <w:pPr>
        <w:spacing w:line="400" w:lineRule="exact"/>
        <w:ind w:firstLine="420"/>
        <w:rPr>
          <w:rFonts w:hAnsiTheme="minorEastAsia"/>
          <w:bCs/>
        </w:rPr>
      </w:pPr>
      <w:r w:rsidRPr="00B207B1">
        <w:rPr>
          <w:rFonts w:hAnsiTheme="minorEastAsia"/>
          <w:bCs/>
          <w:rPrChange w:id="3446" w:author="JY0225" w:date="2017-08-24T11:18:00Z">
            <w:rPr>
              <w:bCs/>
            </w:rPr>
          </w:rPrChange>
        </w:rPr>
        <w:t>2</w:t>
      </w:r>
      <w:r w:rsidRPr="00B207B1">
        <w:rPr>
          <w:rFonts w:hAnsiTheme="minorEastAsia" w:hint="eastAsia"/>
          <w:bCs/>
          <w:rPrChange w:id="3447" w:author="JY0225" w:date="2017-08-24T11:18:00Z">
            <w:rPr>
              <w:rFonts w:hint="eastAsia"/>
              <w:bCs/>
            </w:rPr>
          </w:rPrChange>
        </w:rPr>
        <w:t>）</w:t>
      </w:r>
      <w:r w:rsidR="00D74B5C" w:rsidRPr="00B207B1">
        <w:rPr>
          <w:rFonts w:hAnsiTheme="minorEastAsia"/>
          <w:bCs/>
          <w:rPrChange w:id="3448" w:author="JY0225" w:date="2017-08-24T11:18:00Z">
            <w:rPr>
              <w:bCs/>
            </w:rPr>
          </w:rPrChange>
        </w:rPr>
        <w:t xml:space="preserve"> </w:t>
      </w:r>
      <w:r w:rsidR="001E774C" w:rsidRPr="00B207B1">
        <w:rPr>
          <w:rFonts w:hAnsiTheme="minorEastAsia" w:hint="eastAsia"/>
          <w:bCs/>
          <w:rPrChange w:id="3449" w:author="JY0225" w:date="2017-08-24T11:18:00Z">
            <w:rPr>
              <w:rFonts w:hint="eastAsia"/>
              <w:bCs/>
            </w:rPr>
          </w:rPrChange>
        </w:rPr>
        <w:t>大文件下载</w:t>
      </w:r>
      <w:r w:rsidR="00D74B5C" w:rsidRPr="00B207B1">
        <w:rPr>
          <w:rFonts w:hAnsiTheme="minorEastAsia" w:hint="eastAsia"/>
          <w:bCs/>
          <w:rPrChange w:id="3450" w:author="JY0225" w:date="2017-08-24T11:18:00Z">
            <w:rPr>
              <w:rFonts w:hint="eastAsia"/>
              <w:bCs/>
            </w:rPr>
          </w:rPrChange>
        </w:rPr>
        <w:t>流程设计</w:t>
      </w:r>
    </w:p>
    <w:p w14:paraId="2BAF5302" w14:textId="4B5BE4DF" w:rsidR="00A45F9E" w:rsidRDefault="002357A5" w:rsidP="00A45F9E">
      <w:pPr>
        <w:jc w:val="center"/>
      </w:pPr>
      <w:ins w:id="3451" w:author="JY0225" w:date="2017-08-22T19:37:00Z">
        <w:r w:rsidRPr="00B207B1">
          <w:object w:dxaOrig="7249" w:dyaOrig="7226" w14:anchorId="551F3B55">
            <v:shape id="_x0000_i1039" type="#_x0000_t75" style="width:225pt;height:225pt" o:ole="">
              <v:imagedata r:id="rId62" o:title=""/>
            </v:shape>
            <o:OLEObject Type="Embed" ProgID="Visio.Drawing.15" ShapeID="_x0000_i1039" DrawAspect="Content" ObjectID="_1565696397" r:id="rId63"/>
          </w:object>
        </w:r>
      </w:ins>
    </w:p>
    <w:p w14:paraId="57E83E7B" w14:textId="1135A1C0" w:rsidR="004465C4" w:rsidRPr="002357A5" w:rsidDel="00924F30" w:rsidRDefault="002357A5">
      <w:pPr>
        <w:spacing w:line="400" w:lineRule="exact"/>
        <w:ind w:firstLineChars="200" w:firstLine="480"/>
        <w:jc w:val="center"/>
        <w:rPr>
          <w:del w:id="3452" w:author="JY0225" w:date="2017-08-22T19:37:00Z"/>
          <w:rFonts w:hAnsiTheme="minorEastAsia"/>
          <w:rPrChange w:id="3453" w:author="JY0225" w:date="2017-08-24T11:18:00Z">
            <w:rPr>
              <w:del w:id="3454" w:author="JY0225" w:date="2017-08-22T19:37:00Z"/>
              <w:bCs/>
            </w:rPr>
          </w:rPrChange>
        </w:rPr>
        <w:pPrChange w:id="3455" w:author="JY0225" w:date="2017-08-22T19:37:00Z">
          <w:pPr>
            <w:jc w:val="center"/>
          </w:pPr>
        </w:pPrChange>
      </w:pPr>
      <w:r w:rsidRPr="00B207B1">
        <w:rPr>
          <w:rFonts w:hAnsiTheme="minorEastAsia" w:hint="eastAsia"/>
          <w:rPrChange w:id="3456" w:author="JY0225" w:date="2017-08-24T11:18:00Z">
            <w:rPr>
              <w:rFonts w:ascii="Times New Roman" w:hAnsi="Times New Roman" w:hint="eastAsia"/>
            </w:rPr>
          </w:rPrChange>
        </w:rPr>
        <w:t>图</w:t>
      </w:r>
      <w:r w:rsidRPr="00B207B1">
        <w:rPr>
          <w:rFonts w:hAnsiTheme="minorEastAsia"/>
          <w:rPrChange w:id="3457" w:author="JY0225" w:date="2017-08-24T11:18:00Z">
            <w:rPr>
              <w:rFonts w:ascii="Times New Roman" w:hAnsi="Times New Roman"/>
            </w:rPr>
          </w:rPrChange>
        </w:rPr>
        <w:t xml:space="preserve">4-7 </w:t>
      </w:r>
      <w:r w:rsidRPr="00B207B1">
        <w:rPr>
          <w:rFonts w:hAnsiTheme="minorEastAsia" w:hint="eastAsia"/>
          <w:rPrChange w:id="3458" w:author="JY0225" w:date="2017-08-24T11:18:00Z">
            <w:rPr>
              <w:rFonts w:ascii="Times New Roman" w:hAnsi="Times New Roman" w:hint="eastAsia"/>
            </w:rPr>
          </w:rPrChange>
        </w:rPr>
        <w:t>云备份中间件</w:t>
      </w:r>
      <w:r w:rsidR="00DE2E8D" w:rsidRPr="00B207B1">
        <w:rPr>
          <w:rFonts w:hAnsiTheme="minorEastAsia" w:hint="eastAsia"/>
          <w:rPrChange w:id="3459" w:author="JY0225" w:date="2017-08-24T11:18:00Z">
            <w:rPr>
              <w:rFonts w:ascii="Times New Roman" w:hAnsi="Times New Roman" w:hint="eastAsia"/>
            </w:rPr>
          </w:rPrChange>
        </w:rPr>
        <w:t>系统</w:t>
      </w:r>
      <w:r w:rsidRPr="00B207B1">
        <w:rPr>
          <w:rFonts w:hAnsiTheme="minorEastAsia" w:hint="eastAsia"/>
          <w:rPrChange w:id="3460" w:author="JY0225" w:date="2017-08-24T11:18:00Z">
            <w:rPr>
              <w:rFonts w:ascii="Times New Roman" w:hAnsi="Times New Roman" w:hint="eastAsia"/>
            </w:rPr>
          </w:rPrChange>
        </w:rPr>
        <w:t>大文件下载流程图</w:t>
      </w:r>
    </w:p>
    <w:p w14:paraId="5F7294AC" w14:textId="77777777" w:rsidR="00924F30" w:rsidRPr="00B207B1" w:rsidRDefault="00924F30" w:rsidP="002357A5">
      <w:pPr>
        <w:jc w:val="center"/>
        <w:rPr>
          <w:ins w:id="3461" w:author="JY0225" w:date="2017-08-23T14:25:00Z"/>
          <w:rFonts w:hAnsiTheme="minorEastAsia"/>
          <w:bCs/>
          <w:rPrChange w:id="3462" w:author="JY0225" w:date="2017-08-24T11:18:00Z">
            <w:rPr>
              <w:ins w:id="3463" w:author="JY0225" w:date="2017-08-23T14:25:00Z"/>
              <w:bCs/>
            </w:rPr>
          </w:rPrChange>
        </w:rPr>
      </w:pPr>
    </w:p>
    <w:p w14:paraId="17BE66F9" w14:textId="6EE3A6F7" w:rsidR="005B5F57" w:rsidRPr="00B207B1" w:rsidRDefault="000D278D" w:rsidP="007B24E5">
      <w:pPr>
        <w:spacing w:line="400" w:lineRule="exact"/>
        <w:ind w:firstLine="420"/>
      </w:pPr>
      <w:ins w:id="3464" w:author="JY0225" w:date="2017-08-23T15:35:00Z">
        <w:r w:rsidRPr="00B207B1">
          <w:rPr>
            <w:rFonts w:hAnsiTheme="minorEastAsia" w:hint="eastAsia"/>
            <w:rPrChange w:id="3465" w:author="JY0225" w:date="2017-08-24T11:18:00Z">
              <w:rPr>
                <w:rFonts w:hint="eastAsia"/>
              </w:rPr>
            </w:rPrChange>
          </w:rPr>
          <w:lastRenderedPageBreak/>
          <w:t>如图</w:t>
        </w:r>
        <w:r w:rsidRPr="00B207B1">
          <w:rPr>
            <w:rFonts w:hAnsiTheme="minorEastAsia"/>
            <w:rPrChange w:id="3466" w:author="JY0225" w:date="2017-08-24T11:18:00Z">
              <w:rPr/>
            </w:rPrChange>
          </w:rPr>
          <w:t>4-7</w:t>
        </w:r>
        <w:r w:rsidRPr="00B207B1">
          <w:rPr>
            <w:rFonts w:hAnsiTheme="minorEastAsia" w:hint="eastAsia"/>
            <w:rPrChange w:id="3467" w:author="JY0225" w:date="2017-08-24T11:18:00Z">
              <w:rPr>
                <w:rFonts w:hint="eastAsia"/>
              </w:rPr>
            </w:rPrChange>
          </w:rPr>
          <w:t>所示，</w:t>
        </w:r>
      </w:ins>
      <w:ins w:id="3468" w:author="JY0225" w:date="2017-08-23T14:25:00Z">
        <w:r w:rsidR="00924F30" w:rsidRPr="00B207B1">
          <w:rPr>
            <w:rFonts w:hAnsiTheme="minorEastAsia" w:hint="eastAsia"/>
            <w:rPrChange w:id="3469" w:author="JY0225" w:date="2017-08-24T11:18:00Z">
              <w:rPr>
                <w:rFonts w:ascii="Times New Roman" w:hAnsi="Times New Roman" w:hint="eastAsia"/>
              </w:rPr>
            </w:rPrChange>
          </w:rPr>
          <w:t>中间件接收到数据下载的指令后，首先会对文件大小进行判断。若是大文件则调用分片下载函数，每次请求包含分片文件的起止索引和大小，通过多次下载请求任务完成大文件的下载。将所有分片文件下载完成后，对分片文件进行组合并返回给控制类。</w:t>
        </w:r>
      </w:ins>
    </w:p>
    <w:p w14:paraId="395D46B4" w14:textId="77777777" w:rsidR="00720935" w:rsidRPr="00B207B1" w:rsidDel="00720935" w:rsidRDefault="00720935" w:rsidP="00720935">
      <w:pPr>
        <w:pStyle w:val="31"/>
        <w:rPr>
          <w:del w:id="3470" w:author="JY0225" w:date="2017-08-23T14:25:00Z"/>
          <w:moveTo w:id="3471" w:author="JY0225" w:date="2017-08-23T14:25:00Z"/>
        </w:rPr>
      </w:pPr>
      <w:bookmarkStart w:id="3472" w:name="_Toc491952444"/>
      <w:moveToRangeStart w:id="3473" w:author="JY0225" w:date="2017-08-23T14:25:00Z" w:name="move491261659"/>
      <w:moveTo w:id="3474" w:author="JY0225" w:date="2017-08-23T14:25:00Z">
        <w:r w:rsidRPr="00B207B1">
          <w:t xml:space="preserve">4.3.4 </w:t>
        </w:r>
        <w:r w:rsidRPr="00B207B1">
          <w:t>本地缓存流程设计</w:t>
        </w:r>
        <w:bookmarkEnd w:id="3472"/>
      </w:moveTo>
    </w:p>
    <w:moveToRangeEnd w:id="3473"/>
    <w:p w14:paraId="4A6E353E" w14:textId="77777777" w:rsidR="0046547F" w:rsidRPr="00B207B1" w:rsidRDefault="00573F0A">
      <w:pPr>
        <w:pStyle w:val="31"/>
        <w:pPrChange w:id="3475" w:author="JY0225" w:date="2017-08-23T14:25:00Z">
          <w:pPr>
            <w:spacing w:line="400" w:lineRule="exact"/>
            <w:ind w:firstLine="420"/>
          </w:pPr>
        </w:pPrChange>
      </w:pPr>
      <w:del w:id="3476" w:author="JY0225" w:date="2017-08-23T14:25:00Z">
        <w:r w:rsidRPr="00B207B1" w:rsidDel="00924F30">
          <w:rPr>
            <w:rFonts w:hint="eastAsia"/>
          </w:rPr>
          <w:delText>中间件</w:delText>
        </w:r>
        <w:r w:rsidR="0046547F" w:rsidRPr="00B207B1" w:rsidDel="00924F30">
          <w:rPr>
            <w:rFonts w:hint="eastAsia"/>
          </w:rPr>
          <w:delText>接收到数据下载的指令后，首先会对文件大小进行判断。</w:delText>
        </w:r>
        <w:r w:rsidR="0046547F" w:rsidRPr="00B207B1" w:rsidDel="00924F30">
          <w:delText>若是大文件则调用分片</w:delText>
        </w:r>
        <w:r w:rsidR="0046547F" w:rsidRPr="00B207B1" w:rsidDel="00924F30">
          <w:rPr>
            <w:rFonts w:hint="eastAsia"/>
          </w:rPr>
          <w:delText>下载</w:delText>
        </w:r>
        <w:r w:rsidR="0046547F" w:rsidRPr="00B207B1" w:rsidDel="00924F30">
          <w:delText>函数，</w:delText>
        </w:r>
        <w:r w:rsidR="00960EF0" w:rsidRPr="00B207B1" w:rsidDel="00924F30">
          <w:rPr>
            <w:rFonts w:hint="eastAsia"/>
          </w:rPr>
          <w:delText>每次请求包含分片文件的起止索引和大小，通过多次下载请求任务</w:delText>
        </w:r>
        <w:r w:rsidR="0046547F" w:rsidRPr="00B207B1" w:rsidDel="00924F30">
          <w:rPr>
            <w:rFonts w:hint="eastAsia"/>
          </w:rPr>
          <w:delText>完成大文件的下</w:delText>
        </w:r>
        <w:r w:rsidR="0000095F" w:rsidRPr="00B207B1" w:rsidDel="00924F30">
          <w:rPr>
            <w:rFonts w:hint="eastAsia"/>
          </w:rPr>
          <w:delText>载。将所有分片文件下载完成后，对分片文件进行组合并返回给控制类</w:delText>
        </w:r>
        <w:r w:rsidR="0046547F" w:rsidRPr="00B207B1" w:rsidDel="00924F30">
          <w:rPr>
            <w:rFonts w:hint="eastAsia"/>
          </w:rPr>
          <w:delText>。</w:delText>
        </w:r>
      </w:del>
    </w:p>
    <w:p w14:paraId="00FD5ACD" w14:textId="77777777" w:rsidR="005F0610" w:rsidRPr="00B207B1" w:rsidDel="00720935" w:rsidRDefault="009536F3" w:rsidP="00CB27EF">
      <w:pPr>
        <w:pStyle w:val="31"/>
        <w:rPr>
          <w:moveFrom w:id="3477" w:author="JY0225" w:date="2017-08-23T14:25:00Z"/>
          <w:rFonts w:asciiTheme="minorEastAsia" w:hAnsiTheme="minorEastAsia"/>
          <w:sz w:val="24"/>
          <w:szCs w:val="24"/>
          <w:rPrChange w:id="3478" w:author="JY0225" w:date="2017-08-24T11:18:00Z">
            <w:rPr>
              <w:moveFrom w:id="3479" w:author="JY0225" w:date="2017-08-23T14:25:00Z"/>
            </w:rPr>
          </w:rPrChange>
        </w:rPr>
      </w:pPr>
      <w:moveFromRangeStart w:id="3480" w:author="JY0225" w:date="2017-08-23T14:25:00Z" w:name="move491261659"/>
      <w:moveFrom w:id="3481" w:author="JY0225" w:date="2017-08-23T14:25:00Z">
        <w:r w:rsidRPr="00B207B1" w:rsidDel="00720935">
          <w:rPr>
            <w:rFonts w:asciiTheme="minorEastAsia" w:hAnsiTheme="minorEastAsia"/>
            <w:sz w:val="24"/>
            <w:szCs w:val="24"/>
            <w:rPrChange w:id="3482" w:author="JY0225" w:date="2017-08-24T11:18:00Z">
              <w:rPr/>
            </w:rPrChange>
          </w:rPr>
          <w:t>4</w:t>
        </w:r>
        <w:r w:rsidR="00200FEA" w:rsidRPr="00B207B1" w:rsidDel="00720935">
          <w:rPr>
            <w:rFonts w:asciiTheme="minorEastAsia" w:hAnsiTheme="minorEastAsia"/>
            <w:sz w:val="24"/>
            <w:szCs w:val="24"/>
            <w:rPrChange w:id="3483" w:author="JY0225" w:date="2017-08-24T11:18:00Z">
              <w:rPr/>
            </w:rPrChange>
          </w:rPr>
          <w:t>.3</w:t>
        </w:r>
        <w:r w:rsidR="0099077E" w:rsidRPr="00B207B1" w:rsidDel="00720935">
          <w:rPr>
            <w:rFonts w:asciiTheme="minorEastAsia" w:hAnsiTheme="minorEastAsia"/>
            <w:sz w:val="24"/>
            <w:szCs w:val="24"/>
            <w:rPrChange w:id="3484" w:author="JY0225" w:date="2017-08-24T11:18:00Z">
              <w:rPr/>
            </w:rPrChange>
          </w:rPr>
          <w:t>.4</w:t>
        </w:r>
        <w:r w:rsidR="008B2918" w:rsidRPr="00B207B1" w:rsidDel="00720935">
          <w:rPr>
            <w:rFonts w:asciiTheme="minorEastAsia" w:hAnsiTheme="minorEastAsia"/>
            <w:sz w:val="24"/>
            <w:szCs w:val="24"/>
            <w:rPrChange w:id="3485" w:author="JY0225" w:date="2017-08-24T11:18:00Z">
              <w:rPr/>
            </w:rPrChange>
          </w:rPr>
          <w:t xml:space="preserve"> </w:t>
        </w:r>
        <w:r w:rsidR="00B12EAC" w:rsidRPr="00B207B1" w:rsidDel="00720935">
          <w:rPr>
            <w:rFonts w:asciiTheme="minorEastAsia" w:hAnsiTheme="minorEastAsia" w:hint="eastAsia"/>
            <w:sz w:val="24"/>
            <w:szCs w:val="24"/>
            <w:rPrChange w:id="3486" w:author="JY0225" w:date="2017-08-24T11:18:00Z">
              <w:rPr>
                <w:rFonts w:hint="eastAsia"/>
              </w:rPr>
            </w:rPrChange>
          </w:rPr>
          <w:t>本地缓存</w:t>
        </w:r>
        <w:r w:rsidR="008B2918" w:rsidRPr="00B207B1" w:rsidDel="00720935">
          <w:rPr>
            <w:rFonts w:asciiTheme="minorEastAsia" w:hAnsiTheme="minorEastAsia" w:hint="eastAsia"/>
            <w:sz w:val="24"/>
            <w:szCs w:val="24"/>
            <w:rPrChange w:id="3487" w:author="JY0225" w:date="2017-08-24T11:18:00Z">
              <w:rPr>
                <w:rFonts w:hint="eastAsia"/>
              </w:rPr>
            </w:rPrChange>
          </w:rPr>
          <w:t>流程设计</w:t>
        </w:r>
      </w:moveFrom>
    </w:p>
    <w:moveFromRangeEnd w:id="3480"/>
    <w:p w14:paraId="129124B2" w14:textId="77777777" w:rsidR="00BA0D8F" w:rsidRPr="00B207B1" w:rsidRDefault="00BA0D8F" w:rsidP="00B15AD9">
      <w:pPr>
        <w:spacing w:line="400" w:lineRule="exact"/>
        <w:ind w:firstLine="420"/>
        <w:rPr>
          <w:rFonts w:hAnsiTheme="minorEastAsia"/>
          <w:rPrChange w:id="3488" w:author="JY0225" w:date="2017-08-24T11:18:00Z">
            <w:rPr/>
          </w:rPrChange>
        </w:rPr>
      </w:pPr>
      <w:r w:rsidRPr="00B207B1">
        <w:rPr>
          <w:rFonts w:hAnsiTheme="minorEastAsia" w:hint="eastAsia"/>
          <w:rPrChange w:id="3489" w:author="JY0225" w:date="2017-08-24T11:18:00Z">
            <w:rPr>
              <w:rFonts w:hint="eastAsia"/>
            </w:rPr>
          </w:rPrChange>
        </w:rPr>
        <w:t>用户在文件上传和下载时，可能会反复访问同一文件，这时可用充分利用临时</w:t>
      </w:r>
      <w:r w:rsidR="00476838" w:rsidRPr="00B207B1">
        <w:rPr>
          <w:rFonts w:hAnsiTheme="minorEastAsia" w:hint="eastAsia"/>
          <w:rPrChange w:id="3490" w:author="JY0225" w:date="2017-08-24T11:18:00Z">
            <w:rPr>
              <w:rFonts w:hint="eastAsia"/>
            </w:rPr>
          </w:rPrChange>
        </w:rPr>
        <w:t>备份</w:t>
      </w:r>
      <w:r w:rsidRPr="00B207B1">
        <w:rPr>
          <w:rFonts w:hAnsiTheme="minorEastAsia" w:hint="eastAsia"/>
          <w:rPrChange w:id="3491" w:author="JY0225" w:date="2017-08-24T11:18:00Z">
            <w:rPr>
              <w:rFonts w:hint="eastAsia"/>
            </w:rPr>
          </w:rPrChange>
        </w:rPr>
        <w:t>区域</w:t>
      </w:r>
      <w:r w:rsidR="007752BE" w:rsidRPr="00B207B1">
        <w:rPr>
          <w:rFonts w:hAnsiTheme="minorEastAsia" w:hint="eastAsia"/>
          <w:rPrChange w:id="3492" w:author="JY0225" w:date="2017-08-24T11:18:00Z">
            <w:rPr>
              <w:rFonts w:hint="eastAsia"/>
            </w:rPr>
          </w:rPrChange>
        </w:rPr>
        <w:t>以及存储在服务器端的文件信息</w:t>
      </w:r>
      <w:r w:rsidRPr="00B207B1">
        <w:rPr>
          <w:rFonts w:hAnsiTheme="minorEastAsia" w:hint="eastAsia"/>
          <w:rPrChange w:id="3493" w:author="JY0225" w:date="2017-08-24T11:18:00Z">
            <w:rPr>
              <w:rFonts w:hint="eastAsia"/>
            </w:rPr>
          </w:rPrChange>
        </w:rPr>
        <w:t>，将反复访问的文件保存在临时</w:t>
      </w:r>
      <w:r w:rsidR="00476838" w:rsidRPr="00B207B1">
        <w:rPr>
          <w:rFonts w:hAnsiTheme="minorEastAsia" w:hint="eastAsia"/>
          <w:rPrChange w:id="3494" w:author="JY0225" w:date="2017-08-24T11:18:00Z">
            <w:rPr>
              <w:rFonts w:hint="eastAsia"/>
            </w:rPr>
          </w:rPrChange>
        </w:rPr>
        <w:t>备份</w:t>
      </w:r>
      <w:r w:rsidRPr="00B207B1">
        <w:rPr>
          <w:rFonts w:hAnsiTheme="minorEastAsia" w:hint="eastAsia"/>
          <w:rPrChange w:id="3495" w:author="JY0225" w:date="2017-08-24T11:18:00Z">
            <w:rPr>
              <w:rFonts w:hint="eastAsia"/>
            </w:rPr>
          </w:rPrChange>
        </w:rPr>
        <w:t>区域。通过分析请求和文件内容，可以进一步在客户端和服务器端上降低系统</w:t>
      </w:r>
      <w:r w:rsidRPr="00B207B1">
        <w:rPr>
          <w:rFonts w:hAnsiTheme="minorEastAsia"/>
          <w:rPrChange w:id="3496" w:author="JY0225" w:date="2017-08-24T11:18:00Z">
            <w:rPr/>
          </w:rPrChange>
        </w:rPr>
        <w:t>I/O</w:t>
      </w:r>
      <w:r w:rsidRPr="00B207B1">
        <w:rPr>
          <w:rFonts w:hAnsiTheme="minorEastAsia" w:hint="eastAsia"/>
          <w:rPrChange w:id="3497" w:author="JY0225" w:date="2017-08-24T11:18:00Z">
            <w:rPr>
              <w:rFonts w:hint="eastAsia"/>
            </w:rPr>
          </w:rPrChange>
        </w:rPr>
        <w:t>。以下展示的是本地缓存管理模块的流程设计，包括数据上传和下载缓存管理流程设计。</w:t>
      </w:r>
    </w:p>
    <w:p w14:paraId="6539794F" w14:textId="77777777" w:rsidR="00BA0D8F" w:rsidRPr="00B207B1" w:rsidRDefault="00864BDF" w:rsidP="00B15AD9">
      <w:pPr>
        <w:spacing w:line="400" w:lineRule="exact"/>
        <w:ind w:firstLine="420"/>
        <w:rPr>
          <w:rFonts w:hAnsiTheme="minorEastAsia"/>
          <w:bCs/>
          <w:rPrChange w:id="3498" w:author="JY0225" w:date="2017-08-24T11:18:00Z">
            <w:rPr>
              <w:bCs/>
            </w:rPr>
          </w:rPrChange>
        </w:rPr>
      </w:pPr>
      <w:r w:rsidRPr="00B207B1">
        <w:rPr>
          <w:rFonts w:hAnsiTheme="minorEastAsia"/>
          <w:bCs/>
          <w:rPrChange w:id="3499" w:author="JY0225" w:date="2017-08-24T11:18:00Z">
            <w:rPr>
              <w:bCs/>
            </w:rPr>
          </w:rPrChange>
        </w:rPr>
        <w:t>1</w:t>
      </w:r>
      <w:r w:rsidRPr="00B207B1">
        <w:rPr>
          <w:rFonts w:hAnsiTheme="minorEastAsia" w:hint="eastAsia"/>
          <w:bCs/>
          <w:rPrChange w:id="3500" w:author="JY0225" w:date="2017-08-24T11:18:00Z">
            <w:rPr>
              <w:rFonts w:hint="eastAsia"/>
              <w:bCs/>
            </w:rPr>
          </w:rPrChange>
        </w:rPr>
        <w:t>）</w:t>
      </w:r>
      <w:r w:rsidR="00BA0D8F" w:rsidRPr="00B207B1">
        <w:rPr>
          <w:rFonts w:hAnsiTheme="minorEastAsia"/>
          <w:bCs/>
          <w:rPrChange w:id="3501" w:author="JY0225" w:date="2017-08-24T11:18:00Z">
            <w:rPr>
              <w:bCs/>
            </w:rPr>
          </w:rPrChange>
        </w:rPr>
        <w:t xml:space="preserve"> </w:t>
      </w:r>
      <w:r w:rsidR="00BA0D8F" w:rsidRPr="00B207B1">
        <w:rPr>
          <w:rFonts w:hAnsiTheme="minorEastAsia" w:hint="eastAsia"/>
          <w:bCs/>
          <w:rPrChange w:id="3502" w:author="JY0225" w:date="2017-08-24T11:18:00Z">
            <w:rPr>
              <w:rFonts w:hint="eastAsia"/>
              <w:bCs/>
            </w:rPr>
          </w:rPrChange>
        </w:rPr>
        <w:t>数据上传本地缓存流程设计</w:t>
      </w:r>
    </w:p>
    <w:p w14:paraId="1F802C73" w14:textId="6DA70623" w:rsidR="00282407" w:rsidRPr="00B207B1" w:rsidRDefault="00BE1EBA" w:rsidP="007E3BC9">
      <w:pPr>
        <w:jc w:val="center"/>
      </w:pPr>
      <w:ins w:id="3503" w:author="JY0225" w:date="2017-08-22T19:41:00Z">
        <w:r w:rsidRPr="00B207B1">
          <w:object w:dxaOrig="9363" w:dyaOrig="5666" w14:anchorId="65B3FA7C">
            <v:shape id="_x0000_i1040" type="#_x0000_t75" style="width:301.5pt;height:181.5pt" o:ole="">
              <v:imagedata r:id="rId64" o:title=""/>
            </v:shape>
            <o:OLEObject Type="Embed" ProgID="Visio.Drawing.15" ShapeID="_x0000_i1040" DrawAspect="Content" ObjectID="_1565696398" r:id="rId65"/>
          </w:object>
        </w:r>
      </w:ins>
    </w:p>
    <w:p w14:paraId="1335F49F" w14:textId="209DAC56" w:rsidR="00BA0D8F" w:rsidRDefault="007E3BC9">
      <w:pPr>
        <w:spacing w:line="400" w:lineRule="exact"/>
        <w:ind w:firstLine="420"/>
        <w:jc w:val="center"/>
        <w:rPr>
          <w:rFonts w:hAnsiTheme="minorEastAsia"/>
        </w:rPr>
        <w:pPrChange w:id="3504" w:author="JY0225" w:date="2017-08-24T11:19:00Z">
          <w:pPr>
            <w:spacing w:line="360" w:lineRule="auto"/>
            <w:ind w:firstLine="420"/>
            <w:jc w:val="center"/>
          </w:pPr>
        </w:pPrChange>
      </w:pPr>
      <w:r w:rsidRPr="00B207B1">
        <w:rPr>
          <w:rFonts w:hAnsiTheme="minorEastAsia" w:hint="eastAsia"/>
          <w:rPrChange w:id="3505" w:author="JY0225" w:date="2017-08-24T11:19:00Z">
            <w:rPr>
              <w:rFonts w:hint="eastAsia"/>
            </w:rPr>
          </w:rPrChange>
        </w:rPr>
        <w:t>图</w:t>
      </w:r>
      <w:r w:rsidR="007C380E" w:rsidRPr="00B207B1">
        <w:rPr>
          <w:rFonts w:hAnsiTheme="minorEastAsia"/>
          <w:rPrChange w:id="3506" w:author="JY0225" w:date="2017-08-24T11:19:00Z">
            <w:rPr/>
          </w:rPrChange>
        </w:rPr>
        <w:t xml:space="preserve">4-8 </w:t>
      </w:r>
      <w:r w:rsidRPr="00B207B1">
        <w:rPr>
          <w:rFonts w:hAnsiTheme="minorEastAsia" w:hint="eastAsia"/>
          <w:rPrChange w:id="3507" w:author="JY0225" w:date="2017-08-24T11:19:00Z">
            <w:rPr>
              <w:rFonts w:hint="eastAsia"/>
            </w:rPr>
          </w:rPrChange>
        </w:rPr>
        <w:t>云</w:t>
      </w:r>
      <w:r w:rsidR="00476838" w:rsidRPr="00B207B1">
        <w:rPr>
          <w:rFonts w:hAnsiTheme="minorEastAsia" w:hint="eastAsia"/>
          <w:rPrChange w:id="3508" w:author="JY0225" w:date="2017-08-24T11:19:00Z">
            <w:rPr>
              <w:rFonts w:hint="eastAsia"/>
            </w:rPr>
          </w:rPrChange>
        </w:rPr>
        <w:t>备份</w:t>
      </w:r>
      <w:r w:rsidRPr="00B207B1">
        <w:rPr>
          <w:rFonts w:hAnsiTheme="minorEastAsia" w:hint="eastAsia"/>
          <w:rPrChange w:id="3509" w:author="JY0225" w:date="2017-08-24T11:19:00Z">
            <w:rPr>
              <w:rFonts w:hint="eastAsia"/>
            </w:rPr>
          </w:rPrChange>
        </w:rPr>
        <w:t>中间件</w:t>
      </w:r>
      <w:r w:rsidR="00044595" w:rsidRPr="00B207B1">
        <w:rPr>
          <w:rFonts w:hAnsiTheme="minorEastAsia" w:hint="eastAsia"/>
          <w:rPrChange w:id="3510" w:author="JY0225" w:date="2017-08-24T11:19:00Z">
            <w:rPr>
              <w:rFonts w:hint="eastAsia"/>
            </w:rPr>
          </w:rPrChange>
        </w:rPr>
        <w:t>系统</w:t>
      </w:r>
      <w:r w:rsidRPr="00B207B1">
        <w:rPr>
          <w:rFonts w:hAnsiTheme="minorEastAsia" w:hint="eastAsia"/>
          <w:rPrChange w:id="3511" w:author="JY0225" w:date="2017-08-24T11:19:00Z">
            <w:rPr>
              <w:rFonts w:hint="eastAsia"/>
            </w:rPr>
          </w:rPrChange>
        </w:rPr>
        <w:t>数据上传缓存管理流程图</w:t>
      </w:r>
    </w:p>
    <w:p w14:paraId="0CABBEFA" w14:textId="77777777" w:rsidR="00222C51" w:rsidRPr="00B207B1" w:rsidDel="00282407" w:rsidRDefault="00222C51" w:rsidP="00222C51">
      <w:pPr>
        <w:spacing w:line="400" w:lineRule="exact"/>
        <w:ind w:firstLine="420"/>
        <w:rPr>
          <w:del w:id="3512" w:author="JY0225" w:date="2017-08-22T19:42:00Z"/>
          <w:rFonts w:hAnsiTheme="minorEastAsia"/>
          <w:rPrChange w:id="3513" w:author="JY0225" w:date="2017-08-24T11:18:00Z">
            <w:rPr>
              <w:del w:id="3514" w:author="JY0225" w:date="2017-08-22T19:42:00Z"/>
            </w:rPr>
          </w:rPrChange>
        </w:rPr>
      </w:pPr>
      <w:ins w:id="3515" w:author="JY0225" w:date="2017-08-23T15:35:00Z">
        <w:r w:rsidRPr="00B207B1">
          <w:rPr>
            <w:rFonts w:hAnsiTheme="minorEastAsia" w:hint="eastAsia"/>
            <w:rPrChange w:id="3516" w:author="JY0225" w:date="2017-08-24T11:18:00Z">
              <w:rPr>
                <w:rFonts w:hint="eastAsia"/>
              </w:rPr>
            </w:rPrChange>
          </w:rPr>
          <w:t>如图</w:t>
        </w:r>
        <w:r w:rsidRPr="00B207B1">
          <w:rPr>
            <w:rFonts w:hAnsiTheme="minorEastAsia"/>
            <w:rPrChange w:id="3517" w:author="JY0225" w:date="2017-08-24T11:18:00Z">
              <w:rPr/>
            </w:rPrChange>
          </w:rPr>
          <w:t>4-8</w:t>
        </w:r>
        <w:r w:rsidRPr="00B207B1">
          <w:rPr>
            <w:rFonts w:hAnsiTheme="minorEastAsia" w:hint="eastAsia"/>
            <w:rPrChange w:id="3518" w:author="JY0225" w:date="2017-08-24T11:18:00Z">
              <w:rPr>
                <w:rFonts w:hint="eastAsia"/>
              </w:rPr>
            </w:rPrChange>
          </w:rPr>
          <w:t>所示，</w:t>
        </w:r>
      </w:ins>
      <w:r w:rsidRPr="00B207B1">
        <w:rPr>
          <w:rFonts w:hAnsiTheme="minorEastAsia" w:hint="eastAsia"/>
          <w:rPrChange w:id="3519" w:author="JY0225" w:date="2017-08-24T11:18:00Z">
            <w:rPr>
              <w:rFonts w:hint="eastAsia"/>
            </w:rPr>
          </w:rPrChange>
        </w:rPr>
        <w:t>中间件接收到用户上传文件的指令时，首先获取待上传文件的信息，包括文件大小和</w:t>
      </w:r>
      <w:r w:rsidRPr="00B207B1">
        <w:rPr>
          <w:rFonts w:hAnsiTheme="minorEastAsia"/>
          <w:rPrChange w:id="3520" w:author="JY0225" w:date="2017-08-24T11:18:00Z">
            <w:rPr/>
          </w:rPrChange>
        </w:rPr>
        <w:t>MD5</w:t>
      </w:r>
      <w:r w:rsidRPr="00B207B1">
        <w:rPr>
          <w:rFonts w:hAnsiTheme="minorEastAsia" w:hint="eastAsia"/>
          <w:rPrChange w:id="3521" w:author="JY0225" w:date="2017-08-24T11:18:00Z">
            <w:rPr>
              <w:rFonts w:hint="eastAsia"/>
            </w:rPr>
          </w:rPrChange>
        </w:rPr>
        <w:t>值等信息，根据数据库中记录的服务器端的文件信息，通过</w:t>
      </w:r>
      <w:r w:rsidRPr="00B207B1">
        <w:rPr>
          <w:rFonts w:hAnsiTheme="minorEastAsia"/>
          <w:rPrChange w:id="3522" w:author="JY0225" w:date="2017-08-24T11:18:00Z">
            <w:rPr/>
          </w:rPrChange>
        </w:rPr>
        <w:t>MD5</w:t>
      </w:r>
      <w:r w:rsidRPr="00B207B1">
        <w:rPr>
          <w:rFonts w:hAnsiTheme="minorEastAsia" w:hint="eastAsia"/>
          <w:rPrChange w:id="3523" w:author="JY0225" w:date="2017-08-24T11:18:00Z">
            <w:rPr>
              <w:rFonts w:hint="eastAsia"/>
            </w:rPr>
          </w:rPrChange>
        </w:rPr>
        <w:t>值校验，判断服务器中是否存在该文件。若服务器中存在该文件，</w:t>
      </w:r>
      <w:r w:rsidRPr="00B207B1">
        <w:rPr>
          <w:rFonts w:hAnsiTheme="minorEastAsia"/>
          <w:rPrChange w:id="3524" w:author="JY0225" w:date="2017-08-24T11:18:00Z">
            <w:rPr/>
          </w:rPrChange>
        </w:rPr>
        <w:t xml:space="preserve"> </w:t>
      </w:r>
      <w:r w:rsidRPr="00B207B1">
        <w:rPr>
          <w:rFonts w:hAnsiTheme="minorEastAsia" w:hint="eastAsia"/>
          <w:rPrChange w:id="3525" w:author="JY0225" w:date="2017-08-24T11:18:00Z">
            <w:rPr>
              <w:rFonts w:hint="eastAsia"/>
            </w:rPr>
          </w:rPrChange>
        </w:rPr>
        <w:t>则调用服务器提供的复制文件接口，将目标文件复制到上传路径；如服务器不存在该文件则执行正常的上传任务。</w:t>
      </w:r>
    </w:p>
    <w:p w14:paraId="33CA2B21" w14:textId="77777777" w:rsidR="00222C51" w:rsidRPr="00B207B1" w:rsidRDefault="00222C51">
      <w:pPr>
        <w:spacing w:line="400" w:lineRule="exact"/>
        <w:ind w:firstLine="420"/>
        <w:rPr>
          <w:ins w:id="3526" w:author="JY0225" w:date="2017-08-22T19:38:00Z"/>
          <w:rFonts w:hAnsiTheme="minorEastAsia"/>
          <w:rPrChange w:id="3527" w:author="JY0225" w:date="2017-08-24T11:18:00Z">
            <w:rPr>
              <w:ins w:id="3528" w:author="JY0225" w:date="2017-08-22T19:38:00Z"/>
            </w:rPr>
          </w:rPrChange>
        </w:rPr>
        <w:pPrChange w:id="3529" w:author="JY0225" w:date="2017-08-22T19:42:00Z">
          <w:pPr>
            <w:jc w:val="center"/>
          </w:pPr>
        </w:pPrChange>
      </w:pPr>
      <w:del w:id="3530" w:author="JY0225" w:date="2017-08-22T19:42:00Z">
        <w:r w:rsidRPr="00B207B1" w:rsidDel="00282407">
          <w:rPr>
            <w:rFonts w:hAnsiTheme="minorEastAsia"/>
            <w:noProof/>
            <w:rPrChange w:id="3531" w:author="JY0225" w:date="2017-08-24T11:18:00Z">
              <w:rPr>
                <w:noProof/>
              </w:rPr>
            </w:rPrChange>
          </w:rPr>
          <w:drawing>
            <wp:inline distT="0" distB="0" distL="0" distR="0" wp14:anchorId="6DE54E34" wp14:editId="10F60A18">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17F63E1F" w14:textId="77777777" w:rsidR="007E3BC9" w:rsidRPr="00B207B1" w:rsidRDefault="009E0EE7">
      <w:pPr>
        <w:spacing w:line="400" w:lineRule="exact"/>
        <w:ind w:firstLine="420"/>
        <w:rPr>
          <w:rFonts w:hAnsiTheme="minorEastAsia"/>
          <w:bCs/>
          <w:rPrChange w:id="3532" w:author="JY0225" w:date="2017-08-24T11:19:00Z">
            <w:rPr>
              <w:bCs/>
            </w:rPr>
          </w:rPrChange>
        </w:rPr>
        <w:pPrChange w:id="3533" w:author="JY0225" w:date="2017-08-24T11:19:00Z">
          <w:pPr>
            <w:ind w:firstLine="420"/>
          </w:pPr>
        </w:pPrChange>
      </w:pPr>
      <w:r w:rsidRPr="00B207B1">
        <w:rPr>
          <w:rFonts w:hAnsiTheme="minorEastAsia"/>
          <w:bCs/>
          <w:rPrChange w:id="3534" w:author="JY0225" w:date="2017-08-24T11:19:00Z">
            <w:rPr>
              <w:bCs/>
            </w:rPr>
          </w:rPrChange>
        </w:rPr>
        <w:t>2</w:t>
      </w:r>
      <w:r w:rsidRPr="00B207B1">
        <w:rPr>
          <w:rFonts w:hAnsiTheme="minorEastAsia" w:hint="eastAsia"/>
          <w:bCs/>
          <w:rPrChange w:id="3535" w:author="JY0225" w:date="2017-08-24T11:19:00Z">
            <w:rPr>
              <w:rFonts w:hint="eastAsia"/>
              <w:bCs/>
            </w:rPr>
          </w:rPrChange>
        </w:rPr>
        <w:t>）</w:t>
      </w:r>
      <w:r w:rsidR="007E3BC9" w:rsidRPr="00B207B1">
        <w:rPr>
          <w:rFonts w:hAnsiTheme="minorEastAsia"/>
          <w:bCs/>
          <w:rPrChange w:id="3536" w:author="JY0225" w:date="2017-08-24T11:19:00Z">
            <w:rPr>
              <w:bCs/>
            </w:rPr>
          </w:rPrChange>
        </w:rPr>
        <w:t xml:space="preserve"> </w:t>
      </w:r>
      <w:r w:rsidR="007E3BC9" w:rsidRPr="00B207B1">
        <w:rPr>
          <w:rFonts w:hAnsiTheme="minorEastAsia" w:hint="eastAsia"/>
          <w:bCs/>
          <w:rPrChange w:id="3537" w:author="JY0225" w:date="2017-08-24T11:19:00Z">
            <w:rPr>
              <w:rFonts w:hint="eastAsia"/>
              <w:bCs/>
            </w:rPr>
          </w:rPrChange>
        </w:rPr>
        <w:t>数据下载缓存流程设计</w:t>
      </w:r>
    </w:p>
    <w:p w14:paraId="5CB9F43E" w14:textId="77777777" w:rsidR="008C6E13" w:rsidRPr="00B207B1" w:rsidRDefault="00460B6A">
      <w:pPr>
        <w:spacing w:line="400" w:lineRule="exact"/>
        <w:ind w:firstLine="420"/>
        <w:rPr>
          <w:rFonts w:hAnsiTheme="minorEastAsia"/>
          <w:rPrChange w:id="3538" w:author="JY0225" w:date="2017-08-24T11:19:00Z">
            <w:rPr>
              <w:rFonts w:ascii="Times New Roman" w:hAnsi="Times New Roman"/>
            </w:rPr>
          </w:rPrChange>
        </w:rPr>
        <w:pPrChange w:id="3539" w:author="JY0225" w:date="2017-08-24T11:19:00Z">
          <w:pPr>
            <w:spacing w:line="360" w:lineRule="auto"/>
            <w:ind w:firstLine="420"/>
          </w:pPr>
        </w:pPrChange>
      </w:pPr>
      <w:ins w:id="3540" w:author="JY0225" w:date="2017-08-23T15:35:00Z">
        <w:r w:rsidRPr="00B207B1">
          <w:rPr>
            <w:rFonts w:hAnsiTheme="minorEastAsia" w:hint="eastAsia"/>
            <w:rPrChange w:id="3541" w:author="JY0225" w:date="2017-08-24T11:19:00Z">
              <w:rPr>
                <w:rFonts w:hint="eastAsia"/>
              </w:rPr>
            </w:rPrChange>
          </w:rPr>
          <w:t>如图</w:t>
        </w:r>
        <w:r w:rsidRPr="00B207B1">
          <w:rPr>
            <w:rFonts w:hAnsiTheme="minorEastAsia"/>
            <w:rPrChange w:id="3542" w:author="JY0225" w:date="2017-08-24T11:19:00Z">
              <w:rPr/>
            </w:rPrChange>
          </w:rPr>
          <w:t>4-9</w:t>
        </w:r>
        <w:r w:rsidRPr="00B207B1">
          <w:rPr>
            <w:rFonts w:hAnsiTheme="minorEastAsia" w:hint="eastAsia"/>
            <w:rPrChange w:id="3543" w:author="JY0225" w:date="2017-08-24T11:19:00Z">
              <w:rPr>
                <w:rFonts w:hint="eastAsia"/>
              </w:rPr>
            </w:rPrChange>
          </w:rPr>
          <w:t>所示，</w:t>
        </w:r>
      </w:ins>
      <w:r w:rsidR="008C6E13" w:rsidRPr="00B207B1">
        <w:rPr>
          <w:rFonts w:hAnsiTheme="minorEastAsia" w:hint="eastAsia"/>
          <w:rPrChange w:id="3544" w:author="JY0225" w:date="2017-08-24T11:19:00Z">
            <w:rPr>
              <w:rFonts w:ascii="Times New Roman" w:hAnsi="Times New Roman" w:hint="eastAsia"/>
            </w:rPr>
          </w:rPrChange>
        </w:rPr>
        <w:t>中间件</w:t>
      </w:r>
      <w:r w:rsidR="0072169E" w:rsidRPr="00B207B1">
        <w:rPr>
          <w:rFonts w:hAnsiTheme="minorEastAsia" w:hint="eastAsia"/>
          <w:rPrChange w:id="3545" w:author="JY0225" w:date="2017-08-24T11:19:00Z">
            <w:rPr>
              <w:rFonts w:ascii="Times New Roman" w:hAnsi="Times New Roman" w:hint="eastAsia"/>
            </w:rPr>
          </w:rPrChange>
        </w:rPr>
        <w:t>接收</w:t>
      </w:r>
      <w:r w:rsidR="008C6E13" w:rsidRPr="00B207B1">
        <w:rPr>
          <w:rFonts w:hAnsiTheme="minorEastAsia" w:hint="eastAsia"/>
          <w:rPrChange w:id="3546" w:author="JY0225" w:date="2017-08-24T11:19:00Z">
            <w:rPr>
              <w:rFonts w:ascii="Times New Roman" w:hAnsi="Times New Roman" w:hint="eastAsia"/>
            </w:rPr>
          </w:rPrChange>
        </w:rPr>
        <w:t>到用户下载文件的请求后，首先会查询数据库</w:t>
      </w:r>
      <w:r w:rsidR="0072169E" w:rsidRPr="00B207B1">
        <w:rPr>
          <w:rFonts w:hAnsiTheme="minorEastAsia" w:hint="eastAsia"/>
          <w:rPrChange w:id="3547" w:author="JY0225" w:date="2017-08-24T11:19:00Z">
            <w:rPr>
              <w:rFonts w:ascii="Times New Roman" w:hAnsi="Times New Roman" w:hint="eastAsia"/>
            </w:rPr>
          </w:rPrChange>
        </w:rPr>
        <w:t>中的本地缓存文件的信息，根据</w:t>
      </w:r>
      <w:r w:rsidR="0072169E" w:rsidRPr="00B207B1">
        <w:rPr>
          <w:rFonts w:hAnsiTheme="minorEastAsia"/>
          <w:rPrChange w:id="3548" w:author="JY0225" w:date="2017-08-24T11:19:00Z">
            <w:rPr>
              <w:rFonts w:ascii="Times New Roman" w:hAnsi="Times New Roman"/>
            </w:rPr>
          </w:rPrChange>
        </w:rPr>
        <w:t>MD5</w:t>
      </w:r>
      <w:r w:rsidR="0072169E" w:rsidRPr="00B207B1">
        <w:rPr>
          <w:rFonts w:hAnsiTheme="minorEastAsia" w:hint="eastAsia"/>
          <w:rPrChange w:id="3549" w:author="JY0225" w:date="2017-08-24T11:19:00Z">
            <w:rPr>
              <w:rFonts w:ascii="Times New Roman" w:hAnsi="Times New Roman" w:hint="eastAsia"/>
            </w:rPr>
          </w:rPrChange>
        </w:rPr>
        <w:t>值校验是否存在待下载的文件。若存在</w:t>
      </w:r>
      <w:r w:rsidR="00C014E6" w:rsidRPr="00B207B1">
        <w:rPr>
          <w:rFonts w:hAnsiTheme="minorEastAsia" w:hint="eastAsia"/>
          <w:rPrChange w:id="3550" w:author="JY0225" w:date="2017-08-24T11:19:00Z">
            <w:rPr>
              <w:rFonts w:ascii="Times New Roman" w:hAnsi="Times New Roman" w:hint="eastAsia"/>
            </w:rPr>
          </w:rPrChange>
        </w:rPr>
        <w:t>该文件，则直接从本地缓存中将该文件复制到下载路径；若不存在该文件，则从服务器端下载该文件。</w:t>
      </w:r>
    </w:p>
    <w:p w14:paraId="64DBC537" w14:textId="5DBB1488" w:rsidR="007E3BC9" w:rsidRPr="00B207B1" w:rsidRDefault="00780429" w:rsidP="00780429">
      <w:pPr>
        <w:jc w:val="center"/>
      </w:pPr>
      <w:del w:id="3551" w:author="JY0225" w:date="2017-08-22T19:43:00Z">
        <w:r w:rsidRPr="00B207B1" w:rsidDel="002576C8">
          <w:rPr>
            <w:noProof/>
          </w:rPr>
          <w:lastRenderedPageBreak/>
          <w:drawing>
            <wp:inline distT="0" distB="0" distL="0" distR="0" wp14:anchorId="449D4A2D" wp14:editId="61338619">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7">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3552" w:author="JY0225" w:date="2017-08-22T19:45:00Z">
        <w:r w:rsidR="00101347" w:rsidRPr="00B207B1">
          <w:object w:dxaOrig="9363" w:dyaOrig="5666" w14:anchorId="10AC608D">
            <v:shape id="_x0000_i1041" type="#_x0000_t75" style="width:315pt;height:190.5pt" o:ole="">
              <v:imagedata r:id="rId68" o:title=""/>
            </v:shape>
            <o:OLEObject Type="Embed" ProgID="Visio.Drawing.15" ShapeID="_x0000_i1041" DrawAspect="Content" ObjectID="_1565696399" r:id="rId69"/>
          </w:object>
        </w:r>
      </w:ins>
    </w:p>
    <w:p w14:paraId="5E29AEE3" w14:textId="61ECBDAF" w:rsidR="004E7101" w:rsidRPr="00B207B1" w:rsidRDefault="004E7101">
      <w:pPr>
        <w:spacing w:line="400" w:lineRule="exact"/>
        <w:ind w:firstLineChars="200" w:firstLine="480"/>
        <w:jc w:val="center"/>
        <w:rPr>
          <w:rFonts w:hAnsiTheme="minorEastAsia"/>
          <w:rPrChange w:id="3553" w:author="JY0225" w:date="2017-08-24T11:19:00Z">
            <w:rPr>
              <w:rFonts w:ascii="Times New Roman" w:hAnsi="Times New Roman"/>
            </w:rPr>
          </w:rPrChange>
        </w:rPr>
        <w:pPrChange w:id="3554" w:author="JY0225" w:date="2017-08-24T11:19:00Z">
          <w:pPr>
            <w:spacing w:line="360" w:lineRule="auto"/>
            <w:ind w:firstLineChars="200" w:firstLine="480"/>
            <w:jc w:val="center"/>
          </w:pPr>
        </w:pPrChange>
      </w:pPr>
      <w:r w:rsidRPr="00B207B1">
        <w:rPr>
          <w:rFonts w:hAnsiTheme="minorEastAsia" w:hint="eastAsia"/>
          <w:rPrChange w:id="3555" w:author="JY0225" w:date="2017-08-24T11:19:00Z">
            <w:rPr>
              <w:rFonts w:ascii="Times New Roman" w:hAnsi="Times New Roman" w:hint="eastAsia"/>
            </w:rPr>
          </w:rPrChange>
        </w:rPr>
        <w:t>图</w:t>
      </w:r>
      <w:r w:rsidR="00401E29" w:rsidRPr="00B207B1">
        <w:rPr>
          <w:rFonts w:hAnsiTheme="minorEastAsia"/>
          <w:rPrChange w:id="3556" w:author="JY0225" w:date="2017-08-24T11:19:00Z">
            <w:rPr>
              <w:rFonts w:ascii="Times New Roman" w:hAnsi="Times New Roman"/>
            </w:rPr>
          </w:rPrChange>
        </w:rPr>
        <w:t>4-9</w:t>
      </w:r>
      <w:r w:rsidRPr="00B207B1">
        <w:rPr>
          <w:rFonts w:hAnsiTheme="minorEastAsia" w:hint="eastAsia"/>
          <w:rPrChange w:id="3557" w:author="JY0225" w:date="2017-08-24T11:19:00Z">
            <w:rPr>
              <w:rFonts w:ascii="Times New Roman" w:hAnsi="Times New Roman" w:hint="eastAsia"/>
            </w:rPr>
          </w:rPrChange>
        </w:rPr>
        <w:t>云</w:t>
      </w:r>
      <w:r w:rsidR="00476838" w:rsidRPr="00B207B1">
        <w:rPr>
          <w:rFonts w:hAnsiTheme="minorEastAsia" w:hint="eastAsia"/>
          <w:rPrChange w:id="3558" w:author="JY0225" w:date="2017-08-24T11:19:00Z">
            <w:rPr>
              <w:rFonts w:ascii="Times New Roman" w:hAnsi="Times New Roman" w:hint="eastAsia"/>
            </w:rPr>
          </w:rPrChange>
        </w:rPr>
        <w:t>备份</w:t>
      </w:r>
      <w:r w:rsidRPr="00B207B1">
        <w:rPr>
          <w:rFonts w:hAnsiTheme="minorEastAsia" w:hint="eastAsia"/>
          <w:rPrChange w:id="3559" w:author="JY0225" w:date="2017-08-24T11:19:00Z">
            <w:rPr>
              <w:rFonts w:ascii="Times New Roman" w:hAnsi="Times New Roman" w:hint="eastAsia"/>
            </w:rPr>
          </w:rPrChange>
        </w:rPr>
        <w:t>与云备份中间件</w:t>
      </w:r>
      <w:r w:rsidR="00E53012" w:rsidRPr="00B207B1">
        <w:rPr>
          <w:rFonts w:hAnsiTheme="minorEastAsia" w:hint="eastAsia"/>
          <w:rPrChange w:id="3560" w:author="JY0225" w:date="2017-08-24T11:19:00Z">
            <w:rPr>
              <w:rFonts w:ascii="Times New Roman" w:hAnsi="Times New Roman" w:hint="eastAsia"/>
            </w:rPr>
          </w:rPrChange>
        </w:rPr>
        <w:t>系统</w:t>
      </w:r>
      <w:r w:rsidRPr="00B207B1">
        <w:rPr>
          <w:rFonts w:hAnsiTheme="minorEastAsia" w:hint="eastAsia"/>
          <w:rPrChange w:id="3561" w:author="JY0225" w:date="2017-08-24T11:19:00Z">
            <w:rPr>
              <w:rFonts w:ascii="Times New Roman" w:hAnsi="Times New Roman" w:hint="eastAsia"/>
            </w:rPr>
          </w:rPrChange>
        </w:rPr>
        <w:t>大文件下载流程图</w:t>
      </w:r>
    </w:p>
    <w:p w14:paraId="0027277D" w14:textId="77777777" w:rsidR="007E4F1D" w:rsidRPr="00B207B1" w:rsidRDefault="00B2530F" w:rsidP="007E4F1D">
      <w:pPr>
        <w:pStyle w:val="31"/>
      </w:pPr>
      <w:bookmarkStart w:id="3562" w:name="_Toc491952445"/>
      <w:r w:rsidRPr="00B207B1">
        <w:t>4.3</w:t>
      </w:r>
      <w:r w:rsidR="002126C0" w:rsidRPr="00B207B1">
        <w:t>.5</w:t>
      </w:r>
      <w:r w:rsidR="007E4F1D" w:rsidRPr="00B207B1">
        <w:t xml:space="preserve"> </w:t>
      </w:r>
      <w:r w:rsidR="009776FB" w:rsidRPr="00B207B1">
        <w:rPr>
          <w:rFonts w:hint="eastAsia"/>
        </w:rPr>
        <w:t>多应用适配</w:t>
      </w:r>
      <w:r w:rsidR="007E4F1D" w:rsidRPr="00B207B1">
        <w:t>流程设计</w:t>
      </w:r>
      <w:bookmarkEnd w:id="3562"/>
    </w:p>
    <w:p w14:paraId="7922A4E6" w14:textId="77777777" w:rsidR="006617BB" w:rsidRPr="00B207B1" w:rsidRDefault="006617BB">
      <w:pPr>
        <w:spacing w:line="400" w:lineRule="exact"/>
        <w:ind w:firstLineChars="200" w:firstLine="480"/>
        <w:pPrChange w:id="3563" w:author="JY0225" w:date="2017-08-24T11:19:00Z">
          <w:pPr>
            <w:spacing w:line="360" w:lineRule="auto"/>
            <w:ind w:firstLineChars="200" w:firstLine="480"/>
          </w:pPr>
        </w:pPrChange>
      </w:pPr>
      <w:r w:rsidRPr="00B207B1">
        <w:rPr>
          <w:rFonts w:hint="eastAsia"/>
        </w:rPr>
        <w:t>由于</w:t>
      </w:r>
      <w:r w:rsidR="00FE279F" w:rsidRPr="00B207B1">
        <w:rPr>
          <w:rFonts w:hint="eastAsia"/>
        </w:rPr>
        <w:t>操作系统与编程语言的差异性，且</w:t>
      </w:r>
      <w:r w:rsidRPr="00B207B1">
        <w:rPr>
          <w:rFonts w:hint="eastAsia"/>
        </w:rPr>
        <w:t>设计时考虑的情形和目标不一样，客户端和服务端通常会定义不同的接口，导致服务器和客户端不匹配。交互适配模块的主要的目标是完成不同客户端和服务之间的适配。以下展示的是交互适配模块进行命令接口转换时的流程设计。</w:t>
      </w:r>
    </w:p>
    <w:p w14:paraId="411CF821" w14:textId="30FA5F0D" w:rsidR="006617BB" w:rsidRPr="00B207B1" w:rsidRDefault="002C3D62" w:rsidP="00762481">
      <w:pPr>
        <w:jc w:val="center"/>
      </w:pPr>
      <w:ins w:id="3564" w:author="JY0225" w:date="2017-08-22T19:50:00Z">
        <w:r w:rsidRPr="00B207B1">
          <w:object w:dxaOrig="6234" w:dyaOrig="7389" w14:anchorId="4000B12D">
            <v:shape id="_x0000_i1042" type="#_x0000_t75" style="width:198pt;height:234pt" o:ole="">
              <v:imagedata r:id="rId70" o:title=""/>
            </v:shape>
            <o:OLEObject Type="Embed" ProgID="Visio.Drawing.15" ShapeID="_x0000_i1042" DrawAspect="Content" ObjectID="_1565696400" r:id="rId71"/>
          </w:object>
        </w:r>
      </w:ins>
      <w:del w:id="3565" w:author="JY0225" w:date="2017-08-22T19:48:00Z">
        <w:r w:rsidR="00EA3181" w:rsidRPr="00B207B1" w:rsidDel="000E4D98">
          <w:rPr>
            <w:noProof/>
          </w:rPr>
          <w:drawing>
            <wp:inline distT="0" distB="0" distL="0" distR="0" wp14:anchorId="7599EEC6" wp14:editId="2D6A238F">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2">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F67D37F" w14:textId="57E9EF7C" w:rsidR="00762481" w:rsidRPr="00B207B1" w:rsidRDefault="00762481">
      <w:pPr>
        <w:spacing w:line="400" w:lineRule="exact"/>
        <w:ind w:left="420"/>
        <w:jc w:val="center"/>
        <w:rPr>
          <w:rFonts w:hAnsiTheme="minorEastAsia"/>
          <w:color w:val="000000" w:themeColor="text1"/>
          <w:rPrChange w:id="3566" w:author="JY0225" w:date="2017-08-24T11:20:00Z">
            <w:rPr>
              <w:color w:val="000000" w:themeColor="text1"/>
            </w:rPr>
          </w:rPrChange>
        </w:rPr>
        <w:pPrChange w:id="3567" w:author="JY0225" w:date="2017-08-24T11:20:00Z">
          <w:pPr>
            <w:spacing w:line="360" w:lineRule="auto"/>
            <w:ind w:left="420"/>
            <w:jc w:val="center"/>
          </w:pPr>
        </w:pPrChange>
      </w:pPr>
      <w:r w:rsidRPr="00B207B1">
        <w:rPr>
          <w:rFonts w:hAnsiTheme="minorEastAsia" w:hint="eastAsia"/>
          <w:color w:val="000000" w:themeColor="text1"/>
          <w:rPrChange w:id="3568" w:author="JY0225" w:date="2017-08-24T11:20:00Z">
            <w:rPr>
              <w:rFonts w:hint="eastAsia"/>
              <w:color w:val="000000" w:themeColor="text1"/>
            </w:rPr>
          </w:rPrChange>
        </w:rPr>
        <w:t>图</w:t>
      </w:r>
      <w:r w:rsidR="00773488" w:rsidRPr="00B207B1">
        <w:rPr>
          <w:rFonts w:hAnsiTheme="minorEastAsia"/>
          <w:color w:val="000000" w:themeColor="text1"/>
          <w:rPrChange w:id="3569" w:author="JY0225" w:date="2017-08-24T11:20:00Z">
            <w:rPr>
              <w:color w:val="000000" w:themeColor="text1"/>
            </w:rPr>
          </w:rPrChange>
        </w:rPr>
        <w:t>4-10</w:t>
      </w:r>
      <w:r w:rsidR="00243CC7" w:rsidRPr="00B207B1">
        <w:rPr>
          <w:rFonts w:hAnsiTheme="minorEastAsia"/>
          <w:color w:val="000000" w:themeColor="text1"/>
          <w:rPrChange w:id="3570" w:author="JY0225" w:date="2017-08-24T11:20:00Z">
            <w:rPr>
              <w:color w:val="000000" w:themeColor="text1"/>
            </w:rPr>
          </w:rPrChange>
        </w:rPr>
        <w:t xml:space="preserve"> </w:t>
      </w:r>
      <w:r w:rsidRPr="00B207B1">
        <w:rPr>
          <w:rFonts w:hAnsiTheme="minorEastAsia" w:hint="eastAsia"/>
          <w:color w:val="000000" w:themeColor="text1"/>
          <w:rPrChange w:id="3571" w:author="JY0225" w:date="2017-08-24T11:20:00Z">
            <w:rPr>
              <w:rFonts w:hint="eastAsia"/>
              <w:color w:val="000000" w:themeColor="text1"/>
            </w:rPr>
          </w:rPrChange>
        </w:rPr>
        <w:t>云备份</w:t>
      </w:r>
      <w:r w:rsidR="00537A4F">
        <w:rPr>
          <w:rFonts w:hAnsiTheme="minorEastAsia" w:hint="eastAsia"/>
          <w:color w:val="000000" w:themeColor="text1"/>
        </w:rPr>
        <w:t>服务</w:t>
      </w:r>
      <w:r w:rsidRPr="00B207B1">
        <w:rPr>
          <w:rFonts w:hAnsiTheme="minorEastAsia" w:hint="eastAsia"/>
          <w:color w:val="000000" w:themeColor="text1"/>
          <w:rPrChange w:id="3572" w:author="JY0225" w:date="2017-08-24T11:20:00Z">
            <w:rPr>
              <w:rFonts w:hint="eastAsia"/>
              <w:color w:val="000000" w:themeColor="text1"/>
            </w:rPr>
          </w:rPrChange>
        </w:rPr>
        <w:t>系统中间件交互适配模块流程图</w:t>
      </w:r>
    </w:p>
    <w:p w14:paraId="1D2969E2" w14:textId="77777777" w:rsidR="008924BE" w:rsidRPr="00B207B1" w:rsidDel="00B32D59" w:rsidRDefault="00B32D59">
      <w:pPr>
        <w:spacing w:line="400" w:lineRule="exact"/>
        <w:ind w:firstLine="420"/>
        <w:rPr>
          <w:del w:id="3573" w:author="JY0225" w:date="2017-08-23T15:36:00Z"/>
          <w:rFonts w:hAnsiTheme="minorEastAsia"/>
          <w:color w:val="000000" w:themeColor="text1"/>
          <w:rPrChange w:id="3574" w:author="微软用户" w:date="2017-08-24T21:23:00Z">
            <w:rPr>
              <w:del w:id="3575" w:author="JY0225" w:date="2017-08-23T15:36:00Z"/>
              <w:color w:val="000000" w:themeColor="text1"/>
            </w:rPr>
          </w:rPrChange>
        </w:rPr>
        <w:pPrChange w:id="3576" w:author="JY0225" w:date="2017-08-24T11:20:00Z">
          <w:pPr>
            <w:spacing w:line="360" w:lineRule="auto"/>
            <w:ind w:firstLine="420"/>
          </w:pPr>
        </w:pPrChange>
      </w:pPr>
      <w:ins w:id="3577" w:author="JY0225" w:date="2017-08-23T15:35:00Z">
        <w:r w:rsidRPr="00B207B1">
          <w:rPr>
            <w:rFonts w:hAnsiTheme="minorEastAsia" w:hint="eastAsia"/>
            <w:rPrChange w:id="3578" w:author="JY0225" w:date="2017-08-24T11:20:00Z">
              <w:rPr>
                <w:rFonts w:hint="eastAsia"/>
              </w:rPr>
            </w:rPrChange>
          </w:rPr>
          <w:t>如图</w:t>
        </w:r>
        <w:r w:rsidRPr="00B207B1">
          <w:rPr>
            <w:rFonts w:hAnsiTheme="minorEastAsia"/>
            <w:rPrChange w:id="3579" w:author="JY0225" w:date="2017-08-24T11:20:00Z">
              <w:rPr/>
            </w:rPrChange>
          </w:rPr>
          <w:t>4-10</w:t>
        </w:r>
        <w:r w:rsidRPr="00B207B1">
          <w:rPr>
            <w:rFonts w:hAnsiTheme="minorEastAsia" w:hint="eastAsia"/>
            <w:rPrChange w:id="3580" w:author="JY0225" w:date="2017-08-24T11:20:00Z">
              <w:rPr>
                <w:rFonts w:hint="eastAsia"/>
              </w:rPr>
            </w:rPrChange>
          </w:rPr>
          <w:t>所示，</w:t>
        </w:r>
      </w:ins>
      <w:r w:rsidR="008924BE" w:rsidRPr="00B207B1">
        <w:rPr>
          <w:rFonts w:hAnsiTheme="minorEastAsia" w:hint="eastAsia"/>
          <w:color w:val="000000" w:themeColor="text1"/>
          <w:rPrChange w:id="3581" w:author="JY0225" w:date="2017-08-24T11:20:00Z">
            <w:rPr>
              <w:rFonts w:hint="eastAsia"/>
              <w:color w:val="000000" w:themeColor="text1"/>
            </w:rPr>
          </w:rPrChange>
        </w:rPr>
        <w:t>交互适配模块接收到客户端交互模块发送的指令后，首先判断该指令中</w:t>
      </w:r>
      <w:ins w:id="3582" w:author="JY0225" w:date="2017-08-23T15:36:00Z">
        <w:r w:rsidRPr="00B207B1">
          <w:rPr>
            <w:rFonts w:hAnsiTheme="minorEastAsia" w:hint="eastAsia"/>
            <w:color w:val="000000" w:themeColor="text1"/>
            <w:rPrChange w:id="3583" w:author="JY0225" w:date="2017-08-24T11:20:00Z">
              <w:rPr>
                <w:rFonts w:hint="eastAsia"/>
                <w:color w:val="000000" w:themeColor="text1"/>
              </w:rPr>
            </w:rPrChange>
          </w:rPr>
          <w:t>的</w:t>
        </w:r>
      </w:ins>
      <w:del w:id="3584" w:author="JY0225" w:date="2017-08-23T15:36:00Z">
        <w:r w:rsidR="008924BE" w:rsidRPr="00B207B1" w:rsidDel="00B32D59">
          <w:rPr>
            <w:rFonts w:hAnsiTheme="minorEastAsia" w:hint="eastAsia"/>
            <w:color w:val="000000" w:themeColor="text1"/>
            <w:rPrChange w:id="3585" w:author="微软用户" w:date="2017-08-24T21:23:00Z">
              <w:rPr>
                <w:rFonts w:hint="eastAsia"/>
                <w:color w:val="000000" w:themeColor="text1"/>
              </w:rPr>
            </w:rPrChange>
          </w:rPr>
          <w:delText>所</w:delText>
        </w:r>
      </w:del>
    </w:p>
    <w:p w14:paraId="58CFC629" w14:textId="77777777" w:rsidR="00212E62" w:rsidRPr="00B207B1" w:rsidRDefault="008924BE">
      <w:pPr>
        <w:spacing w:line="400" w:lineRule="exact"/>
        <w:ind w:firstLine="420"/>
        <w:rPr>
          <w:rFonts w:hAnsiTheme="minorEastAsia"/>
          <w:color w:val="000000" w:themeColor="text1"/>
          <w:rPrChange w:id="3586" w:author="JY0225" w:date="2017-08-24T11:20:00Z">
            <w:rPr>
              <w:color w:val="000000" w:themeColor="text1"/>
            </w:rPr>
          </w:rPrChange>
        </w:rPr>
        <w:pPrChange w:id="3587" w:author="JY0225" w:date="2017-08-24T11:20:00Z">
          <w:pPr>
            <w:spacing w:line="360" w:lineRule="auto"/>
          </w:pPr>
        </w:pPrChange>
      </w:pPr>
      <w:r w:rsidRPr="00B207B1">
        <w:rPr>
          <w:rFonts w:hAnsiTheme="minorEastAsia" w:hint="eastAsia"/>
          <w:color w:val="000000" w:themeColor="text1"/>
          <w:rPrChange w:id="3588" w:author="微软用户" w:date="2017-08-24T21:23:00Z">
            <w:rPr>
              <w:rFonts w:hint="eastAsia"/>
              <w:color w:val="000000" w:themeColor="text1"/>
            </w:rPr>
          </w:rPrChange>
        </w:rPr>
        <w:t>请求</w:t>
      </w:r>
      <w:del w:id="3589" w:author="JY0225" w:date="2017-08-23T15:36:00Z">
        <w:r w:rsidRPr="00B207B1" w:rsidDel="00B32D59">
          <w:rPr>
            <w:rFonts w:hAnsiTheme="minorEastAsia" w:hint="eastAsia"/>
            <w:color w:val="000000" w:themeColor="text1"/>
            <w:rPrChange w:id="3590" w:author="微软用户" w:date="2017-08-24T21:23:00Z">
              <w:rPr>
                <w:rFonts w:hint="eastAsia"/>
                <w:color w:val="000000" w:themeColor="text1"/>
              </w:rPr>
            </w:rPrChange>
          </w:rPr>
          <w:delText>的功能</w:delText>
        </w:r>
      </w:del>
      <w:r w:rsidRPr="00B207B1">
        <w:rPr>
          <w:rFonts w:hAnsiTheme="minorEastAsia" w:hint="eastAsia"/>
          <w:color w:val="000000" w:themeColor="text1"/>
          <w:rPrChange w:id="3591" w:author="微软用户" w:date="2017-08-24T21:23:00Z">
            <w:rPr>
              <w:rFonts w:hint="eastAsia"/>
              <w:color w:val="000000" w:themeColor="text1"/>
            </w:rPr>
          </w:rPrChange>
        </w:rPr>
        <w:t>是否可以分解为若干个子功能，若能分解为若干个子功能，</w:t>
      </w:r>
      <w:ins w:id="3592" w:author="微软用户" w:date="2017-08-24T21:23:00Z">
        <w:r w:rsidR="00AB26BC" w:rsidRPr="00B207B1">
          <w:rPr>
            <w:rFonts w:hAnsiTheme="minorEastAsia" w:hint="eastAsia"/>
            <w:color w:val="000000" w:themeColor="text1"/>
          </w:rPr>
          <w:t>如删除会话信息请求需要分解成为</w:t>
        </w:r>
      </w:ins>
      <w:ins w:id="3593" w:author="微软用户" w:date="2017-08-24T21:24:00Z">
        <w:r w:rsidR="00AB26BC" w:rsidRPr="00B207B1">
          <w:rPr>
            <w:rFonts w:hAnsiTheme="minorEastAsia" w:hint="eastAsia"/>
            <w:color w:val="000000" w:themeColor="text1"/>
          </w:rPr>
          <w:t>查询会话信息和删除选定会话两个子功能，大文件上传需要拆分成文件分块和文件</w:t>
        </w:r>
      </w:ins>
      <w:ins w:id="3594" w:author="微软用户" w:date="2017-08-24T21:25:00Z">
        <w:r w:rsidR="00AB26BC" w:rsidRPr="00B207B1">
          <w:rPr>
            <w:rFonts w:hAnsiTheme="minorEastAsia" w:hint="eastAsia"/>
            <w:color w:val="000000" w:themeColor="text1"/>
          </w:rPr>
          <w:t>上传两个子功能</w:t>
        </w:r>
        <w:r w:rsidR="00F04174" w:rsidRPr="00B207B1">
          <w:rPr>
            <w:rFonts w:hAnsiTheme="minorEastAsia" w:hint="eastAsia"/>
            <w:color w:val="000000" w:themeColor="text1"/>
          </w:rPr>
          <w:t>，</w:t>
        </w:r>
      </w:ins>
      <w:r w:rsidRPr="00B207B1">
        <w:rPr>
          <w:rFonts w:hAnsiTheme="minorEastAsia" w:hint="eastAsia"/>
          <w:color w:val="000000" w:themeColor="text1"/>
          <w:rPrChange w:id="3595" w:author="微软用户" w:date="2017-08-24T21:23:00Z">
            <w:rPr>
              <w:rFonts w:hint="eastAsia"/>
              <w:color w:val="000000" w:themeColor="text1"/>
            </w:rPr>
          </w:rPrChange>
        </w:rPr>
        <w:t>则先将指令分解然后逐一</w:t>
      </w:r>
      <w:r w:rsidRPr="00B207B1">
        <w:rPr>
          <w:rFonts w:hAnsiTheme="minorEastAsia" w:hint="eastAsia"/>
          <w:color w:val="000000" w:themeColor="text1"/>
          <w:rPrChange w:id="3596" w:author="微软用户" w:date="2017-08-24T21:23:00Z">
            <w:rPr>
              <w:rFonts w:hint="eastAsia"/>
              <w:color w:val="000000" w:themeColor="text1"/>
            </w:rPr>
          </w:rPrChange>
        </w:rPr>
        <w:lastRenderedPageBreak/>
        <w:t>适配，并将适配后的指令交给控制模块处理，最后将处理后的结果</w:t>
      </w:r>
      <w:r w:rsidRPr="00B207B1">
        <w:rPr>
          <w:rFonts w:hAnsiTheme="minorEastAsia" w:hint="eastAsia"/>
          <w:color w:val="000000" w:themeColor="text1"/>
          <w:rPrChange w:id="3597" w:author="JY0225" w:date="2017-08-24T11:20:00Z">
            <w:rPr>
              <w:rFonts w:hint="eastAsia"/>
              <w:color w:val="000000" w:themeColor="text1"/>
            </w:rPr>
          </w:rPrChange>
        </w:rPr>
        <w:t>进行整合返回给客户端。</w:t>
      </w:r>
    </w:p>
    <w:p w14:paraId="35F2028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598" w:name="_Toc488833235"/>
      <w:bookmarkStart w:id="3599" w:name="_Toc488850472"/>
      <w:bookmarkStart w:id="3600" w:name="_Toc488874489"/>
      <w:bookmarkStart w:id="3601" w:name="_Toc488874568"/>
      <w:bookmarkStart w:id="3602" w:name="_Toc488874647"/>
      <w:bookmarkStart w:id="3603" w:name="_Toc488874726"/>
      <w:bookmarkStart w:id="3604" w:name="_Toc488875097"/>
      <w:bookmarkStart w:id="3605" w:name="_Toc488916856"/>
      <w:bookmarkStart w:id="3606" w:name="_Toc488916934"/>
      <w:bookmarkStart w:id="3607" w:name="_Toc488926354"/>
      <w:bookmarkStart w:id="3608" w:name="_Toc488926433"/>
      <w:bookmarkStart w:id="3609" w:name="_Toc488926837"/>
      <w:bookmarkStart w:id="3610" w:name="_Toc488927671"/>
      <w:bookmarkStart w:id="3611" w:name="_Toc488927752"/>
      <w:bookmarkStart w:id="3612" w:name="_Toc488948487"/>
      <w:bookmarkStart w:id="3613" w:name="_Toc488956598"/>
      <w:bookmarkStart w:id="3614" w:name="_Toc489026190"/>
      <w:bookmarkStart w:id="3615" w:name="_Toc489032618"/>
      <w:bookmarkStart w:id="3616" w:name="_Toc489103411"/>
      <w:bookmarkStart w:id="3617" w:name="_Toc489195678"/>
      <w:bookmarkStart w:id="3618" w:name="_Toc489215666"/>
      <w:bookmarkStart w:id="3619" w:name="_Toc489217200"/>
      <w:bookmarkStart w:id="3620" w:name="_Toc489298473"/>
      <w:bookmarkStart w:id="3621" w:name="_Toc489446979"/>
      <w:bookmarkStart w:id="3622" w:name="_Toc489518444"/>
      <w:bookmarkStart w:id="3623" w:name="_Toc489543835"/>
      <w:bookmarkStart w:id="3624" w:name="_Toc489689108"/>
      <w:bookmarkStart w:id="3625" w:name="_Toc489707607"/>
      <w:bookmarkStart w:id="3626" w:name="_Toc489712134"/>
      <w:bookmarkStart w:id="3627" w:name="_Toc489780756"/>
      <w:bookmarkStart w:id="3628" w:name="_Toc489795677"/>
      <w:bookmarkStart w:id="3629" w:name="_Toc489820427"/>
      <w:bookmarkStart w:id="3630" w:name="_Toc489899098"/>
      <w:bookmarkStart w:id="3631" w:name="_Toc489907809"/>
      <w:bookmarkStart w:id="3632" w:name="_Toc489991404"/>
      <w:bookmarkStart w:id="3633" w:name="_Toc490056577"/>
      <w:bookmarkStart w:id="3634" w:name="_Toc490467097"/>
      <w:bookmarkStart w:id="3635" w:name="_Toc490470951"/>
      <w:bookmarkStart w:id="3636" w:name="_Toc490474162"/>
      <w:bookmarkStart w:id="3637" w:name="_Toc490477151"/>
      <w:bookmarkStart w:id="3638" w:name="_Toc490860353"/>
      <w:bookmarkStart w:id="3639" w:name="_Toc490860691"/>
      <w:bookmarkStart w:id="3640" w:name="_Toc490943123"/>
      <w:bookmarkStart w:id="3641" w:name="_Toc490994528"/>
      <w:bookmarkStart w:id="3642" w:name="_Toc491202476"/>
      <w:bookmarkStart w:id="3643" w:name="_Toc491260541"/>
      <w:bookmarkStart w:id="3644" w:name="_Toc491268925"/>
      <w:bookmarkStart w:id="3645" w:name="_Toc491334852"/>
      <w:bookmarkStart w:id="3646" w:name="_Toc491335248"/>
      <w:bookmarkStart w:id="3647" w:name="_Toc491352008"/>
      <w:bookmarkStart w:id="3648" w:name="_Toc491376030"/>
      <w:bookmarkStart w:id="3649" w:name="_Toc491376358"/>
      <w:bookmarkStart w:id="3650" w:name="_Toc491606283"/>
      <w:bookmarkStart w:id="3651" w:name="_Toc491764328"/>
      <w:bookmarkStart w:id="3652" w:name="_Toc491863258"/>
      <w:bookmarkStart w:id="3653" w:name="_Toc491870920"/>
      <w:bookmarkStart w:id="3654" w:name="_Toc491878138"/>
      <w:bookmarkStart w:id="3655" w:name="_Toc491881627"/>
      <w:bookmarkStart w:id="3656" w:name="_Toc491947101"/>
      <w:bookmarkStart w:id="3657" w:name="_Toc491947677"/>
      <w:bookmarkStart w:id="3658" w:name="_Toc491948557"/>
      <w:bookmarkStart w:id="3659" w:name="_Toc491949273"/>
      <w:bookmarkStart w:id="3660" w:name="_Toc491950558"/>
      <w:bookmarkStart w:id="3661" w:name="_Toc491952446"/>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p>
    <w:p w14:paraId="20583456"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662" w:name="_Toc488833236"/>
      <w:bookmarkStart w:id="3663" w:name="_Toc488850473"/>
      <w:bookmarkStart w:id="3664" w:name="_Toc488874490"/>
      <w:bookmarkStart w:id="3665" w:name="_Toc488874569"/>
      <w:bookmarkStart w:id="3666" w:name="_Toc488874648"/>
      <w:bookmarkStart w:id="3667" w:name="_Toc488874727"/>
      <w:bookmarkStart w:id="3668" w:name="_Toc488875098"/>
      <w:bookmarkStart w:id="3669" w:name="_Toc488916857"/>
      <w:bookmarkStart w:id="3670" w:name="_Toc488916935"/>
      <w:bookmarkStart w:id="3671" w:name="_Toc488926355"/>
      <w:bookmarkStart w:id="3672" w:name="_Toc488926434"/>
      <w:bookmarkStart w:id="3673" w:name="_Toc488926838"/>
      <w:bookmarkStart w:id="3674" w:name="_Toc488927672"/>
      <w:bookmarkStart w:id="3675" w:name="_Toc488927753"/>
      <w:bookmarkStart w:id="3676" w:name="_Toc488948488"/>
      <w:bookmarkStart w:id="3677" w:name="_Toc488956599"/>
      <w:bookmarkStart w:id="3678" w:name="_Toc489026191"/>
      <w:bookmarkStart w:id="3679" w:name="_Toc489032619"/>
      <w:bookmarkStart w:id="3680" w:name="_Toc489103412"/>
      <w:bookmarkStart w:id="3681" w:name="_Toc489195679"/>
      <w:bookmarkStart w:id="3682" w:name="_Toc489215667"/>
      <w:bookmarkStart w:id="3683" w:name="_Toc489217201"/>
      <w:bookmarkStart w:id="3684" w:name="_Toc489298474"/>
      <w:bookmarkStart w:id="3685" w:name="_Toc489446980"/>
      <w:bookmarkStart w:id="3686" w:name="_Toc489518445"/>
      <w:bookmarkStart w:id="3687" w:name="_Toc489543836"/>
      <w:bookmarkStart w:id="3688" w:name="_Toc489689109"/>
      <w:bookmarkStart w:id="3689" w:name="_Toc489707608"/>
      <w:bookmarkStart w:id="3690" w:name="_Toc489712135"/>
      <w:bookmarkStart w:id="3691" w:name="_Toc489780757"/>
      <w:bookmarkStart w:id="3692" w:name="_Toc489795678"/>
      <w:bookmarkStart w:id="3693" w:name="_Toc489820428"/>
      <w:bookmarkStart w:id="3694" w:name="_Toc489899099"/>
      <w:bookmarkStart w:id="3695" w:name="_Toc489907810"/>
      <w:bookmarkStart w:id="3696" w:name="_Toc489991405"/>
      <w:bookmarkStart w:id="3697" w:name="_Toc490056578"/>
      <w:bookmarkStart w:id="3698" w:name="_Toc490467098"/>
      <w:bookmarkStart w:id="3699" w:name="_Toc490470952"/>
      <w:bookmarkStart w:id="3700" w:name="_Toc490474163"/>
      <w:bookmarkStart w:id="3701" w:name="_Toc490477152"/>
      <w:bookmarkStart w:id="3702" w:name="_Toc490860354"/>
      <w:bookmarkStart w:id="3703" w:name="_Toc490860692"/>
      <w:bookmarkStart w:id="3704" w:name="_Toc490943124"/>
      <w:bookmarkStart w:id="3705" w:name="_Toc490994529"/>
      <w:bookmarkStart w:id="3706" w:name="_Toc491202477"/>
      <w:bookmarkStart w:id="3707" w:name="_Toc491260542"/>
      <w:bookmarkStart w:id="3708" w:name="_Toc491268926"/>
      <w:bookmarkStart w:id="3709" w:name="_Toc491334853"/>
      <w:bookmarkStart w:id="3710" w:name="_Toc491335249"/>
      <w:bookmarkStart w:id="3711" w:name="_Toc491352009"/>
      <w:bookmarkStart w:id="3712" w:name="_Toc491376031"/>
      <w:bookmarkStart w:id="3713" w:name="_Toc491376359"/>
      <w:bookmarkStart w:id="3714" w:name="_Toc491606284"/>
      <w:bookmarkStart w:id="3715" w:name="_Toc491764329"/>
      <w:bookmarkStart w:id="3716" w:name="_Toc491863259"/>
      <w:bookmarkStart w:id="3717" w:name="_Toc491870921"/>
      <w:bookmarkStart w:id="3718" w:name="_Toc491878139"/>
      <w:bookmarkStart w:id="3719" w:name="_Toc491881628"/>
      <w:bookmarkStart w:id="3720" w:name="_Toc491947102"/>
      <w:bookmarkStart w:id="3721" w:name="_Toc491947678"/>
      <w:bookmarkStart w:id="3722" w:name="_Toc491948558"/>
      <w:bookmarkStart w:id="3723" w:name="_Toc491949274"/>
      <w:bookmarkStart w:id="3724" w:name="_Toc491950559"/>
      <w:bookmarkStart w:id="3725" w:name="_Toc491952447"/>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p>
    <w:p w14:paraId="72DC96A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726" w:name="_Toc488833237"/>
      <w:bookmarkStart w:id="3727" w:name="_Toc488850474"/>
      <w:bookmarkStart w:id="3728" w:name="_Toc488874491"/>
      <w:bookmarkStart w:id="3729" w:name="_Toc488874570"/>
      <w:bookmarkStart w:id="3730" w:name="_Toc488874649"/>
      <w:bookmarkStart w:id="3731" w:name="_Toc488874728"/>
      <w:bookmarkStart w:id="3732" w:name="_Toc488875099"/>
      <w:bookmarkStart w:id="3733" w:name="_Toc488916858"/>
      <w:bookmarkStart w:id="3734" w:name="_Toc488916936"/>
      <w:bookmarkStart w:id="3735" w:name="_Toc488926356"/>
      <w:bookmarkStart w:id="3736" w:name="_Toc488926435"/>
      <w:bookmarkStart w:id="3737" w:name="_Toc488926839"/>
      <w:bookmarkStart w:id="3738" w:name="_Toc488927673"/>
      <w:bookmarkStart w:id="3739" w:name="_Toc488927754"/>
      <w:bookmarkStart w:id="3740" w:name="_Toc488948489"/>
      <w:bookmarkStart w:id="3741" w:name="_Toc488956600"/>
      <w:bookmarkStart w:id="3742" w:name="_Toc489026192"/>
      <w:bookmarkStart w:id="3743" w:name="_Toc489032620"/>
      <w:bookmarkStart w:id="3744" w:name="_Toc489103413"/>
      <w:bookmarkStart w:id="3745" w:name="_Toc489195680"/>
      <w:bookmarkStart w:id="3746" w:name="_Toc489215668"/>
      <w:bookmarkStart w:id="3747" w:name="_Toc489217202"/>
      <w:bookmarkStart w:id="3748" w:name="_Toc489298475"/>
      <w:bookmarkStart w:id="3749" w:name="_Toc489446981"/>
      <w:bookmarkStart w:id="3750" w:name="_Toc489518446"/>
      <w:bookmarkStart w:id="3751" w:name="_Toc489543837"/>
      <w:bookmarkStart w:id="3752" w:name="_Toc489689110"/>
      <w:bookmarkStart w:id="3753" w:name="_Toc489707609"/>
      <w:bookmarkStart w:id="3754" w:name="_Toc489712136"/>
      <w:bookmarkStart w:id="3755" w:name="_Toc489780758"/>
      <w:bookmarkStart w:id="3756" w:name="_Toc489795679"/>
      <w:bookmarkStart w:id="3757" w:name="_Toc489820429"/>
      <w:bookmarkStart w:id="3758" w:name="_Toc489899100"/>
      <w:bookmarkStart w:id="3759" w:name="_Toc489907811"/>
      <w:bookmarkStart w:id="3760" w:name="_Toc489991406"/>
      <w:bookmarkStart w:id="3761" w:name="_Toc490056579"/>
      <w:bookmarkStart w:id="3762" w:name="_Toc490467099"/>
      <w:bookmarkStart w:id="3763" w:name="_Toc490470953"/>
      <w:bookmarkStart w:id="3764" w:name="_Toc490474164"/>
      <w:bookmarkStart w:id="3765" w:name="_Toc490477153"/>
      <w:bookmarkStart w:id="3766" w:name="_Toc490860355"/>
      <w:bookmarkStart w:id="3767" w:name="_Toc490860693"/>
      <w:bookmarkStart w:id="3768" w:name="_Toc490943125"/>
      <w:bookmarkStart w:id="3769" w:name="_Toc490994530"/>
      <w:bookmarkStart w:id="3770" w:name="_Toc491202478"/>
      <w:bookmarkStart w:id="3771" w:name="_Toc491260543"/>
      <w:bookmarkStart w:id="3772" w:name="_Toc491268927"/>
      <w:bookmarkStart w:id="3773" w:name="_Toc491334854"/>
      <w:bookmarkStart w:id="3774" w:name="_Toc491335250"/>
      <w:bookmarkStart w:id="3775" w:name="_Toc491352010"/>
      <w:bookmarkStart w:id="3776" w:name="_Toc491376032"/>
      <w:bookmarkStart w:id="3777" w:name="_Toc491376360"/>
      <w:bookmarkStart w:id="3778" w:name="_Toc491606285"/>
      <w:bookmarkStart w:id="3779" w:name="_Toc491764330"/>
      <w:bookmarkStart w:id="3780" w:name="_Toc491863260"/>
      <w:bookmarkStart w:id="3781" w:name="_Toc491870922"/>
      <w:bookmarkStart w:id="3782" w:name="_Toc491878140"/>
      <w:bookmarkStart w:id="3783" w:name="_Toc491881629"/>
      <w:bookmarkStart w:id="3784" w:name="_Toc491947103"/>
      <w:bookmarkStart w:id="3785" w:name="_Toc491947679"/>
      <w:bookmarkStart w:id="3786" w:name="_Toc491948559"/>
      <w:bookmarkStart w:id="3787" w:name="_Toc491949275"/>
      <w:bookmarkStart w:id="3788" w:name="_Toc491950560"/>
      <w:bookmarkStart w:id="3789" w:name="_Toc491952448"/>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p>
    <w:p w14:paraId="138CE648"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790" w:name="_Toc488833238"/>
      <w:bookmarkStart w:id="3791" w:name="_Toc488850475"/>
      <w:bookmarkStart w:id="3792" w:name="_Toc488874492"/>
      <w:bookmarkStart w:id="3793" w:name="_Toc488874571"/>
      <w:bookmarkStart w:id="3794" w:name="_Toc488874650"/>
      <w:bookmarkStart w:id="3795" w:name="_Toc488874729"/>
      <w:bookmarkStart w:id="3796" w:name="_Toc488875100"/>
      <w:bookmarkStart w:id="3797" w:name="_Toc488916859"/>
      <w:bookmarkStart w:id="3798" w:name="_Toc488916937"/>
      <w:bookmarkStart w:id="3799" w:name="_Toc488926357"/>
      <w:bookmarkStart w:id="3800" w:name="_Toc488926436"/>
      <w:bookmarkStart w:id="3801" w:name="_Toc488926840"/>
      <w:bookmarkStart w:id="3802" w:name="_Toc488927674"/>
      <w:bookmarkStart w:id="3803" w:name="_Toc488927755"/>
      <w:bookmarkStart w:id="3804" w:name="_Toc488948490"/>
      <w:bookmarkStart w:id="3805" w:name="_Toc488956601"/>
      <w:bookmarkStart w:id="3806" w:name="_Toc489026193"/>
      <w:bookmarkStart w:id="3807" w:name="_Toc489032621"/>
      <w:bookmarkStart w:id="3808" w:name="_Toc489103414"/>
      <w:bookmarkStart w:id="3809" w:name="_Toc489195681"/>
      <w:bookmarkStart w:id="3810" w:name="_Toc489215669"/>
      <w:bookmarkStart w:id="3811" w:name="_Toc489217203"/>
      <w:bookmarkStart w:id="3812" w:name="_Toc489298476"/>
      <w:bookmarkStart w:id="3813" w:name="_Toc489446982"/>
      <w:bookmarkStart w:id="3814" w:name="_Toc489518447"/>
      <w:bookmarkStart w:id="3815" w:name="_Toc489543838"/>
      <w:bookmarkStart w:id="3816" w:name="_Toc489689111"/>
      <w:bookmarkStart w:id="3817" w:name="_Toc489707610"/>
      <w:bookmarkStart w:id="3818" w:name="_Toc489712137"/>
      <w:bookmarkStart w:id="3819" w:name="_Toc489780759"/>
      <w:bookmarkStart w:id="3820" w:name="_Toc489795680"/>
      <w:bookmarkStart w:id="3821" w:name="_Toc489820430"/>
      <w:bookmarkStart w:id="3822" w:name="_Toc489899101"/>
      <w:bookmarkStart w:id="3823" w:name="_Toc489907812"/>
      <w:bookmarkStart w:id="3824" w:name="_Toc489991407"/>
      <w:bookmarkStart w:id="3825" w:name="_Toc490056580"/>
      <w:bookmarkStart w:id="3826" w:name="_Toc490467100"/>
      <w:bookmarkStart w:id="3827" w:name="_Toc490470954"/>
      <w:bookmarkStart w:id="3828" w:name="_Toc490474165"/>
      <w:bookmarkStart w:id="3829" w:name="_Toc490477154"/>
      <w:bookmarkStart w:id="3830" w:name="_Toc490860356"/>
      <w:bookmarkStart w:id="3831" w:name="_Toc490860694"/>
      <w:bookmarkStart w:id="3832" w:name="_Toc490943126"/>
      <w:bookmarkStart w:id="3833" w:name="_Toc490994531"/>
      <w:bookmarkStart w:id="3834" w:name="_Toc491202479"/>
      <w:bookmarkStart w:id="3835" w:name="_Toc491260544"/>
      <w:bookmarkStart w:id="3836" w:name="_Toc491268928"/>
      <w:bookmarkStart w:id="3837" w:name="_Toc491334855"/>
      <w:bookmarkStart w:id="3838" w:name="_Toc491335251"/>
      <w:bookmarkStart w:id="3839" w:name="_Toc491352011"/>
      <w:bookmarkStart w:id="3840" w:name="_Toc491376033"/>
      <w:bookmarkStart w:id="3841" w:name="_Toc491376361"/>
      <w:bookmarkStart w:id="3842" w:name="_Toc491606286"/>
      <w:bookmarkStart w:id="3843" w:name="_Toc491764331"/>
      <w:bookmarkStart w:id="3844" w:name="_Toc491863261"/>
      <w:bookmarkStart w:id="3845" w:name="_Toc491870923"/>
      <w:bookmarkStart w:id="3846" w:name="_Toc491878141"/>
      <w:bookmarkStart w:id="3847" w:name="_Toc491881630"/>
      <w:bookmarkStart w:id="3848" w:name="_Toc491947104"/>
      <w:bookmarkStart w:id="3849" w:name="_Toc491947680"/>
      <w:bookmarkStart w:id="3850" w:name="_Toc491948560"/>
      <w:bookmarkStart w:id="3851" w:name="_Toc491949276"/>
      <w:bookmarkStart w:id="3852" w:name="_Toc491950561"/>
      <w:bookmarkStart w:id="3853" w:name="_Toc49195244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p>
    <w:p w14:paraId="1F6B08A3"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854" w:name="_Toc488833239"/>
      <w:bookmarkStart w:id="3855" w:name="_Toc488850476"/>
      <w:bookmarkStart w:id="3856" w:name="_Toc488874493"/>
      <w:bookmarkStart w:id="3857" w:name="_Toc488874572"/>
      <w:bookmarkStart w:id="3858" w:name="_Toc488874651"/>
      <w:bookmarkStart w:id="3859" w:name="_Toc488874730"/>
      <w:bookmarkStart w:id="3860" w:name="_Toc488875101"/>
      <w:bookmarkStart w:id="3861" w:name="_Toc488916860"/>
      <w:bookmarkStart w:id="3862" w:name="_Toc488916938"/>
      <w:bookmarkStart w:id="3863" w:name="_Toc488926358"/>
      <w:bookmarkStart w:id="3864" w:name="_Toc488926437"/>
      <w:bookmarkStart w:id="3865" w:name="_Toc488926841"/>
      <w:bookmarkStart w:id="3866" w:name="_Toc488927675"/>
      <w:bookmarkStart w:id="3867" w:name="_Toc488927756"/>
      <w:bookmarkStart w:id="3868" w:name="_Toc488948491"/>
      <w:bookmarkStart w:id="3869" w:name="_Toc488956602"/>
      <w:bookmarkStart w:id="3870" w:name="_Toc489026194"/>
      <w:bookmarkStart w:id="3871" w:name="_Toc489032622"/>
      <w:bookmarkStart w:id="3872" w:name="_Toc489103415"/>
      <w:bookmarkStart w:id="3873" w:name="_Toc489195682"/>
      <w:bookmarkStart w:id="3874" w:name="_Toc489215670"/>
      <w:bookmarkStart w:id="3875" w:name="_Toc489217204"/>
      <w:bookmarkStart w:id="3876" w:name="_Toc489298477"/>
      <w:bookmarkStart w:id="3877" w:name="_Toc489446983"/>
      <w:bookmarkStart w:id="3878" w:name="_Toc489518448"/>
      <w:bookmarkStart w:id="3879" w:name="_Toc489543839"/>
      <w:bookmarkStart w:id="3880" w:name="_Toc489689112"/>
      <w:bookmarkStart w:id="3881" w:name="_Toc489707611"/>
      <w:bookmarkStart w:id="3882" w:name="_Toc489712138"/>
      <w:bookmarkStart w:id="3883" w:name="_Toc489780760"/>
      <w:bookmarkStart w:id="3884" w:name="_Toc489795681"/>
      <w:bookmarkStart w:id="3885" w:name="_Toc489820431"/>
      <w:bookmarkStart w:id="3886" w:name="_Toc489899102"/>
      <w:bookmarkStart w:id="3887" w:name="_Toc489907813"/>
      <w:bookmarkStart w:id="3888" w:name="_Toc489991408"/>
      <w:bookmarkStart w:id="3889" w:name="_Toc490056581"/>
      <w:bookmarkStart w:id="3890" w:name="_Toc490467101"/>
      <w:bookmarkStart w:id="3891" w:name="_Toc490470955"/>
      <w:bookmarkStart w:id="3892" w:name="_Toc490474166"/>
      <w:bookmarkStart w:id="3893" w:name="_Toc490477155"/>
      <w:bookmarkStart w:id="3894" w:name="_Toc490860357"/>
      <w:bookmarkStart w:id="3895" w:name="_Toc490860695"/>
      <w:bookmarkStart w:id="3896" w:name="_Toc490943127"/>
      <w:bookmarkStart w:id="3897" w:name="_Toc490994532"/>
      <w:bookmarkStart w:id="3898" w:name="_Toc491202480"/>
      <w:bookmarkStart w:id="3899" w:name="_Toc491260545"/>
      <w:bookmarkStart w:id="3900" w:name="_Toc491268929"/>
      <w:bookmarkStart w:id="3901" w:name="_Toc491334856"/>
      <w:bookmarkStart w:id="3902" w:name="_Toc491335252"/>
      <w:bookmarkStart w:id="3903" w:name="_Toc491352012"/>
      <w:bookmarkStart w:id="3904" w:name="_Toc491376034"/>
      <w:bookmarkStart w:id="3905" w:name="_Toc491376362"/>
      <w:bookmarkStart w:id="3906" w:name="_Toc491606287"/>
      <w:bookmarkStart w:id="3907" w:name="_Toc491764332"/>
      <w:bookmarkStart w:id="3908" w:name="_Toc491863262"/>
      <w:bookmarkStart w:id="3909" w:name="_Toc491870924"/>
      <w:bookmarkStart w:id="3910" w:name="_Toc491878142"/>
      <w:bookmarkStart w:id="3911" w:name="_Toc491881631"/>
      <w:bookmarkStart w:id="3912" w:name="_Toc491947105"/>
      <w:bookmarkStart w:id="3913" w:name="_Toc491947681"/>
      <w:bookmarkStart w:id="3914" w:name="_Toc491948561"/>
      <w:bookmarkStart w:id="3915" w:name="_Toc491949277"/>
      <w:bookmarkStart w:id="3916" w:name="_Toc491950562"/>
      <w:bookmarkStart w:id="3917" w:name="_Toc491952450"/>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p>
    <w:p w14:paraId="68371CB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918" w:name="_Toc488833240"/>
      <w:bookmarkStart w:id="3919" w:name="_Toc488850477"/>
      <w:bookmarkStart w:id="3920" w:name="_Toc488874494"/>
      <w:bookmarkStart w:id="3921" w:name="_Toc488874573"/>
      <w:bookmarkStart w:id="3922" w:name="_Toc488874652"/>
      <w:bookmarkStart w:id="3923" w:name="_Toc488874731"/>
      <w:bookmarkStart w:id="3924" w:name="_Toc488875102"/>
      <w:bookmarkStart w:id="3925" w:name="_Toc488916861"/>
      <w:bookmarkStart w:id="3926" w:name="_Toc488916939"/>
      <w:bookmarkStart w:id="3927" w:name="_Toc488926359"/>
      <w:bookmarkStart w:id="3928" w:name="_Toc488926438"/>
      <w:bookmarkStart w:id="3929" w:name="_Toc488926842"/>
      <w:bookmarkStart w:id="3930" w:name="_Toc488927676"/>
      <w:bookmarkStart w:id="3931" w:name="_Toc488927757"/>
      <w:bookmarkStart w:id="3932" w:name="_Toc488948492"/>
      <w:bookmarkStart w:id="3933" w:name="_Toc488956603"/>
      <w:bookmarkStart w:id="3934" w:name="_Toc489026195"/>
      <w:bookmarkStart w:id="3935" w:name="_Toc489032623"/>
      <w:bookmarkStart w:id="3936" w:name="_Toc489103416"/>
      <w:bookmarkStart w:id="3937" w:name="_Toc489195683"/>
      <w:bookmarkStart w:id="3938" w:name="_Toc489215671"/>
      <w:bookmarkStart w:id="3939" w:name="_Toc489217205"/>
      <w:bookmarkStart w:id="3940" w:name="_Toc489298478"/>
      <w:bookmarkStart w:id="3941" w:name="_Toc489446984"/>
      <w:bookmarkStart w:id="3942" w:name="_Toc489518449"/>
      <w:bookmarkStart w:id="3943" w:name="_Toc489543840"/>
      <w:bookmarkStart w:id="3944" w:name="_Toc489689113"/>
      <w:bookmarkStart w:id="3945" w:name="_Toc489707612"/>
      <w:bookmarkStart w:id="3946" w:name="_Toc489712139"/>
      <w:bookmarkStart w:id="3947" w:name="_Toc489780761"/>
      <w:bookmarkStart w:id="3948" w:name="_Toc489795682"/>
      <w:bookmarkStart w:id="3949" w:name="_Toc489820432"/>
      <w:bookmarkStart w:id="3950" w:name="_Toc489899103"/>
      <w:bookmarkStart w:id="3951" w:name="_Toc489907814"/>
      <w:bookmarkStart w:id="3952" w:name="_Toc489991409"/>
      <w:bookmarkStart w:id="3953" w:name="_Toc490056582"/>
      <w:bookmarkStart w:id="3954" w:name="_Toc490467102"/>
      <w:bookmarkStart w:id="3955" w:name="_Toc490470956"/>
      <w:bookmarkStart w:id="3956" w:name="_Toc490474167"/>
      <w:bookmarkStart w:id="3957" w:name="_Toc490477156"/>
      <w:bookmarkStart w:id="3958" w:name="_Toc490860358"/>
      <w:bookmarkStart w:id="3959" w:name="_Toc490860696"/>
      <w:bookmarkStart w:id="3960" w:name="_Toc490943128"/>
      <w:bookmarkStart w:id="3961" w:name="_Toc490994533"/>
      <w:bookmarkStart w:id="3962" w:name="_Toc491202481"/>
      <w:bookmarkStart w:id="3963" w:name="_Toc491260546"/>
      <w:bookmarkStart w:id="3964" w:name="_Toc491268930"/>
      <w:bookmarkStart w:id="3965" w:name="_Toc491334857"/>
      <w:bookmarkStart w:id="3966" w:name="_Toc491335253"/>
      <w:bookmarkStart w:id="3967" w:name="_Toc491352013"/>
      <w:bookmarkStart w:id="3968" w:name="_Toc491376035"/>
      <w:bookmarkStart w:id="3969" w:name="_Toc491376363"/>
      <w:bookmarkStart w:id="3970" w:name="_Toc491606288"/>
      <w:bookmarkStart w:id="3971" w:name="_Toc491764333"/>
      <w:bookmarkStart w:id="3972" w:name="_Toc491863263"/>
      <w:bookmarkStart w:id="3973" w:name="_Toc491870925"/>
      <w:bookmarkStart w:id="3974" w:name="_Toc491878143"/>
      <w:bookmarkStart w:id="3975" w:name="_Toc491881632"/>
      <w:bookmarkStart w:id="3976" w:name="_Toc491947106"/>
      <w:bookmarkStart w:id="3977" w:name="_Toc491947682"/>
      <w:bookmarkStart w:id="3978" w:name="_Toc491948562"/>
      <w:bookmarkStart w:id="3979" w:name="_Toc491949278"/>
      <w:bookmarkStart w:id="3980" w:name="_Toc491950563"/>
      <w:bookmarkStart w:id="3981" w:name="_Toc491952451"/>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p>
    <w:p w14:paraId="2554BD7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982" w:name="_Toc488833241"/>
      <w:bookmarkStart w:id="3983" w:name="_Toc488850478"/>
      <w:bookmarkStart w:id="3984" w:name="_Toc488874495"/>
      <w:bookmarkStart w:id="3985" w:name="_Toc488874574"/>
      <w:bookmarkStart w:id="3986" w:name="_Toc488874653"/>
      <w:bookmarkStart w:id="3987" w:name="_Toc488874732"/>
      <w:bookmarkStart w:id="3988" w:name="_Toc488875103"/>
      <w:bookmarkStart w:id="3989" w:name="_Toc488916862"/>
      <w:bookmarkStart w:id="3990" w:name="_Toc488916940"/>
      <w:bookmarkStart w:id="3991" w:name="_Toc488926360"/>
      <w:bookmarkStart w:id="3992" w:name="_Toc488926439"/>
      <w:bookmarkStart w:id="3993" w:name="_Toc488926843"/>
      <w:bookmarkStart w:id="3994" w:name="_Toc488927677"/>
      <w:bookmarkStart w:id="3995" w:name="_Toc488927758"/>
      <w:bookmarkStart w:id="3996" w:name="_Toc488948493"/>
      <w:bookmarkStart w:id="3997" w:name="_Toc488956604"/>
      <w:bookmarkStart w:id="3998" w:name="_Toc489026196"/>
      <w:bookmarkStart w:id="3999" w:name="_Toc489032624"/>
      <w:bookmarkStart w:id="4000" w:name="_Toc489103417"/>
      <w:bookmarkStart w:id="4001" w:name="_Toc489195684"/>
      <w:bookmarkStart w:id="4002" w:name="_Toc489215672"/>
      <w:bookmarkStart w:id="4003" w:name="_Toc489217206"/>
      <w:bookmarkStart w:id="4004" w:name="_Toc489298479"/>
      <w:bookmarkStart w:id="4005" w:name="_Toc489446985"/>
      <w:bookmarkStart w:id="4006" w:name="_Toc489518450"/>
      <w:bookmarkStart w:id="4007" w:name="_Toc489543841"/>
      <w:bookmarkStart w:id="4008" w:name="_Toc489689114"/>
      <w:bookmarkStart w:id="4009" w:name="_Toc489707613"/>
      <w:bookmarkStart w:id="4010" w:name="_Toc489712140"/>
      <w:bookmarkStart w:id="4011" w:name="_Toc489780762"/>
      <w:bookmarkStart w:id="4012" w:name="_Toc489795683"/>
      <w:bookmarkStart w:id="4013" w:name="_Toc489820433"/>
      <w:bookmarkStart w:id="4014" w:name="_Toc489899104"/>
      <w:bookmarkStart w:id="4015" w:name="_Toc489907815"/>
      <w:bookmarkStart w:id="4016" w:name="_Toc489991410"/>
      <w:bookmarkStart w:id="4017" w:name="_Toc490056583"/>
      <w:bookmarkStart w:id="4018" w:name="_Toc490467103"/>
      <w:bookmarkStart w:id="4019" w:name="_Toc490470957"/>
      <w:bookmarkStart w:id="4020" w:name="_Toc490474168"/>
      <w:bookmarkStart w:id="4021" w:name="_Toc490477157"/>
      <w:bookmarkStart w:id="4022" w:name="_Toc490860359"/>
      <w:bookmarkStart w:id="4023" w:name="_Toc490860697"/>
      <w:bookmarkStart w:id="4024" w:name="_Toc490943129"/>
      <w:bookmarkStart w:id="4025" w:name="_Toc490994534"/>
      <w:bookmarkStart w:id="4026" w:name="_Toc491202482"/>
      <w:bookmarkStart w:id="4027" w:name="_Toc491260547"/>
      <w:bookmarkStart w:id="4028" w:name="_Toc491268931"/>
      <w:bookmarkStart w:id="4029" w:name="_Toc491334858"/>
      <w:bookmarkStart w:id="4030" w:name="_Toc491335254"/>
      <w:bookmarkStart w:id="4031" w:name="_Toc491352014"/>
      <w:bookmarkStart w:id="4032" w:name="_Toc491376036"/>
      <w:bookmarkStart w:id="4033" w:name="_Toc491376364"/>
      <w:bookmarkStart w:id="4034" w:name="_Toc491606289"/>
      <w:bookmarkStart w:id="4035" w:name="_Toc491764334"/>
      <w:bookmarkStart w:id="4036" w:name="_Toc491863264"/>
      <w:bookmarkStart w:id="4037" w:name="_Toc491870926"/>
      <w:bookmarkStart w:id="4038" w:name="_Toc491878144"/>
      <w:bookmarkStart w:id="4039" w:name="_Toc491881633"/>
      <w:bookmarkStart w:id="4040" w:name="_Toc491947107"/>
      <w:bookmarkStart w:id="4041" w:name="_Toc491947683"/>
      <w:bookmarkStart w:id="4042" w:name="_Toc491948563"/>
      <w:bookmarkStart w:id="4043" w:name="_Toc491949279"/>
      <w:bookmarkStart w:id="4044" w:name="_Toc491950564"/>
      <w:bookmarkStart w:id="4045" w:name="_Toc491952452"/>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p>
    <w:p w14:paraId="3EF47DA7" w14:textId="77777777" w:rsidR="00AE14CE" w:rsidRPr="00B207B1" w:rsidRDefault="0067145D">
      <w:pPr>
        <w:pStyle w:val="21"/>
        <w:spacing w:line="240" w:lineRule="auto"/>
        <w:pPrChange w:id="4046" w:author="微软用户" w:date="2017-08-18T22:52:00Z">
          <w:pPr>
            <w:pStyle w:val="21"/>
            <w:numPr>
              <w:ilvl w:val="1"/>
              <w:numId w:val="13"/>
            </w:numPr>
            <w:ind w:left="567" w:hanging="567"/>
          </w:pPr>
        </w:pPrChange>
      </w:pPr>
      <w:bookmarkStart w:id="4047" w:name="_Toc491952453"/>
      <w:ins w:id="4048" w:author="微软用户" w:date="2017-08-18T22:52:00Z">
        <w:r w:rsidRPr="00B207B1">
          <w:rPr>
            <w:rFonts w:hint="eastAsia"/>
          </w:rPr>
          <w:t>4.4</w:t>
        </w:r>
      </w:ins>
      <w:r w:rsidR="0015287D" w:rsidRPr="00B207B1">
        <w:rPr>
          <w:rFonts w:hint="eastAsia"/>
        </w:rPr>
        <w:t>数据库</w:t>
      </w:r>
      <w:r w:rsidR="00AE14CE" w:rsidRPr="00B207B1">
        <w:t>设计</w:t>
      </w:r>
      <w:bookmarkEnd w:id="4047"/>
    </w:p>
    <w:p w14:paraId="44855532" w14:textId="77777777" w:rsidR="006D4ECC" w:rsidRPr="00B207B1" w:rsidRDefault="001F74B9" w:rsidP="001F74B9">
      <w:pPr>
        <w:spacing w:line="400" w:lineRule="exact"/>
        <w:ind w:firstLine="420"/>
        <w:rPr>
          <w:rFonts w:hAnsiTheme="minorEastAsia"/>
          <w:rPrChange w:id="4049" w:author="JY0225" w:date="2017-08-24T11:20:00Z">
            <w:rPr>
              <w:rFonts w:ascii="Times New Roman" w:hAnsi="Times New Roman"/>
              <w:spacing w:val="10"/>
            </w:rPr>
          </w:rPrChange>
        </w:rPr>
      </w:pPr>
      <w:r w:rsidRPr="00B207B1">
        <w:rPr>
          <w:rFonts w:hAnsiTheme="minorEastAsia" w:hint="eastAsia"/>
          <w:color w:val="000000" w:themeColor="text1"/>
          <w:rPrChange w:id="4050" w:author="JY0225" w:date="2017-08-24T11:20:00Z">
            <w:rPr>
              <w:rFonts w:hint="eastAsia"/>
              <w:color w:val="000000" w:themeColor="text1"/>
            </w:rPr>
          </w:rPrChange>
        </w:rPr>
        <w:t>中间件系统优化</w:t>
      </w:r>
      <w:r w:rsidR="0050027F" w:rsidRPr="00B207B1">
        <w:rPr>
          <w:rFonts w:hAnsiTheme="minorEastAsia" w:hint="eastAsia"/>
          <w:color w:val="000000" w:themeColor="text1"/>
          <w:rPrChange w:id="4051" w:author="JY0225" w:date="2017-08-24T11:20:00Z">
            <w:rPr>
              <w:rFonts w:hint="eastAsia"/>
              <w:color w:val="000000" w:themeColor="text1"/>
            </w:rPr>
          </w:rPrChange>
        </w:rPr>
        <w:t>涉及到许多数据</w:t>
      </w:r>
      <w:r w:rsidR="00476838" w:rsidRPr="00B207B1">
        <w:rPr>
          <w:rFonts w:hAnsiTheme="minorEastAsia" w:hint="eastAsia"/>
          <w:color w:val="000000" w:themeColor="text1"/>
          <w:rPrChange w:id="4052" w:author="JY0225" w:date="2017-08-24T11:20:00Z">
            <w:rPr>
              <w:rFonts w:hint="eastAsia"/>
              <w:color w:val="000000" w:themeColor="text1"/>
            </w:rPr>
          </w:rPrChange>
        </w:rPr>
        <w:t>备份</w:t>
      </w:r>
      <w:r w:rsidR="0050027F" w:rsidRPr="00B207B1">
        <w:rPr>
          <w:rFonts w:hAnsiTheme="minorEastAsia" w:hint="eastAsia"/>
          <w:color w:val="000000" w:themeColor="text1"/>
          <w:rPrChange w:id="4053" w:author="JY0225" w:date="2017-08-24T11:20:00Z">
            <w:rPr>
              <w:rFonts w:hint="eastAsia"/>
              <w:color w:val="000000" w:themeColor="text1"/>
            </w:rPr>
          </w:rPrChange>
        </w:rPr>
        <w:t>的问题，如对用户信息加密</w:t>
      </w:r>
      <w:r w:rsidR="00476838" w:rsidRPr="00B207B1">
        <w:rPr>
          <w:rFonts w:hAnsiTheme="minorEastAsia" w:hint="eastAsia"/>
          <w:color w:val="000000" w:themeColor="text1"/>
          <w:rPrChange w:id="4054" w:author="JY0225" w:date="2017-08-24T11:20:00Z">
            <w:rPr>
              <w:rFonts w:hint="eastAsia"/>
              <w:color w:val="000000" w:themeColor="text1"/>
            </w:rPr>
          </w:rPrChange>
        </w:rPr>
        <w:t>备份</w:t>
      </w:r>
      <w:r w:rsidR="0050027F" w:rsidRPr="00B207B1">
        <w:rPr>
          <w:rFonts w:hAnsiTheme="minorEastAsia" w:hint="eastAsia"/>
          <w:color w:val="000000" w:themeColor="text1"/>
          <w:rPrChange w:id="4055" w:author="JY0225" w:date="2017-08-24T11:20:00Z">
            <w:rPr>
              <w:rFonts w:hint="eastAsia"/>
              <w:color w:val="000000" w:themeColor="text1"/>
            </w:rPr>
          </w:rPrChange>
        </w:rPr>
        <w:t>、</w:t>
      </w:r>
      <w:r w:rsidR="006544F1" w:rsidRPr="00B207B1">
        <w:rPr>
          <w:rFonts w:hAnsiTheme="minorEastAsia" w:hint="eastAsia"/>
          <w:color w:val="000000" w:themeColor="text1"/>
          <w:rPrChange w:id="4056" w:author="JY0225" w:date="2017-08-24T11:20:00Z">
            <w:rPr>
              <w:rFonts w:hint="eastAsia"/>
              <w:color w:val="000000" w:themeColor="text1"/>
            </w:rPr>
          </w:rPrChange>
        </w:rPr>
        <w:t>记录大文件上传断点信息、记录本地和服务器文件的缓存信息，这些信息都需要保存在数据库中。</w:t>
      </w:r>
      <w:r w:rsidR="00965C4F" w:rsidRPr="00B207B1">
        <w:rPr>
          <w:rFonts w:hAnsiTheme="minorEastAsia" w:hint="eastAsia"/>
          <w:color w:val="000000" w:themeColor="text1"/>
          <w:rPrChange w:id="4057" w:author="JY0225" w:date="2017-08-24T11:20:00Z">
            <w:rPr>
              <w:rFonts w:hint="eastAsia"/>
              <w:color w:val="000000" w:themeColor="text1"/>
            </w:rPr>
          </w:rPrChange>
        </w:rPr>
        <w:t>在实现的过程中，本文</w:t>
      </w:r>
      <w:r w:rsidR="00291E4A" w:rsidRPr="00B207B1">
        <w:rPr>
          <w:rFonts w:hAnsiTheme="minorEastAsia" w:hint="eastAsia"/>
          <w:color w:val="000000" w:themeColor="text1"/>
          <w:rPrChange w:id="4058" w:author="JY0225" w:date="2017-08-24T11:20:00Z">
            <w:rPr>
              <w:rFonts w:hint="eastAsia"/>
              <w:color w:val="000000" w:themeColor="text1"/>
            </w:rPr>
          </w:rPrChange>
        </w:rPr>
        <w:t>使用的是</w:t>
      </w:r>
      <w:r w:rsidR="00291E4A" w:rsidRPr="00B207B1">
        <w:rPr>
          <w:rFonts w:hAnsiTheme="minorEastAsia"/>
          <w:color w:val="000000" w:themeColor="text1"/>
          <w:rPrChange w:id="4059" w:author="JY0225" w:date="2017-08-24T11:20:00Z">
            <w:rPr>
              <w:color w:val="000000" w:themeColor="text1"/>
            </w:rPr>
          </w:rPrChange>
        </w:rPr>
        <w:t>SQLite</w:t>
      </w:r>
      <w:r w:rsidR="00291E4A" w:rsidRPr="00B207B1">
        <w:rPr>
          <w:rFonts w:hAnsiTheme="minorEastAsia" w:hint="eastAsia"/>
          <w:color w:val="000000" w:themeColor="text1"/>
          <w:rPrChange w:id="4060" w:author="JY0225" w:date="2017-08-24T11:20:00Z">
            <w:rPr>
              <w:rFonts w:hint="eastAsia"/>
              <w:color w:val="000000" w:themeColor="text1"/>
            </w:rPr>
          </w:rPrChange>
        </w:rPr>
        <w:t>关系型数据库，之所以选择</w:t>
      </w:r>
      <w:r w:rsidR="00291E4A" w:rsidRPr="00B207B1">
        <w:rPr>
          <w:rFonts w:hAnsiTheme="minorEastAsia"/>
          <w:color w:val="000000" w:themeColor="text1"/>
          <w:rPrChange w:id="4061" w:author="JY0225" w:date="2017-08-24T11:20:00Z">
            <w:rPr>
              <w:color w:val="000000" w:themeColor="text1"/>
            </w:rPr>
          </w:rPrChange>
        </w:rPr>
        <w:t>SQLite</w:t>
      </w:r>
      <w:r w:rsidR="00291E4A" w:rsidRPr="00B207B1">
        <w:rPr>
          <w:rFonts w:hAnsiTheme="minorEastAsia" w:hint="eastAsia"/>
          <w:color w:val="000000" w:themeColor="text1"/>
          <w:rPrChange w:id="4062" w:author="JY0225" w:date="2017-08-24T11:20:00Z">
            <w:rPr>
              <w:rFonts w:hint="eastAsia"/>
              <w:color w:val="000000" w:themeColor="text1"/>
            </w:rPr>
          </w:rPrChange>
        </w:rPr>
        <w:t>，是因为</w:t>
      </w:r>
      <w:r w:rsidR="00291E4A" w:rsidRPr="00B207B1">
        <w:rPr>
          <w:rFonts w:hAnsiTheme="minorEastAsia" w:hint="eastAsia"/>
          <w:rPrChange w:id="4063" w:author="JY0225" w:date="2017-08-24T11:20:00Z">
            <w:rPr>
              <w:rFonts w:ascii="Times New Roman" w:hAnsi="Times New Roman" w:hint="eastAsia"/>
              <w:spacing w:val="10"/>
            </w:rPr>
          </w:rPrChange>
        </w:rPr>
        <w:t>它是一款轻量级的数据库，且可以在几乎所有的主流操作系统上运行，并支持大多数的</w:t>
      </w:r>
      <w:r w:rsidR="00291E4A" w:rsidRPr="00B207B1">
        <w:rPr>
          <w:rFonts w:hAnsiTheme="minorEastAsia"/>
          <w:rPrChange w:id="4064" w:author="JY0225" w:date="2017-08-24T11:20:00Z">
            <w:rPr>
              <w:rFonts w:ascii="Times New Roman" w:hAnsi="Times New Roman"/>
              <w:spacing w:val="10"/>
            </w:rPr>
          </w:rPrChange>
        </w:rPr>
        <w:t>SQL92</w:t>
      </w:r>
      <w:r w:rsidR="00291E4A" w:rsidRPr="00B207B1">
        <w:rPr>
          <w:rFonts w:hAnsiTheme="minorEastAsia" w:hint="eastAsia"/>
          <w:rPrChange w:id="4065" w:author="JY0225" w:date="2017-08-24T11:20:00Z">
            <w:rPr>
              <w:rFonts w:ascii="Times New Roman" w:hAnsi="Times New Roman" w:hint="eastAsia"/>
              <w:spacing w:val="10"/>
            </w:rPr>
          </w:rPrChange>
        </w:rPr>
        <w:t>标准，源代码不受版权限制。</w:t>
      </w:r>
      <w:r w:rsidR="005E6B79" w:rsidRPr="00B207B1">
        <w:rPr>
          <w:rFonts w:hAnsiTheme="minorEastAsia" w:hint="eastAsia"/>
          <w:rPrChange w:id="4066" w:author="JY0225" w:date="2017-08-24T11:20:00Z">
            <w:rPr>
              <w:rFonts w:ascii="Times New Roman" w:hAnsi="Times New Roman" w:hint="eastAsia"/>
              <w:spacing w:val="10"/>
            </w:rPr>
          </w:rPrChange>
        </w:rPr>
        <w:t>此外，最大支持</w:t>
      </w:r>
      <w:r w:rsidR="005E6B79" w:rsidRPr="00B207B1">
        <w:rPr>
          <w:rFonts w:hAnsiTheme="minorEastAsia"/>
          <w:rPrChange w:id="4067" w:author="JY0225" w:date="2017-08-24T11:20:00Z">
            <w:rPr>
              <w:rFonts w:ascii="Times New Roman" w:hAnsi="Times New Roman"/>
              <w:spacing w:val="10"/>
            </w:rPr>
          </w:rPrChange>
        </w:rPr>
        <w:t>2TB</w:t>
      </w:r>
      <w:r w:rsidR="005E6B79" w:rsidRPr="00B207B1">
        <w:rPr>
          <w:rFonts w:hAnsiTheme="minorEastAsia" w:hint="eastAsia"/>
          <w:rPrChange w:id="4068" w:author="JY0225" w:date="2017-08-24T11:20:00Z">
            <w:rPr>
              <w:rFonts w:ascii="Times New Roman" w:hAnsi="Times New Roman" w:hint="eastAsia"/>
              <w:spacing w:val="10"/>
            </w:rPr>
          </w:rPrChange>
        </w:rPr>
        <w:t>的</w:t>
      </w:r>
      <w:r w:rsidR="00476838" w:rsidRPr="00B207B1">
        <w:rPr>
          <w:rFonts w:hAnsiTheme="minorEastAsia" w:hint="eastAsia"/>
          <w:rPrChange w:id="4069" w:author="JY0225" w:date="2017-08-24T11:20:00Z">
            <w:rPr>
              <w:rFonts w:ascii="Times New Roman" w:hAnsi="Times New Roman" w:hint="eastAsia"/>
              <w:spacing w:val="10"/>
            </w:rPr>
          </w:rPrChange>
        </w:rPr>
        <w:t>备份</w:t>
      </w:r>
      <w:r w:rsidR="005E6B79" w:rsidRPr="00B207B1">
        <w:rPr>
          <w:rFonts w:hAnsiTheme="minorEastAsia" w:hint="eastAsia"/>
          <w:rPrChange w:id="4070" w:author="JY0225" w:date="2017-08-24T11:20:00Z">
            <w:rPr>
              <w:rFonts w:ascii="Times New Roman" w:hAnsi="Times New Roman" w:hint="eastAsia"/>
              <w:spacing w:val="10"/>
            </w:rPr>
          </w:rPrChange>
        </w:rPr>
        <w:t>空间也足够</w:t>
      </w:r>
      <w:r w:rsidR="00476838" w:rsidRPr="00B207B1">
        <w:rPr>
          <w:rFonts w:hAnsiTheme="minorEastAsia" w:hint="eastAsia"/>
          <w:rPrChange w:id="4071" w:author="JY0225" w:date="2017-08-24T11:20:00Z">
            <w:rPr>
              <w:rFonts w:ascii="Times New Roman" w:hAnsi="Times New Roman" w:hint="eastAsia"/>
              <w:spacing w:val="10"/>
            </w:rPr>
          </w:rPrChange>
        </w:rPr>
        <w:t>备份</w:t>
      </w:r>
      <w:r w:rsidR="005E6B79" w:rsidRPr="00B207B1">
        <w:rPr>
          <w:rFonts w:hAnsiTheme="minorEastAsia" w:hint="eastAsia"/>
          <w:rPrChange w:id="4072" w:author="JY0225" w:date="2017-08-24T11:20:00Z">
            <w:rPr>
              <w:rFonts w:ascii="Times New Roman" w:hAnsi="Times New Roman" w:hint="eastAsia"/>
              <w:spacing w:val="10"/>
            </w:rPr>
          </w:rPrChange>
        </w:rPr>
        <w:t>缓存信息。在处理事务的能力上，也具备一定的优势。</w:t>
      </w:r>
    </w:p>
    <w:p w14:paraId="4A223DB9" w14:textId="77777777" w:rsidR="00C81D79" w:rsidRPr="00B207B1" w:rsidRDefault="007D6103" w:rsidP="001F74B9">
      <w:pPr>
        <w:spacing w:line="400" w:lineRule="exact"/>
        <w:ind w:firstLine="420"/>
        <w:rPr>
          <w:rFonts w:hAnsiTheme="minorEastAsia"/>
          <w:rPrChange w:id="4073" w:author="JY0225" w:date="2017-08-24T11:20:00Z">
            <w:rPr>
              <w:rFonts w:ascii="Times New Roman" w:hAnsi="Times New Roman"/>
              <w:spacing w:val="10"/>
            </w:rPr>
          </w:rPrChange>
        </w:rPr>
      </w:pPr>
      <w:r w:rsidRPr="00B207B1">
        <w:rPr>
          <w:rFonts w:hAnsiTheme="minorEastAsia" w:hint="eastAsia"/>
          <w:rPrChange w:id="4074" w:author="JY0225" w:date="2017-08-24T11:20:00Z">
            <w:rPr>
              <w:rFonts w:ascii="Times New Roman" w:hAnsi="Times New Roman" w:hint="eastAsia"/>
              <w:spacing w:val="10"/>
            </w:rPr>
          </w:rPrChange>
        </w:rPr>
        <w:t>本文</w:t>
      </w:r>
      <w:r w:rsidR="00C81D79" w:rsidRPr="00B207B1">
        <w:rPr>
          <w:rFonts w:hAnsiTheme="minorEastAsia" w:hint="eastAsia"/>
          <w:rPrChange w:id="4075" w:author="JY0225" w:date="2017-08-24T11:20:00Z">
            <w:rPr>
              <w:rFonts w:ascii="Times New Roman" w:hAnsi="Times New Roman" w:hint="eastAsia"/>
              <w:spacing w:val="10"/>
            </w:rPr>
          </w:rPrChange>
        </w:rPr>
        <w:t>在系统的数据库中，一共设计了三张表</w:t>
      </w:r>
      <w:del w:id="4076" w:author="微软用户" w:date="2017-08-24T21:25:00Z">
        <w:r w:rsidR="009A7BAF" w:rsidRPr="00B207B1" w:rsidDel="00F23549">
          <w:rPr>
            <w:rFonts w:hAnsiTheme="minorEastAsia"/>
            <w:color w:val="000000" w:themeColor="text1"/>
            <w:vertAlign w:val="superscript"/>
            <w:rPrChange w:id="4077" w:author="JY0225" w:date="2017-08-24T11:20:00Z">
              <w:rPr>
                <w:color w:val="000000" w:themeColor="text1"/>
                <w:vertAlign w:val="superscript"/>
              </w:rPr>
            </w:rPrChange>
          </w:rPr>
          <w:fldChar w:fldCharType="begin"/>
        </w:r>
        <w:r w:rsidR="009A7BAF" w:rsidRPr="00B207B1" w:rsidDel="00F23549">
          <w:rPr>
            <w:rFonts w:hAnsiTheme="minorEastAsia"/>
            <w:color w:val="000000" w:themeColor="text1"/>
            <w:vertAlign w:val="superscript"/>
            <w:rPrChange w:id="4078" w:author="JY0225" w:date="2017-08-24T11:20:00Z">
              <w:rPr>
                <w:color w:val="000000" w:themeColor="text1"/>
                <w:vertAlign w:val="superscript"/>
              </w:rPr>
            </w:rPrChange>
          </w:rPr>
          <w:delInstrText xml:space="preserve"> REF _Ref489794863 \r \h </w:delInstrText>
        </w:r>
        <w:r w:rsidR="00987564" w:rsidRPr="00B207B1" w:rsidDel="00F23549">
          <w:rPr>
            <w:rFonts w:hAnsiTheme="minorEastAsia"/>
            <w:color w:val="000000" w:themeColor="text1"/>
            <w:vertAlign w:val="superscript"/>
            <w:rPrChange w:id="4079" w:author="JY0225" w:date="2017-08-24T11:20:00Z">
              <w:rPr>
                <w:color w:val="000000" w:themeColor="text1"/>
                <w:vertAlign w:val="superscript"/>
              </w:rPr>
            </w:rPrChange>
          </w:rPr>
          <w:delInstrText xml:space="preserve"> \* MERGEFORMAT </w:delInstrText>
        </w:r>
        <w:r w:rsidR="009A7BAF" w:rsidRPr="00B207B1" w:rsidDel="00F23549">
          <w:rPr>
            <w:rFonts w:hAnsiTheme="minorEastAsia"/>
            <w:color w:val="000000" w:themeColor="text1"/>
            <w:vertAlign w:val="superscript"/>
            <w:rPrChange w:id="4080" w:author="JY0225" w:date="2017-08-24T11:20:00Z">
              <w:rPr>
                <w:rFonts w:hAnsiTheme="minorEastAsia"/>
                <w:color w:val="000000" w:themeColor="text1"/>
                <w:vertAlign w:val="superscript"/>
              </w:rPr>
            </w:rPrChange>
          </w:rPr>
        </w:r>
        <w:r w:rsidR="009A7BAF" w:rsidRPr="00B207B1" w:rsidDel="00F23549">
          <w:rPr>
            <w:rFonts w:hAnsiTheme="minorEastAsia"/>
            <w:color w:val="000000" w:themeColor="text1"/>
            <w:vertAlign w:val="superscript"/>
            <w:rPrChange w:id="4081" w:author="JY0225" w:date="2017-08-24T11:20:00Z">
              <w:rPr>
                <w:color w:val="000000" w:themeColor="text1"/>
                <w:vertAlign w:val="superscript"/>
              </w:rPr>
            </w:rPrChange>
          </w:rPr>
          <w:fldChar w:fldCharType="separate"/>
        </w:r>
        <w:r w:rsidR="008E2759" w:rsidRPr="00B207B1" w:rsidDel="00F23549">
          <w:rPr>
            <w:rFonts w:hAnsiTheme="minorEastAsia"/>
            <w:color w:val="000000" w:themeColor="text1"/>
            <w:vertAlign w:val="superscript"/>
            <w:rPrChange w:id="4082" w:author="JY0225" w:date="2017-08-24T11:20:00Z">
              <w:rPr>
                <w:color w:val="000000" w:themeColor="text1"/>
                <w:vertAlign w:val="superscript"/>
              </w:rPr>
            </w:rPrChange>
          </w:rPr>
          <w:delText>[35]</w:delText>
        </w:r>
        <w:r w:rsidR="009A7BAF" w:rsidRPr="00B207B1" w:rsidDel="00F23549">
          <w:rPr>
            <w:rFonts w:hAnsiTheme="minorEastAsia"/>
            <w:color w:val="000000" w:themeColor="text1"/>
            <w:vertAlign w:val="superscript"/>
            <w:rPrChange w:id="4083" w:author="JY0225" w:date="2017-08-24T11:20:00Z">
              <w:rPr>
                <w:color w:val="000000" w:themeColor="text1"/>
                <w:vertAlign w:val="superscript"/>
              </w:rPr>
            </w:rPrChange>
          </w:rPr>
          <w:fldChar w:fldCharType="end"/>
        </w:r>
      </w:del>
      <w:r w:rsidR="00C81D79" w:rsidRPr="00B207B1">
        <w:rPr>
          <w:rFonts w:hAnsiTheme="minorEastAsia" w:hint="eastAsia"/>
          <w:rPrChange w:id="4084" w:author="JY0225" w:date="2017-08-24T11:20:00Z">
            <w:rPr>
              <w:rFonts w:ascii="Times New Roman" w:hAnsi="Times New Roman" w:hint="eastAsia"/>
              <w:spacing w:val="10"/>
            </w:rPr>
          </w:rPrChange>
        </w:rPr>
        <w:t>，分别用来保存用户的请求信息</w:t>
      </w:r>
      <w:r w:rsidR="00DF0AFB" w:rsidRPr="00B207B1">
        <w:rPr>
          <w:rFonts w:hAnsiTheme="minorEastAsia" w:hint="eastAsia"/>
          <w:rPrChange w:id="4085" w:author="JY0225" w:date="2017-08-24T11:20:00Z">
            <w:rPr>
              <w:rFonts w:ascii="Times New Roman" w:hAnsi="Times New Roman" w:hint="eastAsia"/>
              <w:spacing w:val="10"/>
            </w:rPr>
          </w:rPrChange>
        </w:rPr>
        <w:t>、</w:t>
      </w:r>
      <w:r w:rsidR="00D35CE6" w:rsidRPr="00B207B1">
        <w:rPr>
          <w:rFonts w:hAnsiTheme="minorEastAsia" w:hint="eastAsia"/>
          <w:rPrChange w:id="4086" w:author="JY0225" w:date="2017-08-24T11:20:00Z">
            <w:rPr>
              <w:rFonts w:ascii="Times New Roman" w:hAnsi="Times New Roman" w:hint="eastAsia"/>
              <w:spacing w:val="10"/>
            </w:rPr>
          </w:rPrChange>
        </w:rPr>
        <w:t>缓存信息以及断点信息。</w:t>
      </w:r>
      <w:r w:rsidR="002E5215" w:rsidRPr="00B207B1">
        <w:rPr>
          <w:rFonts w:hAnsiTheme="minorEastAsia" w:hint="eastAsia"/>
          <w:rPrChange w:id="4087" w:author="JY0225" w:date="2017-08-24T11:20:00Z">
            <w:rPr>
              <w:rFonts w:ascii="Times New Roman" w:hAnsi="Times New Roman" w:hint="eastAsia"/>
              <w:spacing w:val="10"/>
            </w:rPr>
          </w:rPrChange>
        </w:rPr>
        <w:t>详细信息如下：</w:t>
      </w:r>
    </w:p>
    <w:p w14:paraId="035EECAC" w14:textId="6B232F2D" w:rsidR="00B17880" w:rsidRPr="00B207B1" w:rsidRDefault="00BD3E8F" w:rsidP="00642CA3">
      <w:pPr>
        <w:spacing w:afterLines="50" w:after="156" w:line="400" w:lineRule="exact"/>
        <w:ind w:firstLine="420"/>
        <w:jc w:val="center"/>
        <w:rPr>
          <w:rFonts w:hAnsiTheme="minorEastAsia"/>
          <w:rPrChange w:id="4088" w:author="JY0225" w:date="2017-08-24T11:20:00Z">
            <w:rPr>
              <w:rFonts w:ascii="Times New Roman" w:hAnsi="Times New Roman"/>
              <w:spacing w:val="10"/>
            </w:rPr>
          </w:rPrChange>
        </w:rPr>
      </w:pPr>
      <w:r>
        <w:rPr>
          <w:rFonts w:hAnsiTheme="minorEastAsia" w:hint="eastAsia"/>
        </w:rPr>
        <w:t>表4-1</w:t>
      </w:r>
      <w:r w:rsidR="00A707E4" w:rsidRPr="00B207B1">
        <w:rPr>
          <w:rFonts w:hAnsiTheme="minorEastAsia" w:hint="eastAsia"/>
          <w:rPrChange w:id="4089" w:author="JY0225" w:date="2017-08-24T11:20:00Z">
            <w:rPr>
              <w:rFonts w:ascii="Times New Roman" w:hAnsi="Times New Roman" w:hint="eastAsia"/>
              <w:spacing w:val="10"/>
            </w:rPr>
          </w:rPrChange>
        </w:rPr>
        <w:t>用户请求信息</w:t>
      </w:r>
      <w:r>
        <w:rPr>
          <w:rFonts w:hAnsiTheme="minorEastAsia" w:hint="eastAsia"/>
        </w:rPr>
        <w:t>数据库表</w:t>
      </w:r>
    </w:p>
    <w:tbl>
      <w:tblPr>
        <w:tblStyle w:val="ae"/>
        <w:tblW w:w="0" w:type="auto"/>
        <w:tblInd w:w="445" w:type="dxa"/>
        <w:tblLook w:val="04A0" w:firstRow="1" w:lastRow="0" w:firstColumn="1" w:lastColumn="0" w:noHBand="0" w:noVBand="1"/>
      </w:tblPr>
      <w:tblGrid>
        <w:gridCol w:w="7851"/>
      </w:tblGrid>
      <w:tr w:rsidR="00BB7C8F" w:rsidRPr="00B207B1" w14:paraId="293BC0EA" w14:textId="77777777" w:rsidTr="00FC5D16">
        <w:tc>
          <w:tcPr>
            <w:tcW w:w="7851" w:type="dxa"/>
          </w:tcPr>
          <w:p w14:paraId="7EDC1AC4" w14:textId="77777777" w:rsidR="008408F8" w:rsidRPr="00B207B1" w:rsidRDefault="008408F8" w:rsidP="00FC5D16">
            <w:pPr>
              <w:pStyle w:val="a7"/>
              <w:spacing w:line="400" w:lineRule="exact"/>
              <w:jc w:val="both"/>
              <w:rPr>
                <w:rFonts w:asciiTheme="minorEastAsia" w:eastAsiaTheme="minorEastAsia" w:hAnsiTheme="minorEastAsia"/>
                <w:spacing w:val="0"/>
                <w:szCs w:val="24"/>
                <w:rPrChange w:id="4090" w:author="JY0225" w:date="2017-08-24T11:20:00Z">
                  <w:rPr>
                    <w:rFonts w:eastAsiaTheme="minorEastAsia"/>
                  </w:rPr>
                </w:rPrChange>
              </w:rPr>
            </w:pPr>
            <w:r w:rsidRPr="00B207B1">
              <w:rPr>
                <w:rFonts w:asciiTheme="minorEastAsia" w:eastAsiaTheme="minorEastAsia" w:hAnsiTheme="minorEastAsia"/>
                <w:spacing w:val="0"/>
                <w:szCs w:val="24"/>
                <w:rPrChange w:id="4091" w:author="JY0225" w:date="2017-08-24T11:20:00Z">
                  <w:rPr>
                    <w:rFonts w:eastAsiaTheme="minorEastAsia"/>
                  </w:rPr>
                </w:rPrChange>
              </w:rPr>
              <w:t>create table if not exists Log(</w:t>
            </w:r>
          </w:p>
          <w:p w14:paraId="5CFBDD64"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92" w:author="JY0225" w:date="2017-08-24T11:20:00Z">
                  <w:rPr>
                    <w:rFonts w:eastAsiaTheme="minorEastAsia"/>
                  </w:rPr>
                </w:rPrChange>
              </w:rPr>
            </w:pPr>
            <w:r w:rsidRPr="00B207B1">
              <w:rPr>
                <w:rFonts w:asciiTheme="minorEastAsia" w:eastAsiaTheme="minorEastAsia" w:hAnsiTheme="minorEastAsia"/>
                <w:spacing w:val="0"/>
                <w:szCs w:val="24"/>
                <w:rPrChange w:id="4093" w:author="JY0225" w:date="2017-08-24T11:20:00Z">
                  <w:rPr>
                    <w:rFonts w:eastAsiaTheme="minorEastAsia"/>
                  </w:rPr>
                </w:rPrChange>
              </w:rPr>
              <w:t xml:space="preserve">request text not null, </w:t>
            </w:r>
            <w:r w:rsidR="00D22617" w:rsidRPr="00B207B1">
              <w:rPr>
                <w:rFonts w:asciiTheme="minorEastAsia" w:eastAsiaTheme="minorEastAsia" w:hAnsiTheme="minorEastAsia"/>
                <w:spacing w:val="0"/>
                <w:szCs w:val="24"/>
                <w:rPrChange w:id="4094" w:author="JY0225" w:date="2017-08-24T11:20:00Z">
                  <w:rPr>
                    <w:rFonts w:eastAsiaTheme="minorEastAsia"/>
                  </w:rPr>
                </w:rPrChange>
              </w:rPr>
              <w:t xml:space="preserve">     </w:t>
            </w:r>
            <w:ins w:id="4095"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096"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97" w:author="JY0225" w:date="2017-08-24T11:20:00Z">
                  <w:rPr>
                    <w:rFonts w:eastAsiaTheme="minorEastAsia" w:hint="eastAsia"/>
                  </w:rPr>
                </w:rPrChange>
              </w:rPr>
              <w:t>请求内容</w:t>
            </w:r>
          </w:p>
          <w:p w14:paraId="45693FD6"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98" w:author="JY0225" w:date="2017-08-24T11:20:00Z">
                  <w:rPr>
                    <w:rFonts w:eastAsiaTheme="minorEastAsia"/>
                  </w:rPr>
                </w:rPrChange>
              </w:rPr>
            </w:pPr>
            <w:r w:rsidRPr="00B207B1">
              <w:rPr>
                <w:rFonts w:asciiTheme="minorEastAsia" w:eastAsiaTheme="minorEastAsia" w:hAnsiTheme="minorEastAsia"/>
                <w:spacing w:val="0"/>
                <w:szCs w:val="24"/>
                <w:rPrChange w:id="4099" w:author="JY0225" w:date="2017-08-24T11:20:00Z">
                  <w:rPr>
                    <w:rFonts w:eastAsiaTheme="minorEastAsia"/>
                  </w:rPr>
                </w:rPrChange>
              </w:rPr>
              <w:t>uuid char[33] not null,</w:t>
            </w:r>
            <w:r w:rsidR="00D22617" w:rsidRPr="00B207B1">
              <w:rPr>
                <w:rFonts w:asciiTheme="minorEastAsia" w:eastAsiaTheme="minorEastAsia" w:hAnsiTheme="minorEastAsia"/>
                <w:spacing w:val="0"/>
                <w:szCs w:val="24"/>
                <w:rPrChange w:id="4100" w:author="JY0225" w:date="2017-08-24T11:20:00Z">
                  <w:rPr>
                    <w:rFonts w:eastAsiaTheme="minorEastAsia"/>
                  </w:rPr>
                </w:rPrChange>
              </w:rPr>
              <w:t xml:space="preserve">    </w:t>
            </w:r>
            <w:ins w:id="4101"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102"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03" w:author="JY0225" w:date="2017-08-24T11:20:00Z">
                  <w:rPr>
                    <w:rFonts w:eastAsiaTheme="minorEastAsia" w:hint="eastAsia"/>
                  </w:rPr>
                </w:rPrChange>
              </w:rPr>
              <w:t>请求标识</w:t>
            </w:r>
          </w:p>
          <w:p w14:paraId="71C2CDE7"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04" w:author="JY0225" w:date="2017-08-24T11:20:00Z">
                  <w:rPr>
                    <w:rFonts w:eastAsiaTheme="minorEastAsia"/>
                  </w:rPr>
                </w:rPrChange>
              </w:rPr>
            </w:pPr>
            <w:r w:rsidRPr="00B207B1">
              <w:rPr>
                <w:rFonts w:asciiTheme="minorEastAsia" w:eastAsiaTheme="minorEastAsia" w:hAnsiTheme="minorEastAsia"/>
                <w:spacing w:val="0"/>
                <w:szCs w:val="24"/>
                <w:rPrChange w:id="4105" w:author="JY0225" w:date="2017-08-24T11:20:00Z">
                  <w:rPr>
                    <w:rFonts w:eastAsiaTheme="minorEastAsia"/>
                  </w:rPr>
                </w:rPrChange>
              </w:rPr>
              <w:t>state char[20] not null,</w:t>
            </w:r>
            <w:r w:rsidR="00D22617" w:rsidRPr="00B207B1">
              <w:rPr>
                <w:rFonts w:asciiTheme="minorEastAsia" w:eastAsiaTheme="minorEastAsia" w:hAnsiTheme="minorEastAsia"/>
                <w:spacing w:val="0"/>
                <w:szCs w:val="24"/>
                <w:rPrChange w:id="4106" w:author="JY0225" w:date="2017-08-24T11:20:00Z">
                  <w:rPr>
                    <w:rFonts w:eastAsiaTheme="minorEastAsia"/>
                  </w:rPr>
                </w:rPrChange>
              </w:rPr>
              <w:t xml:space="preserve">    </w:t>
            </w:r>
            <w:ins w:id="4107"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108"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09" w:author="JY0225" w:date="2017-08-24T11:20:00Z">
                  <w:rPr>
                    <w:rFonts w:eastAsiaTheme="minorEastAsia" w:hint="eastAsia"/>
                  </w:rPr>
                </w:rPrChange>
              </w:rPr>
              <w:t>请求状态</w:t>
            </w:r>
          </w:p>
          <w:p w14:paraId="59621CF7"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10" w:author="JY0225" w:date="2017-08-24T11:20:00Z">
                  <w:rPr>
                    <w:rFonts w:eastAsiaTheme="minorEastAsia"/>
                  </w:rPr>
                </w:rPrChange>
              </w:rPr>
            </w:pPr>
            <w:r w:rsidRPr="00B207B1">
              <w:rPr>
                <w:rFonts w:asciiTheme="minorEastAsia" w:eastAsiaTheme="minorEastAsia" w:hAnsiTheme="minorEastAsia"/>
                <w:spacing w:val="0"/>
                <w:szCs w:val="24"/>
                <w:rPrChange w:id="4111" w:author="JY0225" w:date="2017-08-24T11:20:00Z">
                  <w:rPr>
                    <w:rFonts w:eastAsiaTheme="minorEastAsia"/>
                  </w:rPr>
                </w:rPrChange>
              </w:rPr>
              <w:t>time char[20] not null,</w:t>
            </w:r>
            <w:r w:rsidR="00D22617" w:rsidRPr="00B207B1">
              <w:rPr>
                <w:rFonts w:asciiTheme="minorEastAsia" w:eastAsiaTheme="minorEastAsia" w:hAnsiTheme="minorEastAsia"/>
                <w:spacing w:val="0"/>
                <w:szCs w:val="24"/>
                <w:rPrChange w:id="4112" w:author="JY0225" w:date="2017-08-24T11:20:00Z">
                  <w:rPr>
                    <w:rFonts w:eastAsiaTheme="minorEastAsia"/>
                  </w:rPr>
                </w:rPrChange>
              </w:rPr>
              <w:t xml:space="preserve">    </w:t>
            </w:r>
            <w:ins w:id="4113" w:author="JY0225" w:date="2017-08-24T11:21: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114"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15" w:author="JY0225" w:date="2017-08-24T11:20:00Z">
                  <w:rPr>
                    <w:rFonts w:eastAsiaTheme="minorEastAsia" w:hint="eastAsia"/>
                  </w:rPr>
                </w:rPrChange>
              </w:rPr>
              <w:t>请求时间</w:t>
            </w:r>
          </w:p>
          <w:p w14:paraId="23FE07EC"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16" w:author="JY0225" w:date="2017-08-24T11:20:00Z">
                  <w:rPr>
                    <w:rFonts w:eastAsiaTheme="minorEastAsia"/>
                  </w:rPr>
                </w:rPrChange>
              </w:rPr>
            </w:pPr>
            <w:r w:rsidRPr="00B207B1">
              <w:rPr>
                <w:rFonts w:asciiTheme="minorEastAsia" w:eastAsiaTheme="minorEastAsia" w:hAnsiTheme="minorEastAsia"/>
                <w:spacing w:val="0"/>
                <w:szCs w:val="24"/>
                <w:rPrChange w:id="4117" w:author="JY0225" w:date="2017-08-24T11:20:00Z">
                  <w:rPr>
                    <w:rFonts w:eastAsiaTheme="minorEastAsia"/>
                  </w:rPr>
                </w:rPrChange>
              </w:rPr>
              <w:t>userid varchar[100] not null,</w:t>
            </w:r>
            <w:r w:rsidR="00D22617" w:rsidRPr="00B207B1">
              <w:rPr>
                <w:rFonts w:asciiTheme="minorEastAsia" w:eastAsiaTheme="minorEastAsia" w:hAnsiTheme="minorEastAsia"/>
                <w:spacing w:val="0"/>
                <w:szCs w:val="24"/>
                <w:rPrChange w:id="4118" w:author="JY0225" w:date="2017-08-24T11:20:00Z">
                  <w:rPr>
                    <w:rFonts w:eastAsiaTheme="minorEastAsia"/>
                  </w:rPr>
                </w:rPrChange>
              </w:rPr>
              <w:t xml:space="preserve">   </w:t>
            </w:r>
            <w:del w:id="4119" w:author="JY0225" w:date="2017-08-24T11:21:00Z">
              <w:r w:rsidR="00D22617" w:rsidRPr="00B207B1" w:rsidDel="00152EF1">
                <w:rPr>
                  <w:rFonts w:asciiTheme="minorEastAsia" w:eastAsiaTheme="minorEastAsia" w:hAnsiTheme="minorEastAsia"/>
                  <w:spacing w:val="0"/>
                  <w:szCs w:val="24"/>
                  <w:rPrChange w:id="4120"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121"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22" w:author="JY0225" w:date="2017-08-24T11:20:00Z">
                  <w:rPr>
                    <w:rFonts w:eastAsiaTheme="minorEastAsia" w:hint="eastAsia"/>
                  </w:rPr>
                </w:rPrChange>
              </w:rPr>
              <w:t>请求用户</w:t>
            </w:r>
            <w:r w:rsidR="00D22617" w:rsidRPr="00B207B1">
              <w:rPr>
                <w:rFonts w:asciiTheme="minorEastAsia" w:eastAsiaTheme="minorEastAsia" w:hAnsiTheme="minorEastAsia"/>
                <w:spacing w:val="0"/>
                <w:szCs w:val="24"/>
                <w:rPrChange w:id="4123" w:author="JY0225" w:date="2017-08-24T11:20:00Z">
                  <w:rPr>
                    <w:rFonts w:eastAsiaTheme="minorEastAsia"/>
                  </w:rPr>
                </w:rPrChange>
              </w:rPr>
              <w:t>id</w:t>
            </w:r>
          </w:p>
          <w:p w14:paraId="6382BA8E" w14:textId="77777777" w:rsidR="00BB7C8F"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124" w:author="JY0225" w:date="2017-08-24T11:20:00Z">
                  <w:rPr>
                    <w:rFonts w:eastAsiaTheme="minorEastAsia"/>
                  </w:rPr>
                </w:rPrChange>
              </w:rPr>
            </w:pPr>
            <w:r w:rsidRPr="00B207B1">
              <w:rPr>
                <w:rFonts w:asciiTheme="minorEastAsia" w:eastAsiaTheme="minorEastAsia" w:hAnsiTheme="minorEastAsia"/>
                <w:spacing w:val="0"/>
                <w:szCs w:val="24"/>
                <w:rPrChange w:id="4125" w:author="JY0225" w:date="2017-08-24T11:20:00Z">
                  <w:rPr>
                    <w:rFonts w:eastAsiaTheme="minorEastAsia"/>
                  </w:rPr>
                </w:rPrChange>
              </w:rPr>
              <w:t>result text not null);</w:t>
            </w:r>
            <w:r w:rsidR="00D22617" w:rsidRPr="00B207B1">
              <w:rPr>
                <w:rFonts w:asciiTheme="minorEastAsia" w:eastAsiaTheme="minorEastAsia" w:hAnsiTheme="minorEastAsia"/>
                <w:spacing w:val="0"/>
                <w:szCs w:val="24"/>
                <w:rPrChange w:id="4126" w:author="JY0225" w:date="2017-08-24T11:20:00Z">
                  <w:rPr>
                    <w:rFonts w:eastAsiaTheme="minorEastAsia"/>
                  </w:rPr>
                </w:rPrChange>
              </w:rPr>
              <w:t xml:space="preserve">         </w:t>
            </w:r>
            <w:ins w:id="4127" w:author="JY0225" w:date="2017-08-24T11:21:00Z">
              <w:r w:rsidR="00152EF1" w:rsidRPr="00B207B1">
                <w:rPr>
                  <w:rFonts w:asciiTheme="minorEastAsia" w:eastAsiaTheme="minorEastAsia" w:hAnsiTheme="minorEastAsia"/>
                  <w:spacing w:val="0"/>
                  <w:szCs w:val="24"/>
                </w:rPr>
                <w:t xml:space="preserve"> </w:t>
              </w:r>
            </w:ins>
            <w:del w:id="4128" w:author="JY0225" w:date="2017-08-24T11:21:00Z">
              <w:r w:rsidR="00D22617" w:rsidRPr="00B207B1" w:rsidDel="00152EF1">
                <w:rPr>
                  <w:rFonts w:asciiTheme="minorEastAsia" w:eastAsiaTheme="minorEastAsia" w:hAnsiTheme="minorEastAsia"/>
                  <w:spacing w:val="0"/>
                  <w:szCs w:val="24"/>
                  <w:rPrChange w:id="4129"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130"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131" w:author="JY0225" w:date="2017-08-24T11:20:00Z">
                  <w:rPr>
                    <w:rFonts w:eastAsiaTheme="minorEastAsia" w:hint="eastAsia"/>
                  </w:rPr>
                </w:rPrChange>
              </w:rPr>
              <w:t>请求执行结果</w:t>
            </w:r>
          </w:p>
        </w:tc>
      </w:tr>
    </w:tbl>
    <w:p w14:paraId="3B799A3B" w14:textId="177019CA" w:rsidR="00642CA3" w:rsidRDefault="00642CA3" w:rsidP="000614FD">
      <w:pPr>
        <w:spacing w:beforeLines="30" w:before="93" w:afterLines="30" w:after="93" w:line="400" w:lineRule="exact"/>
        <w:ind w:firstLine="420"/>
        <w:rPr>
          <w:rFonts w:hAnsiTheme="minorEastAsia" w:hint="eastAsia"/>
          <w:color w:val="000000" w:themeColor="text1"/>
        </w:rPr>
      </w:pPr>
      <w:r>
        <w:rPr>
          <w:rFonts w:hAnsiTheme="minorEastAsia"/>
          <w:color w:val="000000" w:themeColor="text1"/>
        </w:rPr>
        <w:tab/>
      </w:r>
      <w:r>
        <w:rPr>
          <w:rFonts w:hAnsiTheme="minorEastAsia" w:hint="eastAsia"/>
          <w:color w:val="000000" w:themeColor="text1"/>
        </w:rPr>
        <w:t>表4-1所示为用户请求信息数据库表，request属性保存用户的请求信息；uuid表示请求的唯一标识；state属性为请求执行的状态，unfinish表示请求尚未执行，not</w:t>
      </w:r>
      <w:r>
        <w:rPr>
          <w:rFonts w:hAnsiTheme="minorEastAsia"/>
          <w:color w:val="000000" w:themeColor="text1"/>
        </w:rPr>
        <w:t xml:space="preserve"> </w:t>
      </w:r>
      <w:r>
        <w:rPr>
          <w:rFonts w:hAnsiTheme="minorEastAsia" w:hint="eastAsia"/>
          <w:color w:val="000000" w:themeColor="text1"/>
        </w:rPr>
        <w:t>return表示请求已被执行但是未将结果返回至客户端，finished表示请求以完成；time表示请求</w:t>
      </w:r>
      <w:r w:rsidR="001C6BB3">
        <w:rPr>
          <w:rFonts w:hAnsiTheme="minorEastAsia" w:hint="eastAsia"/>
          <w:color w:val="000000" w:themeColor="text1"/>
        </w:rPr>
        <w:t>提交到中间件的时间；userid记录用户的ID信息；ressult记录请求的执行结果。</w:t>
      </w:r>
    </w:p>
    <w:p w14:paraId="746496FD" w14:textId="631DF583" w:rsidR="00BB7C8F" w:rsidRPr="00B207B1" w:rsidRDefault="001F43BF" w:rsidP="001F43BF">
      <w:pPr>
        <w:spacing w:beforeLines="30" w:before="93" w:afterLines="30" w:after="93" w:line="400" w:lineRule="exact"/>
        <w:ind w:left="420"/>
        <w:jc w:val="center"/>
        <w:rPr>
          <w:rFonts w:hAnsiTheme="minorEastAsia"/>
          <w:color w:val="000000" w:themeColor="text1"/>
          <w:rPrChange w:id="4132" w:author="JY0225" w:date="2017-08-24T11:20:00Z">
            <w:rPr>
              <w:color w:val="000000" w:themeColor="text1"/>
            </w:rPr>
          </w:rPrChange>
        </w:rPr>
      </w:pPr>
      <w:r>
        <w:rPr>
          <w:rFonts w:hAnsiTheme="minorEastAsia" w:hint="eastAsia"/>
          <w:color w:val="000000" w:themeColor="text1"/>
        </w:rPr>
        <w:t>表4-2缓存信息</w:t>
      </w:r>
      <w:r w:rsidR="00881227">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8C0220" w:rsidRPr="00B207B1" w14:paraId="00DD2EA2" w14:textId="77777777" w:rsidTr="00FC5D16">
        <w:tc>
          <w:tcPr>
            <w:tcW w:w="7851" w:type="dxa"/>
          </w:tcPr>
          <w:p w14:paraId="52015AC6" w14:textId="77777777" w:rsidR="008C0220" w:rsidRPr="00B207B1" w:rsidRDefault="008C0220" w:rsidP="008C0220">
            <w:pPr>
              <w:pStyle w:val="a7"/>
              <w:spacing w:line="400" w:lineRule="exact"/>
              <w:rPr>
                <w:rFonts w:asciiTheme="minorEastAsia" w:eastAsiaTheme="minorEastAsia" w:hAnsiTheme="minorEastAsia"/>
                <w:spacing w:val="0"/>
                <w:szCs w:val="24"/>
                <w:rPrChange w:id="4133" w:author="JY0225" w:date="2017-08-24T11:20:00Z">
                  <w:rPr>
                    <w:rFonts w:eastAsiaTheme="minorEastAsia"/>
                  </w:rPr>
                </w:rPrChange>
              </w:rPr>
            </w:pPr>
            <w:r w:rsidRPr="00B207B1">
              <w:rPr>
                <w:rFonts w:asciiTheme="minorEastAsia" w:eastAsiaTheme="minorEastAsia" w:hAnsiTheme="minorEastAsia"/>
                <w:spacing w:val="0"/>
                <w:szCs w:val="24"/>
                <w:rPrChange w:id="4134" w:author="JY0225" w:date="2017-08-24T11:20:00Z">
                  <w:rPr>
                    <w:rFonts w:eastAsiaTheme="minorEastAsia"/>
                  </w:rPr>
                </w:rPrChange>
              </w:rPr>
              <w:t>create table if not exists fileCache(</w:t>
            </w:r>
          </w:p>
          <w:p w14:paraId="1904494E" w14:textId="7EB85D89" w:rsidR="008C0220" w:rsidRPr="00B207B1" w:rsidRDefault="00436078" w:rsidP="008C0220">
            <w:pPr>
              <w:pStyle w:val="a7"/>
              <w:spacing w:line="400" w:lineRule="exact"/>
              <w:ind w:firstLineChars="200" w:firstLine="480"/>
              <w:rPr>
                <w:rFonts w:asciiTheme="minorEastAsia" w:eastAsiaTheme="minorEastAsia" w:hAnsiTheme="minorEastAsia"/>
                <w:spacing w:val="0"/>
                <w:szCs w:val="24"/>
                <w:rPrChange w:id="4135" w:author="JY0225" w:date="2017-08-24T11:20:00Z">
                  <w:rPr>
                    <w:rFonts w:eastAsiaTheme="minorEastAsia"/>
                  </w:rPr>
                </w:rPrChange>
              </w:rPr>
            </w:pPr>
            <w:r>
              <w:rPr>
                <w:rFonts w:asciiTheme="minorEastAsia" w:eastAsiaTheme="minorEastAsia" w:hAnsiTheme="minorEastAsia"/>
                <w:spacing w:val="0"/>
                <w:szCs w:val="24"/>
              </w:rPr>
              <w:t>user</w:t>
            </w:r>
            <w:r w:rsidR="008C0220" w:rsidRPr="00B207B1">
              <w:rPr>
                <w:rFonts w:asciiTheme="minorEastAsia" w:eastAsiaTheme="minorEastAsia" w:hAnsiTheme="minorEastAsia"/>
                <w:spacing w:val="0"/>
                <w:szCs w:val="24"/>
                <w:rPrChange w:id="4136" w:author="JY0225" w:date="2017-08-24T11:20:00Z">
                  <w:rPr>
                    <w:rFonts w:eastAsiaTheme="minorEastAsia"/>
                  </w:rPr>
                </w:rPrChange>
              </w:rPr>
              <w:t xml:space="preserve">id varchar[100] not null, </w:t>
            </w:r>
            <w:r w:rsidR="00EA638B" w:rsidRPr="00B207B1">
              <w:rPr>
                <w:rFonts w:asciiTheme="minorEastAsia" w:eastAsiaTheme="minorEastAsia" w:hAnsiTheme="minorEastAsia"/>
                <w:spacing w:val="0"/>
                <w:szCs w:val="24"/>
                <w:rPrChange w:id="4137"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138" w:author="JY0225" w:date="2017-08-24T11:20:00Z">
                  <w:rPr>
                    <w:rFonts w:eastAsiaTheme="minorEastAsia" w:hint="eastAsia"/>
                  </w:rPr>
                </w:rPrChange>
              </w:rPr>
              <w:t>用户</w:t>
            </w:r>
            <w:r w:rsidR="00EA638B" w:rsidRPr="00B207B1">
              <w:rPr>
                <w:rFonts w:asciiTheme="minorEastAsia" w:eastAsiaTheme="minorEastAsia" w:hAnsiTheme="minorEastAsia"/>
                <w:spacing w:val="0"/>
                <w:szCs w:val="24"/>
                <w:rPrChange w:id="4139" w:author="JY0225" w:date="2017-08-24T11:20:00Z">
                  <w:rPr>
                    <w:rFonts w:eastAsiaTheme="minorEastAsia"/>
                  </w:rPr>
                </w:rPrChange>
              </w:rPr>
              <w:t>id</w:t>
            </w:r>
          </w:p>
          <w:p w14:paraId="547CF3FA"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40" w:author="JY0225" w:date="2017-08-24T11:20:00Z">
                  <w:rPr>
                    <w:rFonts w:eastAsiaTheme="minorEastAsia"/>
                  </w:rPr>
                </w:rPrChange>
              </w:rPr>
            </w:pPr>
            <w:r w:rsidRPr="00B207B1">
              <w:rPr>
                <w:rFonts w:asciiTheme="minorEastAsia" w:eastAsiaTheme="minorEastAsia" w:hAnsiTheme="minorEastAsia"/>
                <w:spacing w:val="0"/>
                <w:szCs w:val="24"/>
                <w:rPrChange w:id="4141" w:author="JY0225" w:date="2017-08-24T11:20:00Z">
                  <w:rPr>
                    <w:rFonts w:eastAsiaTheme="minorEastAsia"/>
                  </w:rPr>
                </w:rPrChange>
              </w:rPr>
              <w:t>file_name varchar[100] not null,</w:t>
            </w:r>
            <w:r w:rsidR="00EA638B" w:rsidRPr="00B207B1">
              <w:rPr>
                <w:rFonts w:asciiTheme="minorEastAsia" w:eastAsiaTheme="minorEastAsia" w:hAnsiTheme="minorEastAsia"/>
                <w:spacing w:val="0"/>
                <w:szCs w:val="24"/>
                <w:rPrChange w:id="4142"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143" w:author="JY0225" w:date="2017-08-24T11:20:00Z">
                  <w:rPr>
                    <w:rFonts w:eastAsiaTheme="minorEastAsia" w:hint="eastAsia"/>
                  </w:rPr>
                </w:rPrChange>
              </w:rPr>
              <w:t>文件名</w:t>
            </w:r>
          </w:p>
          <w:p w14:paraId="58A891F7"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44" w:author="JY0225" w:date="2017-08-24T11:20:00Z">
                  <w:rPr>
                    <w:rFonts w:eastAsiaTheme="minorEastAsia"/>
                  </w:rPr>
                </w:rPrChange>
              </w:rPr>
            </w:pPr>
            <w:r w:rsidRPr="00B207B1">
              <w:rPr>
                <w:rFonts w:asciiTheme="minorEastAsia" w:eastAsiaTheme="minorEastAsia" w:hAnsiTheme="minorEastAsia"/>
                <w:spacing w:val="0"/>
                <w:szCs w:val="24"/>
                <w:rPrChange w:id="4145" w:author="JY0225" w:date="2017-08-24T11:20:00Z">
                  <w:rPr>
                    <w:rFonts w:eastAsiaTheme="minorEastAsia"/>
                  </w:rPr>
                </w:rPrChange>
              </w:rPr>
              <w:t>length bigint not null,</w:t>
            </w:r>
            <w:r w:rsidR="00EA638B" w:rsidRPr="00B207B1">
              <w:rPr>
                <w:rFonts w:asciiTheme="minorEastAsia" w:eastAsiaTheme="minorEastAsia" w:hAnsiTheme="minorEastAsia"/>
                <w:spacing w:val="0"/>
                <w:szCs w:val="24"/>
                <w:rPrChange w:id="4146"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147" w:author="JY0225" w:date="2017-08-24T11:20:00Z">
                  <w:rPr>
                    <w:rFonts w:eastAsiaTheme="minorEastAsia" w:hint="eastAsia"/>
                  </w:rPr>
                </w:rPrChange>
              </w:rPr>
              <w:t>文件长度</w:t>
            </w:r>
          </w:p>
          <w:p w14:paraId="55F489E5"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48" w:author="JY0225" w:date="2017-08-24T11:20:00Z">
                  <w:rPr>
                    <w:rFonts w:eastAsiaTheme="minorEastAsia"/>
                  </w:rPr>
                </w:rPrChange>
              </w:rPr>
            </w:pPr>
            <w:r w:rsidRPr="00B207B1">
              <w:rPr>
                <w:rFonts w:asciiTheme="minorEastAsia" w:eastAsiaTheme="minorEastAsia" w:hAnsiTheme="minorEastAsia"/>
                <w:spacing w:val="0"/>
                <w:szCs w:val="24"/>
                <w:rPrChange w:id="4149" w:author="JY0225" w:date="2017-08-24T11:20:00Z">
                  <w:rPr>
                    <w:rFonts w:eastAsiaTheme="minorEastAsia"/>
                  </w:rPr>
                </w:rPrChange>
              </w:rPr>
              <w:t>MD5 varchar[100] not null,</w:t>
            </w:r>
            <w:r w:rsidR="00EA638B" w:rsidRPr="00B207B1">
              <w:rPr>
                <w:rFonts w:asciiTheme="minorEastAsia" w:eastAsiaTheme="minorEastAsia" w:hAnsiTheme="minorEastAsia"/>
                <w:spacing w:val="0"/>
                <w:szCs w:val="24"/>
                <w:rPrChange w:id="4150" w:author="JY0225" w:date="2017-08-24T11:20:00Z">
                  <w:rPr>
                    <w:rFonts w:eastAsiaTheme="minorEastAsia"/>
                  </w:rPr>
                </w:rPrChange>
              </w:rPr>
              <w:t xml:space="preserve">             </w:t>
            </w:r>
            <w:ins w:id="4151" w:author="JY0225" w:date="2017-08-24T11:21:00Z">
              <w:r w:rsidR="00E0142F" w:rsidRPr="00B207B1">
                <w:rPr>
                  <w:rFonts w:asciiTheme="minorEastAsia" w:eastAsiaTheme="minorEastAsia" w:hAnsiTheme="minorEastAsia"/>
                  <w:spacing w:val="0"/>
                  <w:szCs w:val="24"/>
                </w:rPr>
                <w:t xml:space="preserve"> </w:t>
              </w:r>
            </w:ins>
            <w:r w:rsidR="00EA638B" w:rsidRPr="00B207B1">
              <w:rPr>
                <w:rFonts w:asciiTheme="minorEastAsia" w:eastAsiaTheme="minorEastAsia" w:hAnsiTheme="minorEastAsia"/>
                <w:spacing w:val="0"/>
                <w:szCs w:val="24"/>
                <w:rPrChange w:id="4152"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53" w:author="JY0225" w:date="2017-08-24T11:20:00Z">
                  <w:rPr>
                    <w:rFonts w:eastAsiaTheme="minorEastAsia" w:hint="eastAsia"/>
                  </w:rPr>
                </w:rPrChange>
              </w:rPr>
              <w:t>文件</w:t>
            </w:r>
            <w:r w:rsidR="00EA638B" w:rsidRPr="00B207B1">
              <w:rPr>
                <w:rFonts w:asciiTheme="minorEastAsia" w:eastAsiaTheme="minorEastAsia" w:hAnsiTheme="minorEastAsia"/>
                <w:spacing w:val="0"/>
                <w:szCs w:val="24"/>
                <w:rPrChange w:id="4154" w:author="JY0225" w:date="2017-08-24T11:20:00Z">
                  <w:rPr>
                    <w:rFonts w:eastAsiaTheme="minorEastAsia"/>
                  </w:rPr>
                </w:rPrChange>
              </w:rPr>
              <w:t>MD5</w:t>
            </w:r>
            <w:r w:rsidR="00EA638B" w:rsidRPr="00B207B1">
              <w:rPr>
                <w:rFonts w:asciiTheme="minorEastAsia" w:eastAsiaTheme="minorEastAsia" w:hAnsiTheme="minorEastAsia" w:hint="eastAsia"/>
                <w:spacing w:val="0"/>
                <w:szCs w:val="24"/>
                <w:rPrChange w:id="4155" w:author="JY0225" w:date="2017-08-24T11:20:00Z">
                  <w:rPr>
                    <w:rFonts w:eastAsiaTheme="minorEastAsia" w:hint="eastAsia"/>
                  </w:rPr>
                </w:rPrChange>
              </w:rPr>
              <w:t>值</w:t>
            </w:r>
          </w:p>
          <w:p w14:paraId="215AF5E1"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56" w:author="JY0225" w:date="2017-08-24T11:20:00Z">
                  <w:rPr>
                    <w:rFonts w:eastAsiaTheme="minorEastAsia"/>
                  </w:rPr>
                </w:rPrChange>
              </w:rPr>
            </w:pPr>
            <w:r w:rsidRPr="00B207B1">
              <w:rPr>
                <w:rFonts w:asciiTheme="minorEastAsia" w:eastAsiaTheme="minorEastAsia" w:hAnsiTheme="minorEastAsia"/>
                <w:spacing w:val="0"/>
                <w:szCs w:val="24"/>
                <w:rPrChange w:id="4157" w:author="JY0225" w:date="2017-08-24T11:20:00Z">
                  <w:rPr>
                    <w:rFonts w:eastAsiaTheme="minorEastAsia"/>
                  </w:rPr>
                </w:rPrChange>
              </w:rPr>
              <w:t>use_time int not null,</w:t>
            </w:r>
            <w:r w:rsidR="00EA638B" w:rsidRPr="00B207B1">
              <w:rPr>
                <w:rFonts w:asciiTheme="minorEastAsia" w:eastAsiaTheme="minorEastAsia" w:hAnsiTheme="minorEastAsia"/>
                <w:spacing w:val="0"/>
                <w:szCs w:val="24"/>
                <w:rPrChange w:id="4158" w:author="JY0225" w:date="2017-08-24T11:20:00Z">
                  <w:rPr>
                    <w:rFonts w:eastAsiaTheme="minorEastAsia"/>
                  </w:rPr>
                </w:rPrChange>
              </w:rPr>
              <w:t xml:space="preserve">                 </w:t>
            </w:r>
            <w:ins w:id="4159" w:author="JY0225" w:date="2017-08-24T11:21:00Z">
              <w:r w:rsidR="00E0142F" w:rsidRPr="00B207B1">
                <w:rPr>
                  <w:rFonts w:asciiTheme="minorEastAsia" w:eastAsiaTheme="minorEastAsia" w:hAnsiTheme="minorEastAsia"/>
                  <w:spacing w:val="0"/>
                  <w:szCs w:val="24"/>
                </w:rPr>
                <w:t xml:space="preserve"> </w:t>
              </w:r>
            </w:ins>
            <w:r w:rsidR="00EA638B" w:rsidRPr="00B207B1">
              <w:rPr>
                <w:rFonts w:asciiTheme="minorEastAsia" w:eastAsiaTheme="minorEastAsia" w:hAnsiTheme="minorEastAsia"/>
                <w:spacing w:val="0"/>
                <w:szCs w:val="24"/>
                <w:rPrChange w:id="4160"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61" w:author="JY0225" w:date="2017-08-24T11:20:00Z">
                  <w:rPr>
                    <w:rFonts w:eastAsiaTheme="minorEastAsia" w:hint="eastAsia"/>
                  </w:rPr>
                </w:rPrChange>
              </w:rPr>
              <w:t>使用次数</w:t>
            </w:r>
            <w:r w:rsidR="00EA638B" w:rsidRPr="00B207B1">
              <w:rPr>
                <w:rFonts w:asciiTheme="minorEastAsia" w:eastAsiaTheme="minorEastAsia" w:hAnsiTheme="minorEastAsia"/>
                <w:spacing w:val="0"/>
                <w:szCs w:val="24"/>
                <w:rPrChange w:id="4162" w:author="JY0225" w:date="2017-08-24T11:20:00Z">
                  <w:rPr>
                    <w:rFonts w:eastAsiaTheme="minorEastAsia"/>
                  </w:rPr>
                </w:rPrChange>
              </w:rPr>
              <w:t xml:space="preserve"> </w:t>
            </w:r>
          </w:p>
          <w:p w14:paraId="39976A7E" w14:textId="77777777" w:rsidR="008C0220" w:rsidRPr="00B207B1" w:rsidRDefault="008C0220" w:rsidP="008C0220">
            <w:pPr>
              <w:pStyle w:val="a7"/>
              <w:spacing w:line="400" w:lineRule="exact"/>
              <w:ind w:firstLineChars="200" w:firstLine="480"/>
              <w:jc w:val="both"/>
              <w:rPr>
                <w:rFonts w:asciiTheme="minorEastAsia" w:eastAsiaTheme="minorEastAsia" w:hAnsiTheme="minorEastAsia"/>
                <w:spacing w:val="0"/>
                <w:szCs w:val="24"/>
                <w:rPrChange w:id="4163" w:author="JY0225" w:date="2017-08-24T11:20:00Z">
                  <w:rPr>
                    <w:rFonts w:eastAsiaTheme="minorEastAsia"/>
                  </w:rPr>
                </w:rPrChange>
              </w:rPr>
            </w:pPr>
            <w:r w:rsidRPr="00B207B1">
              <w:rPr>
                <w:rFonts w:asciiTheme="minorEastAsia" w:eastAsiaTheme="minorEastAsia" w:hAnsiTheme="minorEastAsia"/>
                <w:spacing w:val="0"/>
                <w:szCs w:val="24"/>
                <w:rPrChange w:id="4164" w:author="JY0225" w:date="2017-08-24T11:20:00Z">
                  <w:rPr>
                    <w:rFonts w:eastAsiaTheme="minorEastAsia"/>
                  </w:rPr>
                </w:rPrChange>
              </w:rPr>
              <w:t>modified_time varchar[100] not null);</w:t>
            </w:r>
            <w:del w:id="4165" w:author="JY0225" w:date="2017-08-24T11:20:00Z">
              <w:r w:rsidR="00EA638B" w:rsidRPr="00B207B1" w:rsidDel="00987564">
                <w:rPr>
                  <w:rFonts w:asciiTheme="minorEastAsia" w:eastAsiaTheme="minorEastAsia" w:hAnsiTheme="minorEastAsia"/>
                  <w:spacing w:val="0"/>
                  <w:szCs w:val="24"/>
                  <w:rPrChange w:id="4166" w:author="JY0225" w:date="2017-08-24T11:20:00Z">
                    <w:rPr>
                      <w:rFonts w:eastAsiaTheme="minorEastAsia"/>
                    </w:rPr>
                  </w:rPrChange>
                </w:rPr>
                <w:delText xml:space="preserve">     </w:delText>
              </w:r>
            </w:del>
            <w:r w:rsidR="00EA638B" w:rsidRPr="00B207B1">
              <w:rPr>
                <w:rFonts w:asciiTheme="minorEastAsia" w:eastAsiaTheme="minorEastAsia" w:hAnsiTheme="minorEastAsia"/>
                <w:spacing w:val="0"/>
                <w:szCs w:val="24"/>
                <w:rPrChange w:id="4167"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68" w:author="JY0225" w:date="2017-08-24T11:20:00Z">
                  <w:rPr>
                    <w:rFonts w:eastAsiaTheme="minorEastAsia" w:hint="eastAsia"/>
                  </w:rPr>
                </w:rPrChange>
              </w:rPr>
              <w:t>最后一次修改时间</w:t>
            </w:r>
          </w:p>
        </w:tc>
      </w:tr>
    </w:tbl>
    <w:p w14:paraId="6605CE53" w14:textId="7A6E7A73" w:rsidR="001C1562" w:rsidRDefault="001F43BF" w:rsidP="001C1562">
      <w:pPr>
        <w:spacing w:beforeLines="30" w:before="93" w:afterLines="30" w:after="93" w:line="400" w:lineRule="exact"/>
        <w:ind w:firstLine="420"/>
        <w:rPr>
          <w:rFonts w:hAnsiTheme="minorEastAsia" w:hint="eastAsia"/>
          <w:color w:val="000000" w:themeColor="text1"/>
        </w:rPr>
      </w:pPr>
      <w:r>
        <w:rPr>
          <w:rFonts w:hAnsiTheme="minorEastAsia" w:hint="eastAsia"/>
          <w:color w:val="000000" w:themeColor="text1"/>
        </w:rPr>
        <w:lastRenderedPageBreak/>
        <w:t>表4-2所示为缓存信息表，记录存储在本地缓存空间的文件信息。</w:t>
      </w:r>
      <w:r w:rsidR="001C1562">
        <w:rPr>
          <w:rFonts w:hAnsiTheme="minorEastAsia" w:hint="eastAsia"/>
          <w:color w:val="000000" w:themeColor="text1"/>
        </w:rPr>
        <w:t>userid表示用户的ID信息；file_name为文件名；length表示文件的字节长度；MD</w:t>
      </w:r>
      <w:r w:rsidR="001C1562">
        <w:rPr>
          <w:rFonts w:hAnsiTheme="minorEastAsia"/>
          <w:color w:val="000000" w:themeColor="text1"/>
        </w:rPr>
        <w:t>5</w:t>
      </w:r>
      <w:r w:rsidR="001C1562">
        <w:rPr>
          <w:rFonts w:hAnsiTheme="minorEastAsia" w:hint="eastAsia"/>
          <w:color w:val="000000" w:themeColor="text1"/>
        </w:rPr>
        <w:t>存储文件的MD</w:t>
      </w:r>
      <w:r w:rsidR="001C1562">
        <w:rPr>
          <w:rFonts w:hAnsiTheme="minorEastAsia"/>
          <w:color w:val="000000" w:themeColor="text1"/>
        </w:rPr>
        <w:t>5</w:t>
      </w:r>
      <w:r w:rsidR="001C1562">
        <w:rPr>
          <w:rFonts w:hAnsiTheme="minorEastAsia" w:hint="eastAsia"/>
          <w:color w:val="000000" w:themeColor="text1"/>
        </w:rPr>
        <w:t>值；use_time记录该文件的使用次数；modified_time记录文件最后一次使用的时间。</w:t>
      </w:r>
    </w:p>
    <w:p w14:paraId="40529B93" w14:textId="4DEAD0AC" w:rsidR="008C0220" w:rsidRPr="00B207B1" w:rsidRDefault="00881227" w:rsidP="00881227">
      <w:pPr>
        <w:spacing w:beforeLines="30" w:before="93" w:afterLines="30" w:after="93" w:line="400" w:lineRule="exact"/>
        <w:ind w:firstLine="420"/>
        <w:jc w:val="center"/>
        <w:rPr>
          <w:rFonts w:hAnsiTheme="minorEastAsia"/>
          <w:color w:val="000000" w:themeColor="text1"/>
          <w:rPrChange w:id="4169" w:author="JY0225" w:date="2017-08-24T11:20:00Z">
            <w:rPr>
              <w:color w:val="000000" w:themeColor="text1"/>
            </w:rPr>
          </w:rPrChange>
        </w:rPr>
      </w:pPr>
      <w:r>
        <w:rPr>
          <w:rFonts w:hAnsiTheme="minorEastAsia" w:hint="eastAsia"/>
          <w:color w:val="000000" w:themeColor="text1"/>
        </w:rPr>
        <w:t>表4-3</w:t>
      </w:r>
      <w:r w:rsidR="002850B2">
        <w:rPr>
          <w:rFonts w:hAnsiTheme="minorEastAsia" w:hint="eastAsia"/>
          <w:color w:val="000000" w:themeColor="text1"/>
        </w:rPr>
        <w:t>断点</w:t>
      </w:r>
      <w:r>
        <w:rPr>
          <w:rFonts w:hAnsiTheme="minorEastAsia" w:hint="eastAsia"/>
          <w:color w:val="000000" w:themeColor="text1"/>
        </w:rPr>
        <w:t>信息</w:t>
      </w:r>
      <w:r w:rsidR="00DB19E1">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9A791B" w:rsidRPr="00B207B1" w14:paraId="504A715B" w14:textId="77777777" w:rsidTr="00FC5D16">
        <w:tc>
          <w:tcPr>
            <w:tcW w:w="7851" w:type="dxa"/>
          </w:tcPr>
          <w:p w14:paraId="3C271C03" w14:textId="77777777" w:rsidR="009A791B" w:rsidRPr="00B207B1" w:rsidRDefault="009A791B" w:rsidP="009A791B">
            <w:pPr>
              <w:pStyle w:val="a7"/>
              <w:spacing w:line="400" w:lineRule="exact"/>
              <w:rPr>
                <w:rFonts w:asciiTheme="minorEastAsia" w:eastAsiaTheme="minorEastAsia" w:hAnsiTheme="minorEastAsia"/>
                <w:spacing w:val="0"/>
                <w:szCs w:val="24"/>
                <w:rPrChange w:id="4170" w:author="JY0225" w:date="2017-08-24T11:20:00Z">
                  <w:rPr>
                    <w:rFonts w:eastAsiaTheme="minorEastAsia"/>
                  </w:rPr>
                </w:rPrChange>
              </w:rPr>
            </w:pPr>
            <w:r w:rsidRPr="00B207B1">
              <w:rPr>
                <w:rFonts w:asciiTheme="minorEastAsia" w:eastAsiaTheme="minorEastAsia" w:hAnsiTheme="minorEastAsia"/>
                <w:spacing w:val="0"/>
                <w:szCs w:val="24"/>
                <w:rPrChange w:id="4171" w:author="JY0225" w:date="2017-08-24T11:20:00Z">
                  <w:rPr>
                    <w:rFonts w:eastAsiaTheme="minorEastAsia"/>
                  </w:rPr>
                </w:rPrChange>
              </w:rPr>
              <w:t>create table if not exists breakpoint(</w:t>
            </w:r>
          </w:p>
          <w:p w14:paraId="436A7A94" w14:textId="0D39E47E" w:rsidR="009A791B" w:rsidRPr="00B207B1" w:rsidRDefault="00A1459C" w:rsidP="009A791B">
            <w:pPr>
              <w:pStyle w:val="a7"/>
              <w:spacing w:line="400" w:lineRule="exact"/>
              <w:ind w:firstLineChars="200" w:firstLine="480"/>
              <w:rPr>
                <w:rFonts w:asciiTheme="minorEastAsia" w:eastAsiaTheme="minorEastAsia" w:hAnsiTheme="minorEastAsia"/>
                <w:spacing w:val="0"/>
                <w:szCs w:val="24"/>
                <w:rPrChange w:id="4172" w:author="JY0225" w:date="2017-08-24T11:20:00Z">
                  <w:rPr>
                    <w:rFonts w:eastAsiaTheme="minorEastAsia"/>
                  </w:rPr>
                </w:rPrChange>
              </w:rPr>
            </w:pPr>
            <w:r>
              <w:rPr>
                <w:rFonts w:asciiTheme="minorEastAsia" w:eastAsiaTheme="minorEastAsia" w:hAnsiTheme="minorEastAsia"/>
                <w:spacing w:val="0"/>
                <w:szCs w:val="24"/>
              </w:rPr>
              <w:t>user</w:t>
            </w:r>
            <w:r w:rsidR="009A791B" w:rsidRPr="00B207B1">
              <w:rPr>
                <w:rFonts w:asciiTheme="minorEastAsia" w:eastAsiaTheme="minorEastAsia" w:hAnsiTheme="minorEastAsia"/>
                <w:spacing w:val="0"/>
                <w:szCs w:val="24"/>
                <w:rPrChange w:id="4173" w:author="JY0225" w:date="2017-08-24T11:20:00Z">
                  <w:rPr>
                    <w:rFonts w:eastAsiaTheme="minorEastAsia"/>
                  </w:rPr>
                </w:rPrChange>
              </w:rPr>
              <w:t xml:space="preserve">id varchar[100] not null, </w:t>
            </w:r>
            <w:r w:rsidR="0008759D" w:rsidRPr="00B207B1">
              <w:rPr>
                <w:rFonts w:asciiTheme="minorEastAsia" w:eastAsiaTheme="minorEastAsia" w:hAnsiTheme="minorEastAsia"/>
                <w:spacing w:val="0"/>
                <w:szCs w:val="24"/>
                <w:rPrChange w:id="4174" w:author="JY0225" w:date="2017-08-24T11:20:00Z">
                  <w:rPr>
                    <w:rFonts w:eastAsiaTheme="minorEastAsia"/>
                  </w:rPr>
                </w:rPrChange>
              </w:rPr>
              <w:t xml:space="preserve">       </w:t>
            </w:r>
            <w:del w:id="4175" w:author="JY0225" w:date="2017-08-24T11:20:00Z">
              <w:r w:rsidR="0008759D" w:rsidRPr="00B207B1" w:rsidDel="00152EF1">
                <w:rPr>
                  <w:rFonts w:asciiTheme="minorEastAsia" w:eastAsiaTheme="minorEastAsia" w:hAnsiTheme="minorEastAsia"/>
                  <w:spacing w:val="0"/>
                  <w:szCs w:val="24"/>
                  <w:rPrChange w:id="4176"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77"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78" w:author="JY0225" w:date="2017-08-24T11:20:00Z">
                  <w:rPr>
                    <w:rFonts w:eastAsiaTheme="minorEastAsia" w:hint="eastAsia"/>
                  </w:rPr>
                </w:rPrChange>
              </w:rPr>
              <w:t>用户</w:t>
            </w:r>
            <w:r w:rsidR="0008759D" w:rsidRPr="00B207B1">
              <w:rPr>
                <w:rFonts w:asciiTheme="minorEastAsia" w:eastAsiaTheme="minorEastAsia" w:hAnsiTheme="minorEastAsia"/>
                <w:spacing w:val="0"/>
                <w:szCs w:val="24"/>
                <w:rPrChange w:id="4179" w:author="JY0225" w:date="2017-08-24T11:20:00Z">
                  <w:rPr>
                    <w:rFonts w:eastAsiaTheme="minorEastAsia"/>
                  </w:rPr>
                </w:rPrChange>
              </w:rPr>
              <w:t xml:space="preserve">id </w:t>
            </w:r>
          </w:p>
          <w:p w14:paraId="66ED5149"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180" w:author="JY0225" w:date="2017-08-24T11:20:00Z">
                  <w:rPr>
                    <w:rFonts w:eastAsiaTheme="minorEastAsia"/>
                  </w:rPr>
                </w:rPrChange>
              </w:rPr>
            </w:pPr>
            <w:r w:rsidRPr="00B207B1">
              <w:rPr>
                <w:rFonts w:asciiTheme="minorEastAsia" w:eastAsiaTheme="minorEastAsia" w:hAnsiTheme="minorEastAsia"/>
                <w:spacing w:val="0"/>
                <w:szCs w:val="24"/>
                <w:rPrChange w:id="4181" w:author="JY0225" w:date="2017-08-24T11:20:00Z">
                  <w:rPr>
                    <w:rFonts w:eastAsiaTheme="minorEastAsia"/>
                  </w:rPr>
                </w:rPrChange>
              </w:rPr>
              <w:t>MD5 varchar[100] not null,</w:t>
            </w:r>
            <w:r w:rsidR="0008759D" w:rsidRPr="00B207B1">
              <w:rPr>
                <w:rFonts w:asciiTheme="minorEastAsia" w:eastAsiaTheme="minorEastAsia" w:hAnsiTheme="minorEastAsia"/>
                <w:spacing w:val="0"/>
                <w:szCs w:val="24"/>
                <w:rPrChange w:id="4182" w:author="JY0225" w:date="2017-08-24T11:20:00Z">
                  <w:rPr>
                    <w:rFonts w:eastAsiaTheme="minorEastAsia"/>
                  </w:rPr>
                </w:rPrChange>
              </w:rPr>
              <w:t xml:space="preserve">           </w:t>
            </w:r>
            <w:ins w:id="4183" w:author="JY0225" w:date="2017-08-24T11:21:00Z">
              <w:r w:rsidR="000A11E4" w:rsidRPr="00B207B1">
                <w:rPr>
                  <w:rFonts w:asciiTheme="minorEastAsia" w:eastAsiaTheme="minorEastAsia" w:hAnsiTheme="minorEastAsia" w:hint="eastAsia"/>
                  <w:spacing w:val="0"/>
                  <w:szCs w:val="24"/>
                </w:rPr>
                <w:t xml:space="preserve"> </w:t>
              </w:r>
            </w:ins>
            <w:del w:id="4184" w:author="JY0225" w:date="2017-08-24T11:21:00Z">
              <w:r w:rsidR="0008759D" w:rsidRPr="00B207B1" w:rsidDel="000A11E4">
                <w:rPr>
                  <w:rFonts w:asciiTheme="minorEastAsia" w:eastAsiaTheme="minorEastAsia" w:hAnsiTheme="minorEastAsia"/>
                  <w:spacing w:val="0"/>
                  <w:szCs w:val="24"/>
                  <w:rPrChange w:id="4185"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86"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87" w:author="JY0225" w:date="2017-08-24T11:20:00Z">
                  <w:rPr>
                    <w:rFonts w:eastAsiaTheme="minorEastAsia" w:hint="eastAsia"/>
                  </w:rPr>
                </w:rPrChange>
              </w:rPr>
              <w:t>文件</w:t>
            </w:r>
            <w:r w:rsidR="0008759D" w:rsidRPr="00B207B1">
              <w:rPr>
                <w:rFonts w:asciiTheme="minorEastAsia" w:eastAsiaTheme="minorEastAsia" w:hAnsiTheme="minorEastAsia"/>
                <w:spacing w:val="0"/>
                <w:szCs w:val="24"/>
                <w:rPrChange w:id="4188" w:author="JY0225" w:date="2017-08-24T11:20:00Z">
                  <w:rPr>
                    <w:rFonts w:eastAsiaTheme="minorEastAsia"/>
                  </w:rPr>
                </w:rPrChange>
              </w:rPr>
              <w:t>MD5</w:t>
            </w:r>
            <w:r w:rsidR="0008759D" w:rsidRPr="00B207B1">
              <w:rPr>
                <w:rFonts w:asciiTheme="minorEastAsia" w:eastAsiaTheme="minorEastAsia" w:hAnsiTheme="minorEastAsia" w:hint="eastAsia"/>
                <w:spacing w:val="0"/>
                <w:szCs w:val="24"/>
                <w:rPrChange w:id="4189" w:author="JY0225" w:date="2017-08-24T11:20:00Z">
                  <w:rPr>
                    <w:rFonts w:eastAsiaTheme="minorEastAsia" w:hint="eastAsia"/>
                  </w:rPr>
                </w:rPrChange>
              </w:rPr>
              <w:t>值</w:t>
            </w:r>
            <w:r w:rsidR="0008759D" w:rsidRPr="00B207B1">
              <w:rPr>
                <w:rFonts w:asciiTheme="minorEastAsia" w:eastAsiaTheme="minorEastAsia" w:hAnsiTheme="minorEastAsia"/>
                <w:spacing w:val="0"/>
                <w:szCs w:val="24"/>
                <w:rPrChange w:id="4190" w:author="JY0225" w:date="2017-08-24T11:20:00Z">
                  <w:rPr>
                    <w:rFonts w:eastAsiaTheme="minorEastAsia"/>
                  </w:rPr>
                </w:rPrChange>
              </w:rPr>
              <w:t xml:space="preserve"> </w:t>
            </w:r>
          </w:p>
          <w:p w14:paraId="39544F56"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191" w:author="JY0225" w:date="2017-08-24T11:20:00Z">
                  <w:rPr>
                    <w:rFonts w:eastAsiaTheme="minorEastAsia"/>
                  </w:rPr>
                </w:rPrChange>
              </w:rPr>
            </w:pPr>
            <w:r w:rsidRPr="00B207B1">
              <w:rPr>
                <w:rFonts w:asciiTheme="minorEastAsia" w:eastAsiaTheme="minorEastAsia" w:hAnsiTheme="minorEastAsia"/>
                <w:spacing w:val="0"/>
                <w:szCs w:val="24"/>
                <w:rPrChange w:id="4192" w:author="JY0225" w:date="2017-08-24T11:20:00Z">
                  <w:rPr>
                    <w:rFonts w:eastAsiaTheme="minorEastAsia"/>
                  </w:rPr>
                </w:rPrChange>
              </w:rPr>
              <w:t>server_path varchar[100] not null,</w:t>
            </w:r>
            <w:del w:id="4193" w:author="JY0225" w:date="2017-08-24T11:21:00Z">
              <w:r w:rsidR="0008759D" w:rsidRPr="00B207B1" w:rsidDel="000A11E4">
                <w:rPr>
                  <w:rFonts w:asciiTheme="minorEastAsia" w:eastAsiaTheme="minorEastAsia" w:hAnsiTheme="minorEastAsia"/>
                  <w:spacing w:val="0"/>
                  <w:szCs w:val="24"/>
                  <w:rPrChange w:id="4194"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95"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96" w:author="JY0225" w:date="2017-08-24T11:20:00Z">
                  <w:rPr>
                    <w:rFonts w:eastAsiaTheme="minorEastAsia" w:hint="eastAsia"/>
                  </w:rPr>
                </w:rPrChange>
              </w:rPr>
              <w:t>文件在服务器的位置</w:t>
            </w:r>
          </w:p>
          <w:p w14:paraId="72746CB5"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197" w:author="JY0225" w:date="2017-08-24T11:20:00Z">
                  <w:rPr>
                    <w:rFonts w:eastAsiaTheme="minorEastAsia"/>
                  </w:rPr>
                </w:rPrChange>
              </w:rPr>
            </w:pPr>
            <w:r w:rsidRPr="00B207B1">
              <w:rPr>
                <w:rFonts w:asciiTheme="minorEastAsia" w:eastAsiaTheme="minorEastAsia" w:hAnsiTheme="minorEastAsia"/>
                <w:spacing w:val="0"/>
                <w:szCs w:val="24"/>
                <w:rPrChange w:id="4198" w:author="JY0225" w:date="2017-08-24T11:20:00Z">
                  <w:rPr>
                    <w:rFonts w:eastAsiaTheme="minorEastAsia"/>
                  </w:rPr>
                </w:rPrChange>
              </w:rPr>
              <w:t>point int not null default 0,</w:t>
            </w:r>
            <w:r w:rsidR="0008759D" w:rsidRPr="00B207B1">
              <w:rPr>
                <w:rFonts w:asciiTheme="minorEastAsia" w:eastAsiaTheme="minorEastAsia" w:hAnsiTheme="minorEastAsia"/>
                <w:spacing w:val="0"/>
                <w:szCs w:val="24"/>
                <w:rPrChange w:id="4199" w:author="JY0225" w:date="2017-08-24T11:20:00Z">
                  <w:rPr>
                    <w:rFonts w:eastAsiaTheme="minorEastAsia"/>
                  </w:rPr>
                </w:rPrChange>
              </w:rPr>
              <w:t xml:space="preserve">         </w:t>
            </w:r>
            <w:del w:id="4200" w:author="JY0225" w:date="2017-08-24T11:21:00Z">
              <w:r w:rsidR="0008759D" w:rsidRPr="00B207B1" w:rsidDel="000A11E4">
                <w:rPr>
                  <w:rFonts w:asciiTheme="minorEastAsia" w:eastAsiaTheme="minorEastAsia" w:hAnsiTheme="minorEastAsia"/>
                  <w:spacing w:val="0"/>
                  <w:szCs w:val="24"/>
                  <w:rPrChange w:id="4201"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202"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203" w:author="JY0225" w:date="2017-08-24T11:20:00Z">
                  <w:rPr>
                    <w:rFonts w:eastAsiaTheme="minorEastAsia" w:hint="eastAsia"/>
                  </w:rPr>
                </w:rPrChange>
              </w:rPr>
              <w:t>断点偏移量</w:t>
            </w:r>
          </w:p>
          <w:p w14:paraId="777B4D1E" w14:textId="77777777" w:rsidR="009A791B" w:rsidRPr="00B207B1" w:rsidRDefault="009A791B" w:rsidP="009A791B">
            <w:pPr>
              <w:pStyle w:val="a7"/>
              <w:spacing w:line="400" w:lineRule="exact"/>
              <w:ind w:firstLineChars="200" w:firstLine="480"/>
              <w:jc w:val="both"/>
              <w:rPr>
                <w:rFonts w:asciiTheme="minorEastAsia" w:eastAsiaTheme="minorEastAsia" w:hAnsiTheme="minorEastAsia"/>
                <w:spacing w:val="0"/>
                <w:szCs w:val="24"/>
                <w:rPrChange w:id="4204" w:author="JY0225" w:date="2017-08-24T11:20:00Z">
                  <w:rPr>
                    <w:rFonts w:eastAsiaTheme="minorEastAsia"/>
                  </w:rPr>
                </w:rPrChange>
              </w:rPr>
            </w:pPr>
            <w:r w:rsidRPr="00B207B1">
              <w:rPr>
                <w:rFonts w:asciiTheme="minorEastAsia" w:eastAsiaTheme="minorEastAsia" w:hAnsiTheme="minorEastAsia"/>
                <w:spacing w:val="0"/>
                <w:szCs w:val="24"/>
                <w:rPrChange w:id="4205" w:author="JY0225" w:date="2017-08-24T11:20:00Z">
                  <w:rPr>
                    <w:rFonts w:eastAsiaTheme="minorEastAsia"/>
                  </w:rPr>
                </w:rPrChange>
              </w:rPr>
              <w:t>flag bit not null default 0);</w:t>
            </w:r>
            <w:r w:rsidR="0008759D" w:rsidRPr="00B207B1">
              <w:rPr>
                <w:rFonts w:asciiTheme="minorEastAsia" w:eastAsiaTheme="minorEastAsia" w:hAnsiTheme="minorEastAsia"/>
                <w:spacing w:val="0"/>
                <w:szCs w:val="24"/>
                <w:rPrChange w:id="4206" w:author="JY0225" w:date="2017-08-24T11:20:00Z">
                  <w:rPr>
                    <w:rFonts w:eastAsiaTheme="minorEastAsia"/>
                  </w:rPr>
                </w:rPrChange>
              </w:rPr>
              <w:t xml:space="preserve">       </w:t>
            </w:r>
            <w:del w:id="4207" w:author="JY0225" w:date="2017-08-24T11:21:00Z">
              <w:r w:rsidR="0008759D" w:rsidRPr="00B207B1" w:rsidDel="000A11E4">
                <w:rPr>
                  <w:rFonts w:asciiTheme="minorEastAsia" w:eastAsiaTheme="minorEastAsia" w:hAnsiTheme="minorEastAsia"/>
                  <w:spacing w:val="0"/>
                  <w:szCs w:val="24"/>
                  <w:rPrChange w:id="4208"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209"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210" w:author="JY0225" w:date="2017-08-24T11:20:00Z">
                  <w:rPr>
                    <w:rFonts w:eastAsiaTheme="minorEastAsia" w:hint="eastAsia"/>
                  </w:rPr>
                </w:rPrChange>
              </w:rPr>
              <w:t>标识是否需要断点</w:t>
            </w:r>
          </w:p>
        </w:tc>
      </w:tr>
    </w:tbl>
    <w:p w14:paraId="0B001D57" w14:textId="596B0E61" w:rsidR="00B270BA" w:rsidRPr="0069417D" w:rsidRDefault="00B270BA" w:rsidP="006C4186">
      <w:pPr>
        <w:spacing w:beforeLines="30" w:before="93" w:line="400" w:lineRule="exact"/>
        <w:rPr>
          <w:rFonts w:hint="eastAsia"/>
        </w:rPr>
      </w:pPr>
      <w:r>
        <w:tab/>
      </w:r>
      <w:r>
        <w:rPr>
          <w:rFonts w:hint="eastAsia"/>
        </w:rPr>
        <w:t>表4</w:t>
      </w:r>
      <w:r>
        <w:t>-3</w:t>
      </w:r>
      <w:r>
        <w:rPr>
          <w:rFonts w:hint="eastAsia"/>
        </w:rPr>
        <w:t>所示为断点信息表，记录文件上传时遇到网络故障导致文件传输中断的断点信息。</w:t>
      </w:r>
      <w:r w:rsidR="0069417D">
        <w:rPr>
          <w:rFonts w:hint="eastAsia"/>
        </w:rPr>
        <w:t>userid表示用户的ID信息；MD</w:t>
      </w:r>
      <w:r w:rsidR="0069417D">
        <w:t>5</w:t>
      </w:r>
      <w:r w:rsidR="0069417D">
        <w:rPr>
          <w:rFonts w:hint="eastAsia"/>
        </w:rPr>
        <w:t>存储文件的MD</w:t>
      </w:r>
      <w:r w:rsidR="0069417D">
        <w:t>5</w:t>
      </w:r>
      <w:r w:rsidR="0069417D">
        <w:rPr>
          <w:rFonts w:hint="eastAsia"/>
        </w:rPr>
        <w:t>值；server_path记录文件上传至服务器的路径；point</w:t>
      </w:r>
      <w:r w:rsidR="0069417D">
        <w:t>b</w:t>
      </w:r>
      <w:r w:rsidR="0069417D">
        <w:rPr>
          <w:rFonts w:hint="eastAsia"/>
        </w:rPr>
        <w:t>表示断点的偏移量；flag标识当前文件时候需要断点续传。</w:t>
      </w:r>
    </w:p>
    <w:p w14:paraId="52EB9AD5" w14:textId="5FD1B455" w:rsidR="001B4D5C" w:rsidRPr="00B207B1" w:rsidRDefault="0067145D">
      <w:pPr>
        <w:pStyle w:val="21"/>
        <w:spacing w:line="240" w:lineRule="auto"/>
        <w:pPrChange w:id="4211" w:author="微软用户" w:date="2017-08-18T22:52:00Z">
          <w:pPr>
            <w:pStyle w:val="21"/>
            <w:numPr>
              <w:ilvl w:val="1"/>
              <w:numId w:val="13"/>
            </w:numPr>
            <w:ind w:left="567" w:hanging="567"/>
          </w:pPr>
        </w:pPrChange>
      </w:pPr>
      <w:bookmarkStart w:id="4212" w:name="_Toc491952454"/>
      <w:ins w:id="4213" w:author="微软用户" w:date="2017-08-18T22:52:00Z">
        <w:r w:rsidRPr="00B207B1">
          <w:rPr>
            <w:rFonts w:hint="eastAsia"/>
          </w:rPr>
          <w:t>4.5</w:t>
        </w:r>
      </w:ins>
      <w:r w:rsidR="001B4D5C" w:rsidRPr="00B207B1">
        <w:rPr>
          <w:rFonts w:hint="eastAsia"/>
        </w:rPr>
        <w:t>系统优化</w:t>
      </w:r>
      <w:ins w:id="4214" w:author="JY0225" w:date="2017-08-23T15:22:00Z">
        <w:r w:rsidR="004A51A1" w:rsidRPr="00B207B1">
          <w:rPr>
            <w:rFonts w:hint="eastAsia"/>
          </w:rPr>
          <w:t>核心</w:t>
        </w:r>
      </w:ins>
      <w:r w:rsidR="001B4D5C" w:rsidRPr="00B207B1">
        <w:rPr>
          <w:rFonts w:hint="eastAsia"/>
        </w:rPr>
        <w:t>接口</w:t>
      </w:r>
      <w:r w:rsidR="001B4D5C" w:rsidRPr="00B207B1">
        <w:t>设计</w:t>
      </w:r>
      <w:bookmarkEnd w:id="4212"/>
    </w:p>
    <w:p w14:paraId="339FB100" w14:textId="35DB8818" w:rsidR="000B587C" w:rsidRPr="00B207B1" w:rsidRDefault="00204C9D" w:rsidP="008D4279">
      <w:pPr>
        <w:spacing w:line="400" w:lineRule="exact"/>
        <w:ind w:firstLine="420"/>
        <w:rPr>
          <w:rFonts w:hAnsiTheme="minorEastAsia"/>
          <w:color w:val="000000" w:themeColor="text1"/>
          <w:rPrChange w:id="4215" w:author="JY0225" w:date="2017-08-24T11:22:00Z">
            <w:rPr>
              <w:color w:val="000000" w:themeColor="text1"/>
            </w:rPr>
          </w:rPrChange>
        </w:rPr>
      </w:pPr>
      <w:r w:rsidRPr="00B207B1">
        <w:rPr>
          <w:rFonts w:hAnsiTheme="minorEastAsia" w:hint="eastAsia"/>
          <w:color w:val="000000" w:themeColor="text1"/>
          <w:rPrChange w:id="4216" w:author="JY0225" w:date="2017-08-24T11:22:00Z">
            <w:rPr>
              <w:rFonts w:hint="eastAsia"/>
              <w:color w:val="000000" w:themeColor="text1"/>
            </w:rPr>
          </w:rPrChange>
        </w:rPr>
        <w:t>程序接口是操作系统为用户提供的两类接口之一，编程人员在程序中通过程序接口来请求操作系统提供服务</w:t>
      </w:r>
      <w:del w:id="4217" w:author="微软用户" w:date="2017-08-24T21:28:00Z">
        <w:r w:rsidR="00347F58" w:rsidRPr="00B207B1" w:rsidDel="00F519BA">
          <w:rPr>
            <w:rFonts w:hAnsiTheme="minorEastAsia"/>
            <w:color w:val="000000" w:themeColor="text1"/>
            <w:vertAlign w:val="superscript"/>
            <w:rPrChange w:id="4218" w:author="JY0225" w:date="2017-08-24T11:22:00Z">
              <w:rPr>
                <w:color w:val="000000" w:themeColor="text1"/>
                <w:vertAlign w:val="superscript"/>
              </w:rPr>
            </w:rPrChange>
          </w:rPr>
          <w:fldChar w:fldCharType="begin"/>
        </w:r>
        <w:r w:rsidR="00347F58" w:rsidRPr="00B207B1" w:rsidDel="00F519BA">
          <w:rPr>
            <w:rFonts w:hAnsiTheme="minorEastAsia"/>
            <w:color w:val="000000" w:themeColor="text1"/>
            <w:vertAlign w:val="superscript"/>
            <w:rPrChange w:id="4219" w:author="JY0225" w:date="2017-08-24T11:22:00Z">
              <w:rPr>
                <w:color w:val="000000" w:themeColor="text1"/>
                <w:vertAlign w:val="superscript"/>
              </w:rPr>
            </w:rPrChange>
          </w:rPr>
          <w:delInstrText xml:space="preserve"> REF _Ref489794879 \r \h </w:delInstrText>
        </w:r>
        <w:r w:rsidR="00CD1C90" w:rsidRPr="00B207B1" w:rsidDel="00F519BA">
          <w:rPr>
            <w:rFonts w:hAnsiTheme="minorEastAsia"/>
            <w:color w:val="000000" w:themeColor="text1"/>
            <w:vertAlign w:val="superscript"/>
            <w:rPrChange w:id="4220" w:author="JY0225" w:date="2017-08-24T11:22:00Z">
              <w:rPr>
                <w:color w:val="000000" w:themeColor="text1"/>
                <w:vertAlign w:val="superscript"/>
              </w:rPr>
            </w:rPrChange>
          </w:rPr>
          <w:delInstrText xml:space="preserve"> \* MERGEFORMAT </w:delInstrText>
        </w:r>
        <w:r w:rsidR="00347F58" w:rsidRPr="00B207B1" w:rsidDel="00F519BA">
          <w:rPr>
            <w:rFonts w:hAnsiTheme="minorEastAsia"/>
            <w:color w:val="000000" w:themeColor="text1"/>
            <w:vertAlign w:val="superscript"/>
            <w:rPrChange w:id="4221" w:author="JY0225" w:date="2017-08-24T11:22:00Z">
              <w:rPr>
                <w:rFonts w:hAnsiTheme="minorEastAsia"/>
                <w:color w:val="000000" w:themeColor="text1"/>
                <w:vertAlign w:val="superscript"/>
              </w:rPr>
            </w:rPrChange>
          </w:rPr>
        </w:r>
        <w:r w:rsidR="00347F58" w:rsidRPr="00B207B1" w:rsidDel="00F519BA">
          <w:rPr>
            <w:rFonts w:hAnsiTheme="minorEastAsia"/>
            <w:color w:val="000000" w:themeColor="text1"/>
            <w:vertAlign w:val="superscript"/>
            <w:rPrChange w:id="4222" w:author="JY0225" w:date="2017-08-24T11:22:00Z">
              <w:rPr>
                <w:color w:val="000000" w:themeColor="text1"/>
                <w:vertAlign w:val="superscript"/>
              </w:rPr>
            </w:rPrChange>
          </w:rPr>
          <w:fldChar w:fldCharType="separate"/>
        </w:r>
        <w:r w:rsidR="008E2759" w:rsidRPr="00B207B1" w:rsidDel="00F519BA">
          <w:rPr>
            <w:rFonts w:hAnsiTheme="minorEastAsia"/>
            <w:color w:val="000000" w:themeColor="text1"/>
            <w:vertAlign w:val="superscript"/>
            <w:rPrChange w:id="4223" w:author="JY0225" w:date="2017-08-24T11:22:00Z">
              <w:rPr>
                <w:color w:val="000000" w:themeColor="text1"/>
                <w:vertAlign w:val="superscript"/>
              </w:rPr>
            </w:rPrChange>
          </w:rPr>
          <w:delText>[36]</w:delText>
        </w:r>
        <w:r w:rsidR="00347F58" w:rsidRPr="00B207B1" w:rsidDel="00F519BA">
          <w:rPr>
            <w:rFonts w:hAnsiTheme="minorEastAsia"/>
            <w:color w:val="000000" w:themeColor="text1"/>
            <w:vertAlign w:val="superscript"/>
            <w:rPrChange w:id="4224" w:author="JY0225" w:date="2017-08-24T11:22:00Z">
              <w:rPr>
                <w:color w:val="000000" w:themeColor="text1"/>
                <w:vertAlign w:val="superscript"/>
              </w:rPr>
            </w:rPrChange>
          </w:rPr>
          <w:fldChar w:fldCharType="end"/>
        </w:r>
      </w:del>
      <w:ins w:id="4225"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_Ref489794879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[34]</w:t>
      </w:r>
      <w:ins w:id="4226" w:author="微软用户" w:date="2017-08-24T22:08:00Z">
        <w:r w:rsidR="004C52E1" w:rsidRPr="00B207B1">
          <w:rPr>
            <w:rFonts w:hAnsiTheme="minorEastAsia"/>
            <w:color w:val="000000" w:themeColor="text1"/>
            <w:vertAlign w:val="superscript"/>
          </w:rPr>
          <w:fldChar w:fldCharType="end"/>
        </w:r>
      </w:ins>
      <w:r w:rsidRPr="00B207B1">
        <w:rPr>
          <w:rFonts w:hAnsiTheme="minorEastAsia" w:hint="eastAsia"/>
          <w:color w:val="000000" w:themeColor="text1"/>
          <w:rPrChange w:id="4227" w:author="JY0225" w:date="2017-08-24T11:22:00Z">
            <w:rPr>
              <w:rFonts w:hint="eastAsia"/>
              <w:color w:val="000000" w:themeColor="text1"/>
            </w:rPr>
          </w:rPrChange>
        </w:rPr>
        <w:t>。</w:t>
      </w:r>
      <w:r w:rsidR="00E4327E" w:rsidRPr="00B207B1">
        <w:rPr>
          <w:rFonts w:hAnsiTheme="minorEastAsia" w:hint="eastAsia"/>
          <w:color w:val="000000" w:themeColor="text1"/>
          <w:rPrChange w:id="4228" w:author="JY0225" w:date="2017-08-24T11:22:00Z">
            <w:rPr>
              <w:rFonts w:hint="eastAsia"/>
              <w:color w:val="000000" w:themeColor="text1"/>
            </w:rPr>
          </w:rPrChange>
        </w:rPr>
        <w:t>现有</w:t>
      </w:r>
      <w:r w:rsidR="00223B44" w:rsidRPr="00B207B1">
        <w:rPr>
          <w:rFonts w:hAnsiTheme="minorEastAsia" w:hint="eastAsia"/>
          <w:color w:val="000000" w:themeColor="text1"/>
          <w:rPrChange w:id="4229" w:author="JY0225" w:date="2017-08-24T11:22:00Z">
            <w:rPr>
              <w:rFonts w:hint="eastAsia"/>
              <w:color w:val="000000" w:themeColor="text1"/>
            </w:rPr>
          </w:rPrChange>
        </w:rPr>
        <w:t>的中间件系统为用户提供了大量的接口，满足了用户使用云</w:t>
      </w:r>
      <w:r w:rsidR="00476838" w:rsidRPr="00B207B1">
        <w:rPr>
          <w:rFonts w:hAnsiTheme="minorEastAsia" w:hint="eastAsia"/>
          <w:color w:val="000000" w:themeColor="text1"/>
          <w:rPrChange w:id="4230" w:author="JY0225" w:date="2017-08-24T11:22:00Z">
            <w:rPr>
              <w:rFonts w:hint="eastAsia"/>
              <w:color w:val="000000" w:themeColor="text1"/>
            </w:rPr>
          </w:rPrChange>
        </w:rPr>
        <w:t>备份</w:t>
      </w:r>
      <w:r w:rsidR="00223B44" w:rsidRPr="00B207B1">
        <w:rPr>
          <w:rFonts w:hAnsiTheme="minorEastAsia" w:hint="eastAsia"/>
          <w:color w:val="000000" w:themeColor="text1"/>
          <w:rPrChange w:id="4231" w:author="JY0225" w:date="2017-08-24T11:22:00Z">
            <w:rPr>
              <w:rFonts w:hint="eastAsia"/>
              <w:color w:val="000000" w:themeColor="text1"/>
            </w:rPr>
          </w:rPrChange>
        </w:rPr>
        <w:t>服务的基本功能。</w:t>
      </w:r>
      <w:r w:rsidR="009D7AD0" w:rsidRPr="00B207B1">
        <w:rPr>
          <w:rFonts w:hAnsiTheme="minorEastAsia" w:hint="eastAsia"/>
          <w:color w:val="000000" w:themeColor="text1"/>
          <w:rPrChange w:id="4232" w:author="JY0225" w:date="2017-08-24T11:22:00Z">
            <w:rPr>
              <w:rFonts w:hint="eastAsia"/>
              <w:color w:val="000000" w:themeColor="text1"/>
            </w:rPr>
          </w:rPrChange>
        </w:rPr>
        <w:t>优化后的中间件系统为用户提供了更多的</w:t>
      </w:r>
      <w:r w:rsidR="00FA3BF8" w:rsidRPr="00B207B1">
        <w:rPr>
          <w:rFonts w:hAnsiTheme="minorEastAsia" w:hint="eastAsia"/>
          <w:color w:val="000000" w:themeColor="text1"/>
          <w:rPrChange w:id="4233" w:author="JY0225" w:date="2017-08-24T11:22:00Z">
            <w:rPr>
              <w:rFonts w:hint="eastAsia"/>
              <w:color w:val="000000" w:themeColor="text1"/>
            </w:rPr>
          </w:rPrChange>
        </w:rPr>
        <w:t>高级功能，这些功能都是以接口的形式呈现给用户和开发人员，下面</w:t>
      </w:r>
      <w:r w:rsidR="009D7AD0" w:rsidRPr="00B207B1">
        <w:rPr>
          <w:rFonts w:hAnsiTheme="minorEastAsia" w:hint="eastAsia"/>
          <w:color w:val="000000" w:themeColor="text1"/>
          <w:rPrChange w:id="4234" w:author="JY0225" w:date="2017-08-24T11:22:00Z">
            <w:rPr>
              <w:rFonts w:hint="eastAsia"/>
              <w:color w:val="000000" w:themeColor="text1"/>
            </w:rPr>
          </w:rPrChange>
        </w:rPr>
        <w:t>将从函数原型、功能、参数说明、返回值说明、使用方法这五个方面，对优化后提供的接口进行详细的阐述。</w:t>
      </w:r>
    </w:p>
    <w:p w14:paraId="10561BC1" w14:textId="77777777" w:rsidR="00F72E11" w:rsidRPr="00B207B1" w:rsidRDefault="00F72E11" w:rsidP="00F72E11">
      <w:pPr>
        <w:pStyle w:val="31"/>
      </w:pPr>
      <w:bookmarkStart w:id="4235" w:name="_Toc491952455"/>
      <w:r w:rsidRPr="00B207B1">
        <w:t xml:space="preserve">4.5.1 </w:t>
      </w:r>
      <w:r w:rsidRPr="00B207B1">
        <w:rPr>
          <w:rFonts w:hint="eastAsia"/>
        </w:rPr>
        <w:t>持久会话管理接口设计</w:t>
      </w:r>
      <w:bookmarkEnd w:id="4235"/>
    </w:p>
    <w:p w14:paraId="52736AEB" w14:textId="11DFCDEC" w:rsidR="00F72E11" w:rsidRPr="00B207B1" w:rsidRDefault="0027585B" w:rsidP="0027585B">
      <w:pPr>
        <w:spacing w:beforeLines="30" w:before="93" w:afterLines="30" w:after="93" w:line="400" w:lineRule="exact"/>
        <w:jc w:val="center"/>
        <w:rPr>
          <w:rFonts w:hAnsiTheme="minorEastAsia"/>
          <w:color w:val="000000" w:themeColor="text1"/>
          <w:rPrChange w:id="4236" w:author="JY0225" w:date="2017-08-24T11:22:00Z">
            <w:rPr>
              <w:color w:val="000000" w:themeColor="text1"/>
            </w:rPr>
          </w:rPrChange>
        </w:rPr>
        <w:pPrChange w:id="4237" w:author="JY0225" w:date="2017-08-23T15:15:00Z">
          <w:pPr>
            <w:spacing w:line="400" w:lineRule="exact"/>
          </w:pPr>
        </w:pPrChange>
      </w:pPr>
      <w:r>
        <w:rPr>
          <w:rFonts w:hAnsiTheme="minorEastAsia" w:hint="eastAsia"/>
          <w:color w:val="000000" w:themeColor="text1"/>
        </w:rPr>
        <w:t>表4-4</w:t>
      </w:r>
      <w:r w:rsidR="00903F64" w:rsidRPr="00B207B1">
        <w:rPr>
          <w:rFonts w:hAnsiTheme="minorEastAsia" w:hint="eastAsia"/>
          <w:color w:val="000000" w:themeColor="text1"/>
          <w:rPrChange w:id="4238" w:author="JY0225" w:date="2017-08-24T11:22:00Z">
            <w:rPr>
              <w:rFonts w:hint="eastAsia"/>
              <w:color w:val="000000" w:themeColor="text1"/>
            </w:rPr>
          </w:rPrChange>
        </w:rPr>
        <w:t>新增会话</w:t>
      </w:r>
    </w:p>
    <w:tbl>
      <w:tblPr>
        <w:tblStyle w:val="ae"/>
        <w:tblW w:w="0" w:type="auto"/>
        <w:tblLook w:val="04A0" w:firstRow="1" w:lastRow="0" w:firstColumn="1" w:lastColumn="0" w:noHBand="0" w:noVBand="1"/>
      </w:tblPr>
      <w:tblGrid>
        <w:gridCol w:w="1660"/>
        <w:gridCol w:w="1660"/>
        <w:gridCol w:w="4982"/>
      </w:tblGrid>
      <w:tr w:rsidR="00376C44" w:rsidRPr="00B207B1" w14:paraId="63A71FE4" w14:textId="77777777" w:rsidTr="00EF2128">
        <w:tc>
          <w:tcPr>
            <w:tcW w:w="1660" w:type="dxa"/>
          </w:tcPr>
          <w:p w14:paraId="30D98EDE" w14:textId="77777777" w:rsidR="00376C44" w:rsidRPr="00B207B1" w:rsidRDefault="00376C44" w:rsidP="000B587C">
            <w:pPr>
              <w:spacing w:line="400" w:lineRule="exact"/>
              <w:rPr>
                <w:rFonts w:ascii="Times New Roman" w:hAnsi="Times New Roman"/>
                <w:rPrChange w:id="4239" w:author="微软用户" w:date="2017-08-24T15:32:00Z">
                  <w:rPr>
                    <w:color w:val="000000" w:themeColor="text1"/>
                  </w:rPr>
                </w:rPrChange>
              </w:rPr>
            </w:pPr>
            <w:r w:rsidRPr="00B207B1">
              <w:rPr>
                <w:rFonts w:ascii="Times New Roman" w:hAnsi="Times New Roman" w:hint="eastAsia"/>
                <w:rPrChange w:id="4240" w:author="微软用户" w:date="2017-08-24T15:32:00Z">
                  <w:rPr>
                    <w:rFonts w:hint="eastAsia"/>
                    <w:color w:val="000000" w:themeColor="text1"/>
                  </w:rPr>
                </w:rPrChange>
              </w:rPr>
              <w:t>接口编号</w:t>
            </w:r>
          </w:p>
        </w:tc>
        <w:tc>
          <w:tcPr>
            <w:tcW w:w="1660" w:type="dxa"/>
          </w:tcPr>
          <w:p w14:paraId="254A97CB" w14:textId="77777777" w:rsidR="00376C44" w:rsidRPr="00B207B1" w:rsidRDefault="00376C44" w:rsidP="000B587C">
            <w:pPr>
              <w:spacing w:line="400" w:lineRule="exact"/>
              <w:rPr>
                <w:rFonts w:ascii="Times New Roman" w:hAnsi="Times New Roman"/>
                <w:rPrChange w:id="4241" w:author="微软用户" w:date="2017-08-24T15:32:00Z">
                  <w:rPr>
                    <w:color w:val="000000" w:themeColor="text1"/>
                  </w:rPr>
                </w:rPrChange>
              </w:rPr>
            </w:pPr>
            <w:r w:rsidRPr="00B207B1">
              <w:rPr>
                <w:rFonts w:ascii="Times New Roman" w:hAnsi="Times New Roman" w:hint="eastAsia"/>
                <w:rPrChange w:id="4242" w:author="微软用户" w:date="2017-08-24T15:32:00Z">
                  <w:rPr>
                    <w:rFonts w:hint="eastAsia"/>
                    <w:color w:val="000000" w:themeColor="text1"/>
                  </w:rPr>
                </w:rPrChange>
              </w:rPr>
              <w:t>接口名称</w:t>
            </w:r>
          </w:p>
        </w:tc>
        <w:tc>
          <w:tcPr>
            <w:tcW w:w="4982" w:type="dxa"/>
          </w:tcPr>
          <w:p w14:paraId="39AE029D" w14:textId="77777777" w:rsidR="00376C44" w:rsidRPr="00B207B1" w:rsidRDefault="00376C44" w:rsidP="000B587C">
            <w:pPr>
              <w:spacing w:line="400" w:lineRule="exact"/>
              <w:rPr>
                <w:rFonts w:ascii="Times New Roman" w:hAnsi="Times New Roman"/>
                <w:rPrChange w:id="4243" w:author="微软用户" w:date="2017-08-24T15:32:00Z">
                  <w:rPr>
                    <w:color w:val="000000" w:themeColor="text1"/>
                  </w:rPr>
                </w:rPrChange>
              </w:rPr>
            </w:pPr>
            <w:r w:rsidRPr="00B207B1">
              <w:rPr>
                <w:rFonts w:ascii="Times New Roman" w:hAnsi="Times New Roman" w:hint="eastAsia"/>
                <w:rPrChange w:id="4244" w:author="微软用户" w:date="2017-08-24T15:32:00Z">
                  <w:rPr>
                    <w:rFonts w:hint="eastAsia"/>
                    <w:color w:val="000000" w:themeColor="text1"/>
                  </w:rPr>
                </w:rPrChange>
              </w:rPr>
              <w:t>新增会话</w:t>
            </w:r>
          </w:p>
        </w:tc>
      </w:tr>
      <w:tr w:rsidR="00376C44" w:rsidRPr="00B207B1" w14:paraId="3FA9BD4C" w14:textId="77777777" w:rsidTr="00EF2128">
        <w:tc>
          <w:tcPr>
            <w:tcW w:w="1660" w:type="dxa"/>
            <w:vMerge w:val="restart"/>
          </w:tcPr>
          <w:p w14:paraId="1D7F6C62" w14:textId="77777777" w:rsidR="00376C44" w:rsidRPr="00B207B1" w:rsidRDefault="00376C44" w:rsidP="000B587C">
            <w:pPr>
              <w:spacing w:line="400" w:lineRule="exact"/>
              <w:rPr>
                <w:rFonts w:ascii="Times New Roman" w:hAnsi="Times New Roman"/>
                <w:rPrChange w:id="4245" w:author="微软用户" w:date="2017-08-24T15:32:00Z">
                  <w:rPr>
                    <w:color w:val="000000" w:themeColor="text1"/>
                  </w:rPr>
                </w:rPrChange>
              </w:rPr>
            </w:pPr>
            <w:r w:rsidRPr="00B207B1">
              <w:rPr>
                <w:rFonts w:ascii="Times New Roman" w:hAnsi="Times New Roman"/>
                <w:rPrChange w:id="4246" w:author="微软用户" w:date="2017-08-24T15:32:00Z">
                  <w:rPr>
                    <w:color w:val="000000" w:themeColor="text1"/>
                  </w:rPr>
                </w:rPrChange>
              </w:rPr>
              <w:t>Cloud-Opt-01</w:t>
            </w:r>
          </w:p>
        </w:tc>
        <w:tc>
          <w:tcPr>
            <w:tcW w:w="1660" w:type="dxa"/>
          </w:tcPr>
          <w:p w14:paraId="3C6DBD6C" w14:textId="77777777" w:rsidR="00376C44" w:rsidRPr="00B207B1" w:rsidRDefault="00376C44" w:rsidP="000B587C">
            <w:pPr>
              <w:spacing w:line="400" w:lineRule="exact"/>
              <w:rPr>
                <w:rFonts w:ascii="Times New Roman" w:hAnsi="Times New Roman"/>
                <w:rPrChange w:id="4247" w:author="微软用户" w:date="2017-08-24T15:32:00Z">
                  <w:rPr>
                    <w:color w:val="000000" w:themeColor="text1"/>
                  </w:rPr>
                </w:rPrChange>
              </w:rPr>
            </w:pPr>
            <w:r w:rsidRPr="00B207B1">
              <w:rPr>
                <w:rFonts w:ascii="Times New Roman" w:hAnsi="Times New Roman" w:hint="eastAsia"/>
                <w:rPrChange w:id="4248" w:author="微软用户" w:date="2017-08-24T15:32:00Z">
                  <w:rPr>
                    <w:rFonts w:hint="eastAsia"/>
                    <w:color w:val="000000" w:themeColor="text1"/>
                  </w:rPr>
                </w:rPrChange>
              </w:rPr>
              <w:t>接口原型</w:t>
            </w:r>
          </w:p>
        </w:tc>
        <w:tc>
          <w:tcPr>
            <w:tcW w:w="4982" w:type="dxa"/>
          </w:tcPr>
          <w:p w14:paraId="5908BF8F" w14:textId="77777777" w:rsidR="00376C44" w:rsidRPr="00B207B1" w:rsidRDefault="00376C44" w:rsidP="000B587C">
            <w:pPr>
              <w:spacing w:line="400" w:lineRule="exact"/>
              <w:rPr>
                <w:rFonts w:ascii="Times New Roman" w:hAnsi="Times New Roman"/>
                <w:rPrChange w:id="4249" w:author="微软用户" w:date="2017-08-24T15:32:00Z">
                  <w:rPr>
                    <w:color w:val="000000" w:themeColor="text1"/>
                  </w:rPr>
                </w:rPrChange>
              </w:rPr>
            </w:pPr>
            <w:r w:rsidRPr="00B207B1">
              <w:rPr>
                <w:rFonts w:ascii="Times New Roman" w:hAnsi="Times New Roman"/>
                <w:rPrChange w:id="4250" w:author="微软用户" w:date="2017-08-24T15:32:00Z">
                  <w:rPr>
                    <w:color w:val="000000" w:themeColor="text1"/>
                  </w:rPr>
                </w:rPrChange>
              </w:rPr>
              <w:t>bool add_session(String request, String userid)</w:t>
            </w:r>
          </w:p>
        </w:tc>
      </w:tr>
      <w:tr w:rsidR="00376C44" w:rsidRPr="00B207B1" w14:paraId="20D1F7E8" w14:textId="77777777" w:rsidTr="00EF2128">
        <w:tc>
          <w:tcPr>
            <w:tcW w:w="1660" w:type="dxa"/>
            <w:vMerge/>
          </w:tcPr>
          <w:p w14:paraId="6DCFD91C" w14:textId="77777777" w:rsidR="00376C44" w:rsidRPr="00B207B1" w:rsidRDefault="00376C44" w:rsidP="000B587C">
            <w:pPr>
              <w:spacing w:line="400" w:lineRule="exact"/>
              <w:rPr>
                <w:rFonts w:ascii="Times New Roman" w:hAnsi="Times New Roman"/>
                <w:rPrChange w:id="4251" w:author="微软用户" w:date="2017-08-24T15:32:00Z">
                  <w:rPr>
                    <w:color w:val="000000" w:themeColor="text1"/>
                  </w:rPr>
                </w:rPrChange>
              </w:rPr>
            </w:pPr>
          </w:p>
        </w:tc>
        <w:tc>
          <w:tcPr>
            <w:tcW w:w="1660" w:type="dxa"/>
          </w:tcPr>
          <w:p w14:paraId="59C8F278" w14:textId="77777777" w:rsidR="00376C44" w:rsidRPr="00B207B1" w:rsidRDefault="00376C44" w:rsidP="000B587C">
            <w:pPr>
              <w:spacing w:line="400" w:lineRule="exact"/>
              <w:rPr>
                <w:rFonts w:ascii="Times New Roman" w:hAnsi="Times New Roman"/>
                <w:rPrChange w:id="4252" w:author="微软用户" w:date="2017-08-24T15:32:00Z">
                  <w:rPr>
                    <w:color w:val="000000" w:themeColor="text1"/>
                  </w:rPr>
                </w:rPrChange>
              </w:rPr>
            </w:pPr>
            <w:r w:rsidRPr="00B207B1">
              <w:rPr>
                <w:rFonts w:ascii="Times New Roman" w:hAnsi="Times New Roman" w:hint="eastAsia"/>
                <w:rPrChange w:id="4253" w:author="微软用户" w:date="2017-08-24T15:32:00Z">
                  <w:rPr>
                    <w:rFonts w:hint="eastAsia"/>
                    <w:color w:val="000000" w:themeColor="text1"/>
                  </w:rPr>
                </w:rPrChange>
              </w:rPr>
              <w:t>接口参数</w:t>
            </w:r>
          </w:p>
        </w:tc>
        <w:tc>
          <w:tcPr>
            <w:tcW w:w="4982" w:type="dxa"/>
          </w:tcPr>
          <w:p w14:paraId="0D0AC3A2" w14:textId="77777777" w:rsidR="00376C44" w:rsidRPr="00B207B1" w:rsidRDefault="001A7E29" w:rsidP="00376C44">
            <w:pPr>
              <w:spacing w:line="400" w:lineRule="exact"/>
              <w:rPr>
                <w:rFonts w:ascii="Times New Roman" w:hAnsi="Times New Roman"/>
                <w:rPrChange w:id="4254" w:author="微软用户" w:date="2017-08-24T15:32:00Z">
                  <w:rPr>
                    <w:color w:val="000000" w:themeColor="text1"/>
                  </w:rPr>
                </w:rPrChange>
              </w:rPr>
            </w:pPr>
            <w:r w:rsidRPr="00B207B1">
              <w:rPr>
                <w:rFonts w:ascii="Times New Roman" w:hAnsi="Times New Roman"/>
                <w:rPrChange w:id="4255" w:author="微软用户" w:date="2017-08-24T15:32:00Z">
                  <w:rPr>
                    <w:color w:val="000000" w:themeColor="text1"/>
                  </w:rPr>
                </w:rPrChange>
              </w:rPr>
              <w:t>r</w:t>
            </w:r>
            <w:r w:rsidR="00376C44" w:rsidRPr="00B207B1">
              <w:rPr>
                <w:rFonts w:ascii="Times New Roman" w:hAnsi="Times New Roman"/>
                <w:rPrChange w:id="4256" w:author="微软用户" w:date="2017-08-24T15:32:00Z">
                  <w:rPr>
                    <w:color w:val="000000" w:themeColor="text1"/>
                  </w:rPr>
                </w:rPrChange>
              </w:rPr>
              <w:t>equest</w:t>
            </w:r>
            <w:r w:rsidR="00135E07" w:rsidRPr="00B207B1">
              <w:rPr>
                <w:rFonts w:ascii="Times New Roman" w:hAnsi="Times New Roman" w:hint="eastAsia"/>
                <w:rPrChange w:id="4257" w:author="微软用户" w:date="2017-08-24T15:32:00Z">
                  <w:rPr>
                    <w:rFonts w:hint="eastAsia"/>
                    <w:color w:val="000000" w:themeColor="text1"/>
                  </w:rPr>
                </w:rPrChange>
              </w:rPr>
              <w:t>：</w:t>
            </w:r>
            <w:r w:rsidR="00376C44" w:rsidRPr="00B207B1">
              <w:rPr>
                <w:rFonts w:ascii="Times New Roman" w:hAnsi="Times New Roman" w:hint="eastAsia"/>
                <w:rPrChange w:id="4258" w:author="微软用户" w:date="2017-08-24T15:32:00Z">
                  <w:rPr>
                    <w:rFonts w:hint="eastAsia"/>
                    <w:color w:val="000000" w:themeColor="text1"/>
                  </w:rPr>
                </w:rPrChange>
              </w:rPr>
              <w:t>用户请求</w:t>
            </w:r>
          </w:p>
          <w:p w14:paraId="70FFCFC0" w14:textId="77777777" w:rsidR="00376C44" w:rsidRPr="00B207B1" w:rsidRDefault="00376C44" w:rsidP="000B587C">
            <w:pPr>
              <w:spacing w:line="400" w:lineRule="exact"/>
              <w:rPr>
                <w:rFonts w:ascii="Times New Roman" w:hAnsi="Times New Roman"/>
                <w:rPrChange w:id="4259" w:author="微软用户" w:date="2017-08-24T15:32:00Z">
                  <w:rPr>
                    <w:color w:val="000000" w:themeColor="text1"/>
                  </w:rPr>
                </w:rPrChange>
              </w:rPr>
            </w:pPr>
            <w:r w:rsidRPr="00B207B1">
              <w:rPr>
                <w:rFonts w:ascii="Times New Roman" w:hAnsi="Times New Roman"/>
                <w:rPrChange w:id="4260" w:author="微软用户" w:date="2017-08-24T15:32:00Z">
                  <w:rPr>
                    <w:color w:val="000000" w:themeColor="text1"/>
                  </w:rPr>
                </w:rPrChange>
              </w:rPr>
              <w:t>userid</w:t>
            </w:r>
            <w:r w:rsidR="00135E07" w:rsidRPr="00B207B1">
              <w:rPr>
                <w:rFonts w:ascii="Times New Roman" w:hAnsi="Times New Roman" w:hint="eastAsia"/>
                <w:rPrChange w:id="4261" w:author="微软用户" w:date="2017-08-24T15:32:00Z">
                  <w:rPr>
                    <w:rFonts w:hint="eastAsia"/>
                    <w:color w:val="000000" w:themeColor="text1"/>
                  </w:rPr>
                </w:rPrChange>
              </w:rPr>
              <w:t>：</w:t>
            </w:r>
            <w:r w:rsidRPr="00B207B1">
              <w:rPr>
                <w:rFonts w:ascii="Times New Roman" w:hAnsi="Times New Roman" w:hint="eastAsia"/>
                <w:rPrChange w:id="4262" w:author="微软用户" w:date="2017-08-24T15:32:00Z">
                  <w:rPr>
                    <w:rFonts w:hint="eastAsia"/>
                    <w:color w:val="000000" w:themeColor="text1"/>
                  </w:rPr>
                </w:rPrChange>
              </w:rPr>
              <w:t>用户</w:t>
            </w:r>
            <w:r w:rsidRPr="00B207B1">
              <w:rPr>
                <w:rFonts w:ascii="Times New Roman" w:hAnsi="Times New Roman"/>
                <w:rPrChange w:id="4263" w:author="微软用户" w:date="2017-08-24T15:32:00Z">
                  <w:rPr>
                    <w:color w:val="000000" w:themeColor="text1"/>
                  </w:rPr>
                </w:rPrChange>
              </w:rPr>
              <w:t>id</w:t>
            </w:r>
          </w:p>
        </w:tc>
      </w:tr>
      <w:tr w:rsidR="00376C44" w:rsidRPr="00B207B1" w14:paraId="2D73CD93" w14:textId="77777777" w:rsidTr="00EF2128">
        <w:tc>
          <w:tcPr>
            <w:tcW w:w="1660" w:type="dxa"/>
            <w:vMerge/>
          </w:tcPr>
          <w:p w14:paraId="32203C33" w14:textId="77777777" w:rsidR="00376C44" w:rsidRPr="00B207B1" w:rsidRDefault="00376C44" w:rsidP="000B587C">
            <w:pPr>
              <w:spacing w:line="400" w:lineRule="exact"/>
              <w:rPr>
                <w:rFonts w:ascii="Times New Roman" w:hAnsi="Times New Roman"/>
                <w:rPrChange w:id="4264" w:author="微软用户" w:date="2017-08-24T15:32:00Z">
                  <w:rPr>
                    <w:color w:val="000000" w:themeColor="text1"/>
                  </w:rPr>
                </w:rPrChange>
              </w:rPr>
            </w:pPr>
          </w:p>
        </w:tc>
        <w:tc>
          <w:tcPr>
            <w:tcW w:w="1660" w:type="dxa"/>
          </w:tcPr>
          <w:p w14:paraId="19B23DDB" w14:textId="77777777" w:rsidR="00376C44" w:rsidRPr="00B207B1" w:rsidRDefault="00376C44" w:rsidP="000B587C">
            <w:pPr>
              <w:spacing w:line="400" w:lineRule="exact"/>
              <w:rPr>
                <w:rFonts w:ascii="Times New Roman" w:hAnsi="Times New Roman"/>
                <w:rPrChange w:id="4265" w:author="微软用户" w:date="2017-08-24T15:32:00Z">
                  <w:rPr>
                    <w:color w:val="000000" w:themeColor="text1"/>
                  </w:rPr>
                </w:rPrChange>
              </w:rPr>
            </w:pPr>
            <w:r w:rsidRPr="00B207B1">
              <w:rPr>
                <w:rFonts w:ascii="Times New Roman" w:hAnsi="Times New Roman" w:hint="eastAsia"/>
                <w:rPrChange w:id="4266" w:author="微软用户" w:date="2017-08-24T15:32:00Z">
                  <w:rPr>
                    <w:rFonts w:hint="eastAsia"/>
                    <w:color w:val="000000" w:themeColor="text1"/>
                  </w:rPr>
                </w:rPrChange>
              </w:rPr>
              <w:t>返回结果</w:t>
            </w:r>
          </w:p>
        </w:tc>
        <w:tc>
          <w:tcPr>
            <w:tcW w:w="4982" w:type="dxa"/>
          </w:tcPr>
          <w:p w14:paraId="65FBBF6A" w14:textId="77777777" w:rsidR="00614A5F" w:rsidRPr="00B207B1" w:rsidRDefault="00614A5F" w:rsidP="00614A5F">
            <w:pPr>
              <w:spacing w:line="400" w:lineRule="exact"/>
              <w:rPr>
                <w:rFonts w:ascii="Times New Roman" w:hAnsi="Times New Roman"/>
                <w:rPrChange w:id="4267" w:author="微软用户" w:date="2017-08-24T15:32:00Z">
                  <w:rPr>
                    <w:color w:val="000000" w:themeColor="text1"/>
                  </w:rPr>
                </w:rPrChange>
              </w:rPr>
            </w:pPr>
            <w:r w:rsidRPr="00B207B1">
              <w:rPr>
                <w:rFonts w:ascii="Times New Roman" w:hAnsi="Times New Roman"/>
                <w:rPrChange w:id="4268" w:author="微软用户" w:date="2017-08-24T15:32:00Z">
                  <w:rPr>
                    <w:color w:val="000000" w:themeColor="text1"/>
                  </w:rPr>
                </w:rPrChange>
              </w:rPr>
              <w:t>True</w:t>
            </w:r>
            <w:r w:rsidRPr="00B207B1">
              <w:rPr>
                <w:rFonts w:ascii="Times New Roman" w:hAnsi="Times New Roman" w:hint="eastAsia"/>
                <w:rPrChange w:id="4269" w:author="微软用户" w:date="2017-08-24T15:32:00Z">
                  <w:rPr>
                    <w:rFonts w:hint="eastAsia"/>
                    <w:color w:val="000000" w:themeColor="text1"/>
                  </w:rPr>
                </w:rPrChange>
              </w:rPr>
              <w:t>：新增会话成功</w:t>
            </w:r>
          </w:p>
          <w:p w14:paraId="05EB42F1" w14:textId="77777777" w:rsidR="00376C44" w:rsidRPr="00B207B1" w:rsidRDefault="00614A5F" w:rsidP="000B587C">
            <w:pPr>
              <w:spacing w:line="400" w:lineRule="exact"/>
              <w:rPr>
                <w:rFonts w:ascii="Times New Roman" w:hAnsi="Times New Roman"/>
                <w:rPrChange w:id="4270" w:author="微软用户" w:date="2017-08-24T15:32:00Z">
                  <w:rPr>
                    <w:color w:val="000000" w:themeColor="text1"/>
                  </w:rPr>
                </w:rPrChange>
              </w:rPr>
            </w:pPr>
            <w:r w:rsidRPr="00B207B1">
              <w:rPr>
                <w:rFonts w:ascii="Times New Roman" w:hAnsi="Times New Roman"/>
                <w:rPrChange w:id="4271" w:author="微软用户" w:date="2017-08-24T15:32:00Z">
                  <w:rPr>
                    <w:color w:val="000000" w:themeColor="text1"/>
                  </w:rPr>
                </w:rPrChange>
              </w:rPr>
              <w:t>False</w:t>
            </w:r>
            <w:r w:rsidRPr="00B207B1">
              <w:rPr>
                <w:rFonts w:ascii="Times New Roman" w:hAnsi="Times New Roman" w:hint="eastAsia"/>
                <w:rPrChange w:id="4272" w:author="微软用户" w:date="2017-08-24T15:32:00Z">
                  <w:rPr>
                    <w:rFonts w:hint="eastAsia"/>
                    <w:color w:val="000000" w:themeColor="text1"/>
                  </w:rPr>
                </w:rPrChange>
              </w:rPr>
              <w:t>：新增会话失败</w:t>
            </w:r>
          </w:p>
        </w:tc>
      </w:tr>
    </w:tbl>
    <w:p w14:paraId="4EA258D1" w14:textId="4485659C" w:rsidR="0044105B" w:rsidRPr="00B207B1" w:rsidRDefault="0044105B" w:rsidP="00505F76">
      <w:pPr>
        <w:spacing w:line="400" w:lineRule="exact"/>
        <w:rPr>
          <w:ins w:id="4273" w:author="JY0225" w:date="2017-08-23T14:06:00Z"/>
          <w:rFonts w:hAnsiTheme="minorEastAsia"/>
          <w:color w:val="000000" w:themeColor="text1"/>
          <w:rPrChange w:id="4274" w:author="JY0225" w:date="2017-08-24T11:22:00Z">
            <w:rPr>
              <w:ins w:id="4275" w:author="JY0225" w:date="2017-08-23T14:06:00Z"/>
              <w:color w:val="000000" w:themeColor="text1"/>
            </w:rPr>
          </w:rPrChange>
        </w:rPr>
      </w:pPr>
      <w:ins w:id="4276" w:author="JY0225" w:date="2017-08-23T14:06:00Z">
        <w:r w:rsidRPr="00B207B1">
          <w:rPr>
            <w:rFonts w:hAnsiTheme="minorEastAsia"/>
            <w:color w:val="000000" w:themeColor="text1"/>
            <w:rPrChange w:id="4277" w:author="JY0225" w:date="2017-08-24T11:22:00Z">
              <w:rPr>
                <w:color w:val="000000" w:themeColor="text1"/>
              </w:rPr>
            </w:rPrChange>
          </w:rPr>
          <w:tab/>
        </w:r>
      </w:ins>
      <w:r w:rsidR="0027585B">
        <w:rPr>
          <w:rFonts w:hAnsiTheme="minorEastAsia" w:hint="eastAsia"/>
          <w:color w:val="000000" w:themeColor="text1"/>
        </w:rPr>
        <w:t>表4-4所示为</w:t>
      </w:r>
      <w:ins w:id="4278" w:author="JY0225" w:date="2017-08-23T14:12:00Z">
        <w:r w:rsidR="00B17877" w:rsidRPr="00B207B1">
          <w:rPr>
            <w:rFonts w:hAnsiTheme="minorEastAsia" w:hint="eastAsia"/>
            <w:color w:val="000000" w:themeColor="text1"/>
            <w:rPrChange w:id="4279" w:author="JY0225" w:date="2017-08-24T11:22:00Z">
              <w:rPr>
                <w:rFonts w:hint="eastAsia"/>
                <w:color w:val="000000" w:themeColor="text1"/>
              </w:rPr>
            </w:rPrChange>
          </w:rPr>
          <w:t>新增会话接口</w:t>
        </w:r>
      </w:ins>
      <w:r w:rsidR="0027585B">
        <w:rPr>
          <w:rFonts w:hAnsiTheme="minorEastAsia" w:hint="eastAsia"/>
          <w:color w:val="000000" w:themeColor="text1"/>
        </w:rPr>
        <w:t>，</w:t>
      </w:r>
      <w:ins w:id="4280" w:author="JY0225" w:date="2017-08-23T14:12:00Z">
        <w:r w:rsidR="00B17877" w:rsidRPr="00B207B1">
          <w:rPr>
            <w:rFonts w:hAnsiTheme="minorEastAsia" w:hint="eastAsia"/>
            <w:color w:val="000000" w:themeColor="text1"/>
            <w:rPrChange w:id="4281" w:author="JY0225" w:date="2017-08-24T11:22:00Z">
              <w:rPr>
                <w:rFonts w:hint="eastAsia"/>
                <w:color w:val="000000" w:themeColor="text1"/>
              </w:rPr>
            </w:rPrChange>
          </w:rPr>
          <w:t>由</w:t>
        </w:r>
      </w:ins>
      <w:ins w:id="4282" w:author="JY0225" w:date="2017-08-23T14:13:00Z">
        <w:r w:rsidR="00B17877" w:rsidRPr="00B207B1">
          <w:rPr>
            <w:rFonts w:hAnsiTheme="minorEastAsia" w:hint="eastAsia"/>
            <w:color w:val="000000" w:themeColor="text1"/>
            <w:rPrChange w:id="4283" w:author="JY0225" w:date="2017-08-24T11:22:00Z">
              <w:rPr>
                <w:rFonts w:hint="eastAsia"/>
                <w:color w:val="000000" w:themeColor="text1"/>
              </w:rPr>
            </w:rPrChange>
          </w:rPr>
          <w:t>控制类在用户请求到达中间件时自动调用，</w:t>
        </w:r>
        <w:r w:rsidR="00B17877" w:rsidRPr="00B207B1">
          <w:rPr>
            <w:rFonts w:hAnsiTheme="minorEastAsia" w:hint="eastAsia"/>
            <w:color w:val="000000" w:themeColor="text1"/>
            <w:rPrChange w:id="4284" w:author="JY0225" w:date="2017-08-24T11:22:00Z">
              <w:rPr>
                <w:rFonts w:hint="eastAsia"/>
                <w:color w:val="000000" w:themeColor="text1"/>
              </w:rPr>
            </w:rPrChange>
          </w:rPr>
          <w:lastRenderedPageBreak/>
          <w:t>以用户请求作为第一个参数，并从请求中解析出用户的</w:t>
        </w:r>
        <w:r w:rsidR="00B17877" w:rsidRPr="00B207B1">
          <w:rPr>
            <w:rFonts w:hAnsiTheme="minorEastAsia"/>
            <w:color w:val="000000" w:themeColor="text1"/>
            <w:rPrChange w:id="4285" w:author="JY0225" w:date="2017-08-24T11:22:00Z">
              <w:rPr>
                <w:color w:val="000000" w:themeColor="text1"/>
              </w:rPr>
            </w:rPrChange>
          </w:rPr>
          <w:t>id</w:t>
        </w:r>
        <w:r w:rsidR="00B17877" w:rsidRPr="00B207B1">
          <w:rPr>
            <w:rFonts w:hAnsiTheme="minorEastAsia" w:hint="eastAsia"/>
            <w:color w:val="000000" w:themeColor="text1"/>
            <w:rPrChange w:id="4286" w:author="JY0225" w:date="2017-08-24T11:22:00Z">
              <w:rPr>
                <w:rFonts w:hint="eastAsia"/>
                <w:color w:val="000000" w:themeColor="text1"/>
              </w:rPr>
            </w:rPrChange>
          </w:rPr>
          <w:t>作为第二个参数。</w:t>
        </w:r>
        <w:r w:rsidR="00B34F82" w:rsidRPr="00B207B1">
          <w:rPr>
            <w:rFonts w:hAnsiTheme="minorEastAsia" w:hint="eastAsia"/>
            <w:color w:val="000000" w:themeColor="text1"/>
            <w:rPrChange w:id="4287" w:author="JY0225" w:date="2017-08-24T11:22:00Z">
              <w:rPr>
                <w:rFonts w:hint="eastAsia"/>
                <w:color w:val="000000" w:themeColor="text1"/>
              </w:rPr>
            </w:rPrChange>
          </w:rPr>
          <w:t>存储在</w:t>
        </w:r>
      </w:ins>
      <w:ins w:id="4288" w:author="JY0225" w:date="2017-08-23T14:14:00Z">
        <w:r w:rsidR="00B34F82" w:rsidRPr="00B207B1">
          <w:rPr>
            <w:rFonts w:hAnsiTheme="minorEastAsia"/>
            <w:color w:val="000000" w:themeColor="text1"/>
            <w:rPrChange w:id="4289" w:author="JY0225" w:date="2017-08-24T11:22:00Z">
              <w:rPr>
                <w:color w:val="000000" w:themeColor="text1"/>
              </w:rPr>
            </w:rPrChange>
          </w:rPr>
          <w:t>SQLite</w:t>
        </w:r>
        <w:r w:rsidR="00B34F82" w:rsidRPr="00B207B1">
          <w:rPr>
            <w:rFonts w:hAnsiTheme="minorEastAsia" w:hint="eastAsia"/>
            <w:color w:val="000000" w:themeColor="text1"/>
            <w:rPrChange w:id="4290" w:author="JY0225" w:date="2017-08-24T11:22:00Z">
              <w:rPr>
                <w:rFonts w:hint="eastAsia"/>
                <w:color w:val="000000" w:themeColor="text1"/>
              </w:rPr>
            </w:rPrChange>
          </w:rPr>
          <w:t>中的用户会话信息除了请求和用户</w:t>
        </w:r>
        <w:r w:rsidR="00B34F82" w:rsidRPr="00B207B1">
          <w:rPr>
            <w:rFonts w:hAnsiTheme="minorEastAsia"/>
            <w:color w:val="000000" w:themeColor="text1"/>
            <w:rPrChange w:id="4291" w:author="JY0225" w:date="2017-08-24T11:22:00Z">
              <w:rPr>
                <w:color w:val="000000" w:themeColor="text1"/>
              </w:rPr>
            </w:rPrChange>
          </w:rPr>
          <w:t>id</w:t>
        </w:r>
        <w:r w:rsidR="00B34F82" w:rsidRPr="00B207B1">
          <w:rPr>
            <w:rFonts w:hAnsiTheme="minorEastAsia" w:hint="eastAsia"/>
            <w:color w:val="000000" w:themeColor="text1"/>
            <w:rPrChange w:id="4292" w:author="JY0225" w:date="2017-08-24T11:22:00Z">
              <w:rPr>
                <w:rFonts w:hint="eastAsia"/>
                <w:color w:val="000000" w:themeColor="text1"/>
              </w:rPr>
            </w:rPrChange>
          </w:rPr>
          <w:t>两个</w:t>
        </w:r>
      </w:ins>
      <w:ins w:id="4293" w:author="JY0225" w:date="2017-08-23T14:16:00Z">
        <w:r w:rsidR="00B34F82" w:rsidRPr="00B207B1">
          <w:rPr>
            <w:rFonts w:hAnsiTheme="minorEastAsia" w:hint="eastAsia"/>
            <w:color w:val="000000" w:themeColor="text1"/>
            <w:rPrChange w:id="4294" w:author="JY0225" w:date="2017-08-24T11:22:00Z">
              <w:rPr>
                <w:rFonts w:hint="eastAsia"/>
                <w:color w:val="000000" w:themeColor="text1"/>
              </w:rPr>
            </w:rPrChange>
          </w:rPr>
          <w:t>属性</w:t>
        </w:r>
      </w:ins>
      <w:ins w:id="4295" w:author="JY0225" w:date="2017-08-23T14:14:00Z">
        <w:r w:rsidR="00B34F82" w:rsidRPr="00B207B1">
          <w:rPr>
            <w:rFonts w:hAnsiTheme="minorEastAsia" w:hint="eastAsia"/>
            <w:color w:val="000000" w:themeColor="text1"/>
            <w:rPrChange w:id="4296" w:author="JY0225" w:date="2017-08-24T11:22:00Z">
              <w:rPr>
                <w:rFonts w:hint="eastAsia"/>
                <w:color w:val="000000" w:themeColor="text1"/>
              </w:rPr>
            </w:rPrChange>
          </w:rPr>
          <w:t>之外，还有</w:t>
        </w:r>
      </w:ins>
      <w:ins w:id="4297" w:author="JY0225" w:date="2017-08-23T14:15:00Z">
        <w:r w:rsidR="00B34F82" w:rsidRPr="00B207B1">
          <w:rPr>
            <w:rFonts w:hAnsiTheme="minorEastAsia" w:hint="eastAsia"/>
            <w:color w:val="000000" w:themeColor="text1"/>
            <w:rPrChange w:id="4298" w:author="JY0225" w:date="2017-08-24T11:22:00Z">
              <w:rPr>
                <w:rFonts w:hint="eastAsia"/>
                <w:color w:val="000000" w:themeColor="text1"/>
              </w:rPr>
            </w:rPrChange>
          </w:rPr>
          <w:t>请求标识</w:t>
        </w:r>
        <w:r w:rsidR="00B34F82" w:rsidRPr="00B207B1">
          <w:rPr>
            <w:rFonts w:hAnsiTheme="minorEastAsia"/>
            <w:color w:val="000000" w:themeColor="text1"/>
            <w:rPrChange w:id="4299" w:author="JY0225" w:date="2017-08-24T11:22:00Z">
              <w:rPr>
                <w:color w:val="000000" w:themeColor="text1"/>
              </w:rPr>
            </w:rPrChange>
          </w:rPr>
          <w:t>uuid</w:t>
        </w:r>
        <w:r w:rsidR="00B34F82" w:rsidRPr="00B207B1">
          <w:rPr>
            <w:rFonts w:hAnsiTheme="minorEastAsia" w:hint="eastAsia"/>
            <w:color w:val="000000" w:themeColor="text1"/>
            <w:rPrChange w:id="4300" w:author="JY0225" w:date="2017-08-24T11:22:00Z">
              <w:rPr>
                <w:rFonts w:hint="eastAsia"/>
                <w:color w:val="000000" w:themeColor="text1"/>
              </w:rPr>
            </w:rPrChange>
          </w:rPr>
          <w:t>、</w:t>
        </w:r>
      </w:ins>
      <w:ins w:id="4301" w:author="JY0225" w:date="2017-08-23T14:14:00Z">
        <w:r w:rsidR="00B34F82" w:rsidRPr="00B207B1">
          <w:rPr>
            <w:rFonts w:hAnsiTheme="minorEastAsia" w:hint="eastAsia"/>
            <w:color w:val="000000" w:themeColor="text1"/>
            <w:rPrChange w:id="4302" w:author="JY0225" w:date="2017-08-24T11:22:00Z">
              <w:rPr>
                <w:rFonts w:hint="eastAsia"/>
                <w:color w:val="000000" w:themeColor="text1"/>
              </w:rPr>
            </w:rPrChange>
          </w:rPr>
          <w:t>请求时间</w:t>
        </w:r>
        <w:r w:rsidR="00B34F82" w:rsidRPr="00B207B1">
          <w:rPr>
            <w:rFonts w:hAnsiTheme="minorEastAsia"/>
            <w:color w:val="000000" w:themeColor="text1"/>
            <w:rPrChange w:id="4303" w:author="JY0225" w:date="2017-08-24T11:22:00Z">
              <w:rPr>
                <w:color w:val="000000" w:themeColor="text1"/>
              </w:rPr>
            </w:rPrChange>
          </w:rPr>
          <w:t>time</w:t>
        </w:r>
        <w:r w:rsidR="00B34F82" w:rsidRPr="00B207B1">
          <w:rPr>
            <w:rFonts w:hAnsiTheme="minorEastAsia" w:hint="eastAsia"/>
            <w:color w:val="000000" w:themeColor="text1"/>
            <w:rPrChange w:id="4304" w:author="JY0225" w:date="2017-08-24T11:22:00Z">
              <w:rPr>
                <w:rFonts w:hint="eastAsia"/>
                <w:color w:val="000000" w:themeColor="text1"/>
              </w:rPr>
            </w:rPrChange>
          </w:rPr>
          <w:t>、请求状态</w:t>
        </w:r>
        <w:r w:rsidR="00B34F82" w:rsidRPr="00B207B1">
          <w:rPr>
            <w:rFonts w:hAnsiTheme="minorEastAsia"/>
            <w:color w:val="000000" w:themeColor="text1"/>
            <w:rPrChange w:id="4305" w:author="JY0225" w:date="2017-08-24T11:22:00Z">
              <w:rPr>
                <w:color w:val="000000" w:themeColor="text1"/>
              </w:rPr>
            </w:rPrChange>
          </w:rPr>
          <w:t>status</w:t>
        </w:r>
        <w:r w:rsidR="00B34F82" w:rsidRPr="00B207B1">
          <w:rPr>
            <w:rFonts w:hAnsiTheme="minorEastAsia" w:hint="eastAsia"/>
            <w:color w:val="000000" w:themeColor="text1"/>
            <w:rPrChange w:id="4306" w:author="JY0225" w:date="2017-08-24T11:22:00Z">
              <w:rPr>
                <w:rFonts w:hint="eastAsia"/>
                <w:color w:val="000000" w:themeColor="text1"/>
              </w:rPr>
            </w:rPrChange>
          </w:rPr>
          <w:t>、</w:t>
        </w:r>
      </w:ins>
      <w:ins w:id="4307" w:author="JY0225" w:date="2017-08-23T14:16:00Z">
        <w:r w:rsidR="00B34F82" w:rsidRPr="00B207B1">
          <w:rPr>
            <w:rFonts w:hAnsiTheme="minorEastAsia" w:hint="eastAsia"/>
            <w:color w:val="000000" w:themeColor="text1"/>
            <w:rPrChange w:id="4308" w:author="JY0225" w:date="2017-08-24T11:22:00Z">
              <w:rPr>
                <w:rFonts w:hint="eastAsia"/>
                <w:color w:val="000000" w:themeColor="text1"/>
              </w:rPr>
            </w:rPrChange>
          </w:rPr>
          <w:t>请求返回结果</w:t>
        </w:r>
        <w:r w:rsidR="00B34F82" w:rsidRPr="00B207B1">
          <w:rPr>
            <w:rFonts w:hAnsiTheme="minorEastAsia"/>
            <w:color w:val="000000" w:themeColor="text1"/>
            <w:rPrChange w:id="4309" w:author="JY0225" w:date="2017-08-24T11:22:00Z">
              <w:rPr>
                <w:color w:val="000000" w:themeColor="text1"/>
              </w:rPr>
            </w:rPrChange>
          </w:rPr>
          <w:t>result</w:t>
        </w:r>
        <w:r w:rsidR="00B34F82" w:rsidRPr="00B207B1">
          <w:rPr>
            <w:rFonts w:hAnsiTheme="minorEastAsia" w:hint="eastAsia"/>
            <w:color w:val="000000" w:themeColor="text1"/>
            <w:rPrChange w:id="4310" w:author="JY0225" w:date="2017-08-24T11:22:00Z">
              <w:rPr>
                <w:rFonts w:hint="eastAsia"/>
                <w:color w:val="000000" w:themeColor="text1"/>
              </w:rPr>
            </w:rPrChange>
          </w:rPr>
          <w:t>等属性，这些信息在接口的实现过程中，根据当前的</w:t>
        </w:r>
      </w:ins>
      <w:ins w:id="4311" w:author="JY0225" w:date="2017-08-23T14:20:00Z">
        <w:r w:rsidR="00CC33A6" w:rsidRPr="00B207B1">
          <w:rPr>
            <w:rFonts w:hAnsiTheme="minorEastAsia" w:hint="eastAsia"/>
            <w:color w:val="000000" w:themeColor="text1"/>
            <w:rPrChange w:id="4312" w:author="JY0225" w:date="2017-08-24T11:22:00Z">
              <w:rPr>
                <w:rFonts w:hint="eastAsia"/>
                <w:color w:val="000000" w:themeColor="text1"/>
              </w:rPr>
            </w:rPrChange>
          </w:rPr>
          <w:t>系统</w:t>
        </w:r>
      </w:ins>
      <w:ins w:id="4313" w:author="JY0225" w:date="2017-08-23T14:16:00Z">
        <w:r w:rsidR="00B34F82" w:rsidRPr="00B207B1">
          <w:rPr>
            <w:rFonts w:hAnsiTheme="minorEastAsia" w:hint="eastAsia"/>
            <w:color w:val="000000" w:themeColor="text1"/>
            <w:rPrChange w:id="4314" w:author="JY0225" w:date="2017-08-24T11:22:00Z">
              <w:rPr>
                <w:rFonts w:hint="eastAsia"/>
                <w:color w:val="000000" w:themeColor="text1"/>
              </w:rPr>
            </w:rPrChange>
          </w:rPr>
          <w:t>环境和服务器返回的结果自动生成。</w:t>
        </w:r>
      </w:ins>
      <w:ins w:id="4315" w:author="JY0225" w:date="2017-08-23T14:27:00Z">
        <w:r w:rsidR="005D7046" w:rsidRPr="00B207B1">
          <w:rPr>
            <w:rFonts w:hAnsiTheme="minorEastAsia" w:hint="eastAsia"/>
            <w:color w:val="000000" w:themeColor="text1"/>
            <w:rPrChange w:id="4316" w:author="JY0225" w:date="2017-08-24T11:22:00Z">
              <w:rPr>
                <w:rFonts w:hint="eastAsia"/>
                <w:color w:val="000000" w:themeColor="text1"/>
              </w:rPr>
            </w:rPrChange>
          </w:rPr>
          <w:t>返回的信息为添加会话信息的结果。</w:t>
        </w:r>
      </w:ins>
    </w:p>
    <w:p w14:paraId="453630A7" w14:textId="71AAD8F9" w:rsidR="00505F76" w:rsidRPr="00B207B1" w:rsidRDefault="0069236C" w:rsidP="0069236C">
      <w:pPr>
        <w:spacing w:beforeLines="30" w:before="93" w:afterLines="30" w:after="93" w:line="400" w:lineRule="exact"/>
        <w:jc w:val="center"/>
        <w:rPr>
          <w:rFonts w:hAnsiTheme="minorEastAsia"/>
          <w:color w:val="000000" w:themeColor="text1"/>
          <w:rPrChange w:id="4317" w:author="JY0225" w:date="2017-08-24T11:22:00Z">
            <w:rPr>
              <w:color w:val="000000" w:themeColor="text1"/>
            </w:rPr>
          </w:rPrChange>
        </w:rPr>
        <w:pPrChange w:id="4318" w:author="JY0225" w:date="2017-08-23T15:15:00Z">
          <w:pPr>
            <w:spacing w:line="400" w:lineRule="exact"/>
          </w:pPr>
        </w:pPrChange>
      </w:pPr>
      <w:r>
        <w:rPr>
          <w:rFonts w:hAnsiTheme="minorEastAsia" w:hint="eastAsia"/>
          <w:color w:val="000000" w:themeColor="text1"/>
        </w:rPr>
        <w:t>表4-5</w:t>
      </w:r>
      <w:r w:rsidR="00505F76" w:rsidRPr="00B207B1">
        <w:rPr>
          <w:rFonts w:hAnsiTheme="minorEastAsia" w:hint="eastAsia"/>
          <w:color w:val="000000" w:themeColor="text1"/>
          <w:rPrChange w:id="4319" w:author="JY0225" w:date="2017-08-24T11:22:00Z">
            <w:rPr>
              <w:rFonts w:hint="eastAsia"/>
              <w:color w:val="000000" w:themeColor="text1"/>
            </w:rPr>
          </w:rPrChange>
        </w:rPr>
        <w:t>删除会话</w:t>
      </w:r>
    </w:p>
    <w:tbl>
      <w:tblPr>
        <w:tblStyle w:val="ae"/>
        <w:tblW w:w="0" w:type="auto"/>
        <w:tblLook w:val="04A0" w:firstRow="1" w:lastRow="0" w:firstColumn="1" w:lastColumn="0" w:noHBand="0" w:noVBand="1"/>
      </w:tblPr>
      <w:tblGrid>
        <w:gridCol w:w="1660"/>
        <w:gridCol w:w="1660"/>
        <w:gridCol w:w="4982"/>
      </w:tblGrid>
      <w:tr w:rsidR="00505F76" w:rsidRPr="00B207B1" w14:paraId="187C112F" w14:textId="77777777" w:rsidTr="00EF2128">
        <w:tc>
          <w:tcPr>
            <w:tcW w:w="1660" w:type="dxa"/>
          </w:tcPr>
          <w:p w14:paraId="4AF551A1" w14:textId="77777777" w:rsidR="00505F76" w:rsidRPr="00B207B1" w:rsidRDefault="00505F76" w:rsidP="00EF2128">
            <w:pPr>
              <w:spacing w:line="400" w:lineRule="exact"/>
              <w:rPr>
                <w:rFonts w:hAnsiTheme="minorEastAsia"/>
                <w:color w:val="000000" w:themeColor="text1"/>
                <w:rPrChange w:id="4320" w:author="JY0225" w:date="2017-08-24T11:22:00Z">
                  <w:rPr>
                    <w:color w:val="000000" w:themeColor="text1"/>
                  </w:rPr>
                </w:rPrChange>
              </w:rPr>
            </w:pPr>
            <w:r w:rsidRPr="00B207B1">
              <w:rPr>
                <w:rFonts w:hAnsiTheme="minorEastAsia" w:hint="eastAsia"/>
                <w:color w:val="000000" w:themeColor="text1"/>
                <w:rPrChange w:id="4321" w:author="JY0225" w:date="2017-08-24T11:22:00Z">
                  <w:rPr>
                    <w:rFonts w:hint="eastAsia"/>
                    <w:color w:val="000000" w:themeColor="text1"/>
                  </w:rPr>
                </w:rPrChange>
              </w:rPr>
              <w:t>接口编号</w:t>
            </w:r>
          </w:p>
        </w:tc>
        <w:tc>
          <w:tcPr>
            <w:tcW w:w="1660" w:type="dxa"/>
          </w:tcPr>
          <w:p w14:paraId="40497AF5" w14:textId="77777777" w:rsidR="00505F76" w:rsidRPr="00B207B1" w:rsidRDefault="00505F76" w:rsidP="00EF2128">
            <w:pPr>
              <w:spacing w:line="400" w:lineRule="exact"/>
              <w:rPr>
                <w:rFonts w:hAnsiTheme="minorEastAsia"/>
                <w:color w:val="000000" w:themeColor="text1"/>
                <w:rPrChange w:id="4322" w:author="JY0225" w:date="2017-08-24T11:22:00Z">
                  <w:rPr>
                    <w:color w:val="000000" w:themeColor="text1"/>
                  </w:rPr>
                </w:rPrChange>
              </w:rPr>
            </w:pPr>
            <w:r w:rsidRPr="00B207B1">
              <w:rPr>
                <w:rFonts w:hAnsiTheme="minorEastAsia" w:hint="eastAsia"/>
                <w:color w:val="000000" w:themeColor="text1"/>
                <w:rPrChange w:id="4323" w:author="JY0225" w:date="2017-08-24T11:22:00Z">
                  <w:rPr>
                    <w:rFonts w:hint="eastAsia"/>
                    <w:color w:val="000000" w:themeColor="text1"/>
                  </w:rPr>
                </w:rPrChange>
              </w:rPr>
              <w:t>接口名称</w:t>
            </w:r>
          </w:p>
        </w:tc>
        <w:tc>
          <w:tcPr>
            <w:tcW w:w="4982" w:type="dxa"/>
          </w:tcPr>
          <w:p w14:paraId="5DFEF14D" w14:textId="77777777" w:rsidR="00505F76" w:rsidRPr="00B207B1" w:rsidRDefault="002D6567" w:rsidP="00EF2128">
            <w:pPr>
              <w:spacing w:line="400" w:lineRule="exact"/>
              <w:rPr>
                <w:rFonts w:hAnsiTheme="minorEastAsia"/>
                <w:color w:val="000000" w:themeColor="text1"/>
                <w:rPrChange w:id="4324" w:author="JY0225" w:date="2017-08-24T11:22:00Z">
                  <w:rPr>
                    <w:color w:val="000000" w:themeColor="text1"/>
                  </w:rPr>
                </w:rPrChange>
              </w:rPr>
            </w:pPr>
            <w:r w:rsidRPr="00B207B1">
              <w:rPr>
                <w:rFonts w:hAnsiTheme="minorEastAsia" w:hint="eastAsia"/>
                <w:color w:val="000000" w:themeColor="text1"/>
                <w:rPrChange w:id="4325" w:author="JY0225" w:date="2017-08-24T11:22:00Z">
                  <w:rPr>
                    <w:rFonts w:hint="eastAsia"/>
                    <w:color w:val="000000" w:themeColor="text1"/>
                  </w:rPr>
                </w:rPrChange>
              </w:rPr>
              <w:t>删除会话</w:t>
            </w:r>
          </w:p>
        </w:tc>
      </w:tr>
      <w:tr w:rsidR="00505F76" w:rsidRPr="00B207B1" w14:paraId="2CD307EB" w14:textId="77777777" w:rsidTr="00EF2128">
        <w:tc>
          <w:tcPr>
            <w:tcW w:w="1660" w:type="dxa"/>
            <w:vMerge w:val="restart"/>
          </w:tcPr>
          <w:p w14:paraId="6AABF55D" w14:textId="77777777" w:rsidR="00505F76" w:rsidRPr="00B207B1" w:rsidRDefault="00505F76" w:rsidP="00EF2128">
            <w:pPr>
              <w:spacing w:line="400" w:lineRule="exact"/>
              <w:rPr>
                <w:rFonts w:ascii="Times New Roman" w:hAnsi="Times New Roman"/>
                <w:rPrChange w:id="4326" w:author="微软用户" w:date="2017-08-24T15:32:00Z">
                  <w:rPr>
                    <w:color w:val="000000" w:themeColor="text1"/>
                  </w:rPr>
                </w:rPrChange>
              </w:rPr>
            </w:pPr>
            <w:r w:rsidRPr="00B207B1">
              <w:rPr>
                <w:rFonts w:ascii="Times New Roman" w:hAnsi="Times New Roman"/>
                <w:rPrChange w:id="4327" w:author="微软用户" w:date="2017-08-24T15:32:00Z">
                  <w:rPr>
                    <w:color w:val="000000" w:themeColor="text1"/>
                  </w:rPr>
                </w:rPrChange>
              </w:rPr>
              <w:t>Cloud-Op</w:t>
            </w:r>
            <w:r w:rsidR="0026364F" w:rsidRPr="00B207B1">
              <w:rPr>
                <w:rFonts w:ascii="Times New Roman" w:hAnsi="Times New Roman"/>
                <w:rPrChange w:id="4328" w:author="微软用户" w:date="2017-08-24T15:32:00Z">
                  <w:rPr>
                    <w:color w:val="000000" w:themeColor="text1"/>
                  </w:rPr>
                </w:rPrChange>
              </w:rPr>
              <w:t>t-02</w:t>
            </w:r>
          </w:p>
        </w:tc>
        <w:tc>
          <w:tcPr>
            <w:tcW w:w="1660" w:type="dxa"/>
          </w:tcPr>
          <w:p w14:paraId="61F0E0F3" w14:textId="77777777" w:rsidR="00505F76" w:rsidRPr="00B207B1" w:rsidRDefault="00505F76" w:rsidP="00EF2128">
            <w:pPr>
              <w:spacing w:line="400" w:lineRule="exact"/>
              <w:rPr>
                <w:rFonts w:ascii="Times New Roman" w:hAnsi="Times New Roman"/>
                <w:rPrChange w:id="4329" w:author="微软用户" w:date="2017-08-24T15:32:00Z">
                  <w:rPr>
                    <w:color w:val="000000" w:themeColor="text1"/>
                  </w:rPr>
                </w:rPrChange>
              </w:rPr>
            </w:pPr>
            <w:r w:rsidRPr="00B207B1">
              <w:rPr>
                <w:rFonts w:ascii="Times New Roman" w:hAnsi="Times New Roman" w:hint="eastAsia"/>
                <w:rPrChange w:id="4330" w:author="微软用户" w:date="2017-08-24T15:32:00Z">
                  <w:rPr>
                    <w:rFonts w:hint="eastAsia"/>
                    <w:color w:val="000000" w:themeColor="text1"/>
                  </w:rPr>
                </w:rPrChange>
              </w:rPr>
              <w:t>接口原型</w:t>
            </w:r>
          </w:p>
        </w:tc>
        <w:tc>
          <w:tcPr>
            <w:tcW w:w="4982" w:type="dxa"/>
          </w:tcPr>
          <w:p w14:paraId="70F2C741" w14:textId="77777777" w:rsidR="00505F76" w:rsidRPr="00B207B1" w:rsidRDefault="00505F76" w:rsidP="00C65BA3">
            <w:pPr>
              <w:spacing w:line="400" w:lineRule="exact"/>
              <w:rPr>
                <w:rFonts w:ascii="Times New Roman" w:hAnsi="Times New Roman"/>
                <w:rPrChange w:id="4331" w:author="微软用户" w:date="2017-08-24T15:32:00Z">
                  <w:rPr>
                    <w:color w:val="000000" w:themeColor="text1"/>
                  </w:rPr>
                </w:rPrChange>
              </w:rPr>
            </w:pPr>
            <w:r w:rsidRPr="00B207B1">
              <w:rPr>
                <w:rFonts w:ascii="Times New Roman" w:hAnsi="Times New Roman"/>
                <w:rPrChange w:id="4332" w:author="微软用户" w:date="2017-08-24T15:32:00Z">
                  <w:rPr>
                    <w:color w:val="000000" w:themeColor="text1"/>
                  </w:rPr>
                </w:rPrChange>
              </w:rPr>
              <w:t xml:space="preserve">bool </w:t>
            </w:r>
            <w:r w:rsidR="006812D6" w:rsidRPr="00B207B1">
              <w:rPr>
                <w:rFonts w:ascii="Times New Roman" w:hAnsi="Times New Roman"/>
                <w:rPrChange w:id="4333" w:author="微软用户" w:date="2017-08-24T15:32:00Z">
                  <w:rPr>
                    <w:color w:val="000000" w:themeColor="text1"/>
                  </w:rPr>
                </w:rPrChange>
              </w:rPr>
              <w:t>delete</w:t>
            </w:r>
            <w:r w:rsidRPr="00B207B1">
              <w:rPr>
                <w:rFonts w:ascii="Times New Roman" w:hAnsi="Times New Roman"/>
                <w:rPrChange w:id="4334" w:author="微软用户" w:date="2017-08-24T15:32:00Z">
                  <w:rPr>
                    <w:color w:val="000000" w:themeColor="text1"/>
                  </w:rPr>
                </w:rPrChange>
              </w:rPr>
              <w:t>_session(</w:t>
            </w:r>
            <w:r w:rsidR="006D3AD5" w:rsidRPr="00B207B1">
              <w:rPr>
                <w:rFonts w:ascii="Times New Roman" w:hAnsi="Times New Roman"/>
                <w:rPrChange w:id="4335" w:author="微软用户" w:date="2017-08-24T15:32:00Z">
                  <w:rPr>
                    <w:color w:val="000000" w:themeColor="text1"/>
                  </w:rPr>
                </w:rPrChange>
              </w:rPr>
              <w:t xml:space="preserve">String </w:t>
            </w:r>
            <w:r w:rsidR="00C65BA3" w:rsidRPr="00B207B1">
              <w:rPr>
                <w:rFonts w:ascii="Times New Roman" w:hAnsi="Times New Roman"/>
                <w:rPrChange w:id="4336" w:author="微软用户" w:date="2017-08-24T15:32:00Z">
                  <w:rPr>
                    <w:color w:val="000000" w:themeColor="text1"/>
                  </w:rPr>
                </w:rPrChange>
              </w:rPr>
              <w:t>sessionid</w:t>
            </w:r>
            <w:r w:rsidRPr="00B207B1">
              <w:rPr>
                <w:rFonts w:ascii="Times New Roman" w:hAnsi="Times New Roman"/>
                <w:rPrChange w:id="4337" w:author="微软用户" w:date="2017-08-24T15:32:00Z">
                  <w:rPr>
                    <w:color w:val="000000" w:themeColor="text1"/>
                  </w:rPr>
                </w:rPrChange>
              </w:rPr>
              <w:t>, String userid)</w:t>
            </w:r>
          </w:p>
        </w:tc>
      </w:tr>
      <w:tr w:rsidR="00505F76" w:rsidRPr="00B207B1" w14:paraId="08184EFD" w14:textId="77777777" w:rsidTr="00EF2128">
        <w:tc>
          <w:tcPr>
            <w:tcW w:w="1660" w:type="dxa"/>
            <w:vMerge/>
          </w:tcPr>
          <w:p w14:paraId="36E38D3A" w14:textId="77777777" w:rsidR="00505F76" w:rsidRPr="00B207B1" w:rsidRDefault="00505F76" w:rsidP="00EF2128">
            <w:pPr>
              <w:spacing w:line="400" w:lineRule="exact"/>
              <w:rPr>
                <w:rFonts w:ascii="Times New Roman" w:hAnsi="Times New Roman"/>
                <w:rPrChange w:id="4338" w:author="微软用户" w:date="2017-08-24T15:32:00Z">
                  <w:rPr>
                    <w:color w:val="000000" w:themeColor="text1"/>
                  </w:rPr>
                </w:rPrChange>
              </w:rPr>
            </w:pPr>
          </w:p>
        </w:tc>
        <w:tc>
          <w:tcPr>
            <w:tcW w:w="1660" w:type="dxa"/>
          </w:tcPr>
          <w:p w14:paraId="52ADAF27" w14:textId="77777777" w:rsidR="00505F76" w:rsidRPr="00B207B1" w:rsidRDefault="00505F76" w:rsidP="00EF2128">
            <w:pPr>
              <w:spacing w:line="400" w:lineRule="exact"/>
              <w:rPr>
                <w:rFonts w:ascii="Times New Roman" w:hAnsi="Times New Roman"/>
                <w:rPrChange w:id="4339" w:author="微软用户" w:date="2017-08-24T15:32:00Z">
                  <w:rPr>
                    <w:color w:val="000000" w:themeColor="text1"/>
                  </w:rPr>
                </w:rPrChange>
              </w:rPr>
            </w:pPr>
            <w:r w:rsidRPr="00B207B1">
              <w:rPr>
                <w:rFonts w:ascii="Times New Roman" w:hAnsi="Times New Roman" w:hint="eastAsia"/>
                <w:rPrChange w:id="4340" w:author="微软用户" w:date="2017-08-24T15:32:00Z">
                  <w:rPr>
                    <w:rFonts w:hint="eastAsia"/>
                    <w:color w:val="000000" w:themeColor="text1"/>
                  </w:rPr>
                </w:rPrChange>
              </w:rPr>
              <w:t>接口参数</w:t>
            </w:r>
          </w:p>
        </w:tc>
        <w:tc>
          <w:tcPr>
            <w:tcW w:w="4982" w:type="dxa"/>
          </w:tcPr>
          <w:p w14:paraId="6C255723" w14:textId="77777777" w:rsidR="00505F76" w:rsidRPr="00B207B1" w:rsidRDefault="0014368C" w:rsidP="00EF2128">
            <w:pPr>
              <w:spacing w:line="400" w:lineRule="exact"/>
              <w:rPr>
                <w:rFonts w:ascii="Times New Roman" w:hAnsi="Times New Roman"/>
                <w:rPrChange w:id="4341" w:author="微软用户" w:date="2017-08-24T15:32:00Z">
                  <w:rPr>
                    <w:color w:val="000000" w:themeColor="text1"/>
                  </w:rPr>
                </w:rPrChange>
              </w:rPr>
            </w:pPr>
            <w:r w:rsidRPr="00B207B1">
              <w:rPr>
                <w:rFonts w:ascii="Times New Roman" w:hAnsi="Times New Roman"/>
                <w:rPrChange w:id="4342" w:author="微软用户" w:date="2017-08-24T15:32:00Z">
                  <w:rPr>
                    <w:color w:val="000000" w:themeColor="text1"/>
                  </w:rPr>
                </w:rPrChange>
              </w:rPr>
              <w:t>sessionid</w:t>
            </w:r>
            <w:r w:rsidR="00505F76" w:rsidRPr="00B207B1">
              <w:rPr>
                <w:rFonts w:ascii="Times New Roman" w:hAnsi="Times New Roman" w:hint="eastAsia"/>
                <w:rPrChange w:id="4343" w:author="微软用户" w:date="2017-08-24T15:32:00Z">
                  <w:rPr>
                    <w:rFonts w:hint="eastAsia"/>
                    <w:color w:val="000000" w:themeColor="text1"/>
                  </w:rPr>
                </w:rPrChange>
              </w:rPr>
              <w:t>：</w:t>
            </w:r>
            <w:r w:rsidRPr="00B207B1">
              <w:rPr>
                <w:rFonts w:ascii="Times New Roman" w:hAnsi="Times New Roman" w:hint="eastAsia"/>
                <w:rPrChange w:id="4344" w:author="微软用户" w:date="2017-08-24T15:32:00Z">
                  <w:rPr>
                    <w:rFonts w:hint="eastAsia"/>
                    <w:color w:val="000000" w:themeColor="text1"/>
                  </w:rPr>
                </w:rPrChange>
              </w:rPr>
              <w:t>会话</w:t>
            </w:r>
            <w:r w:rsidRPr="00B207B1">
              <w:rPr>
                <w:rFonts w:ascii="Times New Roman" w:hAnsi="Times New Roman"/>
                <w:rPrChange w:id="4345" w:author="微软用户" w:date="2017-08-24T15:32:00Z">
                  <w:rPr>
                    <w:color w:val="000000" w:themeColor="text1"/>
                  </w:rPr>
                </w:rPrChange>
              </w:rPr>
              <w:t>id</w:t>
            </w:r>
          </w:p>
          <w:p w14:paraId="6F8CD019" w14:textId="77777777" w:rsidR="00505F76" w:rsidRPr="00B207B1" w:rsidRDefault="00505F76" w:rsidP="00EF2128">
            <w:pPr>
              <w:spacing w:line="400" w:lineRule="exact"/>
              <w:rPr>
                <w:rFonts w:ascii="Times New Roman" w:hAnsi="Times New Roman"/>
                <w:rPrChange w:id="4346" w:author="微软用户" w:date="2017-08-24T15:32:00Z">
                  <w:rPr>
                    <w:color w:val="000000" w:themeColor="text1"/>
                  </w:rPr>
                </w:rPrChange>
              </w:rPr>
            </w:pPr>
            <w:r w:rsidRPr="00B207B1">
              <w:rPr>
                <w:rFonts w:ascii="Times New Roman" w:hAnsi="Times New Roman"/>
                <w:rPrChange w:id="4347" w:author="微软用户" w:date="2017-08-24T15:32:00Z">
                  <w:rPr>
                    <w:color w:val="000000" w:themeColor="text1"/>
                  </w:rPr>
                </w:rPrChange>
              </w:rPr>
              <w:t>userid</w:t>
            </w:r>
            <w:r w:rsidRPr="00B207B1">
              <w:rPr>
                <w:rFonts w:ascii="Times New Roman" w:hAnsi="Times New Roman" w:hint="eastAsia"/>
                <w:rPrChange w:id="4348" w:author="微软用户" w:date="2017-08-24T15:32:00Z">
                  <w:rPr>
                    <w:rFonts w:hint="eastAsia"/>
                    <w:color w:val="000000" w:themeColor="text1"/>
                  </w:rPr>
                </w:rPrChange>
              </w:rPr>
              <w:t>：用户</w:t>
            </w:r>
            <w:r w:rsidRPr="00B207B1">
              <w:rPr>
                <w:rFonts w:ascii="Times New Roman" w:hAnsi="Times New Roman"/>
                <w:rPrChange w:id="4349" w:author="微软用户" w:date="2017-08-24T15:32:00Z">
                  <w:rPr>
                    <w:color w:val="000000" w:themeColor="text1"/>
                  </w:rPr>
                </w:rPrChange>
              </w:rPr>
              <w:t>id</w:t>
            </w:r>
          </w:p>
        </w:tc>
      </w:tr>
      <w:tr w:rsidR="00505F76" w:rsidRPr="00B207B1" w14:paraId="07BFA334" w14:textId="77777777" w:rsidTr="00EF2128">
        <w:tc>
          <w:tcPr>
            <w:tcW w:w="1660" w:type="dxa"/>
            <w:vMerge/>
          </w:tcPr>
          <w:p w14:paraId="279AF5C9" w14:textId="77777777" w:rsidR="00505F76" w:rsidRPr="00B207B1" w:rsidRDefault="00505F76" w:rsidP="00EF2128">
            <w:pPr>
              <w:spacing w:line="400" w:lineRule="exact"/>
              <w:rPr>
                <w:rFonts w:ascii="Times New Roman" w:hAnsi="Times New Roman"/>
                <w:rPrChange w:id="4350" w:author="微软用户" w:date="2017-08-24T15:32:00Z">
                  <w:rPr>
                    <w:color w:val="000000" w:themeColor="text1"/>
                  </w:rPr>
                </w:rPrChange>
              </w:rPr>
            </w:pPr>
          </w:p>
        </w:tc>
        <w:tc>
          <w:tcPr>
            <w:tcW w:w="1660" w:type="dxa"/>
          </w:tcPr>
          <w:p w14:paraId="7ED3EA7F" w14:textId="77777777" w:rsidR="00505F76" w:rsidRPr="00B207B1" w:rsidRDefault="00505F76" w:rsidP="00EF2128">
            <w:pPr>
              <w:spacing w:line="400" w:lineRule="exact"/>
              <w:rPr>
                <w:rFonts w:ascii="Times New Roman" w:hAnsi="Times New Roman"/>
                <w:rPrChange w:id="4351" w:author="微软用户" w:date="2017-08-24T15:32:00Z">
                  <w:rPr>
                    <w:color w:val="000000" w:themeColor="text1"/>
                  </w:rPr>
                </w:rPrChange>
              </w:rPr>
            </w:pPr>
            <w:r w:rsidRPr="00B207B1">
              <w:rPr>
                <w:rFonts w:ascii="Times New Roman" w:hAnsi="Times New Roman" w:hint="eastAsia"/>
                <w:rPrChange w:id="4352" w:author="微软用户" w:date="2017-08-24T15:32:00Z">
                  <w:rPr>
                    <w:rFonts w:hint="eastAsia"/>
                    <w:color w:val="000000" w:themeColor="text1"/>
                  </w:rPr>
                </w:rPrChange>
              </w:rPr>
              <w:t>返回结果</w:t>
            </w:r>
          </w:p>
        </w:tc>
        <w:tc>
          <w:tcPr>
            <w:tcW w:w="4982" w:type="dxa"/>
          </w:tcPr>
          <w:p w14:paraId="22D7F91C" w14:textId="77777777" w:rsidR="00505F76" w:rsidRPr="00B207B1" w:rsidRDefault="00505F76" w:rsidP="00EF2128">
            <w:pPr>
              <w:spacing w:line="400" w:lineRule="exact"/>
              <w:rPr>
                <w:rFonts w:ascii="Times New Roman" w:hAnsi="Times New Roman"/>
                <w:rPrChange w:id="4353" w:author="微软用户" w:date="2017-08-24T15:32:00Z">
                  <w:rPr>
                    <w:color w:val="000000" w:themeColor="text1"/>
                  </w:rPr>
                </w:rPrChange>
              </w:rPr>
            </w:pPr>
            <w:r w:rsidRPr="00B207B1">
              <w:rPr>
                <w:rFonts w:ascii="Times New Roman" w:hAnsi="Times New Roman"/>
                <w:rPrChange w:id="4354" w:author="微软用户" w:date="2017-08-24T15:32:00Z">
                  <w:rPr>
                    <w:color w:val="000000" w:themeColor="text1"/>
                  </w:rPr>
                </w:rPrChange>
              </w:rPr>
              <w:t>True</w:t>
            </w:r>
            <w:r w:rsidRPr="00B207B1">
              <w:rPr>
                <w:rFonts w:ascii="Times New Roman" w:hAnsi="Times New Roman" w:hint="eastAsia"/>
                <w:rPrChange w:id="4355" w:author="微软用户" w:date="2017-08-24T15:32:00Z">
                  <w:rPr>
                    <w:rFonts w:hint="eastAsia"/>
                    <w:color w:val="000000" w:themeColor="text1"/>
                  </w:rPr>
                </w:rPrChange>
              </w:rPr>
              <w:t>：</w:t>
            </w:r>
            <w:r w:rsidR="004C2B1D" w:rsidRPr="00B207B1">
              <w:rPr>
                <w:rFonts w:ascii="Times New Roman" w:hAnsi="Times New Roman" w:hint="eastAsia"/>
                <w:rPrChange w:id="4356" w:author="微软用户" w:date="2017-08-24T15:32:00Z">
                  <w:rPr>
                    <w:rFonts w:hint="eastAsia"/>
                    <w:color w:val="000000" w:themeColor="text1"/>
                  </w:rPr>
                </w:rPrChange>
              </w:rPr>
              <w:t>删除</w:t>
            </w:r>
            <w:r w:rsidRPr="00B207B1">
              <w:rPr>
                <w:rFonts w:ascii="Times New Roman" w:hAnsi="Times New Roman" w:hint="eastAsia"/>
                <w:rPrChange w:id="4357" w:author="微软用户" w:date="2017-08-24T15:32:00Z">
                  <w:rPr>
                    <w:rFonts w:hint="eastAsia"/>
                    <w:color w:val="000000" w:themeColor="text1"/>
                  </w:rPr>
                </w:rPrChange>
              </w:rPr>
              <w:t>会话成功</w:t>
            </w:r>
          </w:p>
          <w:p w14:paraId="527C5B19" w14:textId="77777777" w:rsidR="00505F76" w:rsidRPr="00B207B1" w:rsidRDefault="00505F76" w:rsidP="00EF2128">
            <w:pPr>
              <w:spacing w:line="400" w:lineRule="exact"/>
              <w:rPr>
                <w:rFonts w:ascii="Times New Roman" w:hAnsi="Times New Roman"/>
                <w:rPrChange w:id="4358" w:author="微软用户" w:date="2017-08-24T15:32:00Z">
                  <w:rPr>
                    <w:color w:val="000000" w:themeColor="text1"/>
                  </w:rPr>
                </w:rPrChange>
              </w:rPr>
            </w:pPr>
            <w:r w:rsidRPr="00B207B1">
              <w:rPr>
                <w:rFonts w:ascii="Times New Roman" w:hAnsi="Times New Roman"/>
                <w:rPrChange w:id="4359" w:author="微软用户" w:date="2017-08-24T15:32:00Z">
                  <w:rPr>
                    <w:color w:val="000000" w:themeColor="text1"/>
                  </w:rPr>
                </w:rPrChange>
              </w:rPr>
              <w:t>False</w:t>
            </w:r>
            <w:r w:rsidRPr="00B207B1">
              <w:rPr>
                <w:rFonts w:ascii="Times New Roman" w:hAnsi="Times New Roman" w:hint="eastAsia"/>
                <w:rPrChange w:id="4360" w:author="微软用户" w:date="2017-08-24T15:32:00Z">
                  <w:rPr>
                    <w:rFonts w:hint="eastAsia"/>
                    <w:color w:val="000000" w:themeColor="text1"/>
                  </w:rPr>
                </w:rPrChange>
              </w:rPr>
              <w:t>：</w:t>
            </w:r>
            <w:r w:rsidR="004C2B1D" w:rsidRPr="00B207B1">
              <w:rPr>
                <w:rFonts w:ascii="Times New Roman" w:hAnsi="Times New Roman" w:hint="eastAsia"/>
                <w:rPrChange w:id="4361" w:author="微软用户" w:date="2017-08-24T15:32:00Z">
                  <w:rPr>
                    <w:rFonts w:hint="eastAsia"/>
                    <w:color w:val="000000" w:themeColor="text1"/>
                  </w:rPr>
                </w:rPrChange>
              </w:rPr>
              <w:t>删除</w:t>
            </w:r>
            <w:r w:rsidRPr="00B207B1">
              <w:rPr>
                <w:rFonts w:ascii="Times New Roman" w:hAnsi="Times New Roman" w:hint="eastAsia"/>
                <w:rPrChange w:id="4362" w:author="微软用户" w:date="2017-08-24T15:32:00Z">
                  <w:rPr>
                    <w:rFonts w:hint="eastAsia"/>
                    <w:color w:val="000000" w:themeColor="text1"/>
                  </w:rPr>
                </w:rPrChange>
              </w:rPr>
              <w:t>会话失败</w:t>
            </w:r>
          </w:p>
        </w:tc>
      </w:tr>
    </w:tbl>
    <w:p w14:paraId="5DE4C28D" w14:textId="14CEE07E" w:rsidR="000872E0" w:rsidRPr="00B207B1" w:rsidRDefault="000872E0" w:rsidP="0036113F">
      <w:pPr>
        <w:spacing w:line="400" w:lineRule="exact"/>
        <w:rPr>
          <w:ins w:id="4363" w:author="JY0225" w:date="2017-08-23T14:17:00Z"/>
          <w:rFonts w:hAnsiTheme="minorEastAsia"/>
          <w:color w:val="000000" w:themeColor="text1"/>
          <w:rPrChange w:id="4364" w:author="JY0225" w:date="2017-08-24T11:22:00Z">
            <w:rPr>
              <w:ins w:id="4365" w:author="JY0225" w:date="2017-08-23T14:17:00Z"/>
              <w:color w:val="000000" w:themeColor="text1"/>
            </w:rPr>
          </w:rPrChange>
        </w:rPr>
      </w:pPr>
      <w:ins w:id="4366" w:author="JY0225" w:date="2017-08-23T14:17:00Z">
        <w:r w:rsidRPr="00B207B1">
          <w:rPr>
            <w:rFonts w:hAnsiTheme="minorEastAsia"/>
            <w:color w:val="000000" w:themeColor="text1"/>
            <w:rPrChange w:id="4367" w:author="JY0225" w:date="2017-08-24T11:22:00Z">
              <w:rPr>
                <w:color w:val="000000" w:themeColor="text1"/>
              </w:rPr>
            </w:rPrChange>
          </w:rPr>
          <w:tab/>
        </w:r>
      </w:ins>
      <w:r w:rsidR="0069236C">
        <w:rPr>
          <w:rFonts w:hAnsiTheme="minorEastAsia" w:hint="eastAsia"/>
          <w:color w:val="000000" w:themeColor="text1"/>
        </w:rPr>
        <w:t>表4-5所示为</w:t>
      </w:r>
      <w:ins w:id="4368" w:author="JY0225" w:date="2017-08-23T14:17:00Z">
        <w:r w:rsidRPr="00B207B1">
          <w:rPr>
            <w:rFonts w:hAnsiTheme="minorEastAsia" w:hint="eastAsia"/>
            <w:color w:val="000000" w:themeColor="text1"/>
            <w:rPrChange w:id="4369" w:author="JY0225" w:date="2017-08-24T11:22:00Z">
              <w:rPr>
                <w:rFonts w:hint="eastAsia"/>
                <w:color w:val="000000" w:themeColor="text1"/>
              </w:rPr>
            </w:rPrChange>
          </w:rPr>
          <w:t>删除会话接口</w:t>
        </w:r>
      </w:ins>
      <w:r w:rsidR="0069236C">
        <w:rPr>
          <w:rFonts w:hAnsiTheme="minorEastAsia" w:hint="eastAsia"/>
          <w:color w:val="000000" w:themeColor="text1"/>
        </w:rPr>
        <w:t>，</w:t>
      </w:r>
      <w:ins w:id="4370" w:author="JY0225" w:date="2017-08-23T14:17:00Z">
        <w:r w:rsidRPr="00B207B1">
          <w:rPr>
            <w:rFonts w:hAnsiTheme="minorEastAsia" w:hint="eastAsia"/>
            <w:color w:val="000000" w:themeColor="text1"/>
            <w:rPrChange w:id="4371" w:author="JY0225" w:date="2017-08-24T11:22:00Z">
              <w:rPr>
                <w:rFonts w:hint="eastAsia"/>
                <w:color w:val="000000" w:themeColor="text1"/>
              </w:rPr>
            </w:rPrChange>
          </w:rPr>
          <w:t>在用户发送删除会话请求到中间件时调用，该</w:t>
        </w:r>
      </w:ins>
      <w:ins w:id="4372" w:author="JY0225" w:date="2017-08-23T14:18:00Z">
        <w:r w:rsidRPr="00B207B1">
          <w:rPr>
            <w:rFonts w:hAnsiTheme="minorEastAsia" w:hint="eastAsia"/>
            <w:color w:val="000000" w:themeColor="text1"/>
            <w:rPrChange w:id="4373" w:author="JY0225" w:date="2017-08-24T11:22:00Z">
              <w:rPr>
                <w:rFonts w:hint="eastAsia"/>
                <w:color w:val="000000" w:themeColor="text1"/>
              </w:rPr>
            </w:rPrChange>
          </w:rPr>
          <w:t>接口以会话</w:t>
        </w:r>
        <w:r w:rsidRPr="00B207B1">
          <w:rPr>
            <w:rFonts w:hAnsiTheme="minorEastAsia"/>
            <w:color w:val="000000" w:themeColor="text1"/>
            <w:rPrChange w:id="4374" w:author="JY0225" w:date="2017-08-24T11:22:00Z">
              <w:rPr>
                <w:color w:val="000000" w:themeColor="text1"/>
              </w:rPr>
            </w:rPrChange>
          </w:rPr>
          <w:t>id</w:t>
        </w:r>
        <w:r w:rsidRPr="00B207B1">
          <w:rPr>
            <w:rFonts w:hAnsiTheme="minorEastAsia" w:hint="eastAsia"/>
            <w:color w:val="000000" w:themeColor="text1"/>
            <w:rPrChange w:id="4375" w:author="JY0225" w:date="2017-08-24T11:22:00Z">
              <w:rPr>
                <w:rFonts w:hint="eastAsia"/>
                <w:color w:val="000000" w:themeColor="text1"/>
              </w:rPr>
            </w:rPrChange>
          </w:rPr>
          <w:t>作为第一个参数，用户</w:t>
        </w:r>
        <w:r w:rsidRPr="00B207B1">
          <w:rPr>
            <w:rFonts w:hAnsiTheme="minorEastAsia"/>
            <w:color w:val="000000" w:themeColor="text1"/>
            <w:rPrChange w:id="4376" w:author="JY0225" w:date="2017-08-24T11:22:00Z">
              <w:rPr>
                <w:color w:val="000000" w:themeColor="text1"/>
              </w:rPr>
            </w:rPrChange>
          </w:rPr>
          <w:t>id</w:t>
        </w:r>
        <w:r w:rsidRPr="00B207B1">
          <w:rPr>
            <w:rFonts w:hAnsiTheme="minorEastAsia" w:hint="eastAsia"/>
            <w:color w:val="000000" w:themeColor="text1"/>
            <w:rPrChange w:id="4377" w:author="JY0225" w:date="2017-08-24T11:22:00Z">
              <w:rPr>
                <w:rFonts w:hint="eastAsia"/>
                <w:color w:val="000000" w:themeColor="text1"/>
              </w:rPr>
            </w:rPrChange>
          </w:rPr>
          <w:t>作为第二个参数。</w:t>
        </w:r>
        <w:r w:rsidR="00FD3A8B" w:rsidRPr="00B207B1">
          <w:rPr>
            <w:rFonts w:hAnsiTheme="minorEastAsia" w:hint="eastAsia"/>
            <w:color w:val="000000" w:themeColor="text1"/>
            <w:rPrChange w:id="4378" w:author="JY0225" w:date="2017-08-24T11:22:00Z">
              <w:rPr>
                <w:rFonts w:hint="eastAsia"/>
                <w:color w:val="000000" w:themeColor="text1"/>
              </w:rPr>
            </w:rPrChange>
          </w:rPr>
          <w:t>在接口的实现中，会校验当前用户</w:t>
        </w:r>
        <w:r w:rsidR="00FD3A8B" w:rsidRPr="00B207B1">
          <w:rPr>
            <w:rFonts w:hAnsiTheme="minorEastAsia"/>
            <w:color w:val="000000" w:themeColor="text1"/>
            <w:rPrChange w:id="4379" w:author="JY0225" w:date="2017-08-24T11:22:00Z">
              <w:rPr>
                <w:color w:val="000000" w:themeColor="text1"/>
              </w:rPr>
            </w:rPrChange>
          </w:rPr>
          <w:t>id</w:t>
        </w:r>
        <w:r w:rsidR="00FD3A8B" w:rsidRPr="00B207B1">
          <w:rPr>
            <w:rFonts w:hAnsiTheme="minorEastAsia" w:hint="eastAsia"/>
            <w:color w:val="000000" w:themeColor="text1"/>
            <w:rPrChange w:id="4380" w:author="JY0225" w:date="2017-08-24T11:22:00Z">
              <w:rPr>
                <w:rFonts w:hint="eastAsia"/>
                <w:color w:val="000000" w:themeColor="text1"/>
              </w:rPr>
            </w:rPrChange>
          </w:rPr>
          <w:t>与传入的参数</w:t>
        </w:r>
        <w:r w:rsidR="00FD3A8B" w:rsidRPr="00B207B1">
          <w:rPr>
            <w:rFonts w:hAnsiTheme="minorEastAsia"/>
            <w:color w:val="000000" w:themeColor="text1"/>
            <w:rPrChange w:id="4381" w:author="JY0225" w:date="2017-08-24T11:22:00Z">
              <w:rPr>
                <w:color w:val="000000" w:themeColor="text1"/>
              </w:rPr>
            </w:rPrChange>
          </w:rPr>
          <w:t>id</w:t>
        </w:r>
        <w:r w:rsidR="00FD3A8B" w:rsidRPr="00B207B1">
          <w:rPr>
            <w:rFonts w:hAnsiTheme="minorEastAsia" w:hint="eastAsia"/>
            <w:color w:val="000000" w:themeColor="text1"/>
            <w:rPrChange w:id="4382" w:author="JY0225" w:date="2017-08-24T11:22:00Z">
              <w:rPr>
                <w:rFonts w:hint="eastAsia"/>
                <w:color w:val="000000" w:themeColor="text1"/>
              </w:rPr>
            </w:rPrChange>
          </w:rPr>
          <w:t>是否一致，</w:t>
        </w:r>
      </w:ins>
      <w:ins w:id="4383" w:author="JY0225" w:date="2017-08-23T14:19:00Z">
        <w:r w:rsidR="00FD3A8B" w:rsidRPr="00B207B1">
          <w:rPr>
            <w:rFonts w:hAnsiTheme="minorEastAsia" w:hint="eastAsia"/>
            <w:color w:val="000000" w:themeColor="text1"/>
            <w:rPrChange w:id="4384" w:author="JY0225" w:date="2017-08-24T11:22:00Z">
              <w:rPr>
                <w:rFonts w:hint="eastAsia"/>
                <w:color w:val="000000" w:themeColor="text1"/>
              </w:rPr>
            </w:rPrChange>
          </w:rPr>
          <w:t>如果一致则根据会话</w:t>
        </w:r>
        <w:r w:rsidR="00FD3A8B" w:rsidRPr="00B207B1">
          <w:rPr>
            <w:rFonts w:hAnsiTheme="minorEastAsia"/>
            <w:color w:val="000000" w:themeColor="text1"/>
            <w:rPrChange w:id="4385" w:author="JY0225" w:date="2017-08-24T11:22:00Z">
              <w:rPr>
                <w:color w:val="000000" w:themeColor="text1"/>
              </w:rPr>
            </w:rPrChange>
          </w:rPr>
          <w:t>id</w:t>
        </w:r>
        <w:r w:rsidR="00FD3A8B" w:rsidRPr="00B207B1">
          <w:rPr>
            <w:rFonts w:hAnsiTheme="minorEastAsia" w:hint="eastAsia"/>
            <w:color w:val="000000" w:themeColor="text1"/>
            <w:rPrChange w:id="4386" w:author="JY0225" w:date="2017-08-24T11:22:00Z">
              <w:rPr>
                <w:rFonts w:hint="eastAsia"/>
                <w:color w:val="000000" w:themeColor="text1"/>
              </w:rPr>
            </w:rPrChange>
          </w:rPr>
          <w:t>删除用户指定的会话；若</w:t>
        </w:r>
        <w:r w:rsidR="00FD3A8B" w:rsidRPr="00B207B1">
          <w:rPr>
            <w:rFonts w:hAnsiTheme="minorEastAsia"/>
            <w:color w:val="000000" w:themeColor="text1"/>
            <w:rPrChange w:id="4387" w:author="JY0225" w:date="2017-08-24T11:22:00Z">
              <w:rPr>
                <w:color w:val="000000" w:themeColor="text1"/>
              </w:rPr>
            </w:rPrChange>
          </w:rPr>
          <w:t>id</w:t>
        </w:r>
        <w:r w:rsidR="00FD3A8B" w:rsidRPr="00B207B1">
          <w:rPr>
            <w:rFonts w:hAnsiTheme="minorEastAsia" w:hint="eastAsia"/>
            <w:color w:val="000000" w:themeColor="text1"/>
            <w:rPrChange w:id="4388" w:author="JY0225" w:date="2017-08-24T11:22:00Z">
              <w:rPr>
                <w:rFonts w:hint="eastAsia"/>
                <w:color w:val="000000" w:themeColor="text1"/>
              </w:rPr>
            </w:rPrChange>
          </w:rPr>
          <w:t>不一致则返回没有权限删除该会话。</w:t>
        </w:r>
      </w:ins>
      <w:ins w:id="4389" w:author="JY0225" w:date="2017-08-23T14:22:00Z">
        <w:r w:rsidR="00343C56" w:rsidRPr="00B207B1">
          <w:rPr>
            <w:rFonts w:hAnsiTheme="minorEastAsia" w:hint="eastAsia"/>
            <w:color w:val="000000" w:themeColor="text1"/>
            <w:rPrChange w:id="4390" w:author="JY0225" w:date="2017-08-24T11:22:00Z">
              <w:rPr>
                <w:rFonts w:hint="eastAsia"/>
                <w:color w:val="000000" w:themeColor="text1"/>
              </w:rPr>
            </w:rPrChange>
          </w:rPr>
          <w:t>此外，通常情况下，用户是不清楚会话</w:t>
        </w:r>
        <w:r w:rsidR="00343C56" w:rsidRPr="00B207B1">
          <w:rPr>
            <w:rFonts w:hAnsiTheme="minorEastAsia"/>
            <w:color w:val="000000" w:themeColor="text1"/>
            <w:rPrChange w:id="4391" w:author="JY0225" w:date="2017-08-24T11:22:00Z">
              <w:rPr>
                <w:color w:val="000000" w:themeColor="text1"/>
              </w:rPr>
            </w:rPrChange>
          </w:rPr>
          <w:t>id</w:t>
        </w:r>
        <w:r w:rsidR="00343C56" w:rsidRPr="00B207B1">
          <w:rPr>
            <w:rFonts w:hAnsiTheme="minorEastAsia" w:hint="eastAsia"/>
            <w:color w:val="000000" w:themeColor="text1"/>
            <w:rPrChange w:id="4392" w:author="JY0225" w:date="2017-08-24T11:22:00Z">
              <w:rPr>
                <w:rFonts w:hint="eastAsia"/>
                <w:color w:val="000000" w:themeColor="text1"/>
              </w:rPr>
            </w:rPrChange>
          </w:rPr>
          <w:t>的，因此在执行产出会话操作之前，需要结合查询会话接口使用，获取到会话</w:t>
        </w:r>
      </w:ins>
      <w:ins w:id="4393" w:author="JY0225" w:date="2017-08-23T14:23:00Z">
        <w:r w:rsidR="00343C56" w:rsidRPr="00B207B1">
          <w:rPr>
            <w:rFonts w:hAnsiTheme="minorEastAsia" w:hint="eastAsia"/>
            <w:color w:val="000000" w:themeColor="text1"/>
            <w:rPrChange w:id="4394" w:author="JY0225" w:date="2017-08-24T11:22:00Z">
              <w:rPr>
                <w:rFonts w:hint="eastAsia"/>
                <w:color w:val="000000" w:themeColor="text1"/>
              </w:rPr>
            </w:rPrChange>
          </w:rPr>
          <w:t>的</w:t>
        </w:r>
        <w:r w:rsidR="00343C56" w:rsidRPr="00B207B1">
          <w:rPr>
            <w:rFonts w:hAnsiTheme="minorEastAsia"/>
            <w:color w:val="000000" w:themeColor="text1"/>
            <w:rPrChange w:id="4395" w:author="JY0225" w:date="2017-08-24T11:22:00Z">
              <w:rPr>
                <w:color w:val="000000" w:themeColor="text1"/>
              </w:rPr>
            </w:rPrChange>
          </w:rPr>
          <w:t>id</w:t>
        </w:r>
        <w:r w:rsidR="00343C56" w:rsidRPr="00B207B1">
          <w:rPr>
            <w:rFonts w:hAnsiTheme="minorEastAsia" w:hint="eastAsia"/>
            <w:color w:val="000000" w:themeColor="text1"/>
            <w:rPrChange w:id="4396" w:author="JY0225" w:date="2017-08-24T11:22:00Z">
              <w:rPr>
                <w:rFonts w:hint="eastAsia"/>
                <w:color w:val="000000" w:themeColor="text1"/>
              </w:rPr>
            </w:rPrChange>
          </w:rPr>
          <w:t>信息后，</w:t>
        </w:r>
      </w:ins>
      <w:ins w:id="4397" w:author="JY0225" w:date="2017-08-23T14:28:00Z">
        <w:r w:rsidR="001A6622" w:rsidRPr="00B207B1">
          <w:rPr>
            <w:rFonts w:hAnsiTheme="minorEastAsia" w:hint="eastAsia"/>
            <w:color w:val="000000" w:themeColor="text1"/>
            <w:rPrChange w:id="4398" w:author="JY0225" w:date="2017-08-24T11:22:00Z">
              <w:rPr>
                <w:rFonts w:hint="eastAsia"/>
                <w:color w:val="000000" w:themeColor="text1"/>
              </w:rPr>
            </w:rPrChange>
          </w:rPr>
          <w:t>再</w:t>
        </w:r>
      </w:ins>
      <w:ins w:id="4399" w:author="JY0225" w:date="2017-08-23T14:23:00Z">
        <w:r w:rsidR="00343C56" w:rsidRPr="00B207B1">
          <w:rPr>
            <w:rFonts w:hAnsiTheme="minorEastAsia" w:hint="eastAsia"/>
            <w:color w:val="000000" w:themeColor="text1"/>
            <w:rPrChange w:id="4400" w:author="JY0225" w:date="2017-08-24T11:22:00Z">
              <w:rPr>
                <w:rFonts w:hint="eastAsia"/>
                <w:color w:val="000000" w:themeColor="text1"/>
              </w:rPr>
            </w:rPrChange>
          </w:rPr>
          <w:t>执行删除会话操作。</w:t>
        </w:r>
      </w:ins>
      <w:ins w:id="4401" w:author="JY0225" w:date="2017-08-23T14:27:00Z">
        <w:r w:rsidR="00DB33AF" w:rsidRPr="00B207B1">
          <w:rPr>
            <w:rFonts w:hAnsiTheme="minorEastAsia" w:hint="eastAsia"/>
            <w:color w:val="000000" w:themeColor="text1"/>
            <w:rPrChange w:id="4402" w:author="JY0225" w:date="2017-08-24T11:22:00Z">
              <w:rPr>
                <w:rFonts w:hint="eastAsia"/>
                <w:color w:val="000000" w:themeColor="text1"/>
              </w:rPr>
            </w:rPrChange>
          </w:rPr>
          <w:t>返回给用户的信息为删除会话的结果。</w:t>
        </w:r>
      </w:ins>
    </w:p>
    <w:p w14:paraId="2C08920F" w14:textId="41E152E5" w:rsidR="0036113F" w:rsidRPr="00B207B1" w:rsidRDefault="005C2A49" w:rsidP="005C2A49">
      <w:pPr>
        <w:spacing w:beforeLines="30" w:before="93" w:afterLines="30" w:after="93" w:line="400" w:lineRule="exact"/>
        <w:jc w:val="center"/>
        <w:rPr>
          <w:rFonts w:hAnsiTheme="minorEastAsia"/>
          <w:color w:val="000000" w:themeColor="text1"/>
          <w:rPrChange w:id="4403" w:author="JY0225" w:date="2017-08-24T11:22:00Z">
            <w:rPr>
              <w:color w:val="000000" w:themeColor="text1"/>
            </w:rPr>
          </w:rPrChange>
        </w:rPr>
        <w:pPrChange w:id="4404" w:author="JY0225" w:date="2017-08-23T15:15:00Z">
          <w:pPr>
            <w:spacing w:line="400" w:lineRule="exact"/>
          </w:pPr>
        </w:pPrChange>
      </w:pPr>
      <w:r>
        <w:rPr>
          <w:rFonts w:hAnsiTheme="minorEastAsia" w:hint="eastAsia"/>
          <w:color w:val="000000" w:themeColor="text1"/>
        </w:rPr>
        <w:t>表4-6</w:t>
      </w:r>
      <w:r w:rsidR="0090290C" w:rsidRPr="00B207B1">
        <w:rPr>
          <w:rFonts w:hAnsiTheme="minorEastAsia" w:hint="eastAsia"/>
          <w:color w:val="000000" w:themeColor="text1"/>
          <w:rPrChange w:id="4405" w:author="JY0225" w:date="2017-08-24T11:22:00Z">
            <w:rPr>
              <w:rFonts w:hint="eastAsia"/>
              <w:color w:val="000000" w:themeColor="text1"/>
            </w:rPr>
          </w:rPrChange>
        </w:rPr>
        <w:t>查询</w:t>
      </w:r>
      <w:r w:rsidR="0036113F" w:rsidRPr="00B207B1">
        <w:rPr>
          <w:rFonts w:hAnsiTheme="minorEastAsia" w:hint="eastAsia"/>
          <w:color w:val="000000" w:themeColor="text1"/>
          <w:rPrChange w:id="4406" w:author="JY0225" w:date="2017-08-24T11:22:00Z">
            <w:rPr>
              <w:rFonts w:hint="eastAsia"/>
              <w:color w:val="000000" w:themeColor="text1"/>
            </w:rPr>
          </w:rPrChange>
        </w:rPr>
        <w:t>会话</w:t>
      </w:r>
    </w:p>
    <w:tbl>
      <w:tblPr>
        <w:tblStyle w:val="ae"/>
        <w:tblW w:w="0" w:type="auto"/>
        <w:tblLook w:val="04A0" w:firstRow="1" w:lastRow="0" w:firstColumn="1" w:lastColumn="0" w:noHBand="0" w:noVBand="1"/>
      </w:tblPr>
      <w:tblGrid>
        <w:gridCol w:w="1660"/>
        <w:gridCol w:w="1660"/>
        <w:gridCol w:w="4982"/>
      </w:tblGrid>
      <w:tr w:rsidR="0036113F" w:rsidRPr="00B207B1" w14:paraId="297AE491" w14:textId="77777777" w:rsidTr="00EF2128">
        <w:tc>
          <w:tcPr>
            <w:tcW w:w="1660" w:type="dxa"/>
          </w:tcPr>
          <w:p w14:paraId="5FD8266F" w14:textId="77777777" w:rsidR="0036113F" w:rsidRPr="00B207B1" w:rsidRDefault="0036113F" w:rsidP="00EF2128">
            <w:pPr>
              <w:spacing w:line="400" w:lineRule="exact"/>
              <w:rPr>
                <w:rFonts w:ascii="Times New Roman" w:hAnsi="Times New Roman"/>
                <w:rPrChange w:id="4407" w:author="微软用户" w:date="2017-08-24T15:32:00Z">
                  <w:rPr>
                    <w:color w:val="000000" w:themeColor="text1"/>
                  </w:rPr>
                </w:rPrChange>
              </w:rPr>
            </w:pPr>
            <w:r w:rsidRPr="00B207B1">
              <w:rPr>
                <w:rFonts w:ascii="Times New Roman" w:hAnsi="Times New Roman" w:hint="eastAsia"/>
                <w:rPrChange w:id="4408" w:author="微软用户" w:date="2017-08-24T15:32:00Z">
                  <w:rPr>
                    <w:rFonts w:hint="eastAsia"/>
                    <w:color w:val="000000" w:themeColor="text1"/>
                  </w:rPr>
                </w:rPrChange>
              </w:rPr>
              <w:t>接口编号</w:t>
            </w:r>
          </w:p>
        </w:tc>
        <w:tc>
          <w:tcPr>
            <w:tcW w:w="1660" w:type="dxa"/>
          </w:tcPr>
          <w:p w14:paraId="02475A21" w14:textId="77777777" w:rsidR="0036113F" w:rsidRPr="00B207B1" w:rsidRDefault="0036113F" w:rsidP="00EF2128">
            <w:pPr>
              <w:spacing w:line="400" w:lineRule="exact"/>
              <w:rPr>
                <w:rFonts w:ascii="Times New Roman" w:hAnsi="Times New Roman"/>
                <w:rPrChange w:id="4409" w:author="微软用户" w:date="2017-08-24T15:32:00Z">
                  <w:rPr>
                    <w:color w:val="000000" w:themeColor="text1"/>
                  </w:rPr>
                </w:rPrChange>
              </w:rPr>
            </w:pPr>
            <w:r w:rsidRPr="00B207B1">
              <w:rPr>
                <w:rFonts w:ascii="Times New Roman" w:hAnsi="Times New Roman" w:hint="eastAsia"/>
                <w:rPrChange w:id="4410" w:author="微软用户" w:date="2017-08-24T15:32:00Z">
                  <w:rPr>
                    <w:rFonts w:hint="eastAsia"/>
                    <w:color w:val="000000" w:themeColor="text1"/>
                  </w:rPr>
                </w:rPrChange>
              </w:rPr>
              <w:t>接口名称</w:t>
            </w:r>
          </w:p>
        </w:tc>
        <w:tc>
          <w:tcPr>
            <w:tcW w:w="4982" w:type="dxa"/>
          </w:tcPr>
          <w:p w14:paraId="06594363" w14:textId="77777777" w:rsidR="0036113F" w:rsidRPr="00B207B1" w:rsidRDefault="00DE5D15" w:rsidP="00EF2128">
            <w:pPr>
              <w:spacing w:line="400" w:lineRule="exact"/>
              <w:rPr>
                <w:rFonts w:ascii="Times New Roman" w:hAnsi="Times New Roman"/>
                <w:rPrChange w:id="4411" w:author="微软用户" w:date="2017-08-24T15:32:00Z">
                  <w:rPr>
                    <w:color w:val="000000" w:themeColor="text1"/>
                  </w:rPr>
                </w:rPrChange>
              </w:rPr>
            </w:pPr>
            <w:r w:rsidRPr="00B207B1">
              <w:rPr>
                <w:rFonts w:ascii="Times New Roman" w:hAnsi="Times New Roman" w:hint="eastAsia"/>
                <w:rPrChange w:id="4412" w:author="微软用户" w:date="2017-08-24T15:32:00Z">
                  <w:rPr>
                    <w:rFonts w:hint="eastAsia"/>
                    <w:color w:val="000000" w:themeColor="text1"/>
                  </w:rPr>
                </w:rPrChange>
              </w:rPr>
              <w:t>查询会话</w:t>
            </w:r>
          </w:p>
        </w:tc>
      </w:tr>
      <w:tr w:rsidR="0036113F" w:rsidRPr="00B207B1" w14:paraId="6B0348C5" w14:textId="77777777" w:rsidTr="00EF2128">
        <w:tc>
          <w:tcPr>
            <w:tcW w:w="1660" w:type="dxa"/>
            <w:vMerge w:val="restart"/>
          </w:tcPr>
          <w:p w14:paraId="6A9F509A" w14:textId="77777777" w:rsidR="0036113F" w:rsidRPr="00B207B1" w:rsidRDefault="0036113F" w:rsidP="00EF2128">
            <w:pPr>
              <w:spacing w:line="400" w:lineRule="exact"/>
              <w:rPr>
                <w:rFonts w:ascii="Times New Roman" w:hAnsi="Times New Roman"/>
                <w:rPrChange w:id="4413" w:author="微软用户" w:date="2017-08-24T15:32:00Z">
                  <w:rPr>
                    <w:color w:val="000000" w:themeColor="text1"/>
                  </w:rPr>
                </w:rPrChange>
              </w:rPr>
            </w:pPr>
            <w:r w:rsidRPr="00B207B1">
              <w:rPr>
                <w:rFonts w:ascii="Times New Roman" w:hAnsi="Times New Roman"/>
                <w:rPrChange w:id="4414" w:author="微软用户" w:date="2017-08-24T15:32:00Z">
                  <w:rPr>
                    <w:color w:val="000000" w:themeColor="text1"/>
                  </w:rPr>
                </w:rPrChange>
              </w:rPr>
              <w:t>Cloud-Op</w:t>
            </w:r>
            <w:r w:rsidR="00201FDD" w:rsidRPr="00B207B1">
              <w:rPr>
                <w:rFonts w:ascii="Times New Roman" w:hAnsi="Times New Roman"/>
                <w:rPrChange w:id="4415" w:author="微软用户" w:date="2017-08-24T15:32:00Z">
                  <w:rPr>
                    <w:color w:val="000000" w:themeColor="text1"/>
                  </w:rPr>
                </w:rPrChange>
              </w:rPr>
              <w:t>t-03</w:t>
            </w:r>
          </w:p>
        </w:tc>
        <w:tc>
          <w:tcPr>
            <w:tcW w:w="1660" w:type="dxa"/>
          </w:tcPr>
          <w:p w14:paraId="7CE40EE7" w14:textId="77777777" w:rsidR="0036113F" w:rsidRPr="00B207B1" w:rsidRDefault="0036113F" w:rsidP="00EF2128">
            <w:pPr>
              <w:spacing w:line="400" w:lineRule="exact"/>
              <w:rPr>
                <w:rFonts w:ascii="Times New Roman" w:hAnsi="Times New Roman"/>
                <w:rPrChange w:id="4416" w:author="微软用户" w:date="2017-08-24T15:32:00Z">
                  <w:rPr>
                    <w:color w:val="000000" w:themeColor="text1"/>
                  </w:rPr>
                </w:rPrChange>
              </w:rPr>
            </w:pPr>
            <w:r w:rsidRPr="00B207B1">
              <w:rPr>
                <w:rFonts w:ascii="Times New Roman" w:hAnsi="Times New Roman" w:hint="eastAsia"/>
                <w:rPrChange w:id="4417" w:author="微软用户" w:date="2017-08-24T15:32:00Z">
                  <w:rPr>
                    <w:rFonts w:hint="eastAsia"/>
                    <w:color w:val="000000" w:themeColor="text1"/>
                  </w:rPr>
                </w:rPrChange>
              </w:rPr>
              <w:t>接口原型</w:t>
            </w:r>
          </w:p>
        </w:tc>
        <w:tc>
          <w:tcPr>
            <w:tcW w:w="4982" w:type="dxa"/>
          </w:tcPr>
          <w:p w14:paraId="541CAC1A" w14:textId="77777777" w:rsidR="0036113F" w:rsidRPr="00B207B1" w:rsidRDefault="00D04FE3">
            <w:pPr>
              <w:spacing w:line="400" w:lineRule="exact"/>
              <w:rPr>
                <w:rFonts w:ascii="Times New Roman" w:hAnsi="Times New Roman"/>
                <w:rPrChange w:id="4418" w:author="微软用户" w:date="2017-08-24T15:32:00Z">
                  <w:rPr>
                    <w:color w:val="000000" w:themeColor="text1"/>
                  </w:rPr>
                </w:rPrChange>
              </w:rPr>
            </w:pPr>
            <w:r w:rsidRPr="00B207B1">
              <w:rPr>
                <w:rFonts w:ascii="Times New Roman" w:hAnsi="Times New Roman"/>
                <w:rPrChange w:id="4419" w:author="微软用户" w:date="2017-08-24T15:32:00Z">
                  <w:rPr>
                    <w:color w:val="000000" w:themeColor="text1"/>
                  </w:rPr>
                </w:rPrChange>
              </w:rPr>
              <w:t>String</w:t>
            </w:r>
            <w:r w:rsidR="00E04553" w:rsidRPr="00B207B1">
              <w:rPr>
                <w:rFonts w:ascii="Times New Roman" w:hAnsi="Times New Roman"/>
                <w:rPrChange w:id="4420" w:author="微软用户" w:date="2017-08-24T15:32:00Z">
                  <w:rPr>
                    <w:color w:val="000000" w:themeColor="text1"/>
                  </w:rPr>
                </w:rPrChange>
              </w:rPr>
              <w:t xml:space="preserve"> </w:t>
            </w:r>
            <w:r w:rsidR="009C799C" w:rsidRPr="00B207B1">
              <w:rPr>
                <w:rFonts w:ascii="Times New Roman" w:hAnsi="Times New Roman"/>
                <w:rPrChange w:id="4421" w:author="微软用户" w:date="2017-08-24T15:32:00Z">
                  <w:rPr>
                    <w:color w:val="000000" w:themeColor="text1"/>
                  </w:rPr>
                </w:rPrChange>
              </w:rPr>
              <w:t>query</w:t>
            </w:r>
            <w:r w:rsidR="0036113F" w:rsidRPr="00B207B1">
              <w:rPr>
                <w:rFonts w:ascii="Times New Roman" w:hAnsi="Times New Roman"/>
                <w:rPrChange w:id="4422" w:author="微软用户" w:date="2017-08-24T15:32:00Z">
                  <w:rPr>
                    <w:color w:val="000000" w:themeColor="text1"/>
                  </w:rPr>
                </w:rPrChange>
              </w:rPr>
              <w:t>_session(</w:t>
            </w:r>
            <w:del w:id="4423" w:author="JY0225" w:date="2017-08-23T14:20:00Z">
              <w:r w:rsidR="0036113F" w:rsidRPr="00B207B1" w:rsidDel="00743786">
                <w:rPr>
                  <w:rFonts w:ascii="Times New Roman" w:hAnsi="Times New Roman"/>
                  <w:rPrChange w:id="4424" w:author="微软用户" w:date="2017-08-24T15:32:00Z">
                    <w:rPr>
                      <w:color w:val="000000" w:themeColor="text1"/>
                    </w:rPr>
                  </w:rPrChange>
                </w:rPr>
                <w:delText xml:space="preserve">String sessionid, </w:delText>
              </w:r>
            </w:del>
            <w:r w:rsidR="0036113F" w:rsidRPr="00B207B1">
              <w:rPr>
                <w:rFonts w:ascii="Times New Roman" w:hAnsi="Times New Roman"/>
                <w:rPrChange w:id="4425" w:author="微软用户" w:date="2017-08-24T15:32:00Z">
                  <w:rPr>
                    <w:color w:val="000000" w:themeColor="text1"/>
                  </w:rPr>
                </w:rPrChange>
              </w:rPr>
              <w:t>String userid</w:t>
            </w:r>
            <w:ins w:id="4426" w:author="JY0225" w:date="2017-08-23T14:20:00Z">
              <w:r w:rsidR="00743786" w:rsidRPr="00B207B1">
                <w:rPr>
                  <w:rFonts w:ascii="Times New Roman" w:hAnsi="Times New Roman"/>
                  <w:rPrChange w:id="4427" w:author="微软用户" w:date="2017-08-24T15:32:00Z">
                    <w:rPr>
                      <w:color w:val="000000" w:themeColor="text1"/>
                    </w:rPr>
                  </w:rPrChange>
                </w:rPr>
                <w:t>, int recent</w:t>
              </w:r>
            </w:ins>
            <w:r w:rsidR="0036113F" w:rsidRPr="00B207B1">
              <w:rPr>
                <w:rFonts w:ascii="Times New Roman" w:hAnsi="Times New Roman"/>
                <w:rPrChange w:id="4428" w:author="微软用户" w:date="2017-08-24T15:32:00Z">
                  <w:rPr>
                    <w:color w:val="000000" w:themeColor="text1"/>
                  </w:rPr>
                </w:rPrChange>
              </w:rPr>
              <w:t>)</w:t>
            </w:r>
          </w:p>
        </w:tc>
      </w:tr>
      <w:tr w:rsidR="0036113F" w:rsidRPr="00B207B1" w14:paraId="41A7A702" w14:textId="77777777" w:rsidTr="00EF2128">
        <w:tc>
          <w:tcPr>
            <w:tcW w:w="1660" w:type="dxa"/>
            <w:vMerge/>
          </w:tcPr>
          <w:p w14:paraId="780B99E9" w14:textId="77777777" w:rsidR="0036113F" w:rsidRPr="00B207B1" w:rsidRDefault="0036113F" w:rsidP="00EF2128">
            <w:pPr>
              <w:spacing w:line="400" w:lineRule="exact"/>
              <w:rPr>
                <w:rFonts w:ascii="Times New Roman" w:hAnsi="Times New Roman"/>
                <w:rPrChange w:id="4429" w:author="微软用户" w:date="2017-08-24T15:32:00Z">
                  <w:rPr>
                    <w:color w:val="000000" w:themeColor="text1"/>
                  </w:rPr>
                </w:rPrChange>
              </w:rPr>
            </w:pPr>
          </w:p>
        </w:tc>
        <w:tc>
          <w:tcPr>
            <w:tcW w:w="1660" w:type="dxa"/>
          </w:tcPr>
          <w:p w14:paraId="701C72A8" w14:textId="77777777" w:rsidR="0036113F" w:rsidRPr="00B207B1" w:rsidRDefault="0036113F" w:rsidP="00EF2128">
            <w:pPr>
              <w:spacing w:line="400" w:lineRule="exact"/>
              <w:rPr>
                <w:rFonts w:ascii="Times New Roman" w:hAnsi="Times New Roman"/>
                <w:rPrChange w:id="4430" w:author="微软用户" w:date="2017-08-24T15:32:00Z">
                  <w:rPr>
                    <w:color w:val="000000" w:themeColor="text1"/>
                  </w:rPr>
                </w:rPrChange>
              </w:rPr>
            </w:pPr>
            <w:r w:rsidRPr="00B207B1">
              <w:rPr>
                <w:rFonts w:ascii="Times New Roman" w:hAnsi="Times New Roman" w:hint="eastAsia"/>
                <w:rPrChange w:id="4431" w:author="微软用户" w:date="2017-08-24T15:32:00Z">
                  <w:rPr>
                    <w:rFonts w:hint="eastAsia"/>
                    <w:color w:val="000000" w:themeColor="text1"/>
                  </w:rPr>
                </w:rPrChange>
              </w:rPr>
              <w:t>接口参数</w:t>
            </w:r>
          </w:p>
        </w:tc>
        <w:tc>
          <w:tcPr>
            <w:tcW w:w="4982" w:type="dxa"/>
          </w:tcPr>
          <w:p w14:paraId="0E679058" w14:textId="77777777" w:rsidR="0036113F" w:rsidRPr="00B207B1" w:rsidDel="007F3C29" w:rsidRDefault="0036113F" w:rsidP="00EF2128">
            <w:pPr>
              <w:spacing w:line="400" w:lineRule="exact"/>
              <w:rPr>
                <w:del w:id="4432" w:author="JY0225" w:date="2017-08-23T14:21:00Z"/>
                <w:rFonts w:ascii="Times New Roman" w:hAnsi="Times New Roman"/>
                <w:rPrChange w:id="4433" w:author="微软用户" w:date="2017-08-24T15:32:00Z">
                  <w:rPr>
                    <w:del w:id="4434" w:author="JY0225" w:date="2017-08-23T14:21:00Z"/>
                    <w:color w:val="000000" w:themeColor="text1"/>
                  </w:rPr>
                </w:rPrChange>
              </w:rPr>
            </w:pPr>
            <w:del w:id="4435" w:author="JY0225" w:date="2017-08-23T14:21:00Z">
              <w:r w:rsidRPr="00B207B1" w:rsidDel="007F3C29">
                <w:rPr>
                  <w:rFonts w:ascii="Times New Roman" w:hAnsi="Times New Roman"/>
                  <w:rPrChange w:id="4436" w:author="微软用户" w:date="2017-08-24T15:32:00Z">
                    <w:rPr>
                      <w:color w:val="000000" w:themeColor="text1"/>
                    </w:rPr>
                  </w:rPrChange>
                </w:rPr>
                <w:delText>sessionid</w:delText>
              </w:r>
              <w:r w:rsidRPr="00B207B1" w:rsidDel="007F3C29">
                <w:rPr>
                  <w:rFonts w:ascii="Times New Roman" w:hAnsi="Times New Roman" w:hint="eastAsia"/>
                  <w:rPrChange w:id="4437" w:author="微软用户" w:date="2017-08-24T15:32:00Z">
                    <w:rPr>
                      <w:rFonts w:hint="eastAsia"/>
                      <w:color w:val="000000" w:themeColor="text1"/>
                    </w:rPr>
                  </w:rPrChange>
                </w:rPr>
                <w:delText>：会话</w:delText>
              </w:r>
              <w:r w:rsidRPr="00B207B1" w:rsidDel="007F3C29">
                <w:rPr>
                  <w:rFonts w:ascii="Times New Roman" w:hAnsi="Times New Roman"/>
                  <w:rPrChange w:id="4438" w:author="微软用户" w:date="2017-08-24T15:32:00Z">
                    <w:rPr>
                      <w:color w:val="000000" w:themeColor="text1"/>
                    </w:rPr>
                  </w:rPrChange>
                </w:rPr>
                <w:delText>id</w:delText>
              </w:r>
            </w:del>
          </w:p>
          <w:p w14:paraId="36193671" w14:textId="77777777" w:rsidR="0036113F" w:rsidRPr="00B207B1" w:rsidRDefault="0036113F" w:rsidP="00EF2128">
            <w:pPr>
              <w:spacing w:line="400" w:lineRule="exact"/>
              <w:rPr>
                <w:ins w:id="4439" w:author="JY0225" w:date="2017-08-23T14:21:00Z"/>
                <w:rFonts w:ascii="Times New Roman" w:hAnsi="Times New Roman"/>
                <w:rPrChange w:id="4440" w:author="微软用户" w:date="2017-08-24T15:32:00Z">
                  <w:rPr>
                    <w:ins w:id="4441" w:author="JY0225" w:date="2017-08-23T14:21:00Z"/>
                    <w:color w:val="000000" w:themeColor="text1"/>
                  </w:rPr>
                </w:rPrChange>
              </w:rPr>
            </w:pPr>
            <w:r w:rsidRPr="00B207B1">
              <w:rPr>
                <w:rFonts w:ascii="Times New Roman" w:hAnsi="Times New Roman"/>
                <w:rPrChange w:id="4442" w:author="微软用户" w:date="2017-08-24T15:32:00Z">
                  <w:rPr>
                    <w:color w:val="000000" w:themeColor="text1"/>
                  </w:rPr>
                </w:rPrChange>
              </w:rPr>
              <w:t>userid</w:t>
            </w:r>
            <w:r w:rsidRPr="00B207B1">
              <w:rPr>
                <w:rFonts w:ascii="Times New Roman" w:hAnsi="Times New Roman" w:hint="eastAsia"/>
                <w:rPrChange w:id="4443" w:author="微软用户" w:date="2017-08-24T15:32:00Z">
                  <w:rPr>
                    <w:rFonts w:hint="eastAsia"/>
                    <w:color w:val="000000" w:themeColor="text1"/>
                  </w:rPr>
                </w:rPrChange>
              </w:rPr>
              <w:t>：用户</w:t>
            </w:r>
            <w:r w:rsidRPr="00B207B1">
              <w:rPr>
                <w:rFonts w:ascii="Times New Roman" w:hAnsi="Times New Roman"/>
                <w:rPrChange w:id="4444" w:author="微软用户" w:date="2017-08-24T15:32:00Z">
                  <w:rPr>
                    <w:color w:val="000000" w:themeColor="text1"/>
                  </w:rPr>
                </w:rPrChange>
              </w:rPr>
              <w:t>id</w:t>
            </w:r>
          </w:p>
          <w:p w14:paraId="004A68EB" w14:textId="77777777" w:rsidR="007F3C29" w:rsidRPr="00B207B1" w:rsidRDefault="007F3C29" w:rsidP="00EF2128">
            <w:pPr>
              <w:spacing w:line="400" w:lineRule="exact"/>
              <w:rPr>
                <w:rFonts w:ascii="Times New Roman" w:hAnsi="Times New Roman"/>
                <w:rPrChange w:id="4445" w:author="微软用户" w:date="2017-08-24T15:32:00Z">
                  <w:rPr>
                    <w:color w:val="000000" w:themeColor="text1"/>
                  </w:rPr>
                </w:rPrChange>
              </w:rPr>
            </w:pPr>
            <w:ins w:id="4446" w:author="JY0225" w:date="2017-08-23T14:21:00Z">
              <w:r w:rsidRPr="00B207B1">
                <w:rPr>
                  <w:rFonts w:ascii="Times New Roman" w:hAnsi="Times New Roman"/>
                  <w:rPrChange w:id="4447" w:author="微软用户" w:date="2017-08-24T15:32:00Z">
                    <w:rPr>
                      <w:color w:val="000000" w:themeColor="text1"/>
                    </w:rPr>
                  </w:rPrChange>
                </w:rPr>
                <w:t>recent</w:t>
              </w:r>
              <w:r w:rsidRPr="00B207B1">
                <w:rPr>
                  <w:rFonts w:ascii="Times New Roman" w:hAnsi="Times New Roman" w:hint="eastAsia"/>
                  <w:rPrChange w:id="4448" w:author="微软用户" w:date="2017-08-24T15:32:00Z">
                    <w:rPr>
                      <w:rFonts w:hint="eastAsia"/>
                      <w:color w:val="000000" w:themeColor="text1"/>
                    </w:rPr>
                  </w:rPrChange>
                </w:rPr>
                <w:t>：最近会话次数</w:t>
              </w:r>
            </w:ins>
          </w:p>
        </w:tc>
      </w:tr>
      <w:tr w:rsidR="0036113F" w:rsidRPr="00B207B1" w14:paraId="58CBE2DD" w14:textId="77777777" w:rsidTr="00EF2128">
        <w:tc>
          <w:tcPr>
            <w:tcW w:w="1660" w:type="dxa"/>
            <w:vMerge/>
          </w:tcPr>
          <w:p w14:paraId="57BED4F0" w14:textId="77777777" w:rsidR="0036113F" w:rsidRPr="00B207B1" w:rsidRDefault="0036113F" w:rsidP="00EF2128">
            <w:pPr>
              <w:spacing w:line="400" w:lineRule="exact"/>
              <w:rPr>
                <w:rFonts w:ascii="Times New Roman" w:hAnsi="Times New Roman"/>
                <w:rPrChange w:id="4449" w:author="微软用户" w:date="2017-08-24T15:32:00Z">
                  <w:rPr>
                    <w:color w:val="000000" w:themeColor="text1"/>
                  </w:rPr>
                </w:rPrChange>
              </w:rPr>
            </w:pPr>
          </w:p>
        </w:tc>
        <w:tc>
          <w:tcPr>
            <w:tcW w:w="1660" w:type="dxa"/>
          </w:tcPr>
          <w:p w14:paraId="4EFBE1EA" w14:textId="77777777" w:rsidR="0036113F" w:rsidRPr="00B207B1" w:rsidRDefault="0036113F" w:rsidP="00EF2128">
            <w:pPr>
              <w:spacing w:line="400" w:lineRule="exact"/>
              <w:rPr>
                <w:rFonts w:ascii="Times New Roman" w:hAnsi="Times New Roman"/>
                <w:rPrChange w:id="4450" w:author="微软用户" w:date="2017-08-24T15:32:00Z">
                  <w:rPr>
                    <w:color w:val="000000" w:themeColor="text1"/>
                  </w:rPr>
                </w:rPrChange>
              </w:rPr>
            </w:pPr>
            <w:r w:rsidRPr="00B207B1">
              <w:rPr>
                <w:rFonts w:ascii="Times New Roman" w:hAnsi="Times New Roman" w:hint="eastAsia"/>
                <w:rPrChange w:id="4451" w:author="微软用户" w:date="2017-08-24T15:32:00Z">
                  <w:rPr>
                    <w:rFonts w:hint="eastAsia"/>
                    <w:color w:val="000000" w:themeColor="text1"/>
                  </w:rPr>
                </w:rPrChange>
              </w:rPr>
              <w:t>返回结果</w:t>
            </w:r>
          </w:p>
        </w:tc>
        <w:tc>
          <w:tcPr>
            <w:tcW w:w="4982" w:type="dxa"/>
          </w:tcPr>
          <w:p w14:paraId="3016A8F9" w14:textId="77777777" w:rsidR="00F422A4" w:rsidRPr="00B207B1" w:rsidRDefault="00F422A4" w:rsidP="00F422A4">
            <w:pPr>
              <w:spacing w:line="400" w:lineRule="exact"/>
              <w:rPr>
                <w:rFonts w:ascii="Times New Roman" w:hAnsi="Times New Roman"/>
              </w:rPr>
            </w:pPr>
            <w:r w:rsidRPr="00B207B1">
              <w:rPr>
                <w:rFonts w:ascii="Times New Roman" w:hAnsi="Times New Roman"/>
              </w:rPr>
              <w:t>{</w:t>
            </w:r>
          </w:p>
          <w:p w14:paraId="705D1F90"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943952" w:rsidRPr="00B207B1">
              <w:rPr>
                <w:rFonts w:ascii="Times New Roman" w:hAnsi="Times New Roman"/>
              </w:rPr>
              <w:t>status</w:t>
            </w:r>
            <w:r w:rsidR="004667FB" w:rsidRPr="00B207B1">
              <w:rPr>
                <w:rFonts w:ascii="Times New Roman" w:hAnsi="Times New Roman"/>
              </w:rPr>
              <w:t>": "0</w:t>
            </w:r>
            <w:r w:rsidRPr="00B207B1">
              <w:rPr>
                <w:rFonts w:ascii="Times New Roman" w:hAnsi="Times New Roman"/>
              </w:rPr>
              <w:t>",</w:t>
            </w:r>
          </w:p>
          <w:p w14:paraId="3F90BF9D" w14:textId="77777777" w:rsidR="00A36AE1"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"request": "curl -k -X POST -d '{"password": "123456", "email":"zhu__feng006@163.com"}'</w:t>
            </w:r>
          </w:p>
          <w:p w14:paraId="2F13BDE2" w14:textId="77777777" w:rsidR="00F422A4"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https://localhost:443/oauth/access_token</w:t>
            </w:r>
            <w:r w:rsidR="00F422A4" w:rsidRPr="00B207B1">
              <w:rPr>
                <w:rFonts w:ascii="Times New Roman" w:hAnsi="Times New Roman"/>
              </w:rPr>
              <w:t xml:space="preserve">", </w:t>
            </w:r>
          </w:p>
          <w:p w14:paraId="23684465" w14:textId="77777777" w:rsidR="00F422A4" w:rsidRPr="00B207B1" w:rsidRDefault="00A36AE1" w:rsidP="00F422A4">
            <w:pPr>
              <w:spacing w:line="400" w:lineRule="exact"/>
              <w:ind w:firstLineChars="50" w:firstLine="120"/>
              <w:rPr>
                <w:rFonts w:ascii="Times New Roman" w:hAnsi="Times New Roman"/>
              </w:rPr>
            </w:pPr>
            <w:r w:rsidRPr="00B207B1">
              <w:rPr>
                <w:rFonts w:ascii="Times New Roman" w:hAnsi="Times New Roman"/>
              </w:rPr>
              <w:t>"</w:t>
            </w:r>
            <w:r w:rsidR="005D70F3" w:rsidRPr="00B207B1">
              <w:rPr>
                <w:rFonts w:ascii="Times New Roman" w:hAnsi="Times New Roman"/>
              </w:rPr>
              <w:t>state</w:t>
            </w:r>
            <w:r w:rsidR="00F422A4" w:rsidRPr="00B207B1">
              <w:rPr>
                <w:rFonts w:ascii="Times New Roman" w:hAnsi="Times New Roman"/>
              </w:rPr>
              <w:t>": "</w:t>
            </w:r>
            <w:r w:rsidR="0016125A" w:rsidRPr="00B207B1">
              <w:rPr>
                <w:rFonts w:ascii="Times New Roman" w:hAnsi="Times New Roman"/>
              </w:rPr>
              <w:t>finished</w:t>
            </w:r>
            <w:r w:rsidR="00F422A4" w:rsidRPr="00B207B1">
              <w:rPr>
                <w:rFonts w:ascii="Times New Roman" w:hAnsi="Times New Roman"/>
              </w:rPr>
              <w:t xml:space="preserve">", </w:t>
            </w:r>
          </w:p>
          <w:p w14:paraId="7214A07E"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D60041" w:rsidRPr="00B207B1">
              <w:rPr>
                <w:rFonts w:ascii="Times New Roman" w:hAnsi="Times New Roman"/>
              </w:rPr>
              <w:t>time</w:t>
            </w:r>
            <w:r w:rsidRPr="00B207B1">
              <w:rPr>
                <w:rFonts w:ascii="Times New Roman" w:hAnsi="Times New Roman"/>
              </w:rPr>
              <w:t xml:space="preserve">": "1432653661.66864", </w:t>
            </w:r>
          </w:p>
          <w:p w14:paraId="1C5DFEC2"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530B7C" w:rsidRPr="00B207B1">
              <w:rPr>
                <w:rFonts w:ascii="Times New Roman" w:hAnsi="Times New Roman"/>
              </w:rPr>
              <w:t>userid</w:t>
            </w:r>
            <w:r w:rsidRPr="00B207B1">
              <w:rPr>
                <w:rFonts w:ascii="Times New Roman" w:hAnsi="Times New Roman"/>
              </w:rPr>
              <w:t>": "</w:t>
            </w:r>
            <w:r w:rsidR="0022170B" w:rsidRPr="00B207B1">
              <w:rPr>
                <w:rFonts w:ascii="Times New Roman" w:hAnsi="Times New Roman"/>
              </w:rPr>
              <w:t>kaeyika@163.com</w:t>
            </w:r>
            <w:r w:rsidRPr="00B207B1">
              <w:rPr>
                <w:rFonts w:ascii="Times New Roman" w:hAnsi="Times New Roman"/>
              </w:rPr>
              <w:t>"</w:t>
            </w:r>
          </w:p>
          <w:p w14:paraId="5D030B0D" w14:textId="77777777" w:rsidR="0036113F" w:rsidRPr="00B207B1" w:rsidRDefault="00F422A4" w:rsidP="00F422A4">
            <w:pPr>
              <w:spacing w:line="400" w:lineRule="exact"/>
              <w:rPr>
                <w:rFonts w:ascii="Times New Roman" w:hAnsi="Times New Roman"/>
                <w:rPrChange w:id="4452" w:author="微软用户" w:date="2017-08-24T15:32:00Z">
                  <w:rPr>
                    <w:color w:val="000000" w:themeColor="text1"/>
                  </w:rPr>
                </w:rPrChange>
              </w:rPr>
            </w:pPr>
            <w:r w:rsidRPr="00B207B1">
              <w:rPr>
                <w:rFonts w:ascii="Times New Roman" w:hAnsi="Times New Roman"/>
              </w:rPr>
              <w:lastRenderedPageBreak/>
              <w:t>}</w:t>
            </w:r>
          </w:p>
        </w:tc>
      </w:tr>
    </w:tbl>
    <w:p w14:paraId="20CB1CC4" w14:textId="1CB1D19A" w:rsidR="00560B66" w:rsidRPr="00B207B1" w:rsidRDefault="00560B66" w:rsidP="00E85EA2">
      <w:pPr>
        <w:spacing w:line="400" w:lineRule="exact"/>
        <w:rPr>
          <w:ins w:id="4453" w:author="JY0225" w:date="2017-08-23T14:21:00Z"/>
          <w:rFonts w:hAnsiTheme="minorEastAsia"/>
          <w:color w:val="000000" w:themeColor="text1"/>
          <w:rPrChange w:id="4454" w:author="JY0225" w:date="2017-08-24T11:22:00Z">
            <w:rPr>
              <w:ins w:id="4455" w:author="JY0225" w:date="2017-08-23T14:21:00Z"/>
              <w:color w:val="000000" w:themeColor="text1"/>
            </w:rPr>
          </w:rPrChange>
        </w:rPr>
      </w:pPr>
      <w:ins w:id="4456" w:author="JY0225" w:date="2017-08-23T14:21:00Z">
        <w:r w:rsidRPr="00B207B1">
          <w:rPr>
            <w:rFonts w:hAnsiTheme="minorEastAsia"/>
            <w:color w:val="000000" w:themeColor="text1"/>
            <w:rPrChange w:id="4457" w:author="JY0225" w:date="2017-08-24T11:22:00Z">
              <w:rPr>
                <w:color w:val="000000" w:themeColor="text1"/>
              </w:rPr>
            </w:rPrChange>
          </w:rPr>
          <w:lastRenderedPageBreak/>
          <w:tab/>
        </w:r>
      </w:ins>
      <w:r w:rsidR="005C2A49">
        <w:rPr>
          <w:rFonts w:hAnsiTheme="minorEastAsia" w:hint="eastAsia"/>
          <w:color w:val="000000" w:themeColor="text1"/>
        </w:rPr>
        <w:t>表4-6所示为</w:t>
      </w:r>
      <w:ins w:id="4458" w:author="JY0225" w:date="2017-08-23T14:26:00Z">
        <w:r w:rsidR="005D7046" w:rsidRPr="00B207B1">
          <w:rPr>
            <w:rFonts w:hAnsiTheme="minorEastAsia" w:hint="eastAsia"/>
            <w:color w:val="000000" w:themeColor="text1"/>
            <w:rPrChange w:id="4459" w:author="JY0225" w:date="2017-08-24T11:22:00Z">
              <w:rPr>
                <w:rFonts w:hint="eastAsia"/>
                <w:color w:val="000000" w:themeColor="text1"/>
              </w:rPr>
            </w:rPrChange>
          </w:rPr>
          <w:t>会话查询接口</w:t>
        </w:r>
      </w:ins>
      <w:r w:rsidR="005C2A49">
        <w:rPr>
          <w:rFonts w:hAnsiTheme="minorEastAsia" w:hint="eastAsia"/>
          <w:color w:val="000000" w:themeColor="text1"/>
        </w:rPr>
        <w:t>，</w:t>
      </w:r>
      <w:ins w:id="4460" w:author="JY0225" w:date="2017-08-23T14:26:00Z">
        <w:r w:rsidR="005D7046" w:rsidRPr="00B207B1">
          <w:rPr>
            <w:rFonts w:hAnsiTheme="minorEastAsia" w:hint="eastAsia"/>
            <w:color w:val="000000" w:themeColor="text1"/>
            <w:rPrChange w:id="4461" w:author="JY0225" w:date="2017-08-24T11:22:00Z">
              <w:rPr>
                <w:rFonts w:hint="eastAsia"/>
                <w:color w:val="000000" w:themeColor="text1"/>
              </w:rPr>
            </w:rPrChange>
          </w:rPr>
          <w:t>在用户发送查询会话信息请求到服务器时调用，该接口以用户</w:t>
        </w:r>
        <w:r w:rsidR="005D7046" w:rsidRPr="00B207B1">
          <w:rPr>
            <w:rFonts w:hAnsiTheme="minorEastAsia"/>
            <w:color w:val="000000" w:themeColor="text1"/>
            <w:rPrChange w:id="4462" w:author="JY0225" w:date="2017-08-24T11:22:00Z">
              <w:rPr>
                <w:color w:val="000000" w:themeColor="text1"/>
              </w:rPr>
            </w:rPrChange>
          </w:rPr>
          <w:t>id</w:t>
        </w:r>
      </w:ins>
      <w:ins w:id="4463" w:author="JY0225" w:date="2017-08-23T14:27:00Z">
        <w:r w:rsidR="005D7046" w:rsidRPr="00B207B1">
          <w:rPr>
            <w:rFonts w:hAnsiTheme="minorEastAsia" w:hint="eastAsia"/>
            <w:color w:val="000000" w:themeColor="text1"/>
            <w:rPrChange w:id="4464" w:author="JY0225" w:date="2017-08-24T11:22:00Z">
              <w:rPr>
                <w:rFonts w:hint="eastAsia"/>
                <w:color w:val="000000" w:themeColor="text1"/>
              </w:rPr>
            </w:rPrChange>
          </w:rPr>
          <w:t>作为第一个</w:t>
        </w:r>
      </w:ins>
      <w:ins w:id="4465" w:author="JY0225" w:date="2017-08-23T14:28:00Z">
        <w:r w:rsidR="00391D3E" w:rsidRPr="00B207B1">
          <w:rPr>
            <w:rFonts w:hAnsiTheme="minorEastAsia" w:hint="eastAsia"/>
            <w:color w:val="000000" w:themeColor="text1"/>
            <w:rPrChange w:id="4466" w:author="JY0225" w:date="2017-08-24T11:22:00Z">
              <w:rPr>
                <w:rFonts w:hint="eastAsia"/>
                <w:color w:val="000000" w:themeColor="text1"/>
              </w:rPr>
            </w:rPrChange>
          </w:rPr>
          <w:t>参数，以最近会话次数</w:t>
        </w:r>
        <w:r w:rsidR="00391D3E" w:rsidRPr="00B207B1">
          <w:rPr>
            <w:rFonts w:hAnsiTheme="minorEastAsia"/>
            <w:color w:val="000000" w:themeColor="text1"/>
            <w:rPrChange w:id="4467" w:author="JY0225" w:date="2017-08-24T11:22:00Z">
              <w:rPr>
                <w:color w:val="000000" w:themeColor="text1"/>
              </w:rPr>
            </w:rPrChange>
          </w:rPr>
          <w:t>recent</w:t>
        </w:r>
        <w:r w:rsidR="00391D3E" w:rsidRPr="00B207B1">
          <w:rPr>
            <w:rFonts w:hAnsiTheme="minorEastAsia" w:hint="eastAsia"/>
            <w:color w:val="000000" w:themeColor="text1"/>
            <w:rPrChange w:id="4468" w:author="JY0225" w:date="2017-08-24T11:22:00Z">
              <w:rPr>
                <w:rFonts w:hint="eastAsia"/>
                <w:color w:val="000000" w:themeColor="text1"/>
              </w:rPr>
            </w:rPrChange>
          </w:rPr>
          <w:t>作为第二个参数。</w:t>
        </w:r>
        <w:r w:rsidR="00F83088" w:rsidRPr="00B207B1">
          <w:rPr>
            <w:rFonts w:hAnsiTheme="minorEastAsia" w:hint="eastAsia"/>
            <w:color w:val="000000" w:themeColor="text1"/>
            <w:rPrChange w:id="4469" w:author="JY0225" w:date="2017-08-24T11:22:00Z">
              <w:rPr>
                <w:rFonts w:hint="eastAsia"/>
                <w:color w:val="000000" w:themeColor="text1"/>
              </w:rPr>
            </w:rPrChange>
          </w:rPr>
          <w:t>返回的结果根据</w:t>
        </w:r>
        <w:r w:rsidR="00F83088" w:rsidRPr="00B207B1">
          <w:rPr>
            <w:rFonts w:hAnsiTheme="minorEastAsia"/>
            <w:color w:val="000000" w:themeColor="text1"/>
            <w:rPrChange w:id="4470" w:author="JY0225" w:date="2017-08-24T11:22:00Z">
              <w:rPr>
                <w:color w:val="000000" w:themeColor="text1"/>
              </w:rPr>
            </w:rPrChange>
          </w:rPr>
          <w:t>recent</w:t>
        </w:r>
      </w:ins>
      <w:ins w:id="4471" w:author="JY0225" w:date="2017-08-23T14:29:00Z">
        <w:r w:rsidR="00F83088" w:rsidRPr="00B207B1">
          <w:rPr>
            <w:rFonts w:hAnsiTheme="minorEastAsia" w:hint="eastAsia"/>
            <w:color w:val="000000" w:themeColor="text1"/>
            <w:rPrChange w:id="4472" w:author="JY0225" w:date="2017-08-24T11:22:00Z">
              <w:rPr>
                <w:rFonts w:hint="eastAsia"/>
                <w:color w:val="000000" w:themeColor="text1"/>
              </w:rPr>
            </w:rPrChange>
          </w:rPr>
          <w:t>参数指定的会话个数，以</w:t>
        </w:r>
        <w:r w:rsidR="00F83088" w:rsidRPr="00B207B1">
          <w:rPr>
            <w:rFonts w:hAnsiTheme="minorEastAsia"/>
            <w:color w:val="000000" w:themeColor="text1"/>
            <w:rPrChange w:id="4473" w:author="JY0225" w:date="2017-08-24T11:22:00Z">
              <w:rPr>
                <w:color w:val="000000" w:themeColor="text1"/>
              </w:rPr>
            </w:rPrChange>
          </w:rPr>
          <w:t>json</w:t>
        </w:r>
        <w:r w:rsidR="00F83088" w:rsidRPr="00B207B1">
          <w:rPr>
            <w:rFonts w:hAnsiTheme="minorEastAsia" w:hint="eastAsia"/>
            <w:color w:val="000000" w:themeColor="text1"/>
            <w:rPrChange w:id="4474" w:author="JY0225" w:date="2017-08-24T11:22:00Z">
              <w:rPr>
                <w:rFonts w:hint="eastAsia"/>
                <w:color w:val="000000" w:themeColor="text1"/>
              </w:rPr>
            </w:rPrChange>
          </w:rPr>
          <w:t>的数据信息，按会话的时间顺序返回给用户。</w:t>
        </w:r>
        <w:r w:rsidR="004031FD" w:rsidRPr="00B207B1">
          <w:rPr>
            <w:rFonts w:hAnsiTheme="minorEastAsia" w:hint="eastAsia"/>
            <w:color w:val="000000" w:themeColor="text1"/>
            <w:rPrChange w:id="4475" w:author="JY0225" w:date="2017-08-24T11:22:00Z">
              <w:rPr>
                <w:rFonts w:hint="eastAsia"/>
                <w:color w:val="000000" w:themeColor="text1"/>
              </w:rPr>
            </w:rPrChange>
          </w:rPr>
          <w:t>返回的会话信息包括</w:t>
        </w:r>
      </w:ins>
      <w:ins w:id="4476" w:author="JY0225" w:date="2017-08-23T14:30:00Z">
        <w:r w:rsidR="004031FD" w:rsidRPr="00B207B1">
          <w:rPr>
            <w:rFonts w:hAnsiTheme="minorEastAsia" w:hint="eastAsia"/>
            <w:color w:val="000000" w:themeColor="text1"/>
            <w:rPrChange w:id="4477" w:author="JY0225" w:date="2017-08-24T11:22:00Z">
              <w:rPr>
                <w:rFonts w:hint="eastAsia"/>
                <w:color w:val="000000" w:themeColor="text1"/>
              </w:rPr>
            </w:rPrChange>
          </w:rPr>
          <w:t>状态码</w:t>
        </w:r>
        <w:r w:rsidR="004031FD" w:rsidRPr="00B207B1">
          <w:rPr>
            <w:rFonts w:hAnsiTheme="minorEastAsia"/>
            <w:color w:val="000000" w:themeColor="text1"/>
            <w:rPrChange w:id="4478" w:author="JY0225" w:date="2017-08-24T11:22:00Z">
              <w:rPr>
                <w:color w:val="000000" w:themeColor="text1"/>
              </w:rPr>
            </w:rPrChange>
          </w:rPr>
          <w:t>status</w:t>
        </w:r>
        <w:r w:rsidR="004031FD" w:rsidRPr="00B207B1">
          <w:rPr>
            <w:rFonts w:hAnsiTheme="minorEastAsia" w:hint="eastAsia"/>
            <w:color w:val="000000" w:themeColor="text1"/>
            <w:rPrChange w:id="4479" w:author="JY0225" w:date="2017-08-24T11:22:00Z">
              <w:rPr>
                <w:rFonts w:hint="eastAsia"/>
                <w:color w:val="000000" w:themeColor="text1"/>
              </w:rPr>
            </w:rPrChange>
          </w:rPr>
          <w:t>、请求内容</w:t>
        </w:r>
        <w:r w:rsidR="004031FD" w:rsidRPr="00B207B1">
          <w:rPr>
            <w:rFonts w:hAnsiTheme="minorEastAsia"/>
            <w:color w:val="000000" w:themeColor="text1"/>
            <w:rPrChange w:id="4480" w:author="JY0225" w:date="2017-08-24T11:22:00Z">
              <w:rPr>
                <w:color w:val="000000" w:themeColor="text1"/>
              </w:rPr>
            </w:rPrChange>
          </w:rPr>
          <w:t>request</w:t>
        </w:r>
        <w:r w:rsidR="004031FD" w:rsidRPr="00B207B1">
          <w:rPr>
            <w:rFonts w:hAnsiTheme="minorEastAsia" w:hint="eastAsia"/>
            <w:color w:val="000000" w:themeColor="text1"/>
            <w:rPrChange w:id="4481" w:author="JY0225" w:date="2017-08-24T11:22:00Z">
              <w:rPr>
                <w:rFonts w:hint="eastAsia"/>
                <w:color w:val="000000" w:themeColor="text1"/>
              </w:rPr>
            </w:rPrChange>
          </w:rPr>
          <w:t>、请求状态</w:t>
        </w:r>
        <w:r w:rsidR="004031FD" w:rsidRPr="00B207B1">
          <w:rPr>
            <w:rFonts w:hAnsiTheme="minorEastAsia"/>
            <w:color w:val="000000" w:themeColor="text1"/>
            <w:rPrChange w:id="4482" w:author="JY0225" w:date="2017-08-24T11:22:00Z">
              <w:rPr>
                <w:color w:val="000000" w:themeColor="text1"/>
              </w:rPr>
            </w:rPrChange>
          </w:rPr>
          <w:t>state</w:t>
        </w:r>
        <w:r w:rsidR="004031FD" w:rsidRPr="00B207B1">
          <w:rPr>
            <w:rFonts w:hAnsiTheme="minorEastAsia" w:hint="eastAsia"/>
            <w:color w:val="000000" w:themeColor="text1"/>
            <w:rPrChange w:id="4483" w:author="JY0225" w:date="2017-08-24T11:22:00Z">
              <w:rPr>
                <w:rFonts w:hint="eastAsia"/>
                <w:color w:val="000000" w:themeColor="text1"/>
              </w:rPr>
            </w:rPrChange>
          </w:rPr>
          <w:t>、请求时间</w:t>
        </w:r>
        <w:r w:rsidR="004031FD" w:rsidRPr="00B207B1">
          <w:rPr>
            <w:rFonts w:hAnsiTheme="minorEastAsia"/>
            <w:color w:val="000000" w:themeColor="text1"/>
            <w:rPrChange w:id="4484" w:author="JY0225" w:date="2017-08-24T11:22:00Z">
              <w:rPr>
                <w:color w:val="000000" w:themeColor="text1"/>
              </w:rPr>
            </w:rPrChange>
          </w:rPr>
          <w:t>time</w:t>
        </w:r>
      </w:ins>
      <w:ins w:id="4485" w:author="JY0225" w:date="2017-08-23T14:31:00Z">
        <w:r w:rsidR="00A8376D" w:rsidRPr="00B207B1">
          <w:rPr>
            <w:rFonts w:hAnsiTheme="minorEastAsia" w:hint="eastAsia"/>
            <w:color w:val="000000" w:themeColor="text1"/>
            <w:rPrChange w:id="4486" w:author="JY0225" w:date="2017-08-24T11:22:00Z">
              <w:rPr>
                <w:rFonts w:hint="eastAsia"/>
                <w:color w:val="000000" w:themeColor="text1"/>
              </w:rPr>
            </w:rPrChange>
          </w:rPr>
          <w:t>以及用户</w:t>
        </w:r>
        <w:r w:rsidR="00A8376D" w:rsidRPr="00B207B1">
          <w:rPr>
            <w:rFonts w:hAnsiTheme="minorEastAsia"/>
            <w:color w:val="000000" w:themeColor="text1"/>
            <w:rPrChange w:id="4487" w:author="JY0225" w:date="2017-08-24T11:22:00Z">
              <w:rPr>
                <w:color w:val="000000" w:themeColor="text1"/>
              </w:rPr>
            </w:rPrChange>
          </w:rPr>
          <w:t>id</w:t>
        </w:r>
        <w:r w:rsidR="00A8376D" w:rsidRPr="00B207B1">
          <w:rPr>
            <w:rFonts w:hAnsiTheme="minorEastAsia" w:hint="eastAsia"/>
            <w:color w:val="000000" w:themeColor="text1"/>
            <w:rPrChange w:id="4488" w:author="JY0225" w:date="2017-08-24T11:22:00Z">
              <w:rPr>
                <w:rFonts w:hint="eastAsia"/>
                <w:color w:val="000000" w:themeColor="text1"/>
              </w:rPr>
            </w:rPrChange>
          </w:rPr>
          <w:t>信息</w:t>
        </w:r>
        <w:r w:rsidR="00A8376D" w:rsidRPr="00B207B1">
          <w:rPr>
            <w:rFonts w:hAnsiTheme="minorEastAsia"/>
            <w:color w:val="000000" w:themeColor="text1"/>
            <w:rPrChange w:id="4489" w:author="JY0225" w:date="2017-08-24T11:22:00Z">
              <w:rPr>
                <w:color w:val="000000" w:themeColor="text1"/>
              </w:rPr>
            </w:rPrChange>
          </w:rPr>
          <w:t>userid</w:t>
        </w:r>
        <w:r w:rsidR="00A8376D" w:rsidRPr="00B207B1">
          <w:rPr>
            <w:rFonts w:hAnsiTheme="minorEastAsia" w:hint="eastAsia"/>
            <w:color w:val="000000" w:themeColor="text1"/>
            <w:rPrChange w:id="4490" w:author="JY0225" w:date="2017-08-24T11:22:00Z">
              <w:rPr>
                <w:rFonts w:hint="eastAsia"/>
                <w:color w:val="000000" w:themeColor="text1"/>
              </w:rPr>
            </w:rPrChange>
          </w:rPr>
          <w:t>。</w:t>
        </w:r>
      </w:ins>
    </w:p>
    <w:p w14:paraId="2B1B54EF" w14:textId="54634776" w:rsidR="00E85EA2" w:rsidRPr="00B207B1" w:rsidRDefault="0016019C" w:rsidP="0016019C">
      <w:pPr>
        <w:spacing w:beforeLines="30" w:before="93" w:afterLines="30" w:after="93" w:line="400" w:lineRule="exact"/>
        <w:jc w:val="center"/>
        <w:rPr>
          <w:rFonts w:hAnsiTheme="minorEastAsia"/>
          <w:color w:val="000000" w:themeColor="text1"/>
          <w:rPrChange w:id="4491" w:author="JY0225" w:date="2017-08-24T11:22:00Z">
            <w:rPr>
              <w:color w:val="000000" w:themeColor="text1"/>
            </w:rPr>
          </w:rPrChange>
        </w:rPr>
        <w:pPrChange w:id="4492" w:author="JY0225" w:date="2017-08-23T15:15:00Z">
          <w:pPr>
            <w:spacing w:line="400" w:lineRule="exact"/>
          </w:pPr>
        </w:pPrChange>
      </w:pPr>
      <w:r>
        <w:rPr>
          <w:rFonts w:hAnsiTheme="minorEastAsia" w:hint="eastAsia"/>
          <w:color w:val="000000" w:themeColor="text1"/>
        </w:rPr>
        <w:t>表4-7</w:t>
      </w:r>
      <w:r w:rsidR="00E85EA2" w:rsidRPr="00B207B1">
        <w:rPr>
          <w:rFonts w:hAnsiTheme="minorEastAsia" w:hint="eastAsia"/>
          <w:color w:val="000000" w:themeColor="text1"/>
          <w:rPrChange w:id="4493" w:author="JY0225" w:date="2017-08-24T11:22:00Z">
            <w:rPr>
              <w:rFonts w:hint="eastAsia"/>
              <w:color w:val="000000" w:themeColor="text1"/>
            </w:rPr>
          </w:rPrChange>
        </w:rPr>
        <w:t>会话</w:t>
      </w:r>
      <w:r w:rsidR="00A2058C" w:rsidRPr="00B207B1">
        <w:rPr>
          <w:rFonts w:hAnsiTheme="minorEastAsia" w:hint="eastAsia"/>
          <w:color w:val="000000" w:themeColor="text1"/>
          <w:rPrChange w:id="4494" w:author="JY0225" w:date="2017-08-24T11:22:00Z">
            <w:rPr>
              <w:rFonts w:hint="eastAsia"/>
              <w:color w:val="000000" w:themeColor="text1"/>
            </w:rPr>
          </w:rPrChange>
        </w:rPr>
        <w:t>加密</w:t>
      </w:r>
    </w:p>
    <w:tbl>
      <w:tblPr>
        <w:tblStyle w:val="ae"/>
        <w:tblW w:w="0" w:type="auto"/>
        <w:tblLook w:val="04A0" w:firstRow="1" w:lastRow="0" w:firstColumn="1" w:lastColumn="0" w:noHBand="0" w:noVBand="1"/>
      </w:tblPr>
      <w:tblGrid>
        <w:gridCol w:w="1660"/>
        <w:gridCol w:w="1660"/>
        <w:gridCol w:w="4982"/>
      </w:tblGrid>
      <w:tr w:rsidR="00E85EA2" w:rsidRPr="00B207B1" w14:paraId="75245957" w14:textId="77777777" w:rsidTr="00EF2128">
        <w:tc>
          <w:tcPr>
            <w:tcW w:w="1660" w:type="dxa"/>
          </w:tcPr>
          <w:p w14:paraId="52962479" w14:textId="77777777" w:rsidR="00E85EA2" w:rsidRPr="00B207B1" w:rsidRDefault="00E85EA2" w:rsidP="00EF2128">
            <w:pPr>
              <w:spacing w:line="400" w:lineRule="exact"/>
              <w:rPr>
                <w:rFonts w:ascii="Times New Roman" w:hAnsi="Times New Roman"/>
                <w:rPrChange w:id="4495" w:author="微软用户" w:date="2017-08-24T15:32:00Z">
                  <w:rPr>
                    <w:color w:val="000000" w:themeColor="text1"/>
                  </w:rPr>
                </w:rPrChange>
              </w:rPr>
            </w:pPr>
            <w:r w:rsidRPr="00B207B1">
              <w:rPr>
                <w:rFonts w:ascii="Times New Roman" w:hAnsi="Times New Roman" w:hint="eastAsia"/>
                <w:rPrChange w:id="4496" w:author="微软用户" w:date="2017-08-24T15:32:00Z">
                  <w:rPr>
                    <w:rFonts w:hint="eastAsia"/>
                    <w:color w:val="000000" w:themeColor="text1"/>
                  </w:rPr>
                </w:rPrChange>
              </w:rPr>
              <w:t>接口编号</w:t>
            </w:r>
          </w:p>
        </w:tc>
        <w:tc>
          <w:tcPr>
            <w:tcW w:w="1660" w:type="dxa"/>
          </w:tcPr>
          <w:p w14:paraId="65021304" w14:textId="77777777" w:rsidR="00E85EA2" w:rsidRPr="00B207B1" w:rsidRDefault="00E85EA2" w:rsidP="00EF2128">
            <w:pPr>
              <w:spacing w:line="400" w:lineRule="exact"/>
              <w:rPr>
                <w:rFonts w:ascii="Times New Roman" w:hAnsi="Times New Roman"/>
                <w:rPrChange w:id="4497" w:author="微软用户" w:date="2017-08-24T15:32:00Z">
                  <w:rPr>
                    <w:color w:val="000000" w:themeColor="text1"/>
                  </w:rPr>
                </w:rPrChange>
              </w:rPr>
            </w:pPr>
            <w:r w:rsidRPr="00B207B1">
              <w:rPr>
                <w:rFonts w:ascii="Times New Roman" w:hAnsi="Times New Roman" w:hint="eastAsia"/>
                <w:rPrChange w:id="4498" w:author="微软用户" w:date="2017-08-24T15:32:00Z">
                  <w:rPr>
                    <w:rFonts w:hint="eastAsia"/>
                    <w:color w:val="000000" w:themeColor="text1"/>
                  </w:rPr>
                </w:rPrChange>
              </w:rPr>
              <w:t>接口名称</w:t>
            </w:r>
          </w:p>
        </w:tc>
        <w:tc>
          <w:tcPr>
            <w:tcW w:w="4982" w:type="dxa"/>
          </w:tcPr>
          <w:p w14:paraId="1BA07139" w14:textId="77777777" w:rsidR="00E85EA2" w:rsidRPr="00B207B1" w:rsidRDefault="00340210" w:rsidP="00EF2128">
            <w:pPr>
              <w:spacing w:line="400" w:lineRule="exact"/>
              <w:rPr>
                <w:rFonts w:ascii="Times New Roman" w:hAnsi="Times New Roman"/>
                <w:rPrChange w:id="4499" w:author="微软用户" w:date="2017-08-24T15:32:00Z">
                  <w:rPr>
                    <w:color w:val="000000" w:themeColor="text1"/>
                  </w:rPr>
                </w:rPrChange>
              </w:rPr>
            </w:pPr>
            <w:r w:rsidRPr="00B207B1">
              <w:rPr>
                <w:rFonts w:ascii="Times New Roman" w:hAnsi="Times New Roman" w:hint="eastAsia"/>
                <w:rPrChange w:id="4500" w:author="微软用户" w:date="2017-08-24T15:32:00Z">
                  <w:rPr>
                    <w:rFonts w:hint="eastAsia"/>
                    <w:color w:val="000000" w:themeColor="text1"/>
                  </w:rPr>
                </w:rPrChange>
              </w:rPr>
              <w:t>会话加密</w:t>
            </w:r>
          </w:p>
        </w:tc>
      </w:tr>
      <w:tr w:rsidR="00E85EA2" w:rsidRPr="00B207B1" w14:paraId="159B03B4" w14:textId="77777777" w:rsidTr="00EF2128">
        <w:tc>
          <w:tcPr>
            <w:tcW w:w="1660" w:type="dxa"/>
            <w:vMerge w:val="restart"/>
          </w:tcPr>
          <w:p w14:paraId="0E84634F" w14:textId="77777777" w:rsidR="00E85EA2" w:rsidRPr="00B207B1" w:rsidRDefault="00E85EA2" w:rsidP="00EF2128">
            <w:pPr>
              <w:spacing w:line="400" w:lineRule="exact"/>
              <w:rPr>
                <w:rFonts w:ascii="Times New Roman" w:hAnsi="Times New Roman"/>
                <w:rPrChange w:id="4501" w:author="微软用户" w:date="2017-08-24T15:32:00Z">
                  <w:rPr>
                    <w:color w:val="000000" w:themeColor="text1"/>
                  </w:rPr>
                </w:rPrChange>
              </w:rPr>
            </w:pPr>
            <w:r w:rsidRPr="00B207B1">
              <w:rPr>
                <w:rFonts w:ascii="Times New Roman" w:hAnsi="Times New Roman"/>
                <w:rPrChange w:id="4502" w:author="微软用户" w:date="2017-08-24T15:32:00Z">
                  <w:rPr>
                    <w:color w:val="000000" w:themeColor="text1"/>
                  </w:rPr>
                </w:rPrChange>
              </w:rPr>
              <w:t>Cloud-Op</w:t>
            </w:r>
            <w:r w:rsidR="00D80D85" w:rsidRPr="00B207B1">
              <w:rPr>
                <w:rFonts w:ascii="Times New Roman" w:hAnsi="Times New Roman"/>
                <w:rPrChange w:id="4503" w:author="微软用户" w:date="2017-08-24T15:32:00Z">
                  <w:rPr>
                    <w:color w:val="000000" w:themeColor="text1"/>
                  </w:rPr>
                </w:rPrChange>
              </w:rPr>
              <w:t>t-04</w:t>
            </w:r>
          </w:p>
        </w:tc>
        <w:tc>
          <w:tcPr>
            <w:tcW w:w="1660" w:type="dxa"/>
          </w:tcPr>
          <w:p w14:paraId="07E27531" w14:textId="77777777" w:rsidR="00E85EA2" w:rsidRPr="00B207B1" w:rsidRDefault="00E85EA2" w:rsidP="00EF2128">
            <w:pPr>
              <w:spacing w:line="400" w:lineRule="exact"/>
              <w:rPr>
                <w:rFonts w:ascii="Times New Roman" w:hAnsi="Times New Roman"/>
                <w:rPrChange w:id="4504" w:author="微软用户" w:date="2017-08-24T15:32:00Z">
                  <w:rPr>
                    <w:color w:val="000000" w:themeColor="text1"/>
                  </w:rPr>
                </w:rPrChange>
              </w:rPr>
            </w:pPr>
            <w:r w:rsidRPr="00B207B1">
              <w:rPr>
                <w:rFonts w:ascii="Times New Roman" w:hAnsi="Times New Roman" w:hint="eastAsia"/>
                <w:rPrChange w:id="4505" w:author="微软用户" w:date="2017-08-24T15:32:00Z">
                  <w:rPr>
                    <w:rFonts w:hint="eastAsia"/>
                    <w:color w:val="000000" w:themeColor="text1"/>
                  </w:rPr>
                </w:rPrChange>
              </w:rPr>
              <w:t>接口原型</w:t>
            </w:r>
          </w:p>
        </w:tc>
        <w:tc>
          <w:tcPr>
            <w:tcW w:w="4982" w:type="dxa"/>
          </w:tcPr>
          <w:p w14:paraId="15B681B7" w14:textId="77777777" w:rsidR="00E85EA2" w:rsidRPr="00B207B1" w:rsidRDefault="00E85EA2" w:rsidP="007E16E1">
            <w:pPr>
              <w:spacing w:line="400" w:lineRule="exact"/>
              <w:rPr>
                <w:rFonts w:ascii="Times New Roman" w:hAnsi="Times New Roman"/>
                <w:rPrChange w:id="4506" w:author="微软用户" w:date="2017-08-24T15:32:00Z">
                  <w:rPr>
                    <w:color w:val="000000" w:themeColor="text1"/>
                  </w:rPr>
                </w:rPrChange>
              </w:rPr>
            </w:pPr>
            <w:del w:id="4507" w:author="JY0225" w:date="2017-08-23T14:34:00Z">
              <w:r w:rsidRPr="00B207B1" w:rsidDel="00876E83">
                <w:rPr>
                  <w:rFonts w:ascii="Times New Roman" w:hAnsi="Times New Roman"/>
                  <w:rPrChange w:id="4508" w:author="微软用户" w:date="2017-08-24T15:32:00Z">
                    <w:rPr>
                      <w:color w:val="000000" w:themeColor="text1"/>
                    </w:rPr>
                  </w:rPrChange>
                </w:rPr>
                <w:delText xml:space="preserve">bool </w:delText>
              </w:r>
            </w:del>
            <w:ins w:id="4509" w:author="JY0225" w:date="2017-08-23T14:34:00Z">
              <w:r w:rsidR="00876E83" w:rsidRPr="00B207B1">
                <w:rPr>
                  <w:rFonts w:ascii="Times New Roman" w:hAnsi="Times New Roman"/>
                  <w:rPrChange w:id="4510" w:author="微软用户" w:date="2017-08-24T15:32:00Z">
                    <w:rPr>
                      <w:color w:val="000000" w:themeColor="text1"/>
                    </w:rPr>
                  </w:rPrChange>
                </w:rPr>
                <w:t xml:space="preserve">String </w:t>
              </w:r>
            </w:ins>
            <w:r w:rsidR="00ED25EF" w:rsidRPr="00B207B1">
              <w:rPr>
                <w:rFonts w:ascii="Times New Roman" w:hAnsi="Times New Roman"/>
                <w:rPrChange w:id="4511" w:author="微软用户" w:date="2017-08-24T15:32:00Z">
                  <w:rPr>
                    <w:color w:val="000000" w:themeColor="text1"/>
                  </w:rPr>
                </w:rPrChange>
              </w:rPr>
              <w:t>encrypt</w:t>
            </w:r>
            <w:r w:rsidRPr="00B207B1">
              <w:rPr>
                <w:rFonts w:ascii="Times New Roman" w:hAnsi="Times New Roman"/>
                <w:rPrChange w:id="4512" w:author="微软用户" w:date="2017-08-24T15:32:00Z">
                  <w:rPr>
                    <w:color w:val="000000" w:themeColor="text1"/>
                  </w:rPr>
                </w:rPrChange>
              </w:rPr>
              <w:t xml:space="preserve">_session(String </w:t>
            </w:r>
            <w:r w:rsidR="00655B8C" w:rsidRPr="00B207B1">
              <w:rPr>
                <w:rFonts w:ascii="Times New Roman" w:hAnsi="Times New Roman"/>
                <w:rPrChange w:id="4513" w:author="微软用户" w:date="2017-08-24T15:32:00Z">
                  <w:rPr>
                    <w:color w:val="000000" w:themeColor="text1"/>
                  </w:rPr>
                </w:rPrChange>
              </w:rPr>
              <w:t>request</w:t>
            </w:r>
            <w:r w:rsidRPr="00B207B1">
              <w:rPr>
                <w:rFonts w:ascii="Times New Roman" w:hAnsi="Times New Roman"/>
                <w:rPrChange w:id="4514" w:author="微软用户" w:date="2017-08-24T15:32:00Z">
                  <w:rPr>
                    <w:color w:val="000000" w:themeColor="text1"/>
                  </w:rPr>
                </w:rPrChange>
              </w:rPr>
              <w:t>)</w:t>
            </w:r>
          </w:p>
        </w:tc>
      </w:tr>
      <w:tr w:rsidR="00E85EA2" w:rsidRPr="00B207B1" w14:paraId="0551FCCE" w14:textId="77777777" w:rsidTr="00EF2128">
        <w:tc>
          <w:tcPr>
            <w:tcW w:w="1660" w:type="dxa"/>
            <w:vMerge/>
          </w:tcPr>
          <w:p w14:paraId="76E9C909" w14:textId="77777777" w:rsidR="00E85EA2" w:rsidRPr="00B207B1" w:rsidRDefault="00E85EA2" w:rsidP="00EF2128">
            <w:pPr>
              <w:spacing w:line="400" w:lineRule="exact"/>
              <w:rPr>
                <w:rFonts w:ascii="Times New Roman" w:hAnsi="Times New Roman"/>
                <w:rPrChange w:id="4515" w:author="微软用户" w:date="2017-08-24T15:32:00Z">
                  <w:rPr>
                    <w:color w:val="000000" w:themeColor="text1"/>
                  </w:rPr>
                </w:rPrChange>
              </w:rPr>
            </w:pPr>
          </w:p>
        </w:tc>
        <w:tc>
          <w:tcPr>
            <w:tcW w:w="1660" w:type="dxa"/>
          </w:tcPr>
          <w:p w14:paraId="01D24467" w14:textId="77777777" w:rsidR="00E85EA2" w:rsidRPr="00B207B1" w:rsidRDefault="00E85EA2" w:rsidP="00EF2128">
            <w:pPr>
              <w:spacing w:line="400" w:lineRule="exact"/>
              <w:rPr>
                <w:rFonts w:ascii="Times New Roman" w:hAnsi="Times New Roman"/>
                <w:rPrChange w:id="4516" w:author="微软用户" w:date="2017-08-24T15:32:00Z">
                  <w:rPr>
                    <w:color w:val="000000" w:themeColor="text1"/>
                  </w:rPr>
                </w:rPrChange>
              </w:rPr>
            </w:pPr>
            <w:r w:rsidRPr="00B207B1">
              <w:rPr>
                <w:rFonts w:ascii="Times New Roman" w:hAnsi="Times New Roman" w:hint="eastAsia"/>
                <w:rPrChange w:id="4517" w:author="微软用户" w:date="2017-08-24T15:32:00Z">
                  <w:rPr>
                    <w:rFonts w:hint="eastAsia"/>
                    <w:color w:val="000000" w:themeColor="text1"/>
                  </w:rPr>
                </w:rPrChange>
              </w:rPr>
              <w:t>接口参数</w:t>
            </w:r>
          </w:p>
        </w:tc>
        <w:tc>
          <w:tcPr>
            <w:tcW w:w="4982" w:type="dxa"/>
          </w:tcPr>
          <w:p w14:paraId="7A96C6B5" w14:textId="77777777" w:rsidR="00E85EA2" w:rsidRPr="00B207B1" w:rsidRDefault="00A90BE9" w:rsidP="00EF2128">
            <w:pPr>
              <w:spacing w:line="400" w:lineRule="exact"/>
              <w:rPr>
                <w:rFonts w:ascii="Times New Roman" w:hAnsi="Times New Roman"/>
                <w:rPrChange w:id="4518" w:author="微软用户" w:date="2017-08-24T15:32:00Z">
                  <w:rPr>
                    <w:color w:val="000000" w:themeColor="text1"/>
                  </w:rPr>
                </w:rPrChange>
              </w:rPr>
            </w:pPr>
            <w:r w:rsidRPr="00B207B1">
              <w:rPr>
                <w:rFonts w:ascii="Times New Roman" w:hAnsi="Times New Roman"/>
                <w:rPrChange w:id="4519" w:author="微软用户" w:date="2017-08-24T15:32:00Z">
                  <w:rPr>
                    <w:color w:val="000000" w:themeColor="text1"/>
                  </w:rPr>
                </w:rPrChange>
              </w:rPr>
              <w:t>request</w:t>
            </w:r>
            <w:r w:rsidRPr="00B207B1">
              <w:rPr>
                <w:rFonts w:ascii="Times New Roman" w:hAnsi="Times New Roman" w:hint="eastAsia"/>
                <w:rPrChange w:id="4520" w:author="微软用户" w:date="2017-08-24T15:32:00Z">
                  <w:rPr>
                    <w:rFonts w:hint="eastAsia"/>
                    <w:color w:val="000000" w:themeColor="text1"/>
                  </w:rPr>
                </w:rPrChange>
              </w:rPr>
              <w:t>：用户请求</w:t>
            </w:r>
          </w:p>
        </w:tc>
      </w:tr>
      <w:tr w:rsidR="00E85EA2" w:rsidRPr="00B207B1" w14:paraId="742210E5" w14:textId="77777777" w:rsidTr="00EF2128">
        <w:tc>
          <w:tcPr>
            <w:tcW w:w="1660" w:type="dxa"/>
            <w:vMerge/>
          </w:tcPr>
          <w:p w14:paraId="355C165F" w14:textId="77777777" w:rsidR="00E85EA2" w:rsidRPr="00B207B1" w:rsidRDefault="00E85EA2" w:rsidP="00EF2128">
            <w:pPr>
              <w:spacing w:line="400" w:lineRule="exact"/>
              <w:rPr>
                <w:rFonts w:ascii="Times New Roman" w:hAnsi="Times New Roman"/>
                <w:rPrChange w:id="4521" w:author="微软用户" w:date="2017-08-24T15:32:00Z">
                  <w:rPr>
                    <w:color w:val="000000" w:themeColor="text1"/>
                  </w:rPr>
                </w:rPrChange>
              </w:rPr>
            </w:pPr>
          </w:p>
        </w:tc>
        <w:tc>
          <w:tcPr>
            <w:tcW w:w="1660" w:type="dxa"/>
          </w:tcPr>
          <w:p w14:paraId="28D30272" w14:textId="77777777" w:rsidR="00E85EA2" w:rsidRPr="00B207B1" w:rsidRDefault="00E85EA2" w:rsidP="00EF2128">
            <w:pPr>
              <w:spacing w:line="400" w:lineRule="exact"/>
              <w:rPr>
                <w:rFonts w:ascii="Times New Roman" w:hAnsi="Times New Roman"/>
                <w:rPrChange w:id="4522" w:author="微软用户" w:date="2017-08-24T15:32:00Z">
                  <w:rPr>
                    <w:color w:val="000000" w:themeColor="text1"/>
                  </w:rPr>
                </w:rPrChange>
              </w:rPr>
            </w:pPr>
            <w:r w:rsidRPr="00B207B1">
              <w:rPr>
                <w:rFonts w:ascii="Times New Roman" w:hAnsi="Times New Roman" w:hint="eastAsia"/>
                <w:rPrChange w:id="4523" w:author="微软用户" w:date="2017-08-24T15:32:00Z">
                  <w:rPr>
                    <w:rFonts w:hint="eastAsia"/>
                    <w:color w:val="000000" w:themeColor="text1"/>
                  </w:rPr>
                </w:rPrChange>
              </w:rPr>
              <w:t>返回结果</w:t>
            </w:r>
          </w:p>
        </w:tc>
        <w:tc>
          <w:tcPr>
            <w:tcW w:w="4982" w:type="dxa"/>
          </w:tcPr>
          <w:p w14:paraId="42119147" w14:textId="77777777" w:rsidR="00E85EA2" w:rsidRPr="00B207B1" w:rsidDel="00A71377" w:rsidRDefault="00A71377" w:rsidP="00EF2128">
            <w:pPr>
              <w:spacing w:line="400" w:lineRule="exact"/>
              <w:rPr>
                <w:del w:id="4524" w:author="JY0225" w:date="2017-08-23T14:34:00Z"/>
                <w:rFonts w:ascii="Times New Roman" w:hAnsi="Times New Roman"/>
                <w:rPrChange w:id="4525" w:author="微软用户" w:date="2017-08-24T15:32:00Z">
                  <w:rPr>
                    <w:del w:id="4526" w:author="JY0225" w:date="2017-08-23T14:34:00Z"/>
                    <w:color w:val="000000" w:themeColor="text1"/>
                  </w:rPr>
                </w:rPrChange>
              </w:rPr>
            </w:pPr>
            <w:ins w:id="4527" w:author="JY0225" w:date="2017-08-23T14:35:00Z">
              <w:r w:rsidRPr="00B207B1">
                <w:rPr>
                  <w:rFonts w:ascii="Times New Roman" w:hAnsi="Times New Roman"/>
                  <w:rPrChange w:id="4528" w:author="微软用户" w:date="2017-08-24T15:32:00Z">
                    <w:rPr>
                      <w:color w:val="000000" w:themeColor="text1"/>
                    </w:rPr>
                  </w:rPrChange>
                </w:rPr>
                <w:t>encrypt_req</w:t>
              </w:r>
              <w:r w:rsidRPr="00B207B1">
                <w:rPr>
                  <w:rFonts w:ascii="Times New Roman" w:hAnsi="Times New Roman" w:hint="eastAsia"/>
                  <w:rPrChange w:id="4529" w:author="微软用户" w:date="2017-08-24T15:32:00Z">
                    <w:rPr>
                      <w:rFonts w:hint="eastAsia"/>
                      <w:color w:val="000000" w:themeColor="text1"/>
                    </w:rPr>
                  </w:rPrChange>
                </w:rPr>
                <w:t>：加密后的请求</w:t>
              </w:r>
            </w:ins>
            <w:del w:id="4530" w:author="JY0225" w:date="2017-08-23T14:34:00Z">
              <w:r w:rsidR="00E85EA2" w:rsidRPr="00B207B1" w:rsidDel="00A71377">
                <w:rPr>
                  <w:rFonts w:ascii="Times New Roman" w:hAnsi="Times New Roman"/>
                  <w:rPrChange w:id="4531" w:author="微软用户" w:date="2017-08-24T15:32:00Z">
                    <w:rPr>
                      <w:color w:val="000000" w:themeColor="text1"/>
                    </w:rPr>
                  </w:rPrChange>
                </w:rPr>
                <w:delText>True</w:delText>
              </w:r>
              <w:r w:rsidR="00E85EA2" w:rsidRPr="00B207B1" w:rsidDel="00A71377">
                <w:rPr>
                  <w:rFonts w:ascii="Times New Roman" w:hAnsi="Times New Roman" w:hint="eastAsia"/>
                  <w:rPrChange w:id="4532" w:author="微软用户" w:date="2017-08-24T15:32:00Z">
                    <w:rPr>
                      <w:rFonts w:hint="eastAsia"/>
                      <w:color w:val="000000" w:themeColor="text1"/>
                    </w:rPr>
                  </w:rPrChange>
                </w:rPr>
                <w:delText>：会话</w:delText>
              </w:r>
              <w:r w:rsidR="00394BD9" w:rsidRPr="00B207B1" w:rsidDel="00A71377">
                <w:rPr>
                  <w:rFonts w:ascii="Times New Roman" w:hAnsi="Times New Roman" w:hint="eastAsia"/>
                  <w:rPrChange w:id="4533" w:author="微软用户" w:date="2017-08-24T15:32:00Z">
                    <w:rPr>
                      <w:rFonts w:hint="eastAsia"/>
                      <w:color w:val="000000" w:themeColor="text1"/>
                    </w:rPr>
                  </w:rPrChange>
                </w:rPr>
                <w:delText>加密</w:delText>
              </w:r>
              <w:r w:rsidR="00E85EA2" w:rsidRPr="00B207B1" w:rsidDel="00A71377">
                <w:rPr>
                  <w:rFonts w:ascii="Times New Roman" w:hAnsi="Times New Roman" w:hint="eastAsia"/>
                  <w:rPrChange w:id="4534" w:author="微软用户" w:date="2017-08-24T15:32:00Z">
                    <w:rPr>
                      <w:rFonts w:hint="eastAsia"/>
                      <w:color w:val="000000" w:themeColor="text1"/>
                    </w:rPr>
                  </w:rPrChange>
                </w:rPr>
                <w:delText>成功</w:delText>
              </w:r>
            </w:del>
          </w:p>
          <w:p w14:paraId="36FF1DAC" w14:textId="77777777" w:rsidR="00E85EA2" w:rsidRPr="00B207B1" w:rsidRDefault="00E85EA2" w:rsidP="00EF2128">
            <w:pPr>
              <w:spacing w:line="400" w:lineRule="exact"/>
              <w:rPr>
                <w:rFonts w:ascii="Times New Roman" w:hAnsi="Times New Roman"/>
                <w:rPrChange w:id="4535" w:author="微软用户" w:date="2017-08-24T15:32:00Z">
                  <w:rPr>
                    <w:color w:val="000000" w:themeColor="text1"/>
                  </w:rPr>
                </w:rPrChange>
              </w:rPr>
            </w:pPr>
            <w:del w:id="4536" w:author="JY0225" w:date="2017-08-23T14:34:00Z">
              <w:r w:rsidRPr="00B207B1" w:rsidDel="00A71377">
                <w:rPr>
                  <w:rFonts w:ascii="Times New Roman" w:hAnsi="Times New Roman"/>
                  <w:rPrChange w:id="4537" w:author="微软用户" w:date="2017-08-24T15:32:00Z">
                    <w:rPr>
                      <w:color w:val="000000" w:themeColor="text1"/>
                    </w:rPr>
                  </w:rPrChange>
                </w:rPr>
                <w:delText>False</w:delText>
              </w:r>
              <w:r w:rsidRPr="00B207B1" w:rsidDel="00A71377">
                <w:rPr>
                  <w:rFonts w:ascii="Times New Roman" w:hAnsi="Times New Roman" w:hint="eastAsia"/>
                  <w:rPrChange w:id="4538" w:author="微软用户" w:date="2017-08-24T15:32:00Z">
                    <w:rPr>
                      <w:rFonts w:hint="eastAsia"/>
                      <w:color w:val="000000" w:themeColor="text1"/>
                    </w:rPr>
                  </w:rPrChange>
                </w:rPr>
                <w:delText>：会话</w:delText>
              </w:r>
              <w:r w:rsidR="00CF6C89" w:rsidRPr="00B207B1" w:rsidDel="00A71377">
                <w:rPr>
                  <w:rFonts w:ascii="Times New Roman" w:hAnsi="Times New Roman" w:hint="eastAsia"/>
                  <w:rPrChange w:id="4539" w:author="微软用户" w:date="2017-08-24T15:32:00Z">
                    <w:rPr>
                      <w:rFonts w:hint="eastAsia"/>
                      <w:color w:val="000000" w:themeColor="text1"/>
                    </w:rPr>
                  </w:rPrChange>
                </w:rPr>
                <w:delText>加密</w:delText>
              </w:r>
              <w:r w:rsidRPr="00B207B1" w:rsidDel="00A71377">
                <w:rPr>
                  <w:rFonts w:ascii="Times New Roman" w:hAnsi="Times New Roman" w:hint="eastAsia"/>
                  <w:rPrChange w:id="4540" w:author="微软用户" w:date="2017-08-24T15:32:00Z">
                    <w:rPr>
                      <w:rFonts w:hint="eastAsia"/>
                      <w:color w:val="000000" w:themeColor="text1"/>
                    </w:rPr>
                  </w:rPrChange>
                </w:rPr>
                <w:delText>失败</w:delText>
              </w:r>
            </w:del>
          </w:p>
        </w:tc>
      </w:tr>
    </w:tbl>
    <w:p w14:paraId="59EF10FC" w14:textId="6F84C750" w:rsidR="006F2D7A" w:rsidRPr="00B207B1" w:rsidRDefault="006F2D7A" w:rsidP="00900B03">
      <w:pPr>
        <w:spacing w:line="400" w:lineRule="exact"/>
        <w:rPr>
          <w:ins w:id="4541" w:author="JY0225" w:date="2017-08-23T14:31:00Z"/>
          <w:rFonts w:hAnsiTheme="minorEastAsia"/>
          <w:color w:val="000000" w:themeColor="text1"/>
          <w:rPrChange w:id="4542" w:author="JY0225" w:date="2017-08-24T11:22:00Z">
            <w:rPr>
              <w:ins w:id="4543" w:author="JY0225" w:date="2017-08-23T14:31:00Z"/>
              <w:color w:val="000000" w:themeColor="text1"/>
            </w:rPr>
          </w:rPrChange>
        </w:rPr>
      </w:pPr>
      <w:ins w:id="4544" w:author="JY0225" w:date="2017-08-23T14:31:00Z">
        <w:r w:rsidRPr="00B207B1">
          <w:rPr>
            <w:rFonts w:hAnsiTheme="minorEastAsia"/>
            <w:color w:val="000000" w:themeColor="text1"/>
            <w:rPrChange w:id="4545" w:author="JY0225" w:date="2017-08-24T11:22:00Z">
              <w:rPr>
                <w:color w:val="000000" w:themeColor="text1"/>
              </w:rPr>
            </w:rPrChange>
          </w:rPr>
          <w:tab/>
        </w:r>
      </w:ins>
      <w:r w:rsidR="0016019C">
        <w:rPr>
          <w:rFonts w:hAnsiTheme="minorEastAsia" w:hint="eastAsia"/>
          <w:color w:val="000000" w:themeColor="text1"/>
        </w:rPr>
        <w:t>表4-7所示为</w:t>
      </w:r>
      <w:ins w:id="4546" w:author="JY0225" w:date="2017-08-23T14:31:00Z">
        <w:r w:rsidRPr="00B207B1">
          <w:rPr>
            <w:rFonts w:hAnsiTheme="minorEastAsia" w:hint="eastAsia"/>
            <w:color w:val="000000" w:themeColor="text1"/>
            <w:rPrChange w:id="4547" w:author="JY0225" w:date="2017-08-24T11:22:00Z">
              <w:rPr>
                <w:rFonts w:hint="eastAsia"/>
                <w:color w:val="000000" w:themeColor="text1"/>
              </w:rPr>
            </w:rPrChange>
          </w:rPr>
          <w:t>会话</w:t>
        </w:r>
      </w:ins>
      <w:ins w:id="4548" w:author="JY0225" w:date="2017-08-23T14:32:00Z">
        <w:r w:rsidRPr="00B207B1">
          <w:rPr>
            <w:rFonts w:hAnsiTheme="minorEastAsia" w:hint="eastAsia"/>
            <w:color w:val="000000" w:themeColor="text1"/>
            <w:rPrChange w:id="4549" w:author="JY0225" w:date="2017-08-24T11:22:00Z">
              <w:rPr>
                <w:rFonts w:hint="eastAsia"/>
                <w:color w:val="000000" w:themeColor="text1"/>
              </w:rPr>
            </w:rPrChange>
          </w:rPr>
          <w:t>加密接口</w:t>
        </w:r>
      </w:ins>
      <w:r w:rsidR="0016019C">
        <w:rPr>
          <w:rFonts w:hAnsiTheme="minorEastAsia" w:hint="eastAsia"/>
          <w:color w:val="000000" w:themeColor="text1"/>
        </w:rPr>
        <w:t>，</w:t>
      </w:r>
      <w:ins w:id="4550" w:author="JY0225" w:date="2017-08-23T14:32:00Z">
        <w:r w:rsidRPr="00B207B1">
          <w:rPr>
            <w:rFonts w:hAnsiTheme="minorEastAsia" w:hint="eastAsia"/>
            <w:color w:val="000000" w:themeColor="text1"/>
            <w:rPrChange w:id="4551" w:author="JY0225" w:date="2017-08-24T11:22:00Z">
              <w:rPr>
                <w:rFonts w:hint="eastAsia"/>
                <w:color w:val="000000" w:themeColor="text1"/>
              </w:rPr>
            </w:rPrChange>
          </w:rPr>
          <w:t>在用户的一切请求到达中间件时调用，该方法为</w:t>
        </w:r>
        <w:r w:rsidRPr="00B207B1">
          <w:rPr>
            <w:rFonts w:hAnsiTheme="minorEastAsia"/>
            <w:color w:val="000000" w:themeColor="text1"/>
            <w:rPrChange w:id="4552" w:author="JY0225" w:date="2017-08-24T11:22:00Z">
              <w:rPr>
                <w:color w:val="000000" w:themeColor="text1"/>
              </w:rPr>
            </w:rPrChange>
          </w:rPr>
          <w:t>mw</w:t>
        </w:r>
      </w:ins>
      <w:ins w:id="4553" w:author="JY0225" w:date="2017-08-23T14:33:00Z">
        <w:r w:rsidRPr="00B207B1">
          <w:rPr>
            <w:rFonts w:hAnsiTheme="minorEastAsia"/>
            <w:color w:val="000000" w:themeColor="text1"/>
            <w:rPrChange w:id="4554" w:author="JY0225" w:date="2017-08-24T11:22:00Z">
              <w:rPr>
                <w:color w:val="000000" w:themeColor="text1"/>
              </w:rPr>
            </w:rPrChange>
          </w:rPr>
          <w:t>Encrypter</w:t>
        </w:r>
        <w:r w:rsidRPr="00B207B1">
          <w:rPr>
            <w:rFonts w:hAnsiTheme="minorEastAsia" w:hint="eastAsia"/>
            <w:color w:val="000000" w:themeColor="text1"/>
            <w:rPrChange w:id="4555" w:author="JY0225" w:date="2017-08-24T11:22:00Z">
              <w:rPr>
                <w:rFonts w:hint="eastAsia"/>
                <w:color w:val="000000" w:themeColor="text1"/>
              </w:rPr>
            </w:rPrChange>
          </w:rPr>
          <w:t>类的成员方法，用于对用户的会话信息加密，使用的是</w:t>
        </w:r>
        <w:r w:rsidRPr="00B207B1">
          <w:rPr>
            <w:rFonts w:hAnsiTheme="minorEastAsia"/>
            <w:color w:val="000000" w:themeColor="text1"/>
            <w:rPrChange w:id="4556" w:author="JY0225" w:date="2017-08-24T11:22:00Z">
              <w:rPr>
                <w:color w:val="000000" w:themeColor="text1"/>
              </w:rPr>
            </w:rPrChange>
          </w:rPr>
          <w:t>128</w:t>
        </w:r>
        <w:r w:rsidRPr="00B207B1">
          <w:rPr>
            <w:rFonts w:hAnsiTheme="minorEastAsia" w:hint="eastAsia"/>
            <w:color w:val="000000" w:themeColor="text1"/>
            <w:rPrChange w:id="4557" w:author="JY0225" w:date="2017-08-24T11:22:00Z">
              <w:rPr>
                <w:rFonts w:hint="eastAsia"/>
                <w:color w:val="000000" w:themeColor="text1"/>
              </w:rPr>
            </w:rPrChange>
          </w:rPr>
          <w:t>位的</w:t>
        </w:r>
        <w:r w:rsidRPr="00B207B1">
          <w:rPr>
            <w:rFonts w:hAnsiTheme="minorEastAsia"/>
            <w:color w:val="000000" w:themeColor="text1"/>
            <w:rPrChange w:id="4558" w:author="JY0225" w:date="2017-08-24T11:22:00Z">
              <w:rPr>
                <w:color w:val="000000" w:themeColor="text1"/>
              </w:rPr>
            </w:rPrChange>
          </w:rPr>
          <w:t>AES</w:t>
        </w:r>
        <w:r w:rsidRPr="00B207B1">
          <w:rPr>
            <w:rFonts w:hAnsiTheme="minorEastAsia" w:hint="eastAsia"/>
            <w:color w:val="000000" w:themeColor="text1"/>
            <w:rPrChange w:id="4559" w:author="JY0225" w:date="2017-08-24T11:22:00Z">
              <w:rPr>
                <w:rFonts w:hint="eastAsia"/>
                <w:color w:val="000000" w:themeColor="text1"/>
              </w:rPr>
            </w:rPrChange>
          </w:rPr>
          <w:t>加密</w:t>
        </w:r>
      </w:ins>
      <w:ins w:id="4560" w:author="JY0225" w:date="2017-08-23T14:34:00Z">
        <w:r w:rsidRPr="00B207B1">
          <w:rPr>
            <w:rFonts w:hAnsiTheme="minorEastAsia" w:hint="eastAsia"/>
            <w:color w:val="000000" w:themeColor="text1"/>
            <w:rPrChange w:id="4561" w:author="JY0225" w:date="2017-08-24T11:22:00Z">
              <w:rPr>
                <w:rFonts w:hint="eastAsia"/>
                <w:color w:val="000000" w:themeColor="text1"/>
              </w:rPr>
            </w:rPrChange>
          </w:rPr>
          <w:t>算法。</w:t>
        </w:r>
        <w:r w:rsidR="00876E83" w:rsidRPr="00B207B1">
          <w:rPr>
            <w:rFonts w:hAnsiTheme="minorEastAsia" w:hint="eastAsia"/>
            <w:color w:val="000000" w:themeColor="text1"/>
            <w:rPrChange w:id="4562" w:author="JY0225" w:date="2017-08-24T11:22:00Z">
              <w:rPr>
                <w:rFonts w:hint="eastAsia"/>
                <w:color w:val="000000" w:themeColor="text1"/>
              </w:rPr>
            </w:rPrChange>
          </w:rPr>
          <w:t>该接口</w:t>
        </w:r>
      </w:ins>
      <w:ins w:id="4563" w:author="JY0225" w:date="2017-08-23T14:35:00Z">
        <w:r w:rsidR="00296460" w:rsidRPr="00B207B1">
          <w:rPr>
            <w:rFonts w:hAnsiTheme="minorEastAsia" w:hint="eastAsia"/>
            <w:color w:val="000000" w:themeColor="text1"/>
            <w:rPrChange w:id="4564" w:author="JY0225" w:date="2017-08-24T11:22:00Z">
              <w:rPr>
                <w:rFonts w:hint="eastAsia"/>
                <w:color w:val="000000" w:themeColor="text1"/>
              </w:rPr>
            </w:rPrChange>
          </w:rPr>
          <w:t>以用户的请求作为唯一的参数，返回加密后的请求</w:t>
        </w:r>
      </w:ins>
      <w:ins w:id="4565" w:author="JY0225" w:date="2017-08-23T14:36:00Z">
        <w:r w:rsidR="00016EEA" w:rsidRPr="00B207B1">
          <w:rPr>
            <w:rFonts w:hAnsiTheme="minorEastAsia" w:hint="eastAsia"/>
            <w:color w:val="000000" w:themeColor="text1"/>
            <w:rPrChange w:id="4566" w:author="JY0225" w:date="2017-08-24T11:22:00Z">
              <w:rPr>
                <w:rFonts w:hint="eastAsia"/>
                <w:color w:val="000000" w:themeColor="text1"/>
              </w:rPr>
            </w:rPrChange>
          </w:rPr>
          <w:t>信息。</w:t>
        </w:r>
      </w:ins>
    </w:p>
    <w:p w14:paraId="436B6DB0" w14:textId="44E64268" w:rsidR="00900B03" w:rsidRPr="00B207B1" w:rsidRDefault="00B7544A" w:rsidP="00B7544A">
      <w:pPr>
        <w:spacing w:beforeLines="30" w:before="93" w:afterLines="30" w:after="93" w:line="400" w:lineRule="exact"/>
        <w:jc w:val="center"/>
        <w:rPr>
          <w:rFonts w:hAnsiTheme="minorEastAsia"/>
          <w:color w:val="000000" w:themeColor="text1"/>
          <w:rPrChange w:id="4567" w:author="JY0225" w:date="2017-08-24T11:22:00Z">
            <w:rPr>
              <w:color w:val="000000" w:themeColor="text1"/>
            </w:rPr>
          </w:rPrChange>
        </w:rPr>
        <w:pPrChange w:id="4568" w:author="JY0225" w:date="2017-08-23T15:15:00Z">
          <w:pPr>
            <w:spacing w:line="400" w:lineRule="exact"/>
          </w:pPr>
        </w:pPrChange>
      </w:pPr>
      <w:r>
        <w:rPr>
          <w:rFonts w:hAnsiTheme="minorEastAsia" w:hint="eastAsia"/>
          <w:color w:val="000000" w:themeColor="text1"/>
        </w:rPr>
        <w:t>表4-8</w:t>
      </w:r>
      <w:r w:rsidR="00900B03" w:rsidRPr="00B207B1">
        <w:rPr>
          <w:rFonts w:hAnsiTheme="minorEastAsia" w:hint="eastAsia"/>
          <w:color w:val="000000" w:themeColor="text1"/>
          <w:rPrChange w:id="4569" w:author="JY0225" w:date="2017-08-24T11:22:00Z">
            <w:rPr>
              <w:rFonts w:hint="eastAsia"/>
              <w:color w:val="000000" w:themeColor="text1"/>
            </w:rPr>
          </w:rPrChange>
        </w:rPr>
        <w:t>查询登录状态</w:t>
      </w:r>
    </w:p>
    <w:tbl>
      <w:tblPr>
        <w:tblStyle w:val="ae"/>
        <w:tblW w:w="0" w:type="auto"/>
        <w:tblLook w:val="04A0" w:firstRow="1" w:lastRow="0" w:firstColumn="1" w:lastColumn="0" w:noHBand="0" w:noVBand="1"/>
      </w:tblPr>
      <w:tblGrid>
        <w:gridCol w:w="1660"/>
        <w:gridCol w:w="1660"/>
        <w:gridCol w:w="4982"/>
      </w:tblGrid>
      <w:tr w:rsidR="00900B03" w:rsidRPr="00B207B1" w14:paraId="246ECF00" w14:textId="77777777" w:rsidTr="00EF2128">
        <w:tc>
          <w:tcPr>
            <w:tcW w:w="1660" w:type="dxa"/>
          </w:tcPr>
          <w:p w14:paraId="0B5BC01F" w14:textId="77777777" w:rsidR="00900B03" w:rsidRPr="00B207B1" w:rsidRDefault="00900B03" w:rsidP="00EF2128">
            <w:pPr>
              <w:spacing w:line="400" w:lineRule="exact"/>
              <w:rPr>
                <w:rFonts w:ascii="Times New Roman" w:hAnsi="Times New Roman"/>
                <w:rPrChange w:id="4570" w:author="微软用户" w:date="2017-08-24T15:32:00Z">
                  <w:rPr>
                    <w:color w:val="000000" w:themeColor="text1"/>
                  </w:rPr>
                </w:rPrChange>
              </w:rPr>
            </w:pPr>
            <w:r w:rsidRPr="00B207B1">
              <w:rPr>
                <w:rFonts w:ascii="Times New Roman" w:hAnsi="Times New Roman" w:hint="eastAsia"/>
                <w:rPrChange w:id="4571" w:author="微软用户" w:date="2017-08-24T15:32:00Z">
                  <w:rPr>
                    <w:rFonts w:hint="eastAsia"/>
                    <w:color w:val="000000" w:themeColor="text1"/>
                  </w:rPr>
                </w:rPrChange>
              </w:rPr>
              <w:t>接口编号</w:t>
            </w:r>
          </w:p>
        </w:tc>
        <w:tc>
          <w:tcPr>
            <w:tcW w:w="1660" w:type="dxa"/>
          </w:tcPr>
          <w:p w14:paraId="59E62E2A" w14:textId="77777777" w:rsidR="00900B03" w:rsidRPr="00B207B1" w:rsidRDefault="00900B03" w:rsidP="00EF2128">
            <w:pPr>
              <w:spacing w:line="400" w:lineRule="exact"/>
              <w:rPr>
                <w:rFonts w:ascii="Times New Roman" w:hAnsi="Times New Roman"/>
                <w:rPrChange w:id="4572" w:author="微软用户" w:date="2017-08-24T15:32:00Z">
                  <w:rPr>
                    <w:color w:val="000000" w:themeColor="text1"/>
                  </w:rPr>
                </w:rPrChange>
              </w:rPr>
            </w:pPr>
            <w:r w:rsidRPr="00B207B1">
              <w:rPr>
                <w:rFonts w:ascii="Times New Roman" w:hAnsi="Times New Roman" w:hint="eastAsia"/>
                <w:rPrChange w:id="4573" w:author="微软用户" w:date="2017-08-24T15:32:00Z">
                  <w:rPr>
                    <w:rFonts w:hint="eastAsia"/>
                    <w:color w:val="000000" w:themeColor="text1"/>
                  </w:rPr>
                </w:rPrChange>
              </w:rPr>
              <w:t>接口名称</w:t>
            </w:r>
          </w:p>
        </w:tc>
        <w:tc>
          <w:tcPr>
            <w:tcW w:w="4982" w:type="dxa"/>
          </w:tcPr>
          <w:p w14:paraId="6E85F758" w14:textId="77777777" w:rsidR="00900B03" w:rsidRPr="00B207B1" w:rsidRDefault="00193E28" w:rsidP="00EF2128">
            <w:pPr>
              <w:spacing w:line="400" w:lineRule="exact"/>
              <w:rPr>
                <w:rFonts w:ascii="Times New Roman" w:hAnsi="Times New Roman"/>
                <w:rPrChange w:id="4574" w:author="微软用户" w:date="2017-08-24T15:32:00Z">
                  <w:rPr>
                    <w:color w:val="000000" w:themeColor="text1"/>
                  </w:rPr>
                </w:rPrChange>
              </w:rPr>
            </w:pPr>
            <w:r w:rsidRPr="00B207B1">
              <w:rPr>
                <w:rFonts w:ascii="Times New Roman" w:hAnsi="Times New Roman" w:hint="eastAsia"/>
                <w:rPrChange w:id="4575" w:author="微软用户" w:date="2017-08-24T15:32:00Z">
                  <w:rPr>
                    <w:rFonts w:hint="eastAsia"/>
                    <w:color w:val="000000" w:themeColor="text1"/>
                  </w:rPr>
                </w:rPrChange>
              </w:rPr>
              <w:t>查询登录状态</w:t>
            </w:r>
          </w:p>
        </w:tc>
      </w:tr>
      <w:tr w:rsidR="00900B03" w:rsidRPr="00B207B1" w14:paraId="6210FF14" w14:textId="77777777" w:rsidTr="00EF2128">
        <w:tc>
          <w:tcPr>
            <w:tcW w:w="1660" w:type="dxa"/>
            <w:vMerge w:val="restart"/>
          </w:tcPr>
          <w:p w14:paraId="4A07F95B" w14:textId="77777777" w:rsidR="00900B03" w:rsidRPr="00B207B1" w:rsidRDefault="00900B03" w:rsidP="00EF2128">
            <w:pPr>
              <w:spacing w:line="400" w:lineRule="exact"/>
              <w:rPr>
                <w:rFonts w:ascii="Times New Roman" w:hAnsi="Times New Roman"/>
                <w:rPrChange w:id="4576" w:author="微软用户" w:date="2017-08-24T15:32:00Z">
                  <w:rPr>
                    <w:color w:val="000000" w:themeColor="text1"/>
                  </w:rPr>
                </w:rPrChange>
              </w:rPr>
            </w:pPr>
            <w:r w:rsidRPr="00B207B1">
              <w:rPr>
                <w:rFonts w:ascii="Times New Roman" w:hAnsi="Times New Roman"/>
                <w:rPrChange w:id="4577" w:author="微软用户" w:date="2017-08-24T15:32:00Z">
                  <w:rPr>
                    <w:color w:val="000000" w:themeColor="text1"/>
                  </w:rPr>
                </w:rPrChange>
              </w:rPr>
              <w:t>Cloud-Op</w:t>
            </w:r>
            <w:r w:rsidR="00B75ECC" w:rsidRPr="00B207B1">
              <w:rPr>
                <w:rFonts w:ascii="Times New Roman" w:hAnsi="Times New Roman"/>
                <w:rPrChange w:id="4578" w:author="微软用户" w:date="2017-08-24T15:32:00Z">
                  <w:rPr>
                    <w:color w:val="000000" w:themeColor="text1"/>
                  </w:rPr>
                </w:rPrChange>
              </w:rPr>
              <w:t>t-05</w:t>
            </w:r>
          </w:p>
        </w:tc>
        <w:tc>
          <w:tcPr>
            <w:tcW w:w="1660" w:type="dxa"/>
          </w:tcPr>
          <w:p w14:paraId="2EF60767" w14:textId="77777777" w:rsidR="00900B03" w:rsidRPr="00B207B1" w:rsidRDefault="00900B03" w:rsidP="00EF2128">
            <w:pPr>
              <w:spacing w:line="400" w:lineRule="exact"/>
              <w:rPr>
                <w:rFonts w:ascii="Times New Roman" w:hAnsi="Times New Roman"/>
                <w:rPrChange w:id="4579" w:author="微软用户" w:date="2017-08-24T15:32:00Z">
                  <w:rPr>
                    <w:color w:val="000000" w:themeColor="text1"/>
                  </w:rPr>
                </w:rPrChange>
              </w:rPr>
            </w:pPr>
            <w:r w:rsidRPr="00B207B1">
              <w:rPr>
                <w:rFonts w:ascii="Times New Roman" w:hAnsi="Times New Roman" w:hint="eastAsia"/>
                <w:rPrChange w:id="4580" w:author="微软用户" w:date="2017-08-24T15:32:00Z">
                  <w:rPr>
                    <w:rFonts w:hint="eastAsia"/>
                    <w:color w:val="000000" w:themeColor="text1"/>
                  </w:rPr>
                </w:rPrChange>
              </w:rPr>
              <w:t>接口原型</w:t>
            </w:r>
          </w:p>
        </w:tc>
        <w:tc>
          <w:tcPr>
            <w:tcW w:w="4982" w:type="dxa"/>
          </w:tcPr>
          <w:p w14:paraId="2F86D11D" w14:textId="77777777" w:rsidR="00900B03" w:rsidRPr="00B207B1" w:rsidRDefault="00900B03" w:rsidP="000103E6">
            <w:pPr>
              <w:spacing w:line="400" w:lineRule="exact"/>
              <w:rPr>
                <w:rFonts w:ascii="Times New Roman" w:hAnsi="Times New Roman"/>
                <w:rPrChange w:id="4581" w:author="微软用户" w:date="2017-08-24T15:32:00Z">
                  <w:rPr>
                    <w:color w:val="000000" w:themeColor="text1"/>
                  </w:rPr>
                </w:rPrChange>
              </w:rPr>
            </w:pPr>
            <w:r w:rsidRPr="00B207B1">
              <w:rPr>
                <w:rFonts w:ascii="Times New Roman" w:hAnsi="Times New Roman"/>
                <w:rPrChange w:id="4582" w:author="微软用户" w:date="2017-08-24T15:32:00Z">
                  <w:rPr>
                    <w:color w:val="000000" w:themeColor="text1"/>
                  </w:rPr>
                </w:rPrChange>
              </w:rPr>
              <w:t>String query_session(String userid)</w:t>
            </w:r>
          </w:p>
        </w:tc>
      </w:tr>
      <w:tr w:rsidR="00900B03" w:rsidRPr="00B207B1" w14:paraId="0723F40A" w14:textId="77777777" w:rsidTr="00EF2128">
        <w:tc>
          <w:tcPr>
            <w:tcW w:w="1660" w:type="dxa"/>
            <w:vMerge/>
          </w:tcPr>
          <w:p w14:paraId="41168F49" w14:textId="77777777" w:rsidR="00900B03" w:rsidRPr="00B207B1" w:rsidRDefault="00900B03" w:rsidP="00EF2128">
            <w:pPr>
              <w:spacing w:line="400" w:lineRule="exact"/>
              <w:rPr>
                <w:rFonts w:ascii="Times New Roman" w:hAnsi="Times New Roman"/>
                <w:rPrChange w:id="4583" w:author="微软用户" w:date="2017-08-24T15:32:00Z">
                  <w:rPr>
                    <w:color w:val="000000" w:themeColor="text1"/>
                  </w:rPr>
                </w:rPrChange>
              </w:rPr>
            </w:pPr>
          </w:p>
        </w:tc>
        <w:tc>
          <w:tcPr>
            <w:tcW w:w="1660" w:type="dxa"/>
          </w:tcPr>
          <w:p w14:paraId="1983C860" w14:textId="77777777" w:rsidR="00900B03" w:rsidRPr="00B207B1" w:rsidRDefault="00900B03" w:rsidP="00EF2128">
            <w:pPr>
              <w:spacing w:line="400" w:lineRule="exact"/>
              <w:rPr>
                <w:rFonts w:ascii="Times New Roman" w:hAnsi="Times New Roman"/>
                <w:rPrChange w:id="4584" w:author="微软用户" w:date="2017-08-24T15:32:00Z">
                  <w:rPr>
                    <w:color w:val="000000" w:themeColor="text1"/>
                  </w:rPr>
                </w:rPrChange>
              </w:rPr>
            </w:pPr>
            <w:r w:rsidRPr="00B207B1">
              <w:rPr>
                <w:rFonts w:ascii="Times New Roman" w:hAnsi="Times New Roman" w:hint="eastAsia"/>
                <w:rPrChange w:id="4585" w:author="微软用户" w:date="2017-08-24T15:32:00Z">
                  <w:rPr>
                    <w:rFonts w:hint="eastAsia"/>
                    <w:color w:val="000000" w:themeColor="text1"/>
                  </w:rPr>
                </w:rPrChange>
              </w:rPr>
              <w:t>接口参数</w:t>
            </w:r>
          </w:p>
        </w:tc>
        <w:tc>
          <w:tcPr>
            <w:tcW w:w="4982" w:type="dxa"/>
          </w:tcPr>
          <w:p w14:paraId="6FAAD115" w14:textId="77777777" w:rsidR="00900B03" w:rsidRPr="00B207B1" w:rsidRDefault="00900B03" w:rsidP="00EF2128">
            <w:pPr>
              <w:spacing w:line="400" w:lineRule="exact"/>
              <w:rPr>
                <w:rFonts w:ascii="Times New Roman" w:hAnsi="Times New Roman"/>
                <w:rPrChange w:id="4586" w:author="微软用户" w:date="2017-08-24T15:32:00Z">
                  <w:rPr>
                    <w:color w:val="000000" w:themeColor="text1"/>
                  </w:rPr>
                </w:rPrChange>
              </w:rPr>
            </w:pPr>
            <w:r w:rsidRPr="00B207B1">
              <w:rPr>
                <w:rFonts w:ascii="Times New Roman" w:hAnsi="Times New Roman"/>
                <w:rPrChange w:id="4587" w:author="微软用户" w:date="2017-08-24T15:32:00Z">
                  <w:rPr>
                    <w:color w:val="000000" w:themeColor="text1"/>
                  </w:rPr>
                </w:rPrChange>
              </w:rPr>
              <w:t>userid</w:t>
            </w:r>
            <w:r w:rsidRPr="00B207B1">
              <w:rPr>
                <w:rFonts w:ascii="Times New Roman" w:hAnsi="Times New Roman" w:hint="eastAsia"/>
                <w:rPrChange w:id="4588" w:author="微软用户" w:date="2017-08-24T15:32:00Z">
                  <w:rPr>
                    <w:rFonts w:hint="eastAsia"/>
                    <w:color w:val="000000" w:themeColor="text1"/>
                  </w:rPr>
                </w:rPrChange>
              </w:rPr>
              <w:t>：用户</w:t>
            </w:r>
            <w:r w:rsidRPr="00B207B1">
              <w:rPr>
                <w:rFonts w:ascii="Times New Roman" w:hAnsi="Times New Roman"/>
                <w:rPrChange w:id="4589" w:author="微软用户" w:date="2017-08-24T15:32:00Z">
                  <w:rPr>
                    <w:color w:val="000000" w:themeColor="text1"/>
                  </w:rPr>
                </w:rPrChange>
              </w:rPr>
              <w:t>id</w:t>
            </w:r>
          </w:p>
        </w:tc>
      </w:tr>
      <w:tr w:rsidR="00900B03" w:rsidRPr="00B207B1" w14:paraId="5FEFB749" w14:textId="77777777" w:rsidTr="00EF2128">
        <w:tc>
          <w:tcPr>
            <w:tcW w:w="1660" w:type="dxa"/>
            <w:vMerge/>
          </w:tcPr>
          <w:p w14:paraId="0955DC35" w14:textId="77777777" w:rsidR="00900B03" w:rsidRPr="00B207B1" w:rsidRDefault="00900B03" w:rsidP="00EF2128">
            <w:pPr>
              <w:spacing w:line="400" w:lineRule="exact"/>
              <w:rPr>
                <w:rFonts w:ascii="Times New Roman" w:hAnsi="Times New Roman"/>
                <w:rPrChange w:id="4590" w:author="微软用户" w:date="2017-08-24T15:32:00Z">
                  <w:rPr>
                    <w:color w:val="000000" w:themeColor="text1"/>
                  </w:rPr>
                </w:rPrChange>
              </w:rPr>
            </w:pPr>
          </w:p>
        </w:tc>
        <w:tc>
          <w:tcPr>
            <w:tcW w:w="1660" w:type="dxa"/>
          </w:tcPr>
          <w:p w14:paraId="3DED960D" w14:textId="77777777" w:rsidR="00900B03" w:rsidRPr="00B207B1" w:rsidRDefault="00900B03" w:rsidP="00EF2128">
            <w:pPr>
              <w:spacing w:line="400" w:lineRule="exact"/>
              <w:rPr>
                <w:rFonts w:ascii="Times New Roman" w:hAnsi="Times New Roman"/>
                <w:rPrChange w:id="4591" w:author="微软用户" w:date="2017-08-24T15:32:00Z">
                  <w:rPr>
                    <w:color w:val="000000" w:themeColor="text1"/>
                  </w:rPr>
                </w:rPrChange>
              </w:rPr>
            </w:pPr>
            <w:r w:rsidRPr="00B207B1">
              <w:rPr>
                <w:rFonts w:ascii="Times New Roman" w:hAnsi="Times New Roman" w:hint="eastAsia"/>
                <w:rPrChange w:id="4592" w:author="微软用户" w:date="2017-08-24T15:32:00Z">
                  <w:rPr>
                    <w:rFonts w:hint="eastAsia"/>
                    <w:color w:val="000000" w:themeColor="text1"/>
                  </w:rPr>
                </w:rPrChange>
              </w:rPr>
              <w:t>返回结果</w:t>
            </w:r>
          </w:p>
        </w:tc>
        <w:tc>
          <w:tcPr>
            <w:tcW w:w="4982" w:type="dxa"/>
          </w:tcPr>
          <w:p w14:paraId="5EA23E6C" w14:textId="77777777" w:rsidR="00900B03" w:rsidRPr="00B207B1" w:rsidRDefault="00900B03" w:rsidP="00EF2128">
            <w:pPr>
              <w:spacing w:line="400" w:lineRule="exact"/>
              <w:rPr>
                <w:rFonts w:ascii="Times New Roman" w:hAnsi="Times New Roman"/>
              </w:rPr>
            </w:pPr>
            <w:r w:rsidRPr="00B207B1">
              <w:rPr>
                <w:rFonts w:ascii="Times New Roman" w:hAnsi="Times New Roman"/>
              </w:rPr>
              <w:t>{</w:t>
            </w:r>
          </w:p>
          <w:p w14:paraId="11419CF0"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"status": "0",</w:t>
            </w:r>
          </w:p>
          <w:p w14:paraId="1D2E65A7" w14:textId="77777777" w:rsidR="00900B03" w:rsidRPr="00B207B1" w:rsidRDefault="00900B03" w:rsidP="00A60A3D">
            <w:pPr>
              <w:spacing w:line="400" w:lineRule="exact"/>
              <w:ind w:firstLineChars="50" w:firstLine="120"/>
              <w:rPr>
                <w:rFonts w:ascii="Times New Roman" w:hAnsi="Times New Roman"/>
              </w:rPr>
            </w:pPr>
            <w:r w:rsidRPr="00B207B1">
              <w:rPr>
                <w:rFonts w:ascii="Times New Roman" w:hAnsi="Times New Roman"/>
              </w:rPr>
              <w:t>"</w:t>
            </w:r>
            <w:r w:rsidR="00624D9B" w:rsidRPr="00B207B1">
              <w:rPr>
                <w:rFonts w:ascii="Times New Roman" w:hAnsi="Times New Roman"/>
              </w:rPr>
              <w:t>expired</w:t>
            </w:r>
            <w:r w:rsidRPr="00B207B1">
              <w:rPr>
                <w:rFonts w:ascii="Times New Roman" w:hAnsi="Times New Roman"/>
              </w:rPr>
              <w:t>": "</w:t>
            </w:r>
            <w:r w:rsidR="00A60A3D" w:rsidRPr="00B207B1">
              <w:rPr>
                <w:rFonts w:ascii="Times New Roman" w:hAnsi="Times New Roman"/>
              </w:rPr>
              <w:t>f</w:t>
            </w:r>
            <w:r w:rsidR="00B621FB" w:rsidRPr="00B207B1">
              <w:rPr>
                <w:rFonts w:ascii="Times New Roman" w:hAnsi="Times New Roman"/>
              </w:rPr>
              <w:t>alse</w:t>
            </w:r>
            <w:r w:rsidRPr="00B207B1">
              <w:rPr>
                <w:rFonts w:ascii="Times New Roman" w:hAnsi="Times New Roman"/>
              </w:rPr>
              <w:t xml:space="preserve">", </w:t>
            </w:r>
          </w:p>
          <w:p w14:paraId="17FE6F91"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 xml:space="preserve">"time": "1432653661.66864", </w:t>
            </w:r>
          </w:p>
          <w:p w14:paraId="170AD47C"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"userid": "kaeyika@163.com"</w:t>
            </w:r>
          </w:p>
          <w:p w14:paraId="1586657A" w14:textId="77777777" w:rsidR="00900B03" w:rsidRPr="00B207B1" w:rsidRDefault="00900B03" w:rsidP="00EF2128">
            <w:pPr>
              <w:spacing w:line="400" w:lineRule="exact"/>
              <w:rPr>
                <w:rFonts w:ascii="Times New Roman" w:hAnsi="Times New Roman"/>
                <w:rPrChange w:id="4593" w:author="微软用户" w:date="2017-08-24T15:32:00Z">
                  <w:rPr>
                    <w:color w:val="000000" w:themeColor="text1"/>
                  </w:rPr>
                </w:rPrChange>
              </w:rPr>
            </w:pPr>
            <w:r w:rsidRPr="00B207B1">
              <w:rPr>
                <w:rFonts w:ascii="Times New Roman" w:hAnsi="Times New Roman"/>
              </w:rPr>
              <w:t>}</w:t>
            </w:r>
          </w:p>
        </w:tc>
      </w:tr>
    </w:tbl>
    <w:p w14:paraId="0A574DAE" w14:textId="459A8E56" w:rsidR="00675ED8" w:rsidRPr="00B207B1" w:rsidRDefault="00675ED8">
      <w:pPr>
        <w:spacing w:line="400" w:lineRule="exact"/>
        <w:rPr>
          <w:ins w:id="4594" w:author="JY0225" w:date="2017-08-23T14:37:00Z"/>
          <w:rFonts w:hAnsiTheme="minorEastAsia"/>
          <w:rPrChange w:id="4595" w:author="JY0225" w:date="2017-08-24T11:22:00Z">
            <w:rPr>
              <w:ins w:id="4596" w:author="JY0225" w:date="2017-08-23T14:37:00Z"/>
            </w:rPr>
          </w:rPrChange>
        </w:rPr>
        <w:pPrChange w:id="4597" w:author="JY0225" w:date="2017-08-23T14:37:00Z">
          <w:pPr>
            <w:pStyle w:val="31"/>
          </w:pPr>
        </w:pPrChange>
      </w:pPr>
      <w:ins w:id="4598" w:author="JY0225" w:date="2017-08-23T14:37:00Z">
        <w:r w:rsidRPr="00B207B1">
          <w:rPr>
            <w:rFonts w:hAnsiTheme="minorEastAsia"/>
            <w:rPrChange w:id="4599" w:author="JY0225" w:date="2017-08-24T11:22:00Z">
              <w:rPr/>
            </w:rPrChange>
          </w:rPr>
          <w:tab/>
        </w:r>
      </w:ins>
      <w:r w:rsidR="00B7544A">
        <w:rPr>
          <w:rFonts w:hAnsiTheme="minorEastAsia" w:hint="eastAsia"/>
        </w:rPr>
        <w:t>表4-8所示为</w:t>
      </w:r>
      <w:ins w:id="4600" w:author="JY0225" w:date="2017-08-23T14:37:00Z">
        <w:r w:rsidRPr="00B207B1">
          <w:rPr>
            <w:rFonts w:hAnsiTheme="minorEastAsia" w:hint="eastAsia"/>
            <w:rPrChange w:id="4601" w:author="JY0225" w:date="2017-08-24T11:22:00Z">
              <w:rPr>
                <w:rFonts w:hint="eastAsia"/>
              </w:rPr>
            </w:rPrChange>
          </w:rPr>
          <w:t>查询</w:t>
        </w:r>
      </w:ins>
      <w:ins w:id="4602" w:author="JY0225" w:date="2017-08-23T14:38:00Z">
        <w:r w:rsidRPr="00B207B1">
          <w:rPr>
            <w:rFonts w:hAnsiTheme="minorEastAsia" w:hint="eastAsia"/>
            <w:rPrChange w:id="4603" w:author="JY0225" w:date="2017-08-24T11:22:00Z">
              <w:rPr>
                <w:rFonts w:hint="eastAsia"/>
              </w:rPr>
            </w:rPrChange>
          </w:rPr>
          <w:t>登录状态接口</w:t>
        </w:r>
      </w:ins>
      <w:r w:rsidR="00B7544A">
        <w:rPr>
          <w:rFonts w:hAnsiTheme="minorEastAsia" w:hint="eastAsia"/>
        </w:rPr>
        <w:t>，</w:t>
      </w:r>
      <w:ins w:id="4604" w:author="JY0225" w:date="2017-08-23T14:38:00Z">
        <w:r w:rsidRPr="00B207B1">
          <w:rPr>
            <w:rFonts w:hAnsiTheme="minorEastAsia" w:hint="eastAsia"/>
            <w:rPrChange w:id="4605" w:author="JY0225" w:date="2017-08-24T11:22:00Z">
              <w:rPr>
                <w:rFonts w:hint="eastAsia"/>
              </w:rPr>
            </w:rPrChange>
          </w:rPr>
          <w:t>在中间件提交用户请求到服务器之前使用，以检验用户的登录信息是否过期，如果没有过期则将请求发送给服务器；</w:t>
        </w:r>
      </w:ins>
      <w:ins w:id="4606" w:author="JY0225" w:date="2017-08-23T14:39:00Z">
        <w:r w:rsidRPr="00B207B1">
          <w:rPr>
            <w:rFonts w:hAnsiTheme="minorEastAsia" w:hint="eastAsia"/>
            <w:rPrChange w:id="4607" w:author="JY0225" w:date="2017-08-24T11:22:00Z">
              <w:rPr>
                <w:rFonts w:hint="eastAsia"/>
              </w:rPr>
            </w:rPrChange>
          </w:rPr>
          <w:t>反之则由中间件授权代理登录，并将重新获取到的</w:t>
        </w:r>
        <w:r w:rsidRPr="00B207B1">
          <w:rPr>
            <w:rFonts w:hAnsiTheme="minorEastAsia"/>
            <w:rPrChange w:id="4608" w:author="JY0225" w:date="2017-08-24T11:22:00Z">
              <w:rPr/>
            </w:rPrChange>
          </w:rPr>
          <w:t>token</w:t>
        </w:r>
        <w:r w:rsidRPr="00B207B1">
          <w:rPr>
            <w:rFonts w:hAnsiTheme="minorEastAsia" w:hint="eastAsia"/>
            <w:rPrChange w:id="4609" w:author="JY0225" w:date="2017-08-24T11:22:00Z">
              <w:rPr>
                <w:rFonts w:hint="eastAsia"/>
              </w:rPr>
            </w:rPrChange>
          </w:rPr>
          <w:t>替换</w:t>
        </w:r>
      </w:ins>
      <w:ins w:id="4610" w:author="JY0225" w:date="2017-08-23T14:40:00Z">
        <w:r w:rsidRPr="00B207B1">
          <w:rPr>
            <w:rFonts w:hAnsiTheme="minorEastAsia" w:hint="eastAsia"/>
            <w:rPrChange w:id="4611" w:author="JY0225" w:date="2017-08-24T11:22:00Z">
              <w:rPr>
                <w:rFonts w:hint="eastAsia"/>
              </w:rPr>
            </w:rPrChange>
          </w:rPr>
          <w:t>请求中以过期的</w:t>
        </w:r>
        <w:r w:rsidRPr="00B207B1">
          <w:rPr>
            <w:rFonts w:hAnsiTheme="minorEastAsia"/>
            <w:rPrChange w:id="4612" w:author="JY0225" w:date="2017-08-24T11:22:00Z">
              <w:rPr/>
            </w:rPrChange>
          </w:rPr>
          <w:t>token</w:t>
        </w:r>
        <w:r w:rsidRPr="00B207B1">
          <w:rPr>
            <w:rFonts w:hAnsiTheme="minorEastAsia" w:hint="eastAsia"/>
            <w:rPrChange w:id="4613" w:author="JY0225" w:date="2017-08-24T11:22:00Z">
              <w:rPr>
                <w:rFonts w:hint="eastAsia"/>
              </w:rPr>
            </w:rPrChange>
          </w:rPr>
          <w:t>。</w:t>
        </w:r>
        <w:r w:rsidR="00DE3B46" w:rsidRPr="00B207B1">
          <w:rPr>
            <w:rFonts w:hAnsiTheme="minorEastAsia" w:hint="eastAsia"/>
            <w:rPrChange w:id="4614" w:author="JY0225" w:date="2017-08-24T11:22:00Z">
              <w:rPr>
                <w:rFonts w:hint="eastAsia"/>
              </w:rPr>
            </w:rPrChange>
          </w:rPr>
          <w:t>确保不会因为会话过程而导致请求失败。</w:t>
        </w:r>
      </w:ins>
    </w:p>
    <w:p w14:paraId="524BBDBD" w14:textId="77777777" w:rsidR="00382A80" w:rsidRPr="00B207B1" w:rsidRDefault="00382A80" w:rsidP="00382A80">
      <w:pPr>
        <w:pStyle w:val="31"/>
      </w:pPr>
      <w:bookmarkStart w:id="4615" w:name="_Toc491952456"/>
      <w:r w:rsidRPr="00B207B1">
        <w:t>4.5.</w:t>
      </w:r>
      <w:ins w:id="4616" w:author="微软用户" w:date="2017-08-18T22:58:00Z">
        <w:r w:rsidR="008A765C" w:rsidRPr="00B207B1">
          <w:t>2</w:t>
        </w:r>
      </w:ins>
      <w:del w:id="4617" w:author="微软用户" w:date="2017-08-18T22:58:00Z">
        <w:r w:rsidRPr="00B207B1" w:rsidDel="008A765C">
          <w:delText>1</w:delText>
        </w:r>
      </w:del>
      <w:r w:rsidRPr="00B207B1">
        <w:t xml:space="preserve"> </w:t>
      </w:r>
      <w:r w:rsidR="009F59A0" w:rsidRPr="00B207B1">
        <w:rPr>
          <w:rFonts w:hint="eastAsia"/>
        </w:rPr>
        <w:t>大文件上传</w:t>
      </w:r>
      <w:r w:rsidRPr="00B207B1">
        <w:rPr>
          <w:rFonts w:hint="eastAsia"/>
        </w:rPr>
        <w:t>接口设计</w:t>
      </w:r>
      <w:bookmarkEnd w:id="4615"/>
    </w:p>
    <w:p w14:paraId="3EBAD7F9" w14:textId="203B5FEB" w:rsidR="00E5210D" w:rsidRPr="00B207B1" w:rsidRDefault="00AD4E97" w:rsidP="00AD4E97">
      <w:pPr>
        <w:spacing w:beforeLines="30" w:before="93" w:afterLines="30" w:after="93" w:line="400" w:lineRule="exact"/>
        <w:jc w:val="center"/>
        <w:rPr>
          <w:rFonts w:hAnsiTheme="minorEastAsia"/>
          <w:color w:val="000000" w:themeColor="text1"/>
          <w:rPrChange w:id="4618" w:author="JY0225" w:date="2017-08-24T11:23:00Z">
            <w:rPr>
              <w:color w:val="000000" w:themeColor="text1"/>
            </w:rPr>
          </w:rPrChange>
        </w:rPr>
        <w:pPrChange w:id="4619" w:author="JY0225" w:date="2017-08-23T15:15:00Z">
          <w:pPr>
            <w:spacing w:line="400" w:lineRule="exact"/>
          </w:pPr>
        </w:pPrChange>
      </w:pPr>
      <w:r>
        <w:rPr>
          <w:rFonts w:hAnsiTheme="minorEastAsia" w:hint="eastAsia"/>
          <w:color w:val="000000" w:themeColor="text1"/>
        </w:rPr>
        <w:t>表4-9</w:t>
      </w:r>
      <w:r w:rsidR="001613CD" w:rsidRPr="00B207B1">
        <w:rPr>
          <w:rFonts w:hAnsiTheme="minorEastAsia" w:hint="eastAsia"/>
          <w:color w:val="000000" w:themeColor="text1"/>
          <w:rPrChange w:id="4620" w:author="JY0225" w:date="2017-08-24T11:23:00Z">
            <w:rPr>
              <w:rFonts w:hint="eastAsia"/>
              <w:color w:val="000000" w:themeColor="text1"/>
            </w:rPr>
          </w:rPrChange>
        </w:rPr>
        <w:t>获取文件信息</w:t>
      </w:r>
    </w:p>
    <w:tbl>
      <w:tblPr>
        <w:tblStyle w:val="ae"/>
        <w:tblW w:w="0" w:type="auto"/>
        <w:tblLook w:val="04A0" w:firstRow="1" w:lastRow="0" w:firstColumn="1" w:lastColumn="0" w:noHBand="0" w:noVBand="1"/>
      </w:tblPr>
      <w:tblGrid>
        <w:gridCol w:w="1660"/>
        <w:gridCol w:w="1660"/>
        <w:gridCol w:w="4982"/>
      </w:tblGrid>
      <w:tr w:rsidR="00392DBB" w:rsidRPr="00B207B1" w14:paraId="4D7EDF60" w14:textId="77777777" w:rsidTr="00EF2128">
        <w:tc>
          <w:tcPr>
            <w:tcW w:w="1660" w:type="dxa"/>
          </w:tcPr>
          <w:p w14:paraId="20FC3CE8" w14:textId="77777777" w:rsidR="00392DBB" w:rsidRPr="00B207B1" w:rsidRDefault="00392DBB" w:rsidP="00EF2128">
            <w:pPr>
              <w:spacing w:line="400" w:lineRule="exact"/>
              <w:rPr>
                <w:rFonts w:ascii="Times New Roman" w:hAnsi="Times New Roman"/>
                <w:rPrChange w:id="4621" w:author="微软用户" w:date="2017-08-24T15:31:00Z">
                  <w:rPr>
                    <w:color w:val="000000" w:themeColor="text1"/>
                  </w:rPr>
                </w:rPrChange>
              </w:rPr>
            </w:pPr>
            <w:r w:rsidRPr="00B207B1">
              <w:rPr>
                <w:rFonts w:ascii="Times New Roman" w:hAnsi="Times New Roman" w:hint="eastAsia"/>
                <w:rPrChange w:id="4622" w:author="微软用户" w:date="2017-08-24T15:31:00Z">
                  <w:rPr>
                    <w:rFonts w:hint="eastAsia"/>
                    <w:color w:val="000000" w:themeColor="text1"/>
                  </w:rPr>
                </w:rPrChange>
              </w:rPr>
              <w:t>接口编号</w:t>
            </w:r>
          </w:p>
        </w:tc>
        <w:tc>
          <w:tcPr>
            <w:tcW w:w="1660" w:type="dxa"/>
          </w:tcPr>
          <w:p w14:paraId="07B954C5" w14:textId="77777777" w:rsidR="00392DBB" w:rsidRPr="00B207B1" w:rsidRDefault="00392DBB" w:rsidP="00EF2128">
            <w:pPr>
              <w:spacing w:line="400" w:lineRule="exact"/>
              <w:rPr>
                <w:rFonts w:ascii="Times New Roman" w:hAnsi="Times New Roman"/>
                <w:rPrChange w:id="4623" w:author="微软用户" w:date="2017-08-24T15:31:00Z">
                  <w:rPr>
                    <w:color w:val="000000" w:themeColor="text1"/>
                  </w:rPr>
                </w:rPrChange>
              </w:rPr>
            </w:pPr>
            <w:r w:rsidRPr="00B207B1">
              <w:rPr>
                <w:rFonts w:ascii="Times New Roman" w:hAnsi="Times New Roman" w:hint="eastAsia"/>
                <w:rPrChange w:id="4624" w:author="微软用户" w:date="2017-08-24T15:31:00Z">
                  <w:rPr>
                    <w:rFonts w:hint="eastAsia"/>
                    <w:color w:val="000000" w:themeColor="text1"/>
                  </w:rPr>
                </w:rPrChange>
              </w:rPr>
              <w:t>接口名称</w:t>
            </w:r>
          </w:p>
        </w:tc>
        <w:tc>
          <w:tcPr>
            <w:tcW w:w="4982" w:type="dxa"/>
          </w:tcPr>
          <w:p w14:paraId="6BF5BDCA" w14:textId="77777777" w:rsidR="00392DBB" w:rsidRPr="00B207B1" w:rsidRDefault="00E257E3" w:rsidP="00EF2128">
            <w:pPr>
              <w:spacing w:line="400" w:lineRule="exact"/>
              <w:rPr>
                <w:rFonts w:ascii="Times New Roman" w:hAnsi="Times New Roman"/>
                <w:rPrChange w:id="4625" w:author="微软用户" w:date="2017-08-24T15:31:00Z">
                  <w:rPr>
                    <w:color w:val="000000" w:themeColor="text1"/>
                  </w:rPr>
                </w:rPrChange>
              </w:rPr>
            </w:pPr>
            <w:r w:rsidRPr="00B207B1">
              <w:rPr>
                <w:rFonts w:ascii="Times New Roman" w:hAnsi="Times New Roman" w:hint="eastAsia"/>
                <w:rPrChange w:id="4626" w:author="微软用户" w:date="2017-08-24T15:31:00Z">
                  <w:rPr>
                    <w:rFonts w:hint="eastAsia"/>
                    <w:color w:val="000000" w:themeColor="text1"/>
                  </w:rPr>
                </w:rPrChange>
              </w:rPr>
              <w:t>获取文件信息</w:t>
            </w:r>
          </w:p>
        </w:tc>
      </w:tr>
      <w:tr w:rsidR="00392DBB" w:rsidRPr="00B207B1" w14:paraId="6328A940" w14:textId="77777777" w:rsidTr="00EF2128">
        <w:tc>
          <w:tcPr>
            <w:tcW w:w="1660" w:type="dxa"/>
            <w:vMerge w:val="restart"/>
          </w:tcPr>
          <w:p w14:paraId="174C3C6C" w14:textId="77777777" w:rsidR="00392DBB" w:rsidRPr="00B207B1" w:rsidRDefault="00392DBB" w:rsidP="00EF2128">
            <w:pPr>
              <w:spacing w:line="400" w:lineRule="exact"/>
              <w:rPr>
                <w:rFonts w:ascii="Times New Roman" w:hAnsi="Times New Roman"/>
                <w:rPrChange w:id="4627" w:author="微软用户" w:date="2017-08-24T15:31:00Z">
                  <w:rPr>
                    <w:color w:val="000000" w:themeColor="text1"/>
                  </w:rPr>
                </w:rPrChange>
              </w:rPr>
            </w:pPr>
            <w:r w:rsidRPr="00B207B1">
              <w:rPr>
                <w:rFonts w:ascii="Times New Roman" w:hAnsi="Times New Roman"/>
                <w:rPrChange w:id="4628" w:author="微软用户" w:date="2017-08-24T15:31:00Z">
                  <w:rPr>
                    <w:color w:val="000000" w:themeColor="text1"/>
                  </w:rPr>
                </w:rPrChange>
              </w:rPr>
              <w:lastRenderedPageBreak/>
              <w:t>Cloud-Op</w:t>
            </w:r>
            <w:r w:rsidR="00B27FF1" w:rsidRPr="00B207B1">
              <w:rPr>
                <w:rFonts w:ascii="Times New Roman" w:hAnsi="Times New Roman"/>
                <w:rPrChange w:id="4629" w:author="微软用户" w:date="2017-08-24T15:31:00Z">
                  <w:rPr>
                    <w:color w:val="000000" w:themeColor="text1"/>
                  </w:rPr>
                </w:rPrChange>
              </w:rPr>
              <w:t>t-06</w:t>
            </w:r>
          </w:p>
        </w:tc>
        <w:tc>
          <w:tcPr>
            <w:tcW w:w="1660" w:type="dxa"/>
          </w:tcPr>
          <w:p w14:paraId="62B6A6D7" w14:textId="77777777" w:rsidR="00392DBB" w:rsidRPr="00B207B1" w:rsidRDefault="00392DBB" w:rsidP="00EF2128">
            <w:pPr>
              <w:spacing w:line="400" w:lineRule="exact"/>
              <w:rPr>
                <w:rFonts w:ascii="Times New Roman" w:hAnsi="Times New Roman"/>
                <w:rPrChange w:id="4630" w:author="微软用户" w:date="2017-08-24T15:31:00Z">
                  <w:rPr>
                    <w:color w:val="000000" w:themeColor="text1"/>
                  </w:rPr>
                </w:rPrChange>
              </w:rPr>
            </w:pPr>
            <w:r w:rsidRPr="00B207B1">
              <w:rPr>
                <w:rFonts w:ascii="Times New Roman" w:hAnsi="Times New Roman" w:hint="eastAsia"/>
                <w:rPrChange w:id="4631" w:author="微软用户" w:date="2017-08-24T15:31:00Z">
                  <w:rPr>
                    <w:rFonts w:hint="eastAsia"/>
                    <w:color w:val="000000" w:themeColor="text1"/>
                  </w:rPr>
                </w:rPrChange>
              </w:rPr>
              <w:t>接口原型</w:t>
            </w:r>
          </w:p>
        </w:tc>
        <w:tc>
          <w:tcPr>
            <w:tcW w:w="4982" w:type="dxa"/>
          </w:tcPr>
          <w:p w14:paraId="142B7B5F" w14:textId="77777777" w:rsidR="00392DBB" w:rsidRPr="00B207B1" w:rsidRDefault="00392DBB" w:rsidP="00212094">
            <w:pPr>
              <w:spacing w:line="400" w:lineRule="exact"/>
              <w:rPr>
                <w:rFonts w:ascii="Times New Roman" w:hAnsi="Times New Roman"/>
                <w:rPrChange w:id="4632" w:author="微软用户" w:date="2017-08-24T15:31:00Z">
                  <w:rPr>
                    <w:color w:val="000000" w:themeColor="text1"/>
                  </w:rPr>
                </w:rPrChange>
              </w:rPr>
            </w:pPr>
            <w:r w:rsidRPr="00B207B1">
              <w:rPr>
                <w:rFonts w:ascii="Times New Roman" w:hAnsi="Times New Roman"/>
                <w:rPrChange w:id="4633" w:author="微软用户" w:date="2017-08-24T15:31:00Z">
                  <w:rPr>
                    <w:color w:val="000000" w:themeColor="text1"/>
                  </w:rPr>
                </w:rPrChange>
              </w:rPr>
              <w:t xml:space="preserve">String </w:t>
            </w:r>
            <w:r w:rsidR="002F3291" w:rsidRPr="00B207B1">
              <w:rPr>
                <w:rFonts w:ascii="Times New Roman" w:hAnsi="Times New Roman"/>
                <w:rPrChange w:id="4634" w:author="微软用户" w:date="2017-08-24T15:31:00Z">
                  <w:rPr>
                    <w:color w:val="000000" w:themeColor="text1"/>
                  </w:rPr>
                </w:rPrChange>
              </w:rPr>
              <w:t>get</w:t>
            </w:r>
            <w:r w:rsidRPr="00B207B1">
              <w:rPr>
                <w:rFonts w:ascii="Times New Roman" w:hAnsi="Times New Roman"/>
                <w:rPrChange w:id="4635" w:author="微软用户" w:date="2017-08-24T15:31:00Z">
                  <w:rPr>
                    <w:color w:val="000000" w:themeColor="text1"/>
                  </w:rPr>
                </w:rPrChange>
              </w:rPr>
              <w:t>_</w:t>
            </w:r>
            <w:r w:rsidR="002F3291" w:rsidRPr="00B207B1">
              <w:rPr>
                <w:rFonts w:ascii="Times New Roman" w:hAnsi="Times New Roman"/>
                <w:rPrChange w:id="4636" w:author="微软用户" w:date="2017-08-24T15:31:00Z">
                  <w:rPr>
                    <w:color w:val="000000" w:themeColor="text1"/>
                  </w:rPr>
                </w:rPrChange>
              </w:rPr>
              <w:t>file_info</w:t>
            </w:r>
            <w:r w:rsidRPr="00B207B1">
              <w:rPr>
                <w:rFonts w:ascii="Times New Roman" w:hAnsi="Times New Roman"/>
                <w:rPrChange w:id="4637" w:author="微软用户" w:date="2017-08-24T15:31:00Z">
                  <w:rPr>
                    <w:color w:val="000000" w:themeColor="text1"/>
                  </w:rPr>
                </w:rPrChange>
              </w:rPr>
              <w:t xml:space="preserve">(String </w:t>
            </w:r>
            <w:r w:rsidR="00212094" w:rsidRPr="00B207B1">
              <w:rPr>
                <w:rFonts w:ascii="Times New Roman" w:hAnsi="Times New Roman"/>
                <w:rPrChange w:id="4638" w:author="微软用户" w:date="2017-08-24T15:31:00Z">
                  <w:rPr>
                    <w:color w:val="000000" w:themeColor="text1"/>
                  </w:rPr>
                </w:rPrChange>
              </w:rPr>
              <w:t>file_path</w:t>
            </w:r>
            <w:r w:rsidRPr="00B207B1">
              <w:rPr>
                <w:rFonts w:ascii="Times New Roman" w:hAnsi="Times New Roman"/>
                <w:rPrChange w:id="4639" w:author="微软用户" w:date="2017-08-24T15:31:00Z">
                  <w:rPr>
                    <w:color w:val="000000" w:themeColor="text1"/>
                  </w:rPr>
                </w:rPrChange>
              </w:rPr>
              <w:t>)</w:t>
            </w:r>
          </w:p>
        </w:tc>
      </w:tr>
      <w:tr w:rsidR="00392DBB" w:rsidRPr="00B207B1" w14:paraId="0EA927CE" w14:textId="77777777" w:rsidTr="00EF2128">
        <w:tc>
          <w:tcPr>
            <w:tcW w:w="1660" w:type="dxa"/>
            <w:vMerge/>
          </w:tcPr>
          <w:p w14:paraId="29F1EFDE" w14:textId="77777777" w:rsidR="00392DBB" w:rsidRPr="00B207B1" w:rsidRDefault="00392DBB" w:rsidP="00EF2128">
            <w:pPr>
              <w:spacing w:line="400" w:lineRule="exact"/>
              <w:rPr>
                <w:rFonts w:ascii="Times New Roman" w:hAnsi="Times New Roman"/>
                <w:rPrChange w:id="4640" w:author="微软用户" w:date="2017-08-24T15:31:00Z">
                  <w:rPr>
                    <w:color w:val="000000" w:themeColor="text1"/>
                  </w:rPr>
                </w:rPrChange>
              </w:rPr>
            </w:pPr>
          </w:p>
        </w:tc>
        <w:tc>
          <w:tcPr>
            <w:tcW w:w="1660" w:type="dxa"/>
          </w:tcPr>
          <w:p w14:paraId="418BD58A" w14:textId="77777777" w:rsidR="00392DBB" w:rsidRPr="00B207B1" w:rsidRDefault="00392DBB" w:rsidP="00EF2128">
            <w:pPr>
              <w:spacing w:line="400" w:lineRule="exact"/>
              <w:rPr>
                <w:rFonts w:ascii="Times New Roman" w:hAnsi="Times New Roman"/>
                <w:rPrChange w:id="4641" w:author="微软用户" w:date="2017-08-24T15:31:00Z">
                  <w:rPr>
                    <w:color w:val="000000" w:themeColor="text1"/>
                  </w:rPr>
                </w:rPrChange>
              </w:rPr>
            </w:pPr>
            <w:r w:rsidRPr="00B207B1">
              <w:rPr>
                <w:rFonts w:ascii="Times New Roman" w:hAnsi="Times New Roman" w:hint="eastAsia"/>
                <w:rPrChange w:id="4642" w:author="微软用户" w:date="2017-08-24T15:31:00Z">
                  <w:rPr>
                    <w:rFonts w:hint="eastAsia"/>
                    <w:color w:val="000000" w:themeColor="text1"/>
                  </w:rPr>
                </w:rPrChange>
              </w:rPr>
              <w:t>接口参数</w:t>
            </w:r>
          </w:p>
        </w:tc>
        <w:tc>
          <w:tcPr>
            <w:tcW w:w="4982" w:type="dxa"/>
          </w:tcPr>
          <w:p w14:paraId="2C8BEA52" w14:textId="77777777" w:rsidR="00392DBB" w:rsidRPr="00B207B1" w:rsidRDefault="005931AA" w:rsidP="00EF2128">
            <w:pPr>
              <w:spacing w:line="400" w:lineRule="exact"/>
              <w:rPr>
                <w:rFonts w:ascii="Times New Roman" w:hAnsi="Times New Roman"/>
                <w:rPrChange w:id="4643" w:author="微软用户" w:date="2017-08-24T15:31:00Z">
                  <w:rPr>
                    <w:color w:val="000000" w:themeColor="text1"/>
                  </w:rPr>
                </w:rPrChange>
              </w:rPr>
            </w:pPr>
            <w:r w:rsidRPr="00B207B1">
              <w:rPr>
                <w:rFonts w:ascii="Times New Roman" w:hAnsi="Times New Roman"/>
                <w:rPrChange w:id="4644" w:author="微软用户" w:date="2017-08-24T15:31:00Z">
                  <w:rPr>
                    <w:color w:val="000000" w:themeColor="text1"/>
                  </w:rPr>
                </w:rPrChange>
              </w:rPr>
              <w:t>file_path</w:t>
            </w:r>
            <w:r w:rsidR="00392DBB" w:rsidRPr="00B207B1">
              <w:rPr>
                <w:rFonts w:ascii="Times New Roman" w:hAnsi="Times New Roman" w:hint="eastAsia"/>
                <w:rPrChange w:id="4645" w:author="微软用户" w:date="2017-08-24T15:31:00Z">
                  <w:rPr>
                    <w:rFonts w:hint="eastAsia"/>
                    <w:color w:val="000000" w:themeColor="text1"/>
                  </w:rPr>
                </w:rPrChange>
              </w:rPr>
              <w:t>：</w:t>
            </w:r>
            <w:ins w:id="4646" w:author="JY0225" w:date="2017-08-23T14:40:00Z">
              <w:r w:rsidR="007E71F4" w:rsidRPr="00B207B1">
                <w:rPr>
                  <w:rFonts w:ascii="Times New Roman" w:hAnsi="Times New Roman" w:hint="eastAsia"/>
                  <w:rPrChange w:id="4647" w:author="微软用户" w:date="2017-08-24T15:31:00Z">
                    <w:rPr>
                      <w:rFonts w:hint="eastAsia"/>
                      <w:color w:val="000000" w:themeColor="text1"/>
                    </w:rPr>
                  </w:rPrChange>
                </w:rPr>
                <w:t>服务器</w:t>
              </w:r>
            </w:ins>
            <w:r w:rsidRPr="00B207B1">
              <w:rPr>
                <w:rFonts w:ascii="Times New Roman" w:hAnsi="Times New Roman" w:hint="eastAsia"/>
                <w:rPrChange w:id="4648" w:author="微软用户" w:date="2017-08-24T15:31:00Z">
                  <w:rPr>
                    <w:rFonts w:hint="eastAsia"/>
                    <w:color w:val="000000" w:themeColor="text1"/>
                  </w:rPr>
                </w:rPrChange>
              </w:rPr>
              <w:t>文件路径</w:t>
            </w:r>
          </w:p>
        </w:tc>
      </w:tr>
      <w:tr w:rsidR="00392DBB" w:rsidRPr="00B207B1" w14:paraId="7D0EEA97" w14:textId="77777777" w:rsidTr="00EF2128">
        <w:tc>
          <w:tcPr>
            <w:tcW w:w="1660" w:type="dxa"/>
            <w:vMerge/>
          </w:tcPr>
          <w:p w14:paraId="0A68BF6A" w14:textId="77777777" w:rsidR="00392DBB" w:rsidRPr="00B207B1" w:rsidRDefault="00392DBB" w:rsidP="00EF2128">
            <w:pPr>
              <w:spacing w:line="400" w:lineRule="exact"/>
              <w:rPr>
                <w:rFonts w:ascii="Times New Roman" w:hAnsi="Times New Roman"/>
                <w:rPrChange w:id="4649" w:author="微软用户" w:date="2017-08-24T15:31:00Z">
                  <w:rPr>
                    <w:color w:val="000000" w:themeColor="text1"/>
                  </w:rPr>
                </w:rPrChange>
              </w:rPr>
            </w:pPr>
          </w:p>
        </w:tc>
        <w:tc>
          <w:tcPr>
            <w:tcW w:w="1660" w:type="dxa"/>
          </w:tcPr>
          <w:p w14:paraId="6F83F41C" w14:textId="77777777" w:rsidR="00392DBB" w:rsidRPr="00B207B1" w:rsidRDefault="00392DBB" w:rsidP="00EF2128">
            <w:pPr>
              <w:spacing w:line="400" w:lineRule="exact"/>
              <w:rPr>
                <w:rFonts w:ascii="Times New Roman" w:hAnsi="Times New Roman"/>
                <w:rPrChange w:id="4650" w:author="微软用户" w:date="2017-08-24T15:31:00Z">
                  <w:rPr>
                    <w:color w:val="000000" w:themeColor="text1"/>
                  </w:rPr>
                </w:rPrChange>
              </w:rPr>
            </w:pPr>
            <w:r w:rsidRPr="00B207B1">
              <w:rPr>
                <w:rFonts w:ascii="Times New Roman" w:hAnsi="Times New Roman" w:hint="eastAsia"/>
                <w:rPrChange w:id="4651" w:author="微软用户" w:date="2017-08-24T15:31:00Z">
                  <w:rPr>
                    <w:rFonts w:hint="eastAsia"/>
                    <w:color w:val="000000" w:themeColor="text1"/>
                  </w:rPr>
                </w:rPrChange>
              </w:rPr>
              <w:t>返回结果</w:t>
            </w:r>
          </w:p>
        </w:tc>
        <w:tc>
          <w:tcPr>
            <w:tcW w:w="4982" w:type="dxa"/>
          </w:tcPr>
          <w:p w14:paraId="3438D5A0" w14:textId="77777777" w:rsidR="00471DFE" w:rsidRPr="00B207B1" w:rsidRDefault="00471DFE" w:rsidP="00471DFE">
            <w:pPr>
              <w:spacing w:line="400" w:lineRule="exact"/>
              <w:rPr>
                <w:rFonts w:ascii="Times New Roman" w:hAnsi="Times New Roman"/>
              </w:rPr>
            </w:pPr>
            <w:r w:rsidRPr="00B207B1">
              <w:rPr>
                <w:rFonts w:ascii="Times New Roman" w:hAnsi="Times New Roman"/>
              </w:rPr>
              <w:t>{</w:t>
            </w:r>
          </w:p>
          <w:p w14:paraId="036833EB" w14:textId="77777777" w:rsidR="00471DFE" w:rsidRPr="00B207B1" w:rsidRDefault="00471DFE" w:rsidP="00471DFE">
            <w:pPr>
              <w:spacing w:line="400" w:lineRule="exact"/>
              <w:rPr>
                <w:rFonts w:ascii="Times New Roman" w:hAnsi="Times New Roman"/>
              </w:rPr>
            </w:pPr>
            <w:r w:rsidRPr="00B207B1">
              <w:rPr>
                <w:rFonts w:ascii="Times New Roman" w:hAnsi="Times New Roman"/>
              </w:rPr>
              <w:t>"status": "0",</w:t>
            </w:r>
          </w:p>
          <w:p w14:paraId="4F9C7B36" w14:textId="77777777" w:rsidR="00471DFE" w:rsidRPr="00B207B1" w:rsidRDefault="00471DFE" w:rsidP="00471DFE">
            <w:pPr>
              <w:spacing w:line="400" w:lineRule="exact"/>
              <w:rPr>
                <w:rFonts w:ascii="Times New Roman" w:hAnsi="Times New Roman"/>
              </w:rPr>
            </w:pPr>
            <w:r w:rsidRPr="00B207B1">
              <w:rPr>
                <w:rFonts w:ascii="Times New Roman" w:hAnsi="Times New Roman"/>
              </w:rPr>
              <w:t>"Content-Length": "200",</w:t>
            </w:r>
          </w:p>
          <w:p w14:paraId="412FB357" w14:textId="77777777" w:rsidR="00471DFE" w:rsidRPr="00B207B1" w:rsidRDefault="00471DFE" w:rsidP="00471DFE">
            <w:pPr>
              <w:spacing w:line="400" w:lineRule="exact"/>
              <w:rPr>
                <w:rFonts w:ascii="Times New Roman" w:hAnsi="Times New Roman"/>
              </w:rPr>
            </w:pPr>
            <w:r w:rsidRPr="00B207B1">
              <w:rPr>
                <w:rFonts w:ascii="Times New Roman" w:hAnsi="Times New Roman"/>
              </w:rPr>
              <w:t>"X-File-Type": "f",</w:t>
            </w:r>
          </w:p>
          <w:p w14:paraId="5DFFD996" w14:textId="77777777" w:rsidR="00471DFE" w:rsidRPr="00B207B1" w:rsidRDefault="00471DFE" w:rsidP="00471DFE">
            <w:pPr>
              <w:spacing w:line="400" w:lineRule="exact"/>
              <w:rPr>
                <w:rFonts w:ascii="Times New Roman" w:hAnsi="Times New Roman"/>
              </w:rPr>
            </w:pPr>
            <w:r w:rsidRPr="00B207B1">
              <w:rPr>
                <w:rFonts w:ascii="Times New Roman" w:hAnsi="Times New Roman"/>
              </w:rPr>
              <w:t>"ETag": "7add118c851212736b362105e6235b84",</w:t>
            </w:r>
          </w:p>
          <w:p w14:paraId="3B4B262F" w14:textId="77777777" w:rsidR="00471DFE" w:rsidRPr="00B207B1" w:rsidRDefault="00471DFE" w:rsidP="00471DFE">
            <w:pPr>
              <w:spacing w:line="400" w:lineRule="exact"/>
              <w:rPr>
                <w:rFonts w:ascii="Times New Roman" w:hAnsi="Times New Roman"/>
              </w:rPr>
            </w:pPr>
            <w:r w:rsidRPr="00B207B1">
              <w:rPr>
                <w:rFonts w:ascii="Times New Roman" w:hAnsi="Times New Roman"/>
              </w:rPr>
              <w:t>"X-Timestamp": "1438679161.39779",</w:t>
            </w:r>
          </w:p>
          <w:p w14:paraId="4D04B8FB" w14:textId="77777777" w:rsidR="00471DFE" w:rsidRPr="00B207B1" w:rsidRDefault="00471DFE" w:rsidP="00471DFE">
            <w:pPr>
              <w:spacing w:line="400" w:lineRule="exact"/>
              <w:rPr>
                <w:rFonts w:ascii="Times New Roman" w:hAnsi="Times New Roman"/>
              </w:rPr>
            </w:pPr>
            <w:r w:rsidRPr="00B207B1">
              <w:rPr>
                <w:rFonts w:ascii="Times New Roman" w:hAnsi="Times New Roman"/>
              </w:rPr>
              <w:t>"X-Object-Permisson": "500",</w:t>
            </w:r>
          </w:p>
          <w:p w14:paraId="49396234" w14:textId="77777777" w:rsidR="00471DFE" w:rsidRPr="00B207B1" w:rsidRDefault="00471DFE" w:rsidP="00471DFE">
            <w:pPr>
              <w:spacing w:line="400" w:lineRule="exact"/>
              <w:rPr>
                <w:rFonts w:ascii="Times New Roman" w:hAnsi="Times New Roman"/>
              </w:rPr>
            </w:pPr>
            <w:r w:rsidRPr="00B207B1">
              <w:rPr>
                <w:rFonts w:ascii="Times New Roman" w:hAnsi="Times New Roman"/>
              </w:rPr>
              <w:t>"mode": "COMPRESS"</w:t>
            </w:r>
          </w:p>
          <w:p w14:paraId="397949BF" w14:textId="77777777" w:rsidR="00392DBB" w:rsidRPr="00B207B1" w:rsidRDefault="00471DFE" w:rsidP="00471DFE">
            <w:pPr>
              <w:spacing w:line="400" w:lineRule="exact"/>
              <w:rPr>
                <w:rFonts w:ascii="Times New Roman" w:hAnsi="Times New Roman"/>
                <w:rPrChange w:id="4652" w:author="微软用户" w:date="2017-08-24T15:31:00Z">
                  <w:rPr>
                    <w:color w:val="000000" w:themeColor="text1"/>
                  </w:rPr>
                </w:rPrChange>
              </w:rPr>
            </w:pPr>
            <w:r w:rsidRPr="00B207B1">
              <w:rPr>
                <w:rFonts w:ascii="Times New Roman" w:hAnsi="Times New Roman"/>
              </w:rPr>
              <w:t>}</w:t>
            </w:r>
          </w:p>
        </w:tc>
      </w:tr>
    </w:tbl>
    <w:p w14:paraId="404AAAA0" w14:textId="04AC87C1" w:rsidR="00CA3DD3" w:rsidRPr="00B207B1" w:rsidRDefault="00CA3DD3" w:rsidP="005E45EA">
      <w:pPr>
        <w:spacing w:line="400" w:lineRule="exact"/>
        <w:rPr>
          <w:ins w:id="4653" w:author="JY0225" w:date="2017-08-23T14:41:00Z"/>
          <w:rFonts w:hAnsiTheme="minorEastAsia"/>
          <w:color w:val="000000" w:themeColor="text1"/>
          <w:rPrChange w:id="4654" w:author="JY0225" w:date="2017-08-24T11:24:00Z">
            <w:rPr>
              <w:ins w:id="4655" w:author="JY0225" w:date="2017-08-23T14:41:00Z"/>
              <w:color w:val="000000" w:themeColor="text1"/>
            </w:rPr>
          </w:rPrChange>
        </w:rPr>
      </w:pPr>
      <w:ins w:id="4656" w:author="JY0225" w:date="2017-08-23T14:41:00Z">
        <w:r w:rsidRPr="00B207B1">
          <w:rPr>
            <w:color w:val="000000" w:themeColor="text1"/>
          </w:rPr>
          <w:tab/>
        </w:r>
      </w:ins>
      <w:r w:rsidR="00AD4E97">
        <w:rPr>
          <w:rFonts w:hint="eastAsia"/>
          <w:color w:val="000000" w:themeColor="text1"/>
        </w:rPr>
        <w:t>表4-9所示为</w:t>
      </w:r>
      <w:ins w:id="4657" w:author="JY0225" w:date="2017-08-23T14:41:00Z">
        <w:r w:rsidRPr="00B207B1">
          <w:rPr>
            <w:rFonts w:hAnsiTheme="minorEastAsia" w:hint="eastAsia"/>
            <w:color w:val="000000" w:themeColor="text1"/>
            <w:rPrChange w:id="4658" w:author="JY0225" w:date="2017-08-24T11:24:00Z">
              <w:rPr>
                <w:rFonts w:hint="eastAsia"/>
                <w:color w:val="000000" w:themeColor="text1"/>
              </w:rPr>
            </w:rPrChange>
          </w:rPr>
          <w:t>获取文件信息接口</w:t>
        </w:r>
      </w:ins>
      <w:r w:rsidR="00AD4E97">
        <w:rPr>
          <w:rFonts w:hAnsiTheme="minorEastAsia" w:hint="eastAsia"/>
          <w:color w:val="000000" w:themeColor="text1"/>
        </w:rPr>
        <w:t>，</w:t>
      </w:r>
      <w:ins w:id="4659" w:author="JY0225" w:date="2017-08-23T14:48:00Z">
        <w:r w:rsidRPr="00B207B1">
          <w:rPr>
            <w:rFonts w:hAnsiTheme="minorEastAsia" w:hint="eastAsia"/>
            <w:color w:val="000000" w:themeColor="text1"/>
            <w:rPrChange w:id="4660" w:author="JY0225" w:date="2017-08-24T11:24:00Z">
              <w:rPr>
                <w:rFonts w:hint="eastAsia"/>
                <w:color w:val="000000" w:themeColor="text1"/>
              </w:rPr>
            </w:rPrChange>
          </w:rPr>
          <w:t>在判断是否存在本地缓存时使用，</w:t>
        </w:r>
      </w:ins>
      <w:ins w:id="4661" w:author="JY0225" w:date="2017-08-23T14:49:00Z">
        <w:r w:rsidRPr="00B207B1">
          <w:rPr>
            <w:rFonts w:hAnsiTheme="minorEastAsia" w:hint="eastAsia"/>
            <w:color w:val="000000" w:themeColor="text1"/>
            <w:rPrChange w:id="4662" w:author="JY0225" w:date="2017-08-24T11:24:00Z">
              <w:rPr>
                <w:rFonts w:hint="eastAsia"/>
                <w:color w:val="000000" w:themeColor="text1"/>
              </w:rPr>
            </w:rPrChange>
          </w:rPr>
          <w:t>以服务器文件路径作为参数，获取在服务器的文件详细信息，包括文件长度</w:t>
        </w:r>
        <w:r w:rsidRPr="00B207B1">
          <w:rPr>
            <w:rFonts w:hAnsiTheme="minorEastAsia"/>
            <w:color w:val="000000" w:themeColor="text1"/>
            <w:rPrChange w:id="4663" w:author="JY0225" w:date="2017-08-24T11:24:00Z">
              <w:rPr>
                <w:color w:val="000000" w:themeColor="text1"/>
              </w:rPr>
            </w:rPrChange>
          </w:rPr>
          <w:t>Content-Length</w:t>
        </w:r>
      </w:ins>
      <w:ins w:id="4664" w:author="JY0225" w:date="2017-08-23T14:50:00Z">
        <w:r w:rsidRPr="00B207B1">
          <w:rPr>
            <w:rFonts w:hAnsiTheme="minorEastAsia" w:hint="eastAsia"/>
            <w:color w:val="000000" w:themeColor="text1"/>
            <w:rPrChange w:id="4665" w:author="JY0225" w:date="2017-08-24T11:24:00Z">
              <w:rPr>
                <w:rFonts w:hint="eastAsia"/>
                <w:color w:val="000000" w:themeColor="text1"/>
              </w:rPr>
            </w:rPrChange>
          </w:rPr>
          <w:t>、</w:t>
        </w:r>
        <w:r w:rsidRPr="00B207B1">
          <w:rPr>
            <w:rFonts w:hAnsiTheme="minorEastAsia"/>
            <w:color w:val="000000" w:themeColor="text1"/>
            <w:rPrChange w:id="4666" w:author="JY0225" w:date="2017-08-24T11:24:00Z">
              <w:rPr>
                <w:color w:val="000000" w:themeColor="text1"/>
              </w:rPr>
            </w:rPrChange>
          </w:rPr>
          <w:t>ETag</w:t>
        </w:r>
        <w:r w:rsidRPr="00B207B1">
          <w:rPr>
            <w:rFonts w:hAnsiTheme="minorEastAsia" w:hint="eastAsia"/>
            <w:color w:val="000000" w:themeColor="text1"/>
            <w:rPrChange w:id="4667" w:author="JY0225" w:date="2017-08-24T11:24:00Z">
              <w:rPr>
                <w:rFonts w:hint="eastAsia"/>
                <w:color w:val="000000" w:themeColor="text1"/>
              </w:rPr>
            </w:rPrChange>
          </w:rPr>
          <w:t>即文件的</w:t>
        </w:r>
        <w:r w:rsidRPr="00B207B1">
          <w:rPr>
            <w:rFonts w:hAnsiTheme="minorEastAsia"/>
            <w:color w:val="000000" w:themeColor="text1"/>
            <w:rPrChange w:id="4668" w:author="JY0225" w:date="2017-08-24T11:24:00Z">
              <w:rPr>
                <w:color w:val="000000" w:themeColor="text1"/>
              </w:rPr>
            </w:rPrChange>
          </w:rPr>
          <w:t>MD5</w:t>
        </w:r>
        <w:r w:rsidRPr="00B207B1">
          <w:rPr>
            <w:rFonts w:hAnsiTheme="minorEastAsia" w:hint="eastAsia"/>
            <w:color w:val="000000" w:themeColor="text1"/>
            <w:rPrChange w:id="4669" w:author="JY0225" w:date="2017-08-24T11:24:00Z">
              <w:rPr>
                <w:rFonts w:hint="eastAsia"/>
                <w:color w:val="000000" w:themeColor="text1"/>
              </w:rPr>
            </w:rPrChange>
          </w:rPr>
          <w:t>值以及其他信息。</w:t>
        </w:r>
        <w:r w:rsidR="00CE2B3A" w:rsidRPr="00B207B1">
          <w:rPr>
            <w:rFonts w:hAnsiTheme="minorEastAsia" w:hint="eastAsia"/>
            <w:color w:val="000000" w:themeColor="text1"/>
            <w:rPrChange w:id="4670" w:author="JY0225" w:date="2017-08-24T11:24:00Z">
              <w:rPr>
                <w:rFonts w:hint="eastAsia"/>
                <w:color w:val="000000" w:themeColor="text1"/>
              </w:rPr>
            </w:rPrChange>
          </w:rPr>
          <w:t>中间件系统可以根据文件的</w:t>
        </w:r>
        <w:r w:rsidR="00CE2B3A" w:rsidRPr="00B207B1">
          <w:rPr>
            <w:rFonts w:hAnsiTheme="minorEastAsia"/>
            <w:color w:val="000000" w:themeColor="text1"/>
            <w:rPrChange w:id="4671" w:author="JY0225" w:date="2017-08-24T11:24:00Z">
              <w:rPr>
                <w:color w:val="000000" w:themeColor="text1"/>
              </w:rPr>
            </w:rPrChange>
          </w:rPr>
          <w:t>MD5</w:t>
        </w:r>
        <w:r w:rsidR="00CE2B3A" w:rsidRPr="00B207B1">
          <w:rPr>
            <w:rFonts w:hAnsiTheme="minorEastAsia" w:hint="eastAsia"/>
            <w:color w:val="000000" w:themeColor="text1"/>
            <w:rPrChange w:id="4672" w:author="JY0225" w:date="2017-08-24T11:24:00Z">
              <w:rPr>
                <w:rFonts w:hint="eastAsia"/>
                <w:color w:val="000000" w:themeColor="text1"/>
              </w:rPr>
            </w:rPrChange>
          </w:rPr>
          <w:t>判断</w:t>
        </w:r>
      </w:ins>
      <w:ins w:id="4673" w:author="JY0225" w:date="2017-08-23T14:51:00Z">
        <w:r w:rsidR="00CE2B3A" w:rsidRPr="00B207B1">
          <w:rPr>
            <w:rFonts w:hAnsiTheme="minorEastAsia" w:hint="eastAsia"/>
            <w:color w:val="000000" w:themeColor="text1"/>
            <w:rPrChange w:id="4674" w:author="JY0225" w:date="2017-08-24T11:24:00Z">
              <w:rPr>
                <w:rFonts w:hint="eastAsia"/>
                <w:color w:val="000000" w:themeColor="text1"/>
              </w:rPr>
            </w:rPrChange>
          </w:rPr>
          <w:t>本地缓存中是否存在该文件。</w:t>
        </w:r>
      </w:ins>
    </w:p>
    <w:p w14:paraId="0B809B10" w14:textId="4E14FB4F" w:rsidR="005E45EA" w:rsidRPr="00B207B1" w:rsidRDefault="00816735" w:rsidP="00816735">
      <w:pPr>
        <w:spacing w:beforeLines="30" w:before="93" w:afterLines="30" w:after="93" w:line="400" w:lineRule="exact"/>
        <w:jc w:val="center"/>
        <w:rPr>
          <w:rFonts w:hAnsiTheme="minorEastAsia"/>
          <w:color w:val="000000" w:themeColor="text1"/>
          <w:rPrChange w:id="4675" w:author="JY0225" w:date="2017-08-24T11:24:00Z">
            <w:rPr>
              <w:color w:val="000000" w:themeColor="text1"/>
            </w:rPr>
          </w:rPrChange>
        </w:rPr>
        <w:pPrChange w:id="4676" w:author="JY0225" w:date="2017-08-23T15:15:00Z">
          <w:pPr>
            <w:spacing w:line="400" w:lineRule="exact"/>
          </w:pPr>
        </w:pPrChange>
      </w:pPr>
      <w:r>
        <w:rPr>
          <w:rFonts w:hAnsiTheme="minorEastAsia" w:hint="eastAsia"/>
          <w:color w:val="000000" w:themeColor="text1"/>
        </w:rPr>
        <w:t>表4-10</w:t>
      </w:r>
      <w:r w:rsidR="0040671B" w:rsidRPr="00B207B1">
        <w:rPr>
          <w:rFonts w:hAnsiTheme="minorEastAsia" w:hint="eastAsia"/>
          <w:color w:val="000000" w:themeColor="text1"/>
          <w:rPrChange w:id="4677" w:author="JY0225" w:date="2017-08-24T11:24:00Z">
            <w:rPr>
              <w:rFonts w:hint="eastAsia"/>
              <w:color w:val="000000" w:themeColor="text1"/>
            </w:rPr>
          </w:rPrChange>
        </w:rPr>
        <w:t>大文件分块</w:t>
      </w:r>
    </w:p>
    <w:tbl>
      <w:tblPr>
        <w:tblStyle w:val="ae"/>
        <w:tblW w:w="0" w:type="auto"/>
        <w:tblLook w:val="04A0" w:firstRow="1" w:lastRow="0" w:firstColumn="1" w:lastColumn="0" w:noHBand="0" w:noVBand="1"/>
      </w:tblPr>
      <w:tblGrid>
        <w:gridCol w:w="1660"/>
        <w:gridCol w:w="1660"/>
        <w:gridCol w:w="4982"/>
      </w:tblGrid>
      <w:tr w:rsidR="005E45EA" w:rsidRPr="00B207B1" w14:paraId="65BE5371" w14:textId="77777777" w:rsidTr="00EF2128">
        <w:tc>
          <w:tcPr>
            <w:tcW w:w="1660" w:type="dxa"/>
          </w:tcPr>
          <w:p w14:paraId="5FC96D9B" w14:textId="77777777" w:rsidR="005E45EA" w:rsidRPr="00B207B1" w:rsidRDefault="005E45EA" w:rsidP="00EF2128">
            <w:pPr>
              <w:spacing w:line="400" w:lineRule="exact"/>
              <w:rPr>
                <w:color w:val="000000" w:themeColor="text1"/>
              </w:rPr>
            </w:pPr>
            <w:r w:rsidRPr="00B207B1">
              <w:rPr>
                <w:rFonts w:hint="eastAsia"/>
                <w:color w:val="000000" w:themeColor="text1"/>
              </w:rPr>
              <w:t>接口编号</w:t>
            </w:r>
          </w:p>
        </w:tc>
        <w:tc>
          <w:tcPr>
            <w:tcW w:w="1660" w:type="dxa"/>
          </w:tcPr>
          <w:p w14:paraId="4D7EC75F" w14:textId="77777777" w:rsidR="005E45EA" w:rsidRPr="00B207B1" w:rsidRDefault="005E45EA" w:rsidP="00EF2128">
            <w:pPr>
              <w:spacing w:line="400" w:lineRule="exact"/>
              <w:rPr>
                <w:color w:val="000000" w:themeColor="text1"/>
              </w:rPr>
            </w:pPr>
            <w:r w:rsidRPr="00B207B1">
              <w:rPr>
                <w:rFonts w:hint="eastAsia"/>
                <w:color w:val="000000" w:themeColor="text1"/>
              </w:rPr>
              <w:t>接口名称</w:t>
            </w:r>
          </w:p>
        </w:tc>
        <w:tc>
          <w:tcPr>
            <w:tcW w:w="4982" w:type="dxa"/>
          </w:tcPr>
          <w:p w14:paraId="13B36F37" w14:textId="77777777" w:rsidR="005E45EA" w:rsidRPr="00B207B1" w:rsidRDefault="00A11465" w:rsidP="00EF2128">
            <w:pPr>
              <w:spacing w:line="400" w:lineRule="exact"/>
              <w:rPr>
                <w:color w:val="000000" w:themeColor="text1"/>
              </w:rPr>
            </w:pPr>
            <w:r w:rsidRPr="00B207B1">
              <w:rPr>
                <w:rFonts w:hint="eastAsia"/>
                <w:color w:val="000000" w:themeColor="text1"/>
              </w:rPr>
              <w:t>大文件分块</w:t>
            </w:r>
          </w:p>
        </w:tc>
      </w:tr>
      <w:tr w:rsidR="005E45EA" w:rsidRPr="00B207B1" w14:paraId="2CFD8705" w14:textId="77777777" w:rsidTr="00EF2128">
        <w:tc>
          <w:tcPr>
            <w:tcW w:w="1660" w:type="dxa"/>
            <w:vMerge w:val="restart"/>
          </w:tcPr>
          <w:p w14:paraId="5193F44F" w14:textId="77777777" w:rsidR="005E45EA" w:rsidRPr="00B207B1" w:rsidRDefault="005E45EA" w:rsidP="00EF2128">
            <w:pPr>
              <w:spacing w:line="400" w:lineRule="exact"/>
              <w:rPr>
                <w:color w:val="000000" w:themeColor="text1"/>
              </w:rPr>
            </w:pPr>
            <w:r w:rsidRPr="00B207B1">
              <w:rPr>
                <w:rFonts w:hint="eastAsia"/>
                <w:color w:val="000000" w:themeColor="text1"/>
              </w:rPr>
              <w:t>Cloud-Op</w:t>
            </w:r>
            <w:r w:rsidR="00A47064" w:rsidRPr="00B207B1">
              <w:rPr>
                <w:color w:val="000000" w:themeColor="text1"/>
              </w:rPr>
              <w:t>t-07</w:t>
            </w:r>
          </w:p>
        </w:tc>
        <w:tc>
          <w:tcPr>
            <w:tcW w:w="1660" w:type="dxa"/>
          </w:tcPr>
          <w:p w14:paraId="341067DF" w14:textId="77777777" w:rsidR="005E45EA" w:rsidRPr="00B207B1" w:rsidRDefault="005E45EA" w:rsidP="00EF2128">
            <w:pPr>
              <w:spacing w:line="400" w:lineRule="exact"/>
              <w:rPr>
                <w:color w:val="000000" w:themeColor="text1"/>
              </w:rPr>
            </w:pPr>
            <w:r w:rsidRPr="00B207B1">
              <w:rPr>
                <w:rFonts w:hint="eastAsia"/>
                <w:color w:val="000000" w:themeColor="text1"/>
              </w:rPr>
              <w:t>接口原型</w:t>
            </w:r>
          </w:p>
        </w:tc>
        <w:tc>
          <w:tcPr>
            <w:tcW w:w="4982" w:type="dxa"/>
          </w:tcPr>
          <w:p w14:paraId="746DA270" w14:textId="77777777" w:rsidR="005E45EA" w:rsidRPr="00B207B1" w:rsidRDefault="005E45EA"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A436B1" w:rsidRPr="00B207B1">
              <w:rPr>
                <w:rFonts w:hint="eastAsia"/>
                <w:color w:val="000000" w:themeColor="text1"/>
              </w:rPr>
              <w:t>split</w:t>
            </w:r>
            <w:r w:rsidR="00A436B1" w:rsidRPr="00B207B1">
              <w:rPr>
                <w:color w:val="000000" w:themeColor="text1"/>
              </w:rPr>
              <w:t>_file</w:t>
            </w:r>
            <w:r w:rsidRPr="00B207B1">
              <w:rPr>
                <w:color w:val="000000" w:themeColor="text1"/>
              </w:rPr>
              <w:t>(</w:t>
            </w:r>
            <w:r w:rsidR="00725D0E" w:rsidRPr="00B207B1">
              <w:rPr>
                <w:color w:val="000000" w:themeColor="text1"/>
              </w:rPr>
              <w:t>String from</w:t>
            </w:r>
            <w:r w:rsidRPr="00B207B1">
              <w:rPr>
                <w:color w:val="000000" w:themeColor="text1"/>
              </w:rPr>
              <w:t xml:space="preserve">, </w:t>
            </w:r>
            <w:r w:rsidR="00725D0E" w:rsidRPr="00B207B1">
              <w:rPr>
                <w:color w:val="000000" w:themeColor="text1"/>
              </w:rPr>
              <w:t>String to</w:t>
            </w:r>
            <w:r w:rsidRPr="00B207B1">
              <w:rPr>
                <w:color w:val="000000" w:themeColor="text1"/>
              </w:rPr>
              <w:t>)</w:t>
            </w:r>
          </w:p>
        </w:tc>
      </w:tr>
      <w:tr w:rsidR="005E45EA" w:rsidRPr="00B207B1" w14:paraId="34CAD042" w14:textId="77777777" w:rsidTr="00EF2128">
        <w:tc>
          <w:tcPr>
            <w:tcW w:w="1660" w:type="dxa"/>
            <w:vMerge/>
          </w:tcPr>
          <w:p w14:paraId="153186B0" w14:textId="77777777" w:rsidR="005E45EA" w:rsidRPr="00B207B1" w:rsidRDefault="005E45EA" w:rsidP="00EF2128">
            <w:pPr>
              <w:spacing w:line="400" w:lineRule="exact"/>
              <w:rPr>
                <w:color w:val="000000" w:themeColor="text1"/>
              </w:rPr>
            </w:pPr>
          </w:p>
        </w:tc>
        <w:tc>
          <w:tcPr>
            <w:tcW w:w="1660" w:type="dxa"/>
          </w:tcPr>
          <w:p w14:paraId="2808C66F" w14:textId="77777777" w:rsidR="005E45EA" w:rsidRPr="00B207B1" w:rsidRDefault="005E45EA" w:rsidP="00EF2128">
            <w:pPr>
              <w:spacing w:line="400" w:lineRule="exact"/>
              <w:rPr>
                <w:color w:val="000000" w:themeColor="text1"/>
              </w:rPr>
            </w:pPr>
            <w:r w:rsidRPr="00B207B1">
              <w:rPr>
                <w:rFonts w:hint="eastAsia"/>
                <w:color w:val="000000" w:themeColor="text1"/>
              </w:rPr>
              <w:t>接口参数</w:t>
            </w:r>
          </w:p>
        </w:tc>
        <w:tc>
          <w:tcPr>
            <w:tcW w:w="4982" w:type="dxa"/>
          </w:tcPr>
          <w:p w14:paraId="73B16883" w14:textId="77777777" w:rsidR="005E45EA" w:rsidRPr="00B207B1" w:rsidRDefault="00B20F5F" w:rsidP="00EF2128">
            <w:pPr>
              <w:spacing w:line="400" w:lineRule="exact"/>
              <w:rPr>
                <w:color w:val="000000" w:themeColor="text1"/>
              </w:rPr>
            </w:pPr>
            <w:r w:rsidRPr="00B207B1">
              <w:rPr>
                <w:color w:val="000000" w:themeColor="text1"/>
              </w:rPr>
              <w:t>F</w:t>
            </w:r>
            <w:r w:rsidR="00272A70" w:rsidRPr="00B207B1">
              <w:rPr>
                <w:color w:val="000000" w:themeColor="text1"/>
              </w:rPr>
              <w:t>rom</w:t>
            </w:r>
            <w:r w:rsidRPr="00B207B1">
              <w:rPr>
                <w:rFonts w:hint="eastAsia"/>
                <w:color w:val="000000" w:themeColor="text1"/>
              </w:rPr>
              <w:t>目标文件路径</w:t>
            </w:r>
          </w:p>
          <w:p w14:paraId="780361C6" w14:textId="77777777" w:rsidR="005E45EA" w:rsidRPr="00B207B1" w:rsidRDefault="005E45EA" w:rsidP="00EF2128">
            <w:pPr>
              <w:spacing w:line="400" w:lineRule="exact"/>
              <w:rPr>
                <w:color w:val="000000" w:themeColor="text1"/>
              </w:rPr>
            </w:pPr>
            <w:r w:rsidRPr="00B207B1">
              <w:rPr>
                <w:color w:val="000000" w:themeColor="text1"/>
              </w:rPr>
              <w:t>userid</w:t>
            </w:r>
            <w:r w:rsidRPr="00B207B1">
              <w:rPr>
                <w:rFonts w:hint="eastAsia"/>
                <w:color w:val="000000" w:themeColor="text1"/>
              </w:rPr>
              <w:t>：</w:t>
            </w:r>
            <w:r w:rsidR="005A221B" w:rsidRPr="00B207B1">
              <w:rPr>
                <w:rFonts w:hint="eastAsia"/>
                <w:color w:val="000000" w:themeColor="text1"/>
              </w:rPr>
              <w:t>临时分块文件保存路径</w:t>
            </w:r>
          </w:p>
        </w:tc>
      </w:tr>
      <w:tr w:rsidR="005E45EA" w:rsidRPr="00B207B1" w14:paraId="7988D3E9" w14:textId="77777777" w:rsidTr="00EF2128">
        <w:tc>
          <w:tcPr>
            <w:tcW w:w="1660" w:type="dxa"/>
            <w:vMerge/>
          </w:tcPr>
          <w:p w14:paraId="63A43A08" w14:textId="77777777" w:rsidR="005E45EA" w:rsidRPr="00B207B1" w:rsidRDefault="005E45EA" w:rsidP="00EF2128">
            <w:pPr>
              <w:spacing w:line="400" w:lineRule="exact"/>
              <w:rPr>
                <w:color w:val="000000" w:themeColor="text1"/>
              </w:rPr>
            </w:pPr>
          </w:p>
        </w:tc>
        <w:tc>
          <w:tcPr>
            <w:tcW w:w="1660" w:type="dxa"/>
          </w:tcPr>
          <w:p w14:paraId="2E533EBE" w14:textId="77777777" w:rsidR="005E45EA" w:rsidRPr="00B207B1" w:rsidRDefault="005E45EA" w:rsidP="00EF2128">
            <w:pPr>
              <w:spacing w:line="400" w:lineRule="exact"/>
              <w:rPr>
                <w:color w:val="000000" w:themeColor="text1"/>
              </w:rPr>
            </w:pPr>
            <w:r w:rsidRPr="00B207B1">
              <w:rPr>
                <w:rFonts w:hint="eastAsia"/>
                <w:color w:val="000000" w:themeColor="text1"/>
              </w:rPr>
              <w:t>返回结果</w:t>
            </w:r>
          </w:p>
        </w:tc>
        <w:tc>
          <w:tcPr>
            <w:tcW w:w="4982" w:type="dxa"/>
          </w:tcPr>
          <w:p w14:paraId="4A9ABFD6" w14:textId="77777777" w:rsidR="005E45EA" w:rsidRPr="00B207B1" w:rsidRDefault="005E45EA" w:rsidP="00EF2128">
            <w:pPr>
              <w:spacing w:line="400" w:lineRule="exact"/>
              <w:rPr>
                <w:color w:val="000000" w:themeColor="text1"/>
              </w:rPr>
            </w:pPr>
            <w:r w:rsidRPr="00B207B1">
              <w:rPr>
                <w:rFonts w:hint="eastAsia"/>
                <w:color w:val="000000" w:themeColor="text1"/>
              </w:rPr>
              <w:t>True：</w:t>
            </w:r>
            <w:r w:rsidR="00D14F10" w:rsidRPr="00B207B1">
              <w:rPr>
                <w:rFonts w:hint="eastAsia"/>
                <w:color w:val="000000" w:themeColor="text1"/>
              </w:rPr>
              <w:t>文件分割成功</w:t>
            </w:r>
          </w:p>
          <w:p w14:paraId="2DBE5327" w14:textId="77777777" w:rsidR="005E45EA" w:rsidRPr="00B207B1" w:rsidRDefault="005E45EA" w:rsidP="00EF2128">
            <w:pPr>
              <w:spacing w:line="400" w:lineRule="exact"/>
              <w:rPr>
                <w:color w:val="000000" w:themeColor="text1"/>
              </w:rPr>
            </w:pPr>
            <w:r w:rsidRPr="00B207B1">
              <w:rPr>
                <w:rFonts w:hint="eastAsia"/>
                <w:color w:val="000000" w:themeColor="text1"/>
              </w:rPr>
              <w:t>False：</w:t>
            </w:r>
            <w:r w:rsidR="009A7A56" w:rsidRPr="00B207B1">
              <w:rPr>
                <w:rFonts w:hint="eastAsia"/>
                <w:color w:val="000000" w:themeColor="text1"/>
              </w:rPr>
              <w:t>文件分割失败</w:t>
            </w:r>
          </w:p>
        </w:tc>
      </w:tr>
    </w:tbl>
    <w:p w14:paraId="11367C32" w14:textId="6976D830" w:rsidR="006412EA" w:rsidRPr="00B207B1" w:rsidRDefault="00055D44" w:rsidP="009751D0">
      <w:pPr>
        <w:spacing w:line="400" w:lineRule="exact"/>
        <w:rPr>
          <w:ins w:id="4678" w:author="JY0225" w:date="2017-08-23T14:51:00Z"/>
          <w:rFonts w:hAnsiTheme="minorEastAsia"/>
          <w:color w:val="000000" w:themeColor="text1"/>
          <w:rPrChange w:id="4679" w:author="JY0225" w:date="2017-08-24T11:24:00Z">
            <w:rPr>
              <w:ins w:id="4680" w:author="JY0225" w:date="2017-08-23T14:51:00Z"/>
              <w:color w:val="000000" w:themeColor="text1"/>
            </w:rPr>
          </w:rPrChange>
        </w:rPr>
      </w:pPr>
      <w:ins w:id="4681" w:author="JY0225" w:date="2017-08-23T14:51:00Z">
        <w:r w:rsidRPr="00B207B1">
          <w:rPr>
            <w:color w:val="000000" w:themeColor="text1"/>
          </w:rPr>
          <w:tab/>
        </w:r>
      </w:ins>
      <w:r w:rsidR="00816735">
        <w:rPr>
          <w:rFonts w:hint="eastAsia"/>
          <w:color w:val="000000" w:themeColor="text1"/>
        </w:rPr>
        <w:t>表4-10</w:t>
      </w:r>
      <w:r w:rsidR="00FA0FE9">
        <w:rPr>
          <w:rFonts w:hint="eastAsia"/>
          <w:color w:val="000000" w:themeColor="text1"/>
        </w:rPr>
        <w:t>为大文件分块接口</w:t>
      </w:r>
      <w:r w:rsidR="00897193">
        <w:rPr>
          <w:rFonts w:hint="eastAsia"/>
          <w:color w:val="000000" w:themeColor="text1"/>
        </w:rPr>
        <w:t>，</w:t>
      </w:r>
      <w:ins w:id="4682" w:author="JY0225" w:date="2017-08-23T14:51:00Z">
        <w:r w:rsidRPr="00B207B1">
          <w:rPr>
            <w:rFonts w:hAnsiTheme="minorEastAsia" w:hint="eastAsia"/>
            <w:color w:val="000000" w:themeColor="text1"/>
            <w:rPrChange w:id="4683" w:author="JY0225" w:date="2017-08-24T11:24:00Z">
              <w:rPr>
                <w:rFonts w:hint="eastAsia"/>
                <w:color w:val="000000" w:themeColor="text1"/>
              </w:rPr>
            </w:rPrChange>
          </w:rPr>
          <w:t>当传输的文件大小超过中间件系统规定的文件块大小时，会</w:t>
        </w:r>
      </w:ins>
      <w:ins w:id="4684" w:author="JY0225" w:date="2017-08-23T14:52:00Z">
        <w:r w:rsidRPr="00B207B1">
          <w:rPr>
            <w:rFonts w:hAnsiTheme="minorEastAsia" w:hint="eastAsia"/>
            <w:color w:val="000000" w:themeColor="text1"/>
            <w:rPrChange w:id="4685" w:author="JY0225" w:date="2017-08-24T11:24:00Z">
              <w:rPr>
                <w:rFonts w:hint="eastAsia"/>
                <w:color w:val="000000" w:themeColor="text1"/>
              </w:rPr>
            </w:rPrChange>
          </w:rPr>
          <w:t>调用大文件分块接口将文件分割成固定大小的文件块。</w:t>
        </w:r>
        <w:r w:rsidR="00E96651" w:rsidRPr="00B207B1">
          <w:rPr>
            <w:rFonts w:hAnsiTheme="minorEastAsia"/>
            <w:color w:val="000000" w:themeColor="text1"/>
            <w:rPrChange w:id="4686" w:author="JY0225" w:date="2017-08-24T11:24:00Z">
              <w:rPr>
                <w:color w:val="000000" w:themeColor="text1"/>
              </w:rPr>
            </w:rPrChange>
          </w:rPr>
          <w:t>from</w:t>
        </w:r>
        <w:r w:rsidR="00E96651" w:rsidRPr="00B207B1">
          <w:rPr>
            <w:rFonts w:hAnsiTheme="minorEastAsia" w:hint="eastAsia"/>
            <w:color w:val="000000" w:themeColor="text1"/>
            <w:rPrChange w:id="4687" w:author="JY0225" w:date="2017-08-24T11:24:00Z">
              <w:rPr>
                <w:rFonts w:hint="eastAsia"/>
                <w:color w:val="000000" w:themeColor="text1"/>
              </w:rPr>
            </w:rPrChange>
          </w:rPr>
          <w:t>参数表示大文件的路径，</w:t>
        </w:r>
        <w:r w:rsidR="00E96651" w:rsidRPr="00B207B1">
          <w:rPr>
            <w:rFonts w:hAnsiTheme="minorEastAsia"/>
            <w:color w:val="000000" w:themeColor="text1"/>
            <w:rPrChange w:id="4688" w:author="JY0225" w:date="2017-08-24T11:24:00Z">
              <w:rPr>
                <w:color w:val="000000" w:themeColor="text1"/>
              </w:rPr>
            </w:rPrChange>
          </w:rPr>
          <w:t>to</w:t>
        </w:r>
        <w:r w:rsidR="00E96651" w:rsidRPr="00B207B1">
          <w:rPr>
            <w:rFonts w:hAnsiTheme="minorEastAsia" w:hint="eastAsia"/>
            <w:color w:val="000000" w:themeColor="text1"/>
            <w:rPrChange w:id="4689" w:author="JY0225" w:date="2017-08-24T11:24:00Z">
              <w:rPr>
                <w:rFonts w:hint="eastAsia"/>
                <w:color w:val="000000" w:themeColor="text1"/>
              </w:rPr>
            </w:rPrChange>
          </w:rPr>
          <w:t>参数表示存储文件块的</w:t>
        </w:r>
      </w:ins>
      <w:ins w:id="4690" w:author="JY0225" w:date="2017-08-23T14:53:00Z">
        <w:r w:rsidR="00E96651" w:rsidRPr="00B207B1">
          <w:rPr>
            <w:rFonts w:hAnsiTheme="minorEastAsia" w:hint="eastAsia"/>
            <w:color w:val="000000" w:themeColor="text1"/>
            <w:rPrChange w:id="4691" w:author="JY0225" w:date="2017-08-24T11:24:00Z">
              <w:rPr>
                <w:rFonts w:hint="eastAsia"/>
                <w:color w:val="000000" w:themeColor="text1"/>
              </w:rPr>
            </w:rPrChange>
          </w:rPr>
          <w:t>路径，该接口返回文件分块的结果。</w:t>
        </w:r>
      </w:ins>
    </w:p>
    <w:p w14:paraId="72474907" w14:textId="59001937" w:rsidR="0072350E" w:rsidRPr="00B207B1" w:rsidRDefault="003E7692" w:rsidP="003E7692">
      <w:pPr>
        <w:spacing w:beforeLines="30" w:before="93" w:afterLines="30" w:after="93" w:line="400" w:lineRule="exact"/>
        <w:jc w:val="center"/>
        <w:rPr>
          <w:rFonts w:hAnsiTheme="minorEastAsia"/>
          <w:color w:val="000000" w:themeColor="text1"/>
          <w:rPrChange w:id="4692" w:author="JY0225" w:date="2017-08-24T11:24:00Z">
            <w:rPr/>
          </w:rPrChange>
        </w:rPr>
        <w:pPrChange w:id="4693" w:author="JY0225" w:date="2017-08-23T15:36:00Z">
          <w:pPr>
            <w:spacing w:line="400" w:lineRule="exact"/>
          </w:pPr>
        </w:pPrChange>
      </w:pPr>
      <w:r>
        <w:rPr>
          <w:rFonts w:hAnsiTheme="minorEastAsia" w:hint="eastAsia"/>
          <w:color w:val="000000" w:themeColor="text1"/>
        </w:rPr>
        <w:t>表4-11</w:t>
      </w:r>
      <w:del w:id="4694" w:author="JY0225" w:date="2017-08-23T15:36:00Z">
        <w:r w:rsidR="009751D0" w:rsidRPr="00B207B1" w:rsidDel="0072350E">
          <w:rPr>
            <w:rFonts w:hAnsiTheme="minorEastAsia"/>
            <w:color w:val="000000" w:themeColor="text1"/>
            <w:rPrChange w:id="4695" w:author="JY0225" w:date="2017-08-24T11:24:00Z">
              <w:rPr/>
            </w:rPrChange>
          </w:rPr>
          <w:delText>3</w:delText>
        </w:r>
        <w:r w:rsidR="009751D0" w:rsidRPr="00B207B1" w:rsidDel="0072350E">
          <w:rPr>
            <w:rFonts w:hAnsiTheme="minorEastAsia" w:hint="eastAsia"/>
            <w:color w:val="000000" w:themeColor="text1"/>
            <w:rPrChange w:id="4696" w:author="JY0225" w:date="2017-08-24T11:24:00Z">
              <w:rPr>
                <w:rFonts w:hint="eastAsia"/>
              </w:rPr>
            </w:rPrChange>
          </w:rPr>
          <w:delText>）</w:delText>
        </w:r>
      </w:del>
      <w:r w:rsidR="003B40F8" w:rsidRPr="00B207B1">
        <w:rPr>
          <w:rFonts w:hAnsiTheme="minorEastAsia" w:hint="eastAsia"/>
          <w:color w:val="000000" w:themeColor="text1"/>
          <w:rPrChange w:id="4697" w:author="JY0225" w:date="2017-08-24T11:24:00Z">
            <w:rPr>
              <w:rFonts w:hint="eastAsia"/>
            </w:rPr>
          </w:rPrChange>
        </w:rPr>
        <w:t>大文件</w:t>
      </w:r>
      <w:r w:rsidR="00641EB0" w:rsidRPr="00B207B1">
        <w:rPr>
          <w:rFonts w:hAnsiTheme="minorEastAsia" w:hint="eastAsia"/>
          <w:color w:val="000000" w:themeColor="text1"/>
          <w:rPrChange w:id="4698" w:author="JY0225" w:date="2017-08-24T11:24:00Z">
            <w:rPr>
              <w:rFonts w:hint="eastAsia"/>
            </w:rPr>
          </w:rPrChange>
        </w:rPr>
        <w:t>分块</w:t>
      </w:r>
      <w:r w:rsidR="003B40F8" w:rsidRPr="00B207B1">
        <w:rPr>
          <w:rFonts w:hAnsiTheme="minorEastAsia" w:hint="eastAsia"/>
          <w:color w:val="000000" w:themeColor="text1"/>
          <w:rPrChange w:id="4699" w:author="JY0225" w:date="2017-08-24T11:24:00Z">
            <w:rPr>
              <w:rFonts w:hint="eastAsia"/>
            </w:rPr>
          </w:rPrChange>
        </w:rPr>
        <w:t>上传</w:t>
      </w:r>
    </w:p>
    <w:tbl>
      <w:tblPr>
        <w:tblStyle w:val="ae"/>
        <w:tblW w:w="0" w:type="auto"/>
        <w:tblLook w:val="04A0" w:firstRow="1" w:lastRow="0" w:firstColumn="1" w:lastColumn="0" w:noHBand="0" w:noVBand="1"/>
      </w:tblPr>
      <w:tblGrid>
        <w:gridCol w:w="1660"/>
        <w:gridCol w:w="1660"/>
        <w:gridCol w:w="4982"/>
      </w:tblGrid>
      <w:tr w:rsidR="009751D0" w:rsidRPr="00B207B1" w14:paraId="48D75175" w14:textId="77777777" w:rsidTr="00EF2128">
        <w:tc>
          <w:tcPr>
            <w:tcW w:w="1660" w:type="dxa"/>
          </w:tcPr>
          <w:p w14:paraId="33C97A98" w14:textId="77777777" w:rsidR="009751D0" w:rsidRPr="00B207B1" w:rsidRDefault="009751D0" w:rsidP="00EF2128">
            <w:pPr>
              <w:spacing w:line="400" w:lineRule="exact"/>
              <w:rPr>
                <w:color w:val="000000" w:themeColor="text1"/>
              </w:rPr>
            </w:pPr>
            <w:r w:rsidRPr="00B207B1">
              <w:rPr>
                <w:rFonts w:hint="eastAsia"/>
                <w:color w:val="000000" w:themeColor="text1"/>
              </w:rPr>
              <w:t>接口编号</w:t>
            </w:r>
          </w:p>
        </w:tc>
        <w:tc>
          <w:tcPr>
            <w:tcW w:w="1660" w:type="dxa"/>
          </w:tcPr>
          <w:p w14:paraId="5370E62B" w14:textId="77777777" w:rsidR="009751D0" w:rsidRPr="00B207B1" w:rsidRDefault="009751D0" w:rsidP="00EF2128">
            <w:pPr>
              <w:spacing w:line="400" w:lineRule="exact"/>
              <w:rPr>
                <w:color w:val="000000" w:themeColor="text1"/>
              </w:rPr>
            </w:pPr>
            <w:r w:rsidRPr="00B207B1">
              <w:rPr>
                <w:rFonts w:hint="eastAsia"/>
                <w:color w:val="000000" w:themeColor="text1"/>
              </w:rPr>
              <w:t>接口名称</w:t>
            </w:r>
          </w:p>
        </w:tc>
        <w:tc>
          <w:tcPr>
            <w:tcW w:w="4982" w:type="dxa"/>
          </w:tcPr>
          <w:p w14:paraId="2D3AEE5E" w14:textId="77777777" w:rsidR="009751D0" w:rsidRPr="00B207B1" w:rsidRDefault="00A11465" w:rsidP="00EF2128">
            <w:pPr>
              <w:spacing w:line="400" w:lineRule="exact"/>
              <w:rPr>
                <w:color w:val="000000" w:themeColor="text1"/>
              </w:rPr>
            </w:pPr>
            <w:r w:rsidRPr="00B207B1">
              <w:rPr>
                <w:rFonts w:hint="eastAsia"/>
                <w:color w:val="000000" w:themeColor="text1"/>
              </w:rPr>
              <w:t>大文件分块上传</w:t>
            </w:r>
          </w:p>
        </w:tc>
      </w:tr>
      <w:tr w:rsidR="009751D0" w:rsidRPr="00B207B1" w14:paraId="2030DA25" w14:textId="77777777" w:rsidTr="00EF2128">
        <w:tc>
          <w:tcPr>
            <w:tcW w:w="1660" w:type="dxa"/>
            <w:vMerge w:val="restart"/>
          </w:tcPr>
          <w:p w14:paraId="075CD005" w14:textId="77777777" w:rsidR="009751D0" w:rsidRPr="00B207B1" w:rsidRDefault="009751D0" w:rsidP="00EF2128">
            <w:pPr>
              <w:spacing w:line="400" w:lineRule="exact"/>
              <w:rPr>
                <w:color w:val="000000" w:themeColor="text1"/>
              </w:rPr>
            </w:pPr>
            <w:r w:rsidRPr="00B207B1">
              <w:rPr>
                <w:rFonts w:hint="eastAsia"/>
                <w:color w:val="000000" w:themeColor="text1"/>
              </w:rPr>
              <w:t>Cloud-Op</w:t>
            </w:r>
            <w:r w:rsidR="00D30C98" w:rsidRPr="00B207B1">
              <w:rPr>
                <w:color w:val="000000" w:themeColor="text1"/>
              </w:rPr>
              <w:t>t-08</w:t>
            </w:r>
          </w:p>
        </w:tc>
        <w:tc>
          <w:tcPr>
            <w:tcW w:w="1660" w:type="dxa"/>
          </w:tcPr>
          <w:p w14:paraId="0EA5137B" w14:textId="77777777" w:rsidR="009751D0" w:rsidRPr="00B207B1" w:rsidRDefault="009751D0" w:rsidP="00EF2128">
            <w:pPr>
              <w:spacing w:line="400" w:lineRule="exact"/>
              <w:rPr>
                <w:color w:val="000000" w:themeColor="text1"/>
              </w:rPr>
            </w:pPr>
            <w:r w:rsidRPr="00B207B1">
              <w:rPr>
                <w:rFonts w:hint="eastAsia"/>
                <w:color w:val="000000" w:themeColor="text1"/>
              </w:rPr>
              <w:t>接口原型</w:t>
            </w:r>
          </w:p>
        </w:tc>
        <w:tc>
          <w:tcPr>
            <w:tcW w:w="4982" w:type="dxa"/>
          </w:tcPr>
          <w:p w14:paraId="6DE909FB" w14:textId="77777777" w:rsidR="009751D0" w:rsidRPr="00B207B1" w:rsidRDefault="009751D0" w:rsidP="00EF2128">
            <w:pPr>
              <w:spacing w:line="400" w:lineRule="exact"/>
              <w:rPr>
                <w:color w:val="000000" w:themeColor="text1"/>
              </w:rPr>
            </w:pPr>
            <w:r w:rsidRPr="00B207B1">
              <w:rPr>
                <w:color w:val="000000" w:themeColor="text1"/>
              </w:rPr>
              <w:t xml:space="preserve">String </w:t>
            </w:r>
            <w:r w:rsidR="009A2517" w:rsidRPr="00B207B1">
              <w:rPr>
                <w:rFonts w:hint="eastAsia"/>
                <w:color w:val="000000" w:themeColor="text1"/>
              </w:rPr>
              <w:t>chun</w:t>
            </w:r>
            <w:r w:rsidR="009A2517" w:rsidRPr="00B207B1">
              <w:rPr>
                <w:color w:val="000000" w:themeColor="text1"/>
              </w:rPr>
              <w:t>k</w:t>
            </w:r>
            <w:r w:rsidR="00B537C9" w:rsidRPr="00B207B1">
              <w:rPr>
                <w:color w:val="000000" w:themeColor="text1"/>
              </w:rPr>
              <w:t>_upload</w:t>
            </w:r>
            <w:r w:rsidRPr="00B207B1">
              <w:rPr>
                <w:color w:val="000000" w:themeColor="text1"/>
              </w:rPr>
              <w:t>(String file_path</w:t>
            </w:r>
            <w:r w:rsidR="00FD7772" w:rsidRPr="00B207B1">
              <w:rPr>
                <w:color w:val="000000" w:themeColor="text1"/>
              </w:rPr>
              <w:t>, String server_path, String user_id</w:t>
            </w:r>
            <w:r w:rsidRPr="00B207B1">
              <w:rPr>
                <w:color w:val="000000" w:themeColor="text1"/>
              </w:rPr>
              <w:t>)</w:t>
            </w:r>
          </w:p>
        </w:tc>
      </w:tr>
      <w:tr w:rsidR="009751D0" w:rsidRPr="00B207B1" w14:paraId="6F7445D4" w14:textId="77777777" w:rsidTr="00EF2128">
        <w:tc>
          <w:tcPr>
            <w:tcW w:w="1660" w:type="dxa"/>
            <w:vMerge/>
          </w:tcPr>
          <w:p w14:paraId="0D2D8FF1" w14:textId="77777777" w:rsidR="009751D0" w:rsidRPr="00B207B1" w:rsidRDefault="009751D0" w:rsidP="00EF2128">
            <w:pPr>
              <w:spacing w:line="400" w:lineRule="exact"/>
              <w:rPr>
                <w:color w:val="000000" w:themeColor="text1"/>
              </w:rPr>
            </w:pPr>
          </w:p>
        </w:tc>
        <w:tc>
          <w:tcPr>
            <w:tcW w:w="1660" w:type="dxa"/>
          </w:tcPr>
          <w:p w14:paraId="27F7C381" w14:textId="77777777" w:rsidR="009751D0" w:rsidRPr="00B207B1" w:rsidRDefault="009751D0" w:rsidP="00EF2128">
            <w:pPr>
              <w:spacing w:line="400" w:lineRule="exact"/>
              <w:rPr>
                <w:color w:val="000000" w:themeColor="text1"/>
              </w:rPr>
            </w:pPr>
            <w:r w:rsidRPr="00B207B1">
              <w:rPr>
                <w:rFonts w:hint="eastAsia"/>
                <w:color w:val="000000" w:themeColor="text1"/>
              </w:rPr>
              <w:t>接口参数</w:t>
            </w:r>
          </w:p>
        </w:tc>
        <w:tc>
          <w:tcPr>
            <w:tcW w:w="4982" w:type="dxa"/>
          </w:tcPr>
          <w:p w14:paraId="6713F31E" w14:textId="77777777" w:rsidR="009751D0" w:rsidRPr="00B207B1" w:rsidRDefault="009751D0" w:rsidP="00EF2128">
            <w:pPr>
              <w:spacing w:line="400" w:lineRule="exact"/>
              <w:rPr>
                <w:color w:val="000000" w:themeColor="text1"/>
              </w:rPr>
            </w:pPr>
            <w:r w:rsidRPr="00B207B1">
              <w:rPr>
                <w:color w:val="000000" w:themeColor="text1"/>
              </w:rPr>
              <w:t>file_path</w:t>
            </w:r>
            <w:r w:rsidRPr="00B207B1">
              <w:rPr>
                <w:rFonts w:hint="eastAsia"/>
                <w:color w:val="000000" w:themeColor="text1"/>
              </w:rPr>
              <w:t>：文件路径</w:t>
            </w:r>
          </w:p>
          <w:p w14:paraId="0362BC24" w14:textId="77777777" w:rsidR="00DF6354" w:rsidRPr="00B207B1" w:rsidRDefault="00DF6354" w:rsidP="00EF2128">
            <w:pPr>
              <w:spacing w:line="400" w:lineRule="exact"/>
              <w:rPr>
                <w:color w:val="000000" w:themeColor="text1"/>
              </w:rPr>
            </w:pPr>
            <w:r w:rsidRPr="00B207B1">
              <w:rPr>
                <w:color w:val="000000" w:themeColor="text1"/>
              </w:rPr>
              <w:t>server_path</w:t>
            </w:r>
            <w:r w:rsidRPr="00B207B1">
              <w:rPr>
                <w:rFonts w:hint="eastAsia"/>
                <w:color w:val="000000" w:themeColor="text1"/>
              </w:rPr>
              <w:t>：服务器路径</w:t>
            </w:r>
          </w:p>
          <w:p w14:paraId="7DD85650" w14:textId="77777777" w:rsidR="00DF6354" w:rsidRPr="00B207B1" w:rsidRDefault="00DF6354" w:rsidP="00EF2128">
            <w:pPr>
              <w:spacing w:line="400" w:lineRule="exact"/>
              <w:rPr>
                <w:color w:val="000000" w:themeColor="text1"/>
              </w:rPr>
            </w:pPr>
            <w:r w:rsidRPr="00B207B1">
              <w:rPr>
                <w:rFonts w:hint="eastAsia"/>
                <w:color w:val="000000" w:themeColor="text1"/>
              </w:rPr>
              <w:lastRenderedPageBreak/>
              <w:t>userid：用户id</w:t>
            </w:r>
          </w:p>
        </w:tc>
      </w:tr>
      <w:tr w:rsidR="009751D0" w:rsidRPr="00B207B1" w14:paraId="7189C053" w14:textId="77777777" w:rsidTr="00EF2128">
        <w:tc>
          <w:tcPr>
            <w:tcW w:w="1660" w:type="dxa"/>
            <w:vMerge/>
          </w:tcPr>
          <w:p w14:paraId="5AA7BF24" w14:textId="77777777" w:rsidR="009751D0" w:rsidRPr="00B207B1" w:rsidRDefault="009751D0" w:rsidP="00EF2128">
            <w:pPr>
              <w:spacing w:line="400" w:lineRule="exact"/>
              <w:rPr>
                <w:color w:val="000000" w:themeColor="text1"/>
              </w:rPr>
            </w:pPr>
          </w:p>
        </w:tc>
        <w:tc>
          <w:tcPr>
            <w:tcW w:w="1660" w:type="dxa"/>
          </w:tcPr>
          <w:p w14:paraId="705C9BEC" w14:textId="77777777" w:rsidR="009751D0" w:rsidRPr="00B207B1" w:rsidRDefault="009751D0" w:rsidP="00EF2128">
            <w:pPr>
              <w:spacing w:line="400" w:lineRule="exact"/>
              <w:rPr>
                <w:color w:val="000000" w:themeColor="text1"/>
              </w:rPr>
            </w:pPr>
            <w:r w:rsidRPr="00B207B1">
              <w:rPr>
                <w:rFonts w:hint="eastAsia"/>
                <w:color w:val="000000" w:themeColor="text1"/>
              </w:rPr>
              <w:t>返回结果</w:t>
            </w:r>
          </w:p>
        </w:tc>
        <w:tc>
          <w:tcPr>
            <w:tcW w:w="4982" w:type="dxa"/>
          </w:tcPr>
          <w:p w14:paraId="2BD69064" w14:textId="77777777" w:rsidR="009960D2" w:rsidRPr="00B207B1" w:rsidRDefault="0076647F" w:rsidP="009960D2">
            <w:pPr>
              <w:spacing w:line="400" w:lineRule="exact"/>
              <w:rPr>
                <w:rFonts w:ascii="Times New Roman" w:hAnsi="Times New Roman"/>
              </w:rPr>
            </w:pPr>
            <w:r w:rsidRPr="00B207B1">
              <w:rPr>
                <w:rFonts w:ascii="Times New Roman" w:hAnsi="Times New Roman"/>
              </w:rPr>
              <w:t>{</w:t>
            </w:r>
          </w:p>
          <w:p w14:paraId="616E1648" w14:textId="77777777" w:rsidR="009960D2" w:rsidRPr="00B207B1" w:rsidRDefault="009960D2" w:rsidP="009960D2">
            <w:pPr>
              <w:spacing w:line="400" w:lineRule="exact"/>
              <w:rPr>
                <w:rFonts w:ascii="Times New Roman" w:hAnsi="Times New Roman"/>
              </w:rPr>
            </w:pPr>
            <w:r w:rsidRPr="00B207B1">
              <w:rPr>
                <w:rFonts w:ascii="Times New Roman" w:hAnsi="Times New Roman"/>
              </w:rPr>
              <w:t>"status": "0",</w:t>
            </w:r>
          </w:p>
          <w:p w14:paraId="5759ACB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"X-Object-Permisson": "</w:t>
            </w:r>
            <w:r w:rsidR="0060091C" w:rsidRPr="00B207B1">
              <w:rPr>
                <w:rFonts w:ascii="Times New Roman" w:hAnsi="Times New Roman"/>
              </w:rPr>
              <w:t>500</w:t>
            </w:r>
            <w:r w:rsidRPr="00B207B1">
              <w:rPr>
                <w:rFonts w:ascii="Times New Roman" w:hAnsi="Times New Roman" w:hint="eastAsia"/>
              </w:rPr>
              <w:t>",</w:t>
            </w:r>
          </w:p>
          <w:p w14:paraId="264392D1"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"path":" </w:t>
            </w:r>
            <w:r w:rsidR="0006115D" w:rsidRPr="00B207B1">
              <w:rPr>
                <w:rFonts w:ascii="Times New Roman" w:hAnsi="Times New Roman"/>
              </w:rPr>
              <w:t>“/temp”</w:t>
            </w:r>
            <w:r w:rsidRPr="00B207B1">
              <w:rPr>
                <w:rFonts w:ascii="Times New Roman" w:hAnsi="Times New Roman" w:hint="eastAsia"/>
              </w:rPr>
              <w:t>,</w:t>
            </w:r>
          </w:p>
          <w:p w14:paraId="0964277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"size":" </w:t>
            </w:r>
            <w:r w:rsidR="00862D86" w:rsidRPr="00B207B1">
              <w:rPr>
                <w:rFonts w:ascii="Times New Roman" w:hAnsi="Times New Roman"/>
              </w:rPr>
              <w:t>200</w:t>
            </w:r>
            <w:r w:rsidRPr="00B207B1">
              <w:rPr>
                <w:rFonts w:ascii="Times New Roman" w:hAnsi="Times New Roman" w:hint="eastAsia"/>
              </w:rPr>
              <w:t>",</w:t>
            </w:r>
          </w:p>
          <w:p w14:paraId="624A6A93" w14:textId="77777777" w:rsidR="009960D2" w:rsidRPr="00B207B1" w:rsidDel="00B24EC6" w:rsidRDefault="009960D2" w:rsidP="009960D2">
            <w:pPr>
              <w:spacing w:line="400" w:lineRule="exact"/>
              <w:rPr>
                <w:del w:id="4700" w:author="JY0225" w:date="2017-08-23T14:57:00Z"/>
                <w:rFonts w:ascii="Times New Roman" w:hAnsi="Times New Roman"/>
              </w:rPr>
            </w:pPr>
            <w:del w:id="4701" w:author="JY0225" w:date="2017-08-23T14:57:00Z">
              <w:r w:rsidRPr="00B207B1" w:rsidDel="00B24EC6">
                <w:rPr>
                  <w:rFonts w:ascii="Times New Roman" w:hAnsi="Times New Roman" w:hint="eastAsia"/>
                </w:rPr>
                <w:delText>"mtime":"</w:delText>
              </w:r>
              <w:r w:rsidR="004A2862" w:rsidRPr="00B207B1" w:rsidDel="00B24EC6">
                <w:rPr>
                  <w:rFonts w:ascii="Times New Roman" w:hAnsi="Times New Roman"/>
                </w:rPr>
                <w:delText>1438679161.39779</w:delText>
              </w:r>
              <w:r w:rsidRPr="00B207B1" w:rsidDel="00B24EC6">
                <w:rPr>
                  <w:rFonts w:ascii="Times New Roman" w:hAnsi="Times New Roman" w:hint="eastAsia"/>
                </w:rPr>
                <w:delText>",</w:delText>
              </w:r>
              <w:r w:rsidRPr="00B207B1" w:rsidDel="00B24EC6">
                <w:rPr>
                  <w:rFonts w:ascii="Times New Roman" w:hAnsi="Times New Roman"/>
                </w:rPr>
                <w:delText xml:space="preserve"> </w:delText>
              </w:r>
            </w:del>
          </w:p>
          <w:p w14:paraId="5BE776A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"ctime":" </w:t>
            </w:r>
            <w:r w:rsidR="004A2862" w:rsidRPr="00B207B1">
              <w:rPr>
                <w:rFonts w:ascii="Times New Roman" w:hAnsi="Times New Roman"/>
              </w:rPr>
              <w:t>1438679161.39779</w:t>
            </w:r>
            <w:r w:rsidRPr="00B207B1">
              <w:rPr>
                <w:rFonts w:ascii="Times New Roman" w:hAnsi="Times New Roman" w:hint="eastAsia"/>
              </w:rPr>
              <w:t>",</w:t>
            </w:r>
          </w:p>
          <w:p w14:paraId="59BF91B3"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"md5":" </w:t>
            </w:r>
            <w:r w:rsidR="00C929CA" w:rsidRPr="00B207B1">
              <w:rPr>
                <w:rFonts w:ascii="Times New Roman" w:hAnsi="Times New Roman"/>
              </w:rPr>
              <w:t>7add118c851212736b362105e6235b84</w:t>
            </w:r>
            <w:r w:rsidRPr="00B207B1">
              <w:rPr>
                <w:rFonts w:ascii="Times New Roman" w:hAnsi="Times New Roman" w:hint="eastAsia"/>
              </w:rPr>
              <w:t>",</w:t>
            </w:r>
          </w:p>
          <w:p w14:paraId="2545603D" w14:textId="77777777" w:rsidR="009751D0" w:rsidRPr="00B207B1" w:rsidRDefault="009751D0" w:rsidP="009960D2">
            <w:pPr>
              <w:spacing w:line="400" w:lineRule="exact"/>
              <w:rPr>
                <w:color w:val="000000" w:themeColor="text1"/>
              </w:rPr>
            </w:pPr>
            <w:r w:rsidRPr="00B207B1">
              <w:rPr>
                <w:rFonts w:ascii="Times New Roman" w:hAnsi="Times New Roman"/>
              </w:rPr>
              <w:t>}</w:t>
            </w:r>
          </w:p>
        </w:tc>
      </w:tr>
    </w:tbl>
    <w:p w14:paraId="4CA42AE2" w14:textId="409DA57D" w:rsidR="00F06BFC" w:rsidRPr="00B207B1" w:rsidRDefault="00EC0A9E" w:rsidP="00F06BFC">
      <w:pPr>
        <w:spacing w:line="400" w:lineRule="exact"/>
        <w:rPr>
          <w:rFonts w:hAnsiTheme="minorEastAsia"/>
          <w:color w:val="000000" w:themeColor="text1"/>
          <w:rPrChange w:id="4702" w:author="JY0225" w:date="2017-08-24T11:24:00Z">
            <w:rPr>
              <w:color w:val="000000" w:themeColor="text1"/>
            </w:rPr>
          </w:rPrChange>
        </w:rPr>
      </w:pPr>
      <w:ins w:id="4703" w:author="JY0225" w:date="2017-08-23T14:53:00Z">
        <w:r w:rsidRPr="00B207B1">
          <w:rPr>
            <w:color w:val="000000" w:themeColor="text1"/>
          </w:rPr>
          <w:tab/>
        </w:r>
      </w:ins>
      <w:r w:rsidR="003E7692">
        <w:rPr>
          <w:rFonts w:hint="eastAsia"/>
          <w:color w:val="000000" w:themeColor="text1"/>
        </w:rPr>
        <w:t>表4-11为</w:t>
      </w:r>
      <w:ins w:id="4704" w:author="JY0225" w:date="2017-08-23T14:53:00Z">
        <w:r w:rsidRPr="00B207B1">
          <w:rPr>
            <w:rFonts w:hAnsiTheme="minorEastAsia" w:hint="eastAsia"/>
            <w:color w:val="000000" w:themeColor="text1"/>
            <w:rPrChange w:id="4705" w:author="JY0225" w:date="2017-08-24T11:24:00Z">
              <w:rPr>
                <w:rFonts w:hint="eastAsia"/>
                <w:color w:val="000000" w:themeColor="text1"/>
              </w:rPr>
            </w:rPrChange>
          </w:rPr>
          <w:t>大文件分块上传接口</w:t>
        </w:r>
      </w:ins>
      <w:r w:rsidR="003E7692">
        <w:rPr>
          <w:rFonts w:hAnsiTheme="minorEastAsia" w:hint="eastAsia"/>
          <w:color w:val="000000" w:themeColor="text1"/>
        </w:rPr>
        <w:t>，</w:t>
      </w:r>
      <w:ins w:id="4706" w:author="JY0225" w:date="2017-08-23T14:53:00Z">
        <w:r w:rsidRPr="00B207B1">
          <w:rPr>
            <w:rFonts w:hAnsiTheme="minorEastAsia" w:hint="eastAsia"/>
            <w:color w:val="000000" w:themeColor="text1"/>
            <w:rPrChange w:id="4707" w:author="JY0225" w:date="2017-08-24T11:24:00Z">
              <w:rPr>
                <w:rFonts w:hint="eastAsia"/>
                <w:color w:val="000000" w:themeColor="text1"/>
              </w:rPr>
            </w:rPrChange>
          </w:rPr>
          <w:t>在待传输的</w:t>
        </w:r>
      </w:ins>
      <w:ins w:id="4708" w:author="JY0225" w:date="2017-08-23T14:54:00Z">
        <w:r w:rsidRPr="00B207B1">
          <w:rPr>
            <w:rFonts w:hAnsiTheme="minorEastAsia" w:hint="eastAsia"/>
            <w:color w:val="000000" w:themeColor="text1"/>
            <w:rPrChange w:id="4709" w:author="JY0225" w:date="2017-08-24T11:24:00Z">
              <w:rPr>
                <w:rFonts w:hint="eastAsia"/>
                <w:color w:val="000000" w:themeColor="text1"/>
              </w:rPr>
            </w:rPrChange>
          </w:rPr>
          <w:t>文件大小超过中间件规定的文件块大小时调用，</w:t>
        </w:r>
        <w:r w:rsidR="00AC453E" w:rsidRPr="00B207B1">
          <w:rPr>
            <w:rFonts w:hAnsiTheme="minorEastAsia"/>
            <w:color w:val="000000" w:themeColor="text1"/>
            <w:rPrChange w:id="4710" w:author="JY0225" w:date="2017-08-24T11:24:00Z">
              <w:rPr>
                <w:color w:val="000000" w:themeColor="text1"/>
              </w:rPr>
            </w:rPrChange>
          </w:rPr>
          <w:t>file_path</w:t>
        </w:r>
        <w:r w:rsidR="00AC453E" w:rsidRPr="00B207B1">
          <w:rPr>
            <w:rFonts w:hAnsiTheme="minorEastAsia" w:hint="eastAsia"/>
            <w:color w:val="000000" w:themeColor="text1"/>
            <w:rPrChange w:id="4711" w:author="JY0225" w:date="2017-08-24T11:24:00Z">
              <w:rPr>
                <w:rFonts w:hint="eastAsia"/>
                <w:color w:val="000000" w:themeColor="text1"/>
              </w:rPr>
            </w:rPrChange>
          </w:rPr>
          <w:t>参数表示</w:t>
        </w:r>
      </w:ins>
      <w:ins w:id="4712" w:author="JY0225" w:date="2017-08-23T14:55:00Z">
        <w:r w:rsidR="00AC453E" w:rsidRPr="00B207B1">
          <w:rPr>
            <w:rFonts w:hAnsiTheme="minorEastAsia" w:hint="eastAsia"/>
            <w:color w:val="000000" w:themeColor="text1"/>
            <w:rPrChange w:id="4713" w:author="JY0225" w:date="2017-08-24T11:24:00Z">
              <w:rPr>
                <w:rFonts w:hint="eastAsia"/>
                <w:color w:val="000000" w:themeColor="text1"/>
              </w:rPr>
            </w:rPrChange>
          </w:rPr>
          <w:t>待传输文件的路径，</w:t>
        </w:r>
        <w:r w:rsidR="00AC453E" w:rsidRPr="00B207B1">
          <w:rPr>
            <w:rFonts w:hAnsiTheme="minorEastAsia"/>
            <w:color w:val="000000" w:themeColor="text1"/>
            <w:rPrChange w:id="4714" w:author="JY0225" w:date="2017-08-24T11:24:00Z">
              <w:rPr>
                <w:color w:val="000000" w:themeColor="text1"/>
              </w:rPr>
            </w:rPrChange>
          </w:rPr>
          <w:t>server_path</w:t>
        </w:r>
        <w:r w:rsidR="00AC453E" w:rsidRPr="00B207B1">
          <w:rPr>
            <w:rFonts w:hAnsiTheme="minorEastAsia" w:hint="eastAsia"/>
            <w:color w:val="000000" w:themeColor="text1"/>
            <w:rPrChange w:id="4715" w:author="JY0225" w:date="2017-08-24T11:24:00Z">
              <w:rPr>
                <w:rFonts w:hint="eastAsia"/>
                <w:color w:val="000000" w:themeColor="text1"/>
              </w:rPr>
            </w:rPrChange>
          </w:rPr>
          <w:t>表示传输到服务器的路径，</w:t>
        </w:r>
        <w:r w:rsidR="00AC453E" w:rsidRPr="00B207B1">
          <w:rPr>
            <w:rFonts w:hAnsiTheme="minorEastAsia"/>
            <w:color w:val="000000" w:themeColor="text1"/>
            <w:rPrChange w:id="4716" w:author="JY0225" w:date="2017-08-24T11:24:00Z">
              <w:rPr>
                <w:color w:val="000000" w:themeColor="text1"/>
              </w:rPr>
            </w:rPrChange>
          </w:rPr>
          <w:t>userid</w:t>
        </w:r>
        <w:r w:rsidR="00AC453E" w:rsidRPr="00B207B1">
          <w:rPr>
            <w:rFonts w:hAnsiTheme="minorEastAsia" w:hint="eastAsia"/>
            <w:color w:val="000000" w:themeColor="text1"/>
            <w:rPrChange w:id="4717" w:author="JY0225" w:date="2017-08-24T11:24:00Z">
              <w:rPr>
                <w:rFonts w:hint="eastAsia"/>
                <w:color w:val="000000" w:themeColor="text1"/>
              </w:rPr>
            </w:rPrChange>
          </w:rPr>
          <w:t>表示用户的</w:t>
        </w:r>
        <w:r w:rsidR="00AC453E" w:rsidRPr="00B207B1">
          <w:rPr>
            <w:rFonts w:hAnsiTheme="minorEastAsia"/>
            <w:color w:val="000000" w:themeColor="text1"/>
            <w:rPrChange w:id="4718" w:author="JY0225" w:date="2017-08-24T11:24:00Z">
              <w:rPr>
                <w:color w:val="000000" w:themeColor="text1"/>
              </w:rPr>
            </w:rPrChange>
          </w:rPr>
          <w:t>id</w:t>
        </w:r>
        <w:r w:rsidR="00AC453E" w:rsidRPr="00B207B1">
          <w:rPr>
            <w:rFonts w:hAnsiTheme="minorEastAsia" w:hint="eastAsia"/>
            <w:color w:val="000000" w:themeColor="text1"/>
            <w:rPrChange w:id="4719" w:author="JY0225" w:date="2017-08-24T11:24:00Z">
              <w:rPr>
                <w:rFonts w:hint="eastAsia"/>
                <w:color w:val="000000" w:themeColor="text1"/>
              </w:rPr>
            </w:rPrChange>
          </w:rPr>
          <w:t>信息。</w:t>
        </w:r>
        <w:r w:rsidR="00166EFA" w:rsidRPr="00B207B1">
          <w:rPr>
            <w:rFonts w:hAnsiTheme="minorEastAsia" w:hint="eastAsia"/>
            <w:color w:val="000000" w:themeColor="text1"/>
            <w:rPrChange w:id="4720" w:author="JY0225" w:date="2017-08-24T11:24:00Z">
              <w:rPr>
                <w:rFonts w:hint="eastAsia"/>
                <w:color w:val="000000" w:themeColor="text1"/>
              </w:rPr>
            </w:rPrChange>
          </w:rPr>
          <w:t>该接口在实现的过程中会调用大文件分块接口，将文件</w:t>
        </w:r>
      </w:ins>
      <w:ins w:id="4721" w:author="JY0225" w:date="2017-08-23T14:56:00Z">
        <w:r w:rsidR="00166EFA" w:rsidRPr="00B207B1">
          <w:rPr>
            <w:rFonts w:hAnsiTheme="minorEastAsia" w:hint="eastAsia"/>
            <w:color w:val="000000" w:themeColor="text1"/>
            <w:rPrChange w:id="4722" w:author="JY0225" w:date="2017-08-24T11:24:00Z">
              <w:rPr>
                <w:rFonts w:hint="eastAsia"/>
                <w:color w:val="000000" w:themeColor="text1"/>
              </w:rPr>
            </w:rPrChange>
          </w:rPr>
          <w:t>分块后逐一上传到服务器。</w:t>
        </w:r>
        <w:r w:rsidR="00B24EC6" w:rsidRPr="00B207B1">
          <w:rPr>
            <w:rFonts w:hAnsiTheme="minorEastAsia" w:hint="eastAsia"/>
            <w:color w:val="000000" w:themeColor="text1"/>
            <w:rPrChange w:id="4723" w:author="JY0225" w:date="2017-08-24T11:24:00Z">
              <w:rPr>
                <w:rFonts w:hint="eastAsia"/>
                <w:color w:val="000000" w:themeColor="text1"/>
              </w:rPr>
            </w:rPrChange>
          </w:rPr>
          <w:t>返回文件上传的结果，包括</w:t>
        </w:r>
      </w:ins>
      <w:ins w:id="4724" w:author="JY0225" w:date="2017-08-23T14:57:00Z">
        <w:r w:rsidR="00396DE0" w:rsidRPr="00B207B1">
          <w:rPr>
            <w:rFonts w:hAnsiTheme="minorEastAsia" w:hint="eastAsia"/>
            <w:color w:val="000000" w:themeColor="text1"/>
            <w:rPrChange w:id="4725" w:author="JY0225" w:date="2017-08-24T11:24:00Z">
              <w:rPr>
                <w:rFonts w:hint="eastAsia"/>
                <w:color w:val="000000" w:themeColor="text1"/>
              </w:rPr>
            </w:rPrChange>
          </w:rPr>
          <w:t>上传状态</w:t>
        </w:r>
        <w:r w:rsidR="00396DE0" w:rsidRPr="00B207B1">
          <w:rPr>
            <w:rFonts w:hAnsiTheme="minorEastAsia"/>
            <w:color w:val="000000" w:themeColor="text1"/>
            <w:rPrChange w:id="4726" w:author="JY0225" w:date="2017-08-24T11:24:00Z">
              <w:rPr>
                <w:color w:val="000000" w:themeColor="text1"/>
              </w:rPr>
            </w:rPrChange>
          </w:rPr>
          <w:t>status</w:t>
        </w:r>
        <w:r w:rsidR="00396DE0" w:rsidRPr="00B207B1">
          <w:rPr>
            <w:rFonts w:hAnsiTheme="minorEastAsia" w:hint="eastAsia"/>
            <w:color w:val="000000" w:themeColor="text1"/>
            <w:rPrChange w:id="4727" w:author="JY0225" w:date="2017-08-24T11:24:00Z">
              <w:rPr>
                <w:rFonts w:hint="eastAsia"/>
                <w:color w:val="000000" w:themeColor="text1"/>
              </w:rPr>
            </w:rPrChange>
          </w:rPr>
          <w:t>、</w:t>
        </w:r>
      </w:ins>
      <w:ins w:id="4728" w:author="JY0225" w:date="2017-08-23T14:56:00Z">
        <w:r w:rsidR="00B24EC6" w:rsidRPr="00B207B1">
          <w:rPr>
            <w:rFonts w:hAnsiTheme="minorEastAsia" w:hint="eastAsia"/>
            <w:color w:val="000000" w:themeColor="text1"/>
            <w:rPrChange w:id="4729" w:author="JY0225" w:date="2017-08-24T11:24:00Z">
              <w:rPr>
                <w:rFonts w:hint="eastAsia"/>
                <w:color w:val="000000" w:themeColor="text1"/>
              </w:rPr>
            </w:rPrChange>
          </w:rPr>
          <w:t>文件的上传路径</w:t>
        </w:r>
      </w:ins>
      <w:ins w:id="4730" w:author="JY0225" w:date="2017-08-23T14:57:00Z">
        <w:r w:rsidR="00B24EC6" w:rsidRPr="00B207B1">
          <w:rPr>
            <w:rFonts w:hAnsiTheme="minorEastAsia"/>
            <w:color w:val="000000" w:themeColor="text1"/>
            <w:rPrChange w:id="4731" w:author="JY0225" w:date="2017-08-24T11:24:00Z">
              <w:rPr>
                <w:color w:val="000000" w:themeColor="text1"/>
              </w:rPr>
            </w:rPrChange>
          </w:rPr>
          <w:t>path</w:t>
        </w:r>
        <w:r w:rsidR="00F11089" w:rsidRPr="00B207B1">
          <w:rPr>
            <w:rFonts w:hAnsiTheme="minorEastAsia" w:hint="eastAsia"/>
            <w:color w:val="000000" w:themeColor="text1"/>
            <w:rPrChange w:id="4732" w:author="JY0225" w:date="2017-08-24T11:24:00Z">
              <w:rPr>
                <w:rFonts w:hint="eastAsia"/>
                <w:color w:val="000000" w:themeColor="text1"/>
              </w:rPr>
            </w:rPrChange>
          </w:rPr>
          <w:t>，文件大小</w:t>
        </w:r>
        <w:r w:rsidR="00F11089" w:rsidRPr="00B207B1">
          <w:rPr>
            <w:rFonts w:hAnsiTheme="minorEastAsia"/>
            <w:color w:val="000000" w:themeColor="text1"/>
            <w:rPrChange w:id="4733" w:author="JY0225" w:date="2017-08-24T11:24:00Z">
              <w:rPr>
                <w:color w:val="000000" w:themeColor="text1"/>
              </w:rPr>
            </w:rPrChange>
          </w:rPr>
          <w:t>size</w:t>
        </w:r>
        <w:r w:rsidR="00F11089" w:rsidRPr="00B207B1">
          <w:rPr>
            <w:rFonts w:hAnsiTheme="minorEastAsia" w:hint="eastAsia"/>
            <w:color w:val="000000" w:themeColor="text1"/>
            <w:rPrChange w:id="4734" w:author="JY0225" w:date="2017-08-24T11:24:00Z">
              <w:rPr>
                <w:rFonts w:hint="eastAsia"/>
                <w:color w:val="000000" w:themeColor="text1"/>
              </w:rPr>
            </w:rPrChange>
          </w:rPr>
          <w:t>、上传时间</w:t>
        </w:r>
        <w:r w:rsidR="00F11089" w:rsidRPr="00B207B1">
          <w:rPr>
            <w:rFonts w:hAnsiTheme="minorEastAsia"/>
            <w:color w:val="000000" w:themeColor="text1"/>
            <w:rPrChange w:id="4735" w:author="JY0225" w:date="2017-08-24T11:24:00Z">
              <w:rPr>
                <w:color w:val="000000" w:themeColor="text1"/>
              </w:rPr>
            </w:rPrChange>
          </w:rPr>
          <w:t>ctime</w:t>
        </w:r>
      </w:ins>
      <w:ins w:id="4736" w:author="JY0225" w:date="2017-08-23T15:03:00Z">
        <w:r w:rsidR="00802E44" w:rsidRPr="00B207B1">
          <w:rPr>
            <w:rFonts w:hAnsiTheme="minorEastAsia" w:hint="eastAsia"/>
            <w:color w:val="000000" w:themeColor="text1"/>
            <w:rPrChange w:id="4737" w:author="JY0225" w:date="2017-08-24T11:24:00Z">
              <w:rPr>
                <w:rFonts w:hint="eastAsia"/>
                <w:color w:val="000000" w:themeColor="text1"/>
              </w:rPr>
            </w:rPrChange>
          </w:rPr>
          <w:t>以及</w:t>
        </w:r>
      </w:ins>
      <w:ins w:id="4738" w:author="JY0225" w:date="2017-08-23T14:57:00Z">
        <w:r w:rsidR="00F11089" w:rsidRPr="00B207B1">
          <w:rPr>
            <w:rFonts w:hAnsiTheme="minorEastAsia"/>
            <w:color w:val="000000" w:themeColor="text1"/>
            <w:rPrChange w:id="4739" w:author="JY0225" w:date="2017-08-24T11:24:00Z">
              <w:rPr>
                <w:color w:val="000000" w:themeColor="text1"/>
              </w:rPr>
            </w:rPrChange>
          </w:rPr>
          <w:t>MD5</w:t>
        </w:r>
        <w:r w:rsidR="00F11089" w:rsidRPr="00B207B1">
          <w:rPr>
            <w:rFonts w:hAnsiTheme="minorEastAsia" w:hint="eastAsia"/>
            <w:color w:val="000000" w:themeColor="text1"/>
            <w:rPrChange w:id="4740" w:author="JY0225" w:date="2017-08-24T11:24:00Z">
              <w:rPr>
                <w:rFonts w:hint="eastAsia"/>
                <w:color w:val="000000" w:themeColor="text1"/>
              </w:rPr>
            </w:rPrChange>
          </w:rPr>
          <w:t>值。</w:t>
        </w:r>
      </w:ins>
      <w:del w:id="4741" w:author="JY0225" w:date="2017-08-23T15:01:00Z">
        <w:r w:rsidR="00F06BFC" w:rsidRPr="00B207B1" w:rsidDel="0015507B">
          <w:rPr>
            <w:rFonts w:hAnsiTheme="minorEastAsia"/>
            <w:color w:val="000000" w:themeColor="text1"/>
            <w:rPrChange w:id="4742" w:author="JY0225" w:date="2017-08-24T11:24:00Z">
              <w:rPr>
                <w:color w:val="000000" w:themeColor="text1"/>
              </w:rPr>
            </w:rPrChange>
          </w:rPr>
          <w:delText>2</w:delText>
        </w:r>
        <w:r w:rsidR="00F06BFC" w:rsidRPr="00B207B1" w:rsidDel="0015507B">
          <w:rPr>
            <w:rFonts w:hAnsiTheme="minorEastAsia" w:hint="eastAsia"/>
            <w:color w:val="000000" w:themeColor="text1"/>
            <w:rPrChange w:id="4743" w:author="JY0225" w:date="2017-08-24T11:24:00Z">
              <w:rPr>
                <w:rFonts w:hint="eastAsia"/>
                <w:color w:val="000000" w:themeColor="text1"/>
              </w:rPr>
            </w:rPrChange>
          </w:rPr>
          <w:delText>）</w:delText>
        </w:r>
        <w:r w:rsidR="008433D8" w:rsidRPr="00B207B1" w:rsidDel="0015507B">
          <w:rPr>
            <w:rFonts w:hAnsiTheme="minorEastAsia" w:hint="eastAsia"/>
            <w:color w:val="000000" w:themeColor="text1"/>
            <w:rPrChange w:id="4744" w:author="JY0225" w:date="2017-08-24T11:24:00Z">
              <w:rPr>
                <w:rFonts w:hint="eastAsia"/>
                <w:color w:val="000000" w:themeColor="text1"/>
              </w:rPr>
            </w:rPrChange>
          </w:rPr>
          <w:delText>获取上传文件断点</w:delText>
        </w:r>
      </w:del>
    </w:p>
    <w:tbl>
      <w:tblPr>
        <w:tblStyle w:val="ae"/>
        <w:tblW w:w="0" w:type="auto"/>
        <w:tblLook w:val="04A0" w:firstRow="1" w:lastRow="0" w:firstColumn="1" w:lastColumn="0" w:noHBand="0" w:noVBand="1"/>
      </w:tblPr>
      <w:tblGrid>
        <w:gridCol w:w="1660"/>
        <w:gridCol w:w="1660"/>
        <w:gridCol w:w="4982"/>
      </w:tblGrid>
      <w:tr w:rsidR="00F06BFC" w:rsidRPr="00B207B1" w:rsidDel="0015507B" w14:paraId="256F9C76" w14:textId="77777777" w:rsidTr="00EF2128">
        <w:trPr>
          <w:del w:id="4745" w:author="JY0225" w:date="2017-08-23T15:00:00Z"/>
        </w:trPr>
        <w:tc>
          <w:tcPr>
            <w:tcW w:w="1660" w:type="dxa"/>
          </w:tcPr>
          <w:p w14:paraId="510E0E52" w14:textId="77777777" w:rsidR="00F06BFC" w:rsidRPr="00B207B1" w:rsidDel="0015507B" w:rsidRDefault="00F06BFC" w:rsidP="00EF2128">
            <w:pPr>
              <w:spacing w:line="400" w:lineRule="exact"/>
              <w:rPr>
                <w:del w:id="4746" w:author="JY0225" w:date="2017-08-23T15:00:00Z"/>
                <w:color w:val="000000" w:themeColor="text1"/>
              </w:rPr>
            </w:pPr>
            <w:del w:id="4747" w:author="JY0225" w:date="2017-08-23T15:00:00Z">
              <w:r w:rsidRPr="00B207B1" w:rsidDel="0015507B">
                <w:rPr>
                  <w:rFonts w:hint="eastAsia"/>
                  <w:color w:val="000000" w:themeColor="text1"/>
                </w:rPr>
                <w:delText>接口编号</w:delText>
              </w:r>
            </w:del>
          </w:p>
        </w:tc>
        <w:tc>
          <w:tcPr>
            <w:tcW w:w="1660" w:type="dxa"/>
          </w:tcPr>
          <w:p w14:paraId="2348410C" w14:textId="77777777" w:rsidR="00F06BFC" w:rsidRPr="00B207B1" w:rsidDel="0015507B" w:rsidRDefault="00F06BFC" w:rsidP="00EF2128">
            <w:pPr>
              <w:spacing w:line="400" w:lineRule="exact"/>
              <w:rPr>
                <w:del w:id="4748" w:author="JY0225" w:date="2017-08-23T15:00:00Z"/>
                <w:color w:val="000000" w:themeColor="text1"/>
              </w:rPr>
            </w:pPr>
            <w:del w:id="4749" w:author="JY0225" w:date="2017-08-23T15:00:00Z">
              <w:r w:rsidRPr="00B207B1" w:rsidDel="0015507B">
                <w:rPr>
                  <w:rFonts w:hint="eastAsia"/>
                  <w:color w:val="000000" w:themeColor="text1"/>
                </w:rPr>
                <w:delText>接口名称</w:delText>
              </w:r>
            </w:del>
          </w:p>
        </w:tc>
        <w:tc>
          <w:tcPr>
            <w:tcW w:w="4982" w:type="dxa"/>
          </w:tcPr>
          <w:p w14:paraId="25F43A5C" w14:textId="77777777" w:rsidR="00F06BFC" w:rsidRPr="00B207B1" w:rsidDel="0015507B" w:rsidRDefault="00F06BFC" w:rsidP="00EF2128">
            <w:pPr>
              <w:spacing w:line="400" w:lineRule="exact"/>
              <w:rPr>
                <w:del w:id="4750" w:author="JY0225" w:date="2017-08-23T15:00:00Z"/>
                <w:color w:val="000000" w:themeColor="text1"/>
              </w:rPr>
            </w:pPr>
            <w:del w:id="4751" w:author="JY0225" w:date="2017-08-23T15:00:00Z">
              <w:r w:rsidRPr="00B207B1" w:rsidDel="0015507B">
                <w:rPr>
                  <w:rFonts w:hint="eastAsia"/>
                  <w:color w:val="000000" w:themeColor="text1"/>
                </w:rPr>
                <w:delText>大文件分块</w:delText>
              </w:r>
            </w:del>
          </w:p>
        </w:tc>
      </w:tr>
      <w:tr w:rsidR="00F06BFC" w:rsidRPr="00B207B1" w:rsidDel="0015507B" w14:paraId="225EC843" w14:textId="77777777" w:rsidTr="00EF2128">
        <w:trPr>
          <w:del w:id="4752" w:author="JY0225" w:date="2017-08-23T15:00:00Z"/>
        </w:trPr>
        <w:tc>
          <w:tcPr>
            <w:tcW w:w="1660" w:type="dxa"/>
            <w:vMerge w:val="restart"/>
          </w:tcPr>
          <w:p w14:paraId="45D227D2" w14:textId="77777777" w:rsidR="00F06BFC" w:rsidRPr="00B207B1" w:rsidDel="0015507B" w:rsidRDefault="00F06BFC" w:rsidP="00EF2128">
            <w:pPr>
              <w:spacing w:line="400" w:lineRule="exact"/>
              <w:rPr>
                <w:del w:id="4753" w:author="JY0225" w:date="2017-08-23T15:00:00Z"/>
                <w:color w:val="000000" w:themeColor="text1"/>
              </w:rPr>
            </w:pPr>
            <w:del w:id="4754" w:author="JY0225" w:date="2017-08-23T15:00:00Z">
              <w:r w:rsidRPr="00B207B1" w:rsidDel="0015507B">
                <w:rPr>
                  <w:rFonts w:hint="eastAsia"/>
                  <w:color w:val="000000" w:themeColor="text1"/>
                </w:rPr>
                <w:delText>Cloud-Op</w:delText>
              </w:r>
              <w:r w:rsidR="007C4985" w:rsidRPr="00B207B1" w:rsidDel="0015507B">
                <w:rPr>
                  <w:color w:val="000000" w:themeColor="text1"/>
                </w:rPr>
                <w:delText>t-09</w:delText>
              </w:r>
            </w:del>
          </w:p>
        </w:tc>
        <w:tc>
          <w:tcPr>
            <w:tcW w:w="1660" w:type="dxa"/>
          </w:tcPr>
          <w:p w14:paraId="2A4E6BAC" w14:textId="77777777" w:rsidR="00F06BFC" w:rsidRPr="00B207B1" w:rsidDel="0015507B" w:rsidRDefault="00F06BFC" w:rsidP="00EF2128">
            <w:pPr>
              <w:spacing w:line="400" w:lineRule="exact"/>
              <w:rPr>
                <w:del w:id="4755" w:author="JY0225" w:date="2017-08-23T15:00:00Z"/>
                <w:color w:val="000000" w:themeColor="text1"/>
              </w:rPr>
            </w:pPr>
            <w:del w:id="4756" w:author="JY0225" w:date="2017-08-23T15:00:00Z">
              <w:r w:rsidRPr="00B207B1" w:rsidDel="0015507B">
                <w:rPr>
                  <w:rFonts w:hint="eastAsia"/>
                  <w:color w:val="000000" w:themeColor="text1"/>
                </w:rPr>
                <w:delText>接口原型</w:delText>
              </w:r>
            </w:del>
          </w:p>
        </w:tc>
        <w:tc>
          <w:tcPr>
            <w:tcW w:w="4982" w:type="dxa"/>
          </w:tcPr>
          <w:p w14:paraId="1D856ACC" w14:textId="77777777" w:rsidR="00F06BFC" w:rsidRPr="00B207B1" w:rsidDel="0015507B" w:rsidRDefault="00F06BFC" w:rsidP="00EF2128">
            <w:pPr>
              <w:spacing w:line="400" w:lineRule="exact"/>
              <w:rPr>
                <w:del w:id="4757" w:author="JY0225" w:date="2017-08-23T15:00:00Z"/>
                <w:color w:val="000000" w:themeColor="text1"/>
              </w:rPr>
            </w:pPr>
            <w:del w:id="4758" w:author="JY0225" w:date="2017-08-23T15:00:00Z">
              <w:r w:rsidRPr="00B207B1" w:rsidDel="0015507B">
                <w:rPr>
                  <w:rFonts w:hint="eastAsia"/>
                  <w:color w:val="000000" w:themeColor="text1"/>
                </w:rPr>
                <w:delText>b</w:delText>
              </w:r>
              <w:r w:rsidRPr="00B207B1" w:rsidDel="0015507B">
                <w:rPr>
                  <w:color w:val="000000" w:themeColor="text1"/>
                </w:rPr>
                <w:delText xml:space="preserve">ool </w:delText>
              </w:r>
              <w:r w:rsidR="005A73EC" w:rsidRPr="00B207B1" w:rsidDel="0015507B">
                <w:rPr>
                  <w:rFonts w:hint="eastAsia"/>
                  <w:color w:val="000000" w:themeColor="text1"/>
                </w:rPr>
                <w:delText>get</w:delText>
              </w:r>
              <w:r w:rsidR="005A73EC" w:rsidRPr="00B207B1" w:rsidDel="0015507B">
                <w:rPr>
                  <w:color w:val="000000" w:themeColor="text1"/>
                </w:rPr>
                <w:delText>_breakpoint</w:delText>
              </w:r>
              <w:r w:rsidRPr="00B207B1" w:rsidDel="0015507B">
                <w:rPr>
                  <w:color w:val="000000" w:themeColor="text1"/>
                </w:rPr>
                <w:delText xml:space="preserve">(String </w:delText>
              </w:r>
              <w:r w:rsidR="00DF2A01" w:rsidRPr="00B207B1" w:rsidDel="0015507B">
                <w:rPr>
                  <w:rFonts w:hint="eastAsia"/>
                  <w:color w:val="000000" w:themeColor="text1"/>
                </w:rPr>
                <w:delText>file</w:delText>
              </w:r>
              <w:r w:rsidR="00A82340" w:rsidRPr="00B207B1" w:rsidDel="0015507B">
                <w:rPr>
                  <w:color w:val="000000" w:themeColor="text1"/>
                </w:rPr>
                <w:delText>_path</w:delText>
              </w:r>
              <w:r w:rsidRPr="00B207B1" w:rsidDel="0015507B">
                <w:rPr>
                  <w:color w:val="000000" w:themeColor="text1"/>
                </w:rPr>
                <w:delText xml:space="preserve">, </w:delText>
              </w:r>
              <w:r w:rsidR="004E17FF" w:rsidRPr="00B207B1" w:rsidDel="0015507B">
                <w:rPr>
                  <w:color w:val="000000" w:themeColor="text1"/>
                </w:rPr>
                <w:delText>String MD5, String userid</w:delText>
              </w:r>
              <w:r w:rsidRPr="00B207B1" w:rsidDel="0015507B">
                <w:rPr>
                  <w:color w:val="000000" w:themeColor="text1"/>
                </w:rPr>
                <w:delText>)</w:delText>
              </w:r>
            </w:del>
          </w:p>
        </w:tc>
      </w:tr>
      <w:tr w:rsidR="00F06BFC" w:rsidRPr="00B207B1" w:rsidDel="0015507B" w14:paraId="19599F95" w14:textId="77777777" w:rsidTr="00EF2128">
        <w:trPr>
          <w:del w:id="4759" w:author="JY0225" w:date="2017-08-23T15:00:00Z"/>
        </w:trPr>
        <w:tc>
          <w:tcPr>
            <w:tcW w:w="1660" w:type="dxa"/>
            <w:vMerge/>
          </w:tcPr>
          <w:p w14:paraId="29357600" w14:textId="77777777" w:rsidR="00F06BFC" w:rsidRPr="00B207B1" w:rsidDel="0015507B" w:rsidRDefault="00F06BFC" w:rsidP="00EF2128">
            <w:pPr>
              <w:spacing w:line="400" w:lineRule="exact"/>
              <w:rPr>
                <w:del w:id="4760" w:author="JY0225" w:date="2017-08-23T15:00:00Z"/>
                <w:color w:val="000000" w:themeColor="text1"/>
              </w:rPr>
            </w:pPr>
          </w:p>
        </w:tc>
        <w:tc>
          <w:tcPr>
            <w:tcW w:w="1660" w:type="dxa"/>
          </w:tcPr>
          <w:p w14:paraId="02FCB8AB" w14:textId="77777777" w:rsidR="00F06BFC" w:rsidRPr="00B207B1" w:rsidDel="0015507B" w:rsidRDefault="00F06BFC" w:rsidP="00EF2128">
            <w:pPr>
              <w:spacing w:line="400" w:lineRule="exact"/>
              <w:rPr>
                <w:del w:id="4761" w:author="JY0225" w:date="2017-08-23T15:00:00Z"/>
                <w:color w:val="000000" w:themeColor="text1"/>
              </w:rPr>
            </w:pPr>
            <w:del w:id="4762" w:author="JY0225" w:date="2017-08-23T15:00:00Z">
              <w:r w:rsidRPr="00B207B1" w:rsidDel="0015507B">
                <w:rPr>
                  <w:rFonts w:hint="eastAsia"/>
                  <w:color w:val="000000" w:themeColor="text1"/>
                </w:rPr>
                <w:delText>接口参数</w:delText>
              </w:r>
            </w:del>
          </w:p>
        </w:tc>
        <w:tc>
          <w:tcPr>
            <w:tcW w:w="4982" w:type="dxa"/>
          </w:tcPr>
          <w:p w14:paraId="3445235B" w14:textId="77777777" w:rsidR="00F06BFC" w:rsidRPr="00B207B1" w:rsidDel="0015507B" w:rsidRDefault="00C60EB7" w:rsidP="00EF2128">
            <w:pPr>
              <w:spacing w:line="400" w:lineRule="exact"/>
              <w:rPr>
                <w:del w:id="4763" w:author="JY0225" w:date="2017-08-23T15:00:00Z"/>
                <w:color w:val="000000" w:themeColor="text1"/>
              </w:rPr>
            </w:pPr>
            <w:del w:id="4764" w:author="JY0225" w:date="2017-08-23T15:00:00Z">
              <w:r w:rsidRPr="00B207B1" w:rsidDel="0015507B">
                <w:rPr>
                  <w:rFonts w:hint="eastAsia"/>
                  <w:color w:val="000000" w:themeColor="text1"/>
                </w:rPr>
                <w:delText>file</w:delText>
              </w:r>
              <w:r w:rsidRPr="00B207B1" w:rsidDel="0015507B">
                <w:rPr>
                  <w:color w:val="000000" w:themeColor="text1"/>
                </w:rPr>
                <w:delText>_pat</w:delText>
              </w:r>
              <w:r w:rsidRPr="00B207B1" w:rsidDel="0015507B">
                <w:rPr>
                  <w:rFonts w:hint="eastAsia"/>
                  <w:color w:val="000000" w:themeColor="text1"/>
                </w:rPr>
                <w:delText>：</w:delText>
              </w:r>
              <w:r w:rsidR="00F06BFC" w:rsidRPr="00B207B1" w:rsidDel="0015507B">
                <w:rPr>
                  <w:rFonts w:hint="eastAsia"/>
                  <w:color w:val="000000" w:themeColor="text1"/>
                </w:rPr>
                <w:delText>文件路径</w:delText>
              </w:r>
            </w:del>
          </w:p>
          <w:p w14:paraId="5B6A2C7B" w14:textId="77777777" w:rsidR="00CB061F" w:rsidRPr="00B207B1" w:rsidDel="0015507B" w:rsidRDefault="00CB061F" w:rsidP="00EF2128">
            <w:pPr>
              <w:spacing w:line="400" w:lineRule="exact"/>
              <w:rPr>
                <w:del w:id="4765" w:author="JY0225" w:date="2017-08-23T15:00:00Z"/>
                <w:color w:val="000000" w:themeColor="text1"/>
              </w:rPr>
            </w:pPr>
            <w:del w:id="4766" w:author="JY0225" w:date="2017-08-23T15:00:00Z">
              <w:r w:rsidRPr="00B207B1" w:rsidDel="0015507B">
                <w:rPr>
                  <w:rFonts w:hint="eastAsia"/>
                  <w:color w:val="000000" w:themeColor="text1"/>
                </w:rPr>
                <w:delText>MD5</w:delText>
              </w:r>
              <w:r w:rsidR="00F06BFC" w:rsidRPr="00B207B1" w:rsidDel="0015507B">
                <w:rPr>
                  <w:rFonts w:hint="eastAsia"/>
                  <w:color w:val="000000" w:themeColor="text1"/>
                </w:rPr>
                <w:delText>：</w:delText>
              </w:r>
              <w:r w:rsidRPr="00B207B1" w:rsidDel="0015507B">
                <w:rPr>
                  <w:rFonts w:hint="eastAsia"/>
                  <w:color w:val="000000" w:themeColor="text1"/>
                </w:rPr>
                <w:delText>文件MD5值</w:delText>
              </w:r>
            </w:del>
          </w:p>
          <w:p w14:paraId="13395409" w14:textId="77777777" w:rsidR="005C70FF" w:rsidRPr="00B207B1" w:rsidDel="0015507B" w:rsidRDefault="005C70FF" w:rsidP="00EF2128">
            <w:pPr>
              <w:spacing w:line="400" w:lineRule="exact"/>
              <w:rPr>
                <w:del w:id="4767" w:author="JY0225" w:date="2017-08-23T15:00:00Z"/>
                <w:color w:val="000000" w:themeColor="text1"/>
              </w:rPr>
            </w:pPr>
            <w:del w:id="4768" w:author="JY0225" w:date="2017-08-23T15:00:00Z">
              <w:r w:rsidRPr="00B207B1" w:rsidDel="0015507B">
                <w:rPr>
                  <w:rFonts w:hint="eastAsia"/>
                  <w:color w:val="000000" w:themeColor="text1"/>
                </w:rPr>
                <w:delText>user</w:delText>
              </w:r>
              <w:r w:rsidRPr="00B207B1" w:rsidDel="0015507B">
                <w:rPr>
                  <w:color w:val="000000" w:themeColor="text1"/>
                </w:rPr>
                <w:delText>id</w:delText>
              </w:r>
              <w:r w:rsidRPr="00B207B1" w:rsidDel="0015507B">
                <w:rPr>
                  <w:rFonts w:hint="eastAsia"/>
                  <w:color w:val="000000" w:themeColor="text1"/>
                </w:rPr>
                <w:delText>：用户ID</w:delText>
              </w:r>
            </w:del>
          </w:p>
        </w:tc>
      </w:tr>
      <w:tr w:rsidR="00F06BFC" w:rsidRPr="00B207B1" w:rsidDel="0015507B" w14:paraId="4EEC3825" w14:textId="77777777" w:rsidTr="00EF2128">
        <w:trPr>
          <w:del w:id="4769" w:author="JY0225" w:date="2017-08-23T15:00:00Z"/>
        </w:trPr>
        <w:tc>
          <w:tcPr>
            <w:tcW w:w="1660" w:type="dxa"/>
            <w:vMerge/>
          </w:tcPr>
          <w:p w14:paraId="1E4BE774" w14:textId="77777777" w:rsidR="00F06BFC" w:rsidRPr="00B207B1" w:rsidDel="0015507B" w:rsidRDefault="00F06BFC" w:rsidP="00EF2128">
            <w:pPr>
              <w:spacing w:line="400" w:lineRule="exact"/>
              <w:rPr>
                <w:del w:id="4770" w:author="JY0225" w:date="2017-08-23T15:00:00Z"/>
                <w:color w:val="000000" w:themeColor="text1"/>
              </w:rPr>
            </w:pPr>
          </w:p>
        </w:tc>
        <w:tc>
          <w:tcPr>
            <w:tcW w:w="1660" w:type="dxa"/>
          </w:tcPr>
          <w:p w14:paraId="60FB1C30" w14:textId="77777777" w:rsidR="00F06BFC" w:rsidRPr="00B207B1" w:rsidDel="0015507B" w:rsidRDefault="00F06BFC" w:rsidP="00EF2128">
            <w:pPr>
              <w:spacing w:line="400" w:lineRule="exact"/>
              <w:rPr>
                <w:del w:id="4771" w:author="JY0225" w:date="2017-08-23T15:00:00Z"/>
                <w:color w:val="000000" w:themeColor="text1"/>
              </w:rPr>
            </w:pPr>
            <w:del w:id="4772" w:author="JY0225" w:date="2017-08-23T15:00:00Z">
              <w:r w:rsidRPr="00B207B1" w:rsidDel="0015507B">
                <w:rPr>
                  <w:rFonts w:hint="eastAsia"/>
                  <w:color w:val="000000" w:themeColor="text1"/>
                </w:rPr>
                <w:delText>返回结果</w:delText>
              </w:r>
            </w:del>
          </w:p>
        </w:tc>
        <w:tc>
          <w:tcPr>
            <w:tcW w:w="4982" w:type="dxa"/>
          </w:tcPr>
          <w:p w14:paraId="1C754F7B" w14:textId="77777777" w:rsidR="00D87F92" w:rsidRPr="00B207B1" w:rsidDel="0015507B" w:rsidRDefault="00D87F92" w:rsidP="00D87F92">
            <w:pPr>
              <w:spacing w:line="400" w:lineRule="exact"/>
              <w:rPr>
                <w:del w:id="4773" w:author="JY0225" w:date="2017-08-23T15:00:00Z"/>
                <w:rFonts w:ascii="Times New Roman" w:hAnsi="Times New Roman"/>
              </w:rPr>
            </w:pPr>
            <w:del w:id="4774" w:author="JY0225" w:date="2017-08-23T15:00:00Z">
              <w:r w:rsidRPr="00B207B1" w:rsidDel="0015507B">
                <w:rPr>
                  <w:rFonts w:ascii="Times New Roman" w:hAnsi="Times New Roman"/>
                </w:rPr>
                <w:delText>{</w:delText>
              </w:r>
            </w:del>
          </w:p>
          <w:p w14:paraId="5B76E6B1" w14:textId="77777777" w:rsidR="00D87F92" w:rsidRPr="00B207B1" w:rsidDel="0015507B" w:rsidRDefault="00D87F92" w:rsidP="00D87F92">
            <w:pPr>
              <w:spacing w:line="400" w:lineRule="exact"/>
              <w:rPr>
                <w:del w:id="4775" w:author="JY0225" w:date="2017-08-23T15:00:00Z"/>
                <w:rFonts w:ascii="Times New Roman" w:hAnsi="Times New Roman"/>
              </w:rPr>
            </w:pPr>
            <w:del w:id="4776" w:author="JY0225" w:date="2017-08-23T15:00:00Z">
              <w:r w:rsidRPr="00B207B1" w:rsidDel="0015507B">
                <w:rPr>
                  <w:rFonts w:ascii="Times New Roman" w:hAnsi="Times New Roman"/>
                </w:rPr>
                <w:delText>"status": "0",</w:delText>
              </w:r>
            </w:del>
          </w:p>
          <w:p w14:paraId="7B7CF94D" w14:textId="77777777" w:rsidR="00D87F92" w:rsidRPr="00B207B1" w:rsidDel="0015507B" w:rsidRDefault="00D87F92" w:rsidP="00D87F92">
            <w:pPr>
              <w:spacing w:line="400" w:lineRule="exact"/>
              <w:rPr>
                <w:del w:id="4777" w:author="JY0225" w:date="2017-08-23T15:00:00Z"/>
                <w:rFonts w:ascii="Times New Roman" w:hAnsi="Times New Roman"/>
              </w:rPr>
            </w:pPr>
            <w:del w:id="4778" w:author="JY0225" w:date="2017-08-23T15:00:00Z">
              <w:r w:rsidRPr="00B207B1" w:rsidDel="0015507B">
                <w:rPr>
                  <w:rFonts w:ascii="Times New Roman" w:hAnsi="Times New Roman" w:hint="eastAsia"/>
                </w:rPr>
                <w:delText>"X-Object-Permisson": "</w:delText>
              </w:r>
              <w:r w:rsidRPr="00B207B1" w:rsidDel="0015507B">
                <w:rPr>
                  <w:rFonts w:ascii="Times New Roman" w:hAnsi="Times New Roman"/>
                </w:rPr>
                <w:delText>500</w:delText>
              </w:r>
              <w:r w:rsidRPr="00B207B1" w:rsidDel="0015507B">
                <w:rPr>
                  <w:rFonts w:ascii="Times New Roman" w:hAnsi="Times New Roman" w:hint="eastAsia"/>
                </w:rPr>
                <w:delText>",</w:delText>
              </w:r>
            </w:del>
          </w:p>
          <w:p w14:paraId="0474F97C" w14:textId="77777777" w:rsidR="00D87F92" w:rsidRPr="00B207B1" w:rsidDel="0015507B" w:rsidRDefault="00D87F92" w:rsidP="00D87F92">
            <w:pPr>
              <w:spacing w:line="400" w:lineRule="exact"/>
              <w:rPr>
                <w:del w:id="4779" w:author="JY0225" w:date="2017-08-23T15:00:00Z"/>
                <w:rFonts w:ascii="Times New Roman" w:hAnsi="Times New Roman"/>
              </w:rPr>
            </w:pPr>
            <w:del w:id="4780" w:author="JY0225" w:date="2017-08-23T15:00:00Z">
              <w:r w:rsidRPr="00B207B1" w:rsidDel="0015507B">
                <w:rPr>
                  <w:rFonts w:ascii="Times New Roman" w:hAnsi="Times New Roman" w:hint="eastAsia"/>
                </w:rPr>
                <w:delText xml:space="preserve">"path":" </w:delText>
              </w:r>
              <w:r w:rsidRPr="00B207B1" w:rsidDel="0015507B">
                <w:rPr>
                  <w:rFonts w:ascii="Times New Roman" w:hAnsi="Times New Roman"/>
                </w:rPr>
                <w:delText>“/temp”</w:delText>
              </w:r>
              <w:r w:rsidRPr="00B207B1" w:rsidDel="0015507B">
                <w:rPr>
                  <w:rFonts w:ascii="Times New Roman" w:hAnsi="Times New Roman" w:hint="eastAsia"/>
                </w:rPr>
                <w:delText>,</w:delText>
              </w:r>
            </w:del>
          </w:p>
          <w:p w14:paraId="1693BCED" w14:textId="77777777" w:rsidR="00D87F92" w:rsidRPr="00B207B1" w:rsidDel="0015507B" w:rsidRDefault="00D87F92" w:rsidP="00D87F92">
            <w:pPr>
              <w:spacing w:line="400" w:lineRule="exact"/>
              <w:rPr>
                <w:del w:id="4781" w:author="JY0225" w:date="2017-08-23T15:00:00Z"/>
                <w:rFonts w:ascii="Times New Roman" w:hAnsi="Times New Roman"/>
              </w:rPr>
            </w:pPr>
            <w:del w:id="4782" w:author="JY0225" w:date="2017-08-23T15:00:00Z">
              <w:r w:rsidRPr="00B207B1" w:rsidDel="0015507B">
                <w:rPr>
                  <w:rFonts w:ascii="Times New Roman" w:hAnsi="Times New Roman" w:hint="eastAsia"/>
                </w:rPr>
                <w:delText xml:space="preserve">"size":" </w:delText>
              </w:r>
              <w:r w:rsidRPr="00B207B1" w:rsidDel="0015507B">
                <w:rPr>
                  <w:rFonts w:ascii="Times New Roman" w:hAnsi="Times New Roman"/>
                </w:rPr>
                <w:delText>200</w:delText>
              </w:r>
              <w:r w:rsidRPr="00B207B1" w:rsidDel="0015507B">
                <w:rPr>
                  <w:rFonts w:ascii="Times New Roman" w:hAnsi="Times New Roman" w:hint="eastAsia"/>
                </w:rPr>
                <w:delText>",</w:delText>
              </w:r>
            </w:del>
          </w:p>
          <w:p w14:paraId="3CC39063" w14:textId="77777777" w:rsidR="00D87F92" w:rsidRPr="00B207B1" w:rsidDel="0015507B" w:rsidRDefault="00D87F92" w:rsidP="00D87F92">
            <w:pPr>
              <w:spacing w:line="400" w:lineRule="exact"/>
              <w:rPr>
                <w:del w:id="4783" w:author="JY0225" w:date="2017-08-23T15:00:00Z"/>
                <w:rFonts w:ascii="Times New Roman" w:hAnsi="Times New Roman"/>
              </w:rPr>
            </w:pPr>
            <w:del w:id="4784" w:author="JY0225" w:date="2017-08-23T15:00:00Z">
              <w:r w:rsidRPr="00B207B1" w:rsidDel="0015507B">
                <w:rPr>
                  <w:rFonts w:ascii="Times New Roman" w:hAnsi="Times New Roman" w:hint="eastAsia"/>
                </w:rPr>
                <w:delText xml:space="preserve">"md5":" </w:delText>
              </w:r>
              <w:r w:rsidRPr="00B207B1" w:rsidDel="0015507B">
                <w:rPr>
                  <w:rFonts w:ascii="Times New Roman" w:hAnsi="Times New Roman"/>
                </w:rPr>
                <w:delText>7add118c851212736b362105e6235b84</w:delText>
              </w:r>
              <w:r w:rsidRPr="00B207B1" w:rsidDel="0015507B">
                <w:rPr>
                  <w:rFonts w:ascii="Times New Roman" w:hAnsi="Times New Roman" w:hint="eastAsia"/>
                </w:rPr>
                <w:delText>",</w:delText>
              </w:r>
            </w:del>
          </w:p>
          <w:p w14:paraId="3586F9F6" w14:textId="77777777" w:rsidR="00D87F92" w:rsidRPr="00B207B1" w:rsidDel="0015507B" w:rsidRDefault="00D87F92" w:rsidP="00D87F92">
            <w:pPr>
              <w:spacing w:line="400" w:lineRule="exact"/>
              <w:rPr>
                <w:del w:id="4785" w:author="JY0225" w:date="2017-08-23T15:00:00Z"/>
                <w:rFonts w:ascii="Times New Roman" w:hAnsi="Times New Roman"/>
              </w:rPr>
            </w:pPr>
            <w:del w:id="4786" w:author="JY0225" w:date="2017-08-23T15:00:00Z">
              <w:r w:rsidRPr="00B207B1" w:rsidDel="0015507B">
                <w:rPr>
                  <w:rFonts w:ascii="Times New Roman" w:hAnsi="Times New Roman" w:hint="eastAsia"/>
                </w:rPr>
                <w:delText xml:space="preserve">"breakpoint":" </w:delText>
              </w:r>
              <w:r w:rsidRPr="00B207B1" w:rsidDel="0015507B">
                <w:rPr>
                  <w:rFonts w:ascii="Times New Roman" w:hAnsi="Times New Roman"/>
                </w:rPr>
                <w:delText>15</w:delText>
              </w:r>
              <w:r w:rsidRPr="00B207B1" w:rsidDel="0015507B">
                <w:rPr>
                  <w:rFonts w:ascii="Times New Roman" w:hAnsi="Times New Roman" w:hint="eastAsia"/>
                </w:rPr>
                <w:delText>",</w:delText>
              </w:r>
            </w:del>
          </w:p>
          <w:p w14:paraId="16301D99" w14:textId="77777777" w:rsidR="00F06BFC" w:rsidRPr="00B207B1" w:rsidDel="0015507B" w:rsidRDefault="00D87F92" w:rsidP="00D87F92">
            <w:pPr>
              <w:spacing w:line="400" w:lineRule="exact"/>
              <w:rPr>
                <w:del w:id="4787" w:author="JY0225" w:date="2017-08-23T15:00:00Z"/>
                <w:color w:val="000000" w:themeColor="text1"/>
              </w:rPr>
            </w:pPr>
            <w:del w:id="4788" w:author="JY0225" w:date="2017-08-23T15:00:00Z">
              <w:r w:rsidRPr="00B207B1" w:rsidDel="0015507B">
                <w:rPr>
                  <w:rFonts w:ascii="Times New Roman" w:hAnsi="Times New Roman"/>
                </w:rPr>
                <w:delText>}</w:delText>
              </w:r>
            </w:del>
          </w:p>
        </w:tc>
      </w:tr>
    </w:tbl>
    <w:p w14:paraId="5732BACF" w14:textId="77777777" w:rsidR="00A70577" w:rsidRPr="00B207B1" w:rsidRDefault="00A70577" w:rsidP="00A70577">
      <w:pPr>
        <w:pStyle w:val="31"/>
      </w:pPr>
      <w:bookmarkStart w:id="4789" w:name="_Toc491952457"/>
      <w:r w:rsidRPr="00B207B1">
        <w:t>4.5.</w:t>
      </w:r>
      <w:ins w:id="4790" w:author="微软用户" w:date="2017-08-18T22:59:00Z">
        <w:r w:rsidR="00FE3AA9" w:rsidRPr="00B207B1">
          <w:t>3</w:t>
        </w:r>
      </w:ins>
      <w:del w:id="4791" w:author="微软用户" w:date="2017-08-18T22:59:00Z">
        <w:r w:rsidRPr="00B207B1" w:rsidDel="00FE3AA9">
          <w:delText>1</w:delText>
        </w:r>
      </w:del>
      <w:r w:rsidRPr="00B207B1">
        <w:t xml:space="preserve"> </w:t>
      </w:r>
      <w:r w:rsidR="00B36E10" w:rsidRPr="00B207B1">
        <w:rPr>
          <w:rFonts w:hint="eastAsia"/>
        </w:rPr>
        <w:t>本地缓存</w:t>
      </w:r>
      <w:r w:rsidRPr="00B207B1">
        <w:rPr>
          <w:rFonts w:hint="eastAsia"/>
        </w:rPr>
        <w:t>接口设计</w:t>
      </w:r>
      <w:bookmarkEnd w:id="4789"/>
    </w:p>
    <w:p w14:paraId="50356918" w14:textId="044B9FC0" w:rsidR="00917A8C" w:rsidRPr="00B207B1" w:rsidRDefault="00D21AE5" w:rsidP="00D21AE5">
      <w:pPr>
        <w:spacing w:beforeLines="30" w:before="93" w:afterLines="30" w:after="93" w:line="400" w:lineRule="exact"/>
        <w:jc w:val="center"/>
        <w:rPr>
          <w:rFonts w:hAnsiTheme="minorEastAsia"/>
          <w:color w:val="000000" w:themeColor="text1"/>
          <w:rPrChange w:id="4792" w:author="JY0225" w:date="2017-08-24T11:24:00Z">
            <w:rPr>
              <w:color w:val="000000" w:themeColor="text1"/>
            </w:rPr>
          </w:rPrChange>
        </w:rPr>
        <w:pPrChange w:id="4793" w:author="JY0225" w:date="2017-08-23T15:15:00Z">
          <w:pPr>
            <w:spacing w:line="400" w:lineRule="exact"/>
          </w:pPr>
        </w:pPrChange>
      </w:pPr>
      <w:r>
        <w:rPr>
          <w:rFonts w:hAnsiTheme="minorEastAsia" w:hint="eastAsia"/>
          <w:color w:val="000000" w:themeColor="text1"/>
        </w:rPr>
        <w:t>表4-12</w:t>
      </w:r>
      <w:r w:rsidR="00E14C62" w:rsidRPr="00B207B1">
        <w:rPr>
          <w:rFonts w:hAnsiTheme="minorEastAsia" w:hint="eastAsia"/>
          <w:color w:val="000000" w:themeColor="text1"/>
          <w:rPrChange w:id="4794" w:author="JY0225" w:date="2017-08-24T11:24:00Z">
            <w:rPr>
              <w:rFonts w:hint="eastAsia"/>
              <w:color w:val="000000" w:themeColor="text1"/>
            </w:rPr>
          </w:rPrChange>
        </w:rPr>
        <w:t>是否</w:t>
      </w:r>
      <w:r w:rsidR="00FB7117" w:rsidRPr="00B207B1">
        <w:rPr>
          <w:rFonts w:hAnsiTheme="minorEastAsia" w:hint="eastAsia"/>
          <w:color w:val="000000" w:themeColor="text1"/>
          <w:rPrChange w:id="4795" w:author="JY0225" w:date="2017-08-24T11:24:00Z">
            <w:rPr>
              <w:rFonts w:hint="eastAsia"/>
              <w:color w:val="000000" w:themeColor="text1"/>
            </w:rPr>
          </w:rPrChange>
        </w:rPr>
        <w:t>有</w:t>
      </w:r>
      <w:r w:rsidR="00032B25" w:rsidRPr="00B207B1">
        <w:rPr>
          <w:rFonts w:hAnsiTheme="minorEastAsia" w:hint="eastAsia"/>
          <w:color w:val="000000" w:themeColor="text1"/>
          <w:rPrChange w:id="4796" w:author="JY0225" w:date="2017-08-24T11:24:00Z">
            <w:rPr>
              <w:rFonts w:hint="eastAsia"/>
              <w:color w:val="000000" w:themeColor="text1"/>
            </w:rPr>
          </w:rPrChange>
        </w:rPr>
        <w:t>本地</w:t>
      </w:r>
      <w:r w:rsidR="003A4D75" w:rsidRPr="00B207B1">
        <w:rPr>
          <w:rFonts w:hAnsiTheme="minorEastAsia" w:hint="eastAsia"/>
          <w:color w:val="000000" w:themeColor="text1"/>
          <w:rPrChange w:id="4797"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917A8C" w:rsidRPr="00B207B1" w14:paraId="741770BF" w14:textId="77777777" w:rsidTr="00EF2128">
        <w:tc>
          <w:tcPr>
            <w:tcW w:w="1660" w:type="dxa"/>
          </w:tcPr>
          <w:p w14:paraId="2C0DAC04" w14:textId="77777777" w:rsidR="00917A8C" w:rsidRPr="00B207B1" w:rsidRDefault="00917A8C" w:rsidP="00EF2128">
            <w:pPr>
              <w:spacing w:line="400" w:lineRule="exact"/>
              <w:rPr>
                <w:color w:val="000000" w:themeColor="text1"/>
              </w:rPr>
            </w:pPr>
            <w:r w:rsidRPr="00B207B1">
              <w:rPr>
                <w:rFonts w:hint="eastAsia"/>
                <w:color w:val="000000" w:themeColor="text1"/>
              </w:rPr>
              <w:t>接口编号</w:t>
            </w:r>
          </w:p>
        </w:tc>
        <w:tc>
          <w:tcPr>
            <w:tcW w:w="1660" w:type="dxa"/>
          </w:tcPr>
          <w:p w14:paraId="238CD751" w14:textId="77777777" w:rsidR="00917A8C" w:rsidRPr="00B207B1" w:rsidRDefault="00917A8C" w:rsidP="00EF2128">
            <w:pPr>
              <w:spacing w:line="400" w:lineRule="exact"/>
              <w:rPr>
                <w:color w:val="000000" w:themeColor="text1"/>
              </w:rPr>
            </w:pPr>
            <w:r w:rsidRPr="00B207B1">
              <w:rPr>
                <w:rFonts w:hint="eastAsia"/>
                <w:color w:val="000000" w:themeColor="text1"/>
              </w:rPr>
              <w:t>接口名称</w:t>
            </w:r>
          </w:p>
        </w:tc>
        <w:tc>
          <w:tcPr>
            <w:tcW w:w="4982" w:type="dxa"/>
          </w:tcPr>
          <w:p w14:paraId="6D2D0B4D" w14:textId="77777777" w:rsidR="00917A8C" w:rsidRPr="00B207B1" w:rsidRDefault="00893CC2" w:rsidP="00EF2128">
            <w:pPr>
              <w:spacing w:line="400" w:lineRule="exact"/>
              <w:rPr>
                <w:color w:val="000000" w:themeColor="text1"/>
              </w:rPr>
            </w:pPr>
            <w:r w:rsidRPr="00B207B1">
              <w:rPr>
                <w:rFonts w:hint="eastAsia"/>
                <w:color w:val="000000" w:themeColor="text1"/>
              </w:rPr>
              <w:t>是否有本地缓存</w:t>
            </w:r>
          </w:p>
        </w:tc>
      </w:tr>
      <w:tr w:rsidR="00917A8C" w:rsidRPr="00B207B1" w14:paraId="549CDF3C" w14:textId="77777777" w:rsidTr="00EF2128">
        <w:tc>
          <w:tcPr>
            <w:tcW w:w="1660" w:type="dxa"/>
            <w:vMerge w:val="restart"/>
          </w:tcPr>
          <w:p w14:paraId="424D3F41" w14:textId="77777777" w:rsidR="00917A8C" w:rsidRPr="00B207B1" w:rsidRDefault="00917A8C"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288081CC" w14:textId="77777777" w:rsidR="00917A8C" w:rsidRPr="00B207B1" w:rsidRDefault="00917A8C" w:rsidP="00EF2128">
            <w:pPr>
              <w:spacing w:line="400" w:lineRule="exact"/>
              <w:rPr>
                <w:color w:val="000000" w:themeColor="text1"/>
              </w:rPr>
            </w:pPr>
            <w:r w:rsidRPr="00B207B1">
              <w:rPr>
                <w:rFonts w:hint="eastAsia"/>
                <w:color w:val="000000" w:themeColor="text1"/>
              </w:rPr>
              <w:t>接口原型</w:t>
            </w:r>
          </w:p>
        </w:tc>
        <w:tc>
          <w:tcPr>
            <w:tcW w:w="4982" w:type="dxa"/>
          </w:tcPr>
          <w:p w14:paraId="65003923" w14:textId="77777777" w:rsidR="00917A8C" w:rsidRPr="00B207B1" w:rsidRDefault="00917A8C">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953497" w:rsidRPr="00B207B1">
              <w:rPr>
                <w:color w:val="000000" w:themeColor="text1"/>
              </w:rPr>
              <w:t>has</w:t>
            </w:r>
            <w:r w:rsidRPr="00B207B1">
              <w:rPr>
                <w:color w:val="000000" w:themeColor="text1"/>
              </w:rPr>
              <w:t>_</w:t>
            </w:r>
            <w:r w:rsidR="00953497" w:rsidRPr="00B207B1">
              <w:rPr>
                <w:color w:val="000000" w:themeColor="text1"/>
              </w:rPr>
              <w:t>local_cache</w:t>
            </w:r>
            <w:r w:rsidRPr="00B207B1">
              <w:rPr>
                <w:color w:val="000000" w:themeColor="text1"/>
              </w:rPr>
              <w:t xml:space="preserve">(String </w:t>
            </w:r>
            <w:ins w:id="4798" w:author="JY0225" w:date="2017-08-23T15:14:00Z">
              <w:r w:rsidR="00207DAD" w:rsidRPr="00B207B1">
                <w:rPr>
                  <w:rFonts w:hint="eastAsia"/>
                  <w:color w:val="000000" w:themeColor="text1"/>
                </w:rPr>
                <w:t>ser</w:t>
              </w:r>
              <w:r w:rsidR="00207DAD" w:rsidRPr="00B207B1">
                <w:rPr>
                  <w:color w:val="000000" w:themeColor="text1"/>
                </w:rPr>
                <w:t>ver</w:t>
              </w:r>
            </w:ins>
            <w:del w:id="4799" w:author="JY0225" w:date="2017-08-23T15:09:00Z">
              <w:r w:rsidRPr="00B207B1" w:rsidDel="00284743">
                <w:rPr>
                  <w:rFonts w:hint="eastAsia"/>
                  <w:color w:val="000000" w:themeColor="text1"/>
                </w:rPr>
                <w:delText>file</w:delText>
              </w:r>
            </w:del>
            <w:r w:rsidRPr="00B207B1">
              <w:rPr>
                <w:color w:val="000000" w:themeColor="text1"/>
              </w:rPr>
              <w:t xml:space="preserve">_path, </w:t>
            </w:r>
            <w:del w:id="4800" w:author="JY0225" w:date="2017-08-23T15:04:00Z">
              <w:r w:rsidRPr="00B207B1" w:rsidDel="005C24B9">
                <w:rPr>
                  <w:color w:val="000000" w:themeColor="text1"/>
                </w:rPr>
                <w:delText xml:space="preserve">String MD5, </w:delText>
              </w:r>
            </w:del>
            <w:r w:rsidRPr="00B207B1">
              <w:rPr>
                <w:color w:val="000000" w:themeColor="text1"/>
              </w:rPr>
              <w:t>String userid)</w:t>
            </w:r>
          </w:p>
        </w:tc>
      </w:tr>
      <w:tr w:rsidR="00917A8C" w:rsidRPr="00B207B1" w14:paraId="400D9F91" w14:textId="77777777" w:rsidTr="00EF2128">
        <w:tc>
          <w:tcPr>
            <w:tcW w:w="1660" w:type="dxa"/>
            <w:vMerge/>
          </w:tcPr>
          <w:p w14:paraId="212CF3BD" w14:textId="77777777" w:rsidR="00917A8C" w:rsidRPr="00B207B1" w:rsidRDefault="00917A8C" w:rsidP="00EF2128">
            <w:pPr>
              <w:spacing w:line="400" w:lineRule="exact"/>
              <w:rPr>
                <w:color w:val="000000" w:themeColor="text1"/>
              </w:rPr>
            </w:pPr>
          </w:p>
        </w:tc>
        <w:tc>
          <w:tcPr>
            <w:tcW w:w="1660" w:type="dxa"/>
          </w:tcPr>
          <w:p w14:paraId="548F6590" w14:textId="77777777" w:rsidR="00917A8C" w:rsidRPr="00B207B1" w:rsidRDefault="00917A8C" w:rsidP="00EF2128">
            <w:pPr>
              <w:spacing w:line="400" w:lineRule="exact"/>
              <w:rPr>
                <w:color w:val="000000" w:themeColor="text1"/>
              </w:rPr>
            </w:pPr>
            <w:r w:rsidRPr="00B207B1">
              <w:rPr>
                <w:rFonts w:hint="eastAsia"/>
                <w:color w:val="000000" w:themeColor="text1"/>
              </w:rPr>
              <w:t>接口参数</w:t>
            </w:r>
          </w:p>
        </w:tc>
        <w:tc>
          <w:tcPr>
            <w:tcW w:w="4982" w:type="dxa"/>
          </w:tcPr>
          <w:p w14:paraId="1C381F3B" w14:textId="77777777" w:rsidR="00917A8C" w:rsidRPr="00B207B1" w:rsidRDefault="00284743" w:rsidP="00EF2128">
            <w:pPr>
              <w:spacing w:line="400" w:lineRule="exact"/>
              <w:rPr>
                <w:color w:val="000000" w:themeColor="text1"/>
              </w:rPr>
            </w:pPr>
            <w:ins w:id="4801" w:author="JY0225" w:date="2017-08-23T15:10:00Z">
              <w:r w:rsidRPr="00B207B1">
                <w:rPr>
                  <w:color w:val="000000" w:themeColor="text1"/>
                </w:rPr>
                <w:t>local</w:t>
              </w:r>
            </w:ins>
            <w:del w:id="4802" w:author="JY0225" w:date="2017-08-23T15:10:00Z">
              <w:r w:rsidR="00917A8C" w:rsidRPr="00B207B1" w:rsidDel="00284743">
                <w:rPr>
                  <w:rFonts w:hint="eastAsia"/>
                  <w:color w:val="000000" w:themeColor="text1"/>
                </w:rPr>
                <w:delText>file</w:delText>
              </w:r>
            </w:del>
            <w:r w:rsidR="00917A8C" w:rsidRPr="00B207B1">
              <w:rPr>
                <w:color w:val="000000" w:themeColor="text1"/>
              </w:rPr>
              <w:t>_pat</w:t>
            </w:r>
            <w:r w:rsidR="00917A8C" w:rsidRPr="00B207B1">
              <w:rPr>
                <w:rFonts w:hint="eastAsia"/>
                <w:color w:val="000000" w:themeColor="text1"/>
              </w:rPr>
              <w:t>：</w:t>
            </w:r>
            <w:ins w:id="4803" w:author="JY0225" w:date="2017-08-23T15:14:00Z">
              <w:r w:rsidR="00207DAD" w:rsidRPr="00B207B1">
                <w:rPr>
                  <w:rFonts w:hint="eastAsia"/>
                  <w:color w:val="000000" w:themeColor="text1"/>
                </w:rPr>
                <w:t>服务器</w:t>
              </w:r>
            </w:ins>
            <w:r w:rsidR="00917A8C" w:rsidRPr="00B207B1">
              <w:rPr>
                <w:rFonts w:hint="eastAsia"/>
                <w:color w:val="000000" w:themeColor="text1"/>
              </w:rPr>
              <w:t>文件路径</w:t>
            </w:r>
          </w:p>
          <w:p w14:paraId="3012CCB6" w14:textId="77777777" w:rsidR="00917A8C" w:rsidRPr="00B207B1" w:rsidDel="005C24B9" w:rsidRDefault="00917A8C" w:rsidP="00EF2128">
            <w:pPr>
              <w:spacing w:line="400" w:lineRule="exact"/>
              <w:rPr>
                <w:del w:id="4804" w:author="JY0225" w:date="2017-08-23T15:05:00Z"/>
                <w:color w:val="000000" w:themeColor="text1"/>
              </w:rPr>
            </w:pPr>
            <w:del w:id="4805" w:author="JY0225" w:date="2017-08-23T15:05:00Z">
              <w:r w:rsidRPr="00B207B1" w:rsidDel="005C24B9">
                <w:rPr>
                  <w:rFonts w:hint="eastAsia"/>
                  <w:color w:val="000000" w:themeColor="text1"/>
                </w:rPr>
                <w:delText>MD5：文件MD5值</w:delText>
              </w:r>
            </w:del>
          </w:p>
          <w:p w14:paraId="5C443762" w14:textId="77777777" w:rsidR="00917A8C" w:rsidRPr="00B207B1" w:rsidRDefault="00917A8C" w:rsidP="00EF2128">
            <w:pPr>
              <w:spacing w:line="400" w:lineRule="exact"/>
              <w:rPr>
                <w:color w:val="000000" w:themeColor="text1"/>
              </w:rPr>
            </w:pPr>
            <w:r w:rsidRPr="00B207B1">
              <w:rPr>
                <w:rFonts w:hint="eastAsia"/>
                <w:color w:val="000000" w:themeColor="text1"/>
              </w:rPr>
              <w:t>user</w:t>
            </w:r>
            <w:r w:rsidRPr="00B207B1">
              <w:rPr>
                <w:color w:val="000000" w:themeColor="text1"/>
              </w:rPr>
              <w:t>id</w:t>
            </w:r>
            <w:r w:rsidRPr="00B207B1">
              <w:rPr>
                <w:rFonts w:hint="eastAsia"/>
                <w:color w:val="000000" w:themeColor="text1"/>
              </w:rPr>
              <w:t>：用户ID</w:t>
            </w:r>
          </w:p>
        </w:tc>
      </w:tr>
      <w:tr w:rsidR="00917A8C" w:rsidRPr="00B207B1" w14:paraId="4F99BC68" w14:textId="77777777" w:rsidTr="00EF2128">
        <w:tc>
          <w:tcPr>
            <w:tcW w:w="1660" w:type="dxa"/>
            <w:vMerge/>
          </w:tcPr>
          <w:p w14:paraId="65AF45E8" w14:textId="77777777" w:rsidR="00917A8C" w:rsidRPr="00B207B1" w:rsidRDefault="00917A8C" w:rsidP="00EF2128">
            <w:pPr>
              <w:spacing w:line="400" w:lineRule="exact"/>
              <w:rPr>
                <w:color w:val="000000" w:themeColor="text1"/>
              </w:rPr>
            </w:pPr>
          </w:p>
        </w:tc>
        <w:tc>
          <w:tcPr>
            <w:tcW w:w="1660" w:type="dxa"/>
          </w:tcPr>
          <w:p w14:paraId="1019B305" w14:textId="77777777" w:rsidR="00917A8C" w:rsidRPr="00B207B1" w:rsidRDefault="00917A8C" w:rsidP="00EF2128">
            <w:pPr>
              <w:spacing w:line="400" w:lineRule="exact"/>
              <w:rPr>
                <w:color w:val="000000" w:themeColor="text1"/>
              </w:rPr>
            </w:pPr>
            <w:r w:rsidRPr="00B207B1">
              <w:rPr>
                <w:rFonts w:hint="eastAsia"/>
                <w:color w:val="000000" w:themeColor="text1"/>
              </w:rPr>
              <w:t>返回结果</w:t>
            </w:r>
          </w:p>
        </w:tc>
        <w:tc>
          <w:tcPr>
            <w:tcW w:w="4982" w:type="dxa"/>
          </w:tcPr>
          <w:p w14:paraId="44F58335" w14:textId="77777777" w:rsidR="00917A8C" w:rsidRPr="00B207B1" w:rsidRDefault="00917A8C" w:rsidP="00EF2128">
            <w:pPr>
              <w:spacing w:line="400" w:lineRule="exact"/>
              <w:rPr>
                <w:rFonts w:ascii="Times New Roman" w:hAnsi="Times New Roman"/>
              </w:rPr>
            </w:pPr>
            <w:r w:rsidRPr="00B207B1">
              <w:rPr>
                <w:rFonts w:ascii="Times New Roman" w:hAnsi="Times New Roman"/>
              </w:rPr>
              <w:t>{</w:t>
            </w:r>
          </w:p>
          <w:p w14:paraId="19B77188" w14:textId="77777777" w:rsidR="00917A8C" w:rsidRPr="00B207B1" w:rsidRDefault="00917A8C" w:rsidP="00EF2128">
            <w:pPr>
              <w:spacing w:line="400" w:lineRule="exact"/>
              <w:rPr>
                <w:rFonts w:ascii="Times New Roman" w:hAnsi="Times New Roman"/>
              </w:rPr>
            </w:pPr>
            <w:r w:rsidRPr="00B207B1">
              <w:rPr>
                <w:rFonts w:ascii="Times New Roman" w:hAnsi="Times New Roman"/>
              </w:rPr>
              <w:t>"status": "0",</w:t>
            </w:r>
          </w:p>
          <w:p w14:paraId="2D8B29C0"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w:t>
            </w:r>
            <w:r w:rsidR="00C379DD" w:rsidRPr="00B207B1">
              <w:rPr>
                <w:rFonts w:ascii="Times New Roman" w:hAnsi="Times New Roman" w:hint="eastAsia"/>
              </w:rPr>
              <w:t>ca</w:t>
            </w:r>
            <w:r w:rsidR="00C379DD" w:rsidRPr="00B207B1">
              <w:rPr>
                <w:rFonts w:ascii="Times New Roman" w:hAnsi="Times New Roman"/>
              </w:rPr>
              <w:t>che</w:t>
            </w:r>
            <w:r w:rsidR="001C148B" w:rsidRPr="00B207B1">
              <w:rPr>
                <w:rFonts w:ascii="Times New Roman" w:hAnsi="Times New Roman"/>
              </w:rPr>
              <w:t>d</w:t>
            </w:r>
            <w:r w:rsidRPr="00B207B1">
              <w:rPr>
                <w:rFonts w:ascii="Times New Roman" w:hAnsi="Times New Roman" w:hint="eastAsia"/>
              </w:rPr>
              <w:t>": "</w:t>
            </w:r>
            <w:r w:rsidR="00954669" w:rsidRPr="00B207B1">
              <w:rPr>
                <w:rFonts w:ascii="Times New Roman" w:hAnsi="Times New Roman"/>
              </w:rPr>
              <w:t>true</w:t>
            </w:r>
            <w:r w:rsidRPr="00B207B1">
              <w:rPr>
                <w:rFonts w:ascii="Times New Roman" w:hAnsi="Times New Roman" w:hint="eastAsia"/>
              </w:rPr>
              <w:t>",</w:t>
            </w:r>
          </w:p>
          <w:p w14:paraId="4ECD7F32"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“/temp</w:t>
            </w:r>
            <w:r w:rsidR="00A5430C" w:rsidRPr="00B207B1">
              <w:rPr>
                <w:rFonts w:ascii="Times New Roman" w:hAnsi="Times New Roman"/>
              </w:rPr>
              <w:t>/test.docxs</w:t>
            </w:r>
            <w:r w:rsidRPr="00B207B1">
              <w:rPr>
                <w:rFonts w:ascii="Times New Roman" w:hAnsi="Times New Roman"/>
              </w:rPr>
              <w:t>”</w:t>
            </w:r>
            <w:r w:rsidRPr="00B207B1">
              <w:rPr>
                <w:rFonts w:ascii="Times New Roman" w:hAnsi="Times New Roman" w:hint="eastAsia"/>
              </w:rPr>
              <w:t>,</w:t>
            </w:r>
          </w:p>
          <w:p w14:paraId="3C956FD7"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4BF05A4E"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5EC53BF3" w14:textId="77777777" w:rsidR="00917A8C" w:rsidRPr="00B207B1" w:rsidRDefault="00917A8C" w:rsidP="00EF2128">
            <w:pPr>
              <w:spacing w:line="400" w:lineRule="exact"/>
              <w:rPr>
                <w:color w:val="000000" w:themeColor="text1"/>
              </w:rPr>
            </w:pPr>
            <w:r w:rsidRPr="00B207B1">
              <w:rPr>
                <w:rFonts w:ascii="Times New Roman" w:hAnsi="Times New Roman"/>
              </w:rPr>
              <w:t>}</w:t>
            </w:r>
          </w:p>
        </w:tc>
      </w:tr>
    </w:tbl>
    <w:p w14:paraId="57DDC788" w14:textId="5765CDCB" w:rsidR="00AE26B7" w:rsidRPr="00B207B1" w:rsidRDefault="00AF6FD3" w:rsidP="005B02E4">
      <w:pPr>
        <w:spacing w:line="400" w:lineRule="exact"/>
        <w:rPr>
          <w:ins w:id="4806" w:author="JY0225" w:date="2017-08-23T15:15:00Z"/>
          <w:rFonts w:hAnsiTheme="minorEastAsia"/>
          <w:color w:val="000000" w:themeColor="text1"/>
          <w:rPrChange w:id="4807" w:author="JY0225" w:date="2017-08-24T11:24:00Z">
            <w:rPr>
              <w:ins w:id="4808" w:author="JY0225" w:date="2017-08-23T15:15:00Z"/>
              <w:color w:val="000000" w:themeColor="text1"/>
            </w:rPr>
          </w:rPrChange>
        </w:rPr>
      </w:pPr>
      <w:ins w:id="4809" w:author="JY0225" w:date="2017-08-23T15:01:00Z">
        <w:r w:rsidRPr="00B207B1">
          <w:rPr>
            <w:color w:val="000000" w:themeColor="text1"/>
          </w:rPr>
          <w:tab/>
        </w:r>
      </w:ins>
      <w:r w:rsidR="00D21AE5">
        <w:rPr>
          <w:rFonts w:hint="eastAsia"/>
          <w:color w:val="000000" w:themeColor="text1"/>
        </w:rPr>
        <w:t>表4-12为</w:t>
      </w:r>
      <w:ins w:id="4810" w:author="JY0225" w:date="2017-08-23T15:20:00Z">
        <w:r w:rsidR="00A65547" w:rsidRPr="00B207B1">
          <w:rPr>
            <w:rFonts w:hAnsiTheme="minorEastAsia" w:hint="eastAsia"/>
            <w:color w:val="000000" w:themeColor="text1"/>
            <w:rPrChange w:id="4811" w:author="JY0225" w:date="2017-08-24T11:24:00Z">
              <w:rPr>
                <w:rFonts w:hint="eastAsia"/>
                <w:color w:val="000000" w:themeColor="text1"/>
              </w:rPr>
            </w:rPrChange>
          </w:rPr>
          <w:t>是否有本地缓存</w:t>
        </w:r>
      </w:ins>
      <w:ins w:id="4812" w:author="JY0225" w:date="2017-08-23T15:15:00Z">
        <w:r w:rsidR="00DF7208" w:rsidRPr="00B207B1">
          <w:rPr>
            <w:rFonts w:hAnsiTheme="minorEastAsia" w:hint="eastAsia"/>
            <w:color w:val="000000" w:themeColor="text1"/>
            <w:rPrChange w:id="4813" w:author="JY0225" w:date="2017-08-24T11:24:00Z">
              <w:rPr>
                <w:rFonts w:hint="eastAsia"/>
                <w:color w:val="000000" w:themeColor="text1"/>
              </w:rPr>
            </w:rPrChange>
          </w:rPr>
          <w:t>接口</w:t>
        </w:r>
      </w:ins>
      <w:r w:rsidR="00D21AE5">
        <w:rPr>
          <w:rFonts w:hAnsiTheme="minorEastAsia" w:hint="eastAsia"/>
          <w:color w:val="000000" w:themeColor="text1"/>
        </w:rPr>
        <w:t>，</w:t>
      </w:r>
      <w:ins w:id="4814" w:author="JY0225" w:date="2017-08-23T15:15:00Z">
        <w:r w:rsidR="00DF7208" w:rsidRPr="00B207B1">
          <w:rPr>
            <w:rFonts w:hAnsiTheme="minorEastAsia" w:hint="eastAsia"/>
            <w:color w:val="000000" w:themeColor="text1"/>
            <w:rPrChange w:id="4815" w:author="JY0225" w:date="2017-08-24T11:24:00Z">
              <w:rPr>
                <w:rFonts w:hint="eastAsia"/>
                <w:color w:val="000000" w:themeColor="text1"/>
              </w:rPr>
            </w:rPrChange>
          </w:rPr>
          <w:t>在用户发送上传文件至中间件时调用，</w:t>
        </w:r>
        <w:r w:rsidR="00DF7208" w:rsidRPr="00B207B1">
          <w:rPr>
            <w:rFonts w:hAnsiTheme="minorEastAsia"/>
            <w:color w:val="000000" w:themeColor="text1"/>
            <w:rPrChange w:id="4816" w:author="JY0225" w:date="2017-08-24T11:24:00Z">
              <w:rPr>
                <w:color w:val="000000" w:themeColor="text1"/>
              </w:rPr>
            </w:rPrChange>
          </w:rPr>
          <w:lastRenderedPageBreak/>
          <w:t>server_path</w:t>
        </w:r>
        <w:r w:rsidR="00DF7208" w:rsidRPr="00B207B1">
          <w:rPr>
            <w:rFonts w:hAnsiTheme="minorEastAsia" w:hint="eastAsia"/>
            <w:color w:val="000000" w:themeColor="text1"/>
            <w:rPrChange w:id="4817" w:author="JY0225" w:date="2017-08-24T11:24:00Z">
              <w:rPr>
                <w:rFonts w:hint="eastAsia"/>
                <w:color w:val="000000" w:themeColor="text1"/>
              </w:rPr>
            </w:rPrChange>
          </w:rPr>
          <w:t>表示文件在服务器的路径，</w:t>
        </w:r>
        <w:r w:rsidR="00DF7208" w:rsidRPr="00B207B1">
          <w:rPr>
            <w:rFonts w:hAnsiTheme="minorEastAsia"/>
            <w:color w:val="000000" w:themeColor="text1"/>
            <w:rPrChange w:id="4818" w:author="JY0225" w:date="2017-08-24T11:24:00Z">
              <w:rPr>
                <w:color w:val="000000" w:themeColor="text1"/>
              </w:rPr>
            </w:rPrChange>
          </w:rPr>
          <w:t>userid</w:t>
        </w:r>
        <w:r w:rsidR="00DF7208" w:rsidRPr="00B207B1">
          <w:rPr>
            <w:rFonts w:hAnsiTheme="minorEastAsia" w:hint="eastAsia"/>
            <w:color w:val="000000" w:themeColor="text1"/>
            <w:rPrChange w:id="4819" w:author="JY0225" w:date="2017-08-24T11:24:00Z">
              <w:rPr>
                <w:rFonts w:hint="eastAsia"/>
                <w:color w:val="000000" w:themeColor="text1"/>
              </w:rPr>
            </w:rPrChange>
          </w:rPr>
          <w:t>为用户的</w:t>
        </w:r>
        <w:r w:rsidR="00DF7208" w:rsidRPr="00B207B1">
          <w:rPr>
            <w:rFonts w:hAnsiTheme="minorEastAsia"/>
            <w:color w:val="000000" w:themeColor="text1"/>
            <w:rPrChange w:id="4820" w:author="JY0225" w:date="2017-08-24T11:24:00Z">
              <w:rPr>
                <w:color w:val="000000" w:themeColor="text1"/>
              </w:rPr>
            </w:rPrChange>
          </w:rPr>
          <w:t>id</w:t>
        </w:r>
        <w:r w:rsidR="00DF7208" w:rsidRPr="00B207B1">
          <w:rPr>
            <w:rFonts w:hAnsiTheme="minorEastAsia" w:hint="eastAsia"/>
            <w:color w:val="000000" w:themeColor="text1"/>
            <w:rPrChange w:id="4821" w:author="JY0225" w:date="2017-08-24T11:24:00Z">
              <w:rPr>
                <w:rFonts w:hint="eastAsia"/>
                <w:color w:val="000000" w:themeColor="text1"/>
              </w:rPr>
            </w:rPrChange>
          </w:rPr>
          <w:t>信息。该接口在是实现的过程中调用了获取文件信息接口，以获取服务器文件的</w:t>
        </w:r>
        <w:r w:rsidR="00DF7208" w:rsidRPr="00B207B1">
          <w:rPr>
            <w:rFonts w:hAnsiTheme="minorEastAsia"/>
            <w:color w:val="000000" w:themeColor="text1"/>
            <w:rPrChange w:id="4822" w:author="JY0225" w:date="2017-08-24T11:24:00Z">
              <w:rPr>
                <w:color w:val="000000" w:themeColor="text1"/>
              </w:rPr>
            </w:rPrChange>
          </w:rPr>
          <w:t>MD5</w:t>
        </w:r>
        <w:r w:rsidR="00DF7208" w:rsidRPr="00B207B1">
          <w:rPr>
            <w:rFonts w:hAnsiTheme="minorEastAsia" w:hint="eastAsia"/>
            <w:color w:val="000000" w:themeColor="text1"/>
            <w:rPrChange w:id="4823" w:author="JY0225" w:date="2017-08-24T11:24:00Z">
              <w:rPr>
                <w:rFonts w:hint="eastAsia"/>
                <w:color w:val="000000" w:themeColor="text1"/>
              </w:rPr>
            </w:rPrChange>
          </w:rPr>
          <w:t>中，再通过数据库查询，通过文件</w:t>
        </w:r>
        <w:r w:rsidR="00DF7208" w:rsidRPr="00B207B1">
          <w:rPr>
            <w:rFonts w:hAnsiTheme="minorEastAsia"/>
            <w:color w:val="000000" w:themeColor="text1"/>
            <w:rPrChange w:id="4824" w:author="JY0225" w:date="2017-08-24T11:24:00Z">
              <w:rPr>
                <w:color w:val="000000" w:themeColor="text1"/>
              </w:rPr>
            </w:rPrChange>
          </w:rPr>
          <w:t>MD5</w:t>
        </w:r>
        <w:r w:rsidR="00DF7208" w:rsidRPr="00B207B1">
          <w:rPr>
            <w:rFonts w:hAnsiTheme="minorEastAsia" w:hint="eastAsia"/>
            <w:color w:val="000000" w:themeColor="text1"/>
            <w:rPrChange w:id="4825" w:author="JY0225" w:date="2017-08-24T11:24:00Z">
              <w:rPr>
                <w:rFonts w:hint="eastAsia"/>
                <w:color w:val="000000" w:themeColor="text1"/>
              </w:rPr>
            </w:rPrChange>
          </w:rPr>
          <w:t>的比较判断是否存在本地缓存，并将结果返回。</w:t>
        </w:r>
      </w:ins>
    </w:p>
    <w:p w14:paraId="723C9FDE" w14:textId="75B0E09D" w:rsidR="00857422" w:rsidRPr="00B207B1" w:rsidRDefault="00CF6D10" w:rsidP="00CF6D10">
      <w:pPr>
        <w:spacing w:beforeLines="30" w:before="93" w:afterLines="30" w:after="93" w:line="400" w:lineRule="exact"/>
        <w:ind w:firstLine="420"/>
        <w:jc w:val="center"/>
        <w:rPr>
          <w:rFonts w:hAnsiTheme="minorEastAsia"/>
          <w:color w:val="000000" w:themeColor="text1"/>
          <w:rPrChange w:id="4826" w:author="JY0225" w:date="2017-08-24T11:24:00Z">
            <w:rPr>
              <w:color w:val="000000" w:themeColor="text1"/>
            </w:rPr>
          </w:rPrChange>
        </w:rPr>
        <w:pPrChange w:id="4827" w:author="JY0225" w:date="2017-08-23T15:15:00Z">
          <w:pPr>
            <w:spacing w:line="400" w:lineRule="exact"/>
          </w:pPr>
        </w:pPrChange>
      </w:pPr>
      <w:r>
        <w:rPr>
          <w:rFonts w:hAnsiTheme="minorEastAsia" w:hint="eastAsia"/>
          <w:color w:val="000000" w:themeColor="text1"/>
        </w:rPr>
        <w:t>表4-13</w:t>
      </w:r>
      <w:r w:rsidR="00A73E6E" w:rsidRPr="00B207B1">
        <w:rPr>
          <w:rFonts w:hAnsiTheme="minorEastAsia" w:hint="eastAsia"/>
          <w:color w:val="000000" w:themeColor="text1"/>
          <w:rPrChange w:id="4828" w:author="JY0225" w:date="2017-08-24T11:24:00Z">
            <w:rPr>
              <w:rFonts w:hint="eastAsia"/>
              <w:color w:val="000000" w:themeColor="text1"/>
            </w:rPr>
          </w:rPrChange>
        </w:rPr>
        <w:t>是否有</w:t>
      </w:r>
      <w:r w:rsidR="00AF6050" w:rsidRPr="00B207B1">
        <w:rPr>
          <w:rFonts w:hAnsiTheme="minorEastAsia" w:hint="eastAsia"/>
          <w:color w:val="000000" w:themeColor="text1"/>
          <w:rPrChange w:id="4829" w:author="JY0225" w:date="2017-08-24T11:24:00Z">
            <w:rPr>
              <w:rFonts w:hint="eastAsia"/>
              <w:color w:val="000000" w:themeColor="text1"/>
            </w:rPr>
          </w:rPrChange>
        </w:rPr>
        <w:t>服务器</w:t>
      </w:r>
      <w:r w:rsidR="00A73E6E" w:rsidRPr="00B207B1">
        <w:rPr>
          <w:rFonts w:hAnsiTheme="minorEastAsia" w:hint="eastAsia"/>
          <w:color w:val="000000" w:themeColor="text1"/>
          <w:rPrChange w:id="4830"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0E527E" w:rsidRPr="00B207B1" w14:paraId="6800F97A" w14:textId="77777777" w:rsidTr="00EF2128">
        <w:tc>
          <w:tcPr>
            <w:tcW w:w="1660" w:type="dxa"/>
          </w:tcPr>
          <w:p w14:paraId="1ACE0455" w14:textId="77777777" w:rsidR="000E527E" w:rsidRPr="00B207B1" w:rsidRDefault="000E527E" w:rsidP="00EF2128">
            <w:pPr>
              <w:spacing w:line="400" w:lineRule="exact"/>
              <w:rPr>
                <w:color w:val="000000" w:themeColor="text1"/>
              </w:rPr>
            </w:pPr>
            <w:r w:rsidRPr="00B207B1">
              <w:rPr>
                <w:rFonts w:hint="eastAsia"/>
                <w:color w:val="000000" w:themeColor="text1"/>
              </w:rPr>
              <w:t>接口编号</w:t>
            </w:r>
          </w:p>
        </w:tc>
        <w:tc>
          <w:tcPr>
            <w:tcW w:w="1660" w:type="dxa"/>
          </w:tcPr>
          <w:p w14:paraId="6C88EDF1" w14:textId="77777777" w:rsidR="000E527E" w:rsidRPr="00B207B1" w:rsidRDefault="000E527E" w:rsidP="00EF2128">
            <w:pPr>
              <w:spacing w:line="400" w:lineRule="exact"/>
              <w:rPr>
                <w:color w:val="000000" w:themeColor="text1"/>
              </w:rPr>
            </w:pPr>
            <w:r w:rsidRPr="00B207B1">
              <w:rPr>
                <w:rFonts w:hint="eastAsia"/>
                <w:color w:val="000000" w:themeColor="text1"/>
              </w:rPr>
              <w:t>接口名称</w:t>
            </w:r>
          </w:p>
        </w:tc>
        <w:tc>
          <w:tcPr>
            <w:tcW w:w="4982" w:type="dxa"/>
          </w:tcPr>
          <w:p w14:paraId="5C1D382D" w14:textId="77777777" w:rsidR="000E527E" w:rsidRPr="00B207B1" w:rsidRDefault="00BB2710" w:rsidP="00EF2128">
            <w:pPr>
              <w:spacing w:line="400" w:lineRule="exact"/>
              <w:rPr>
                <w:color w:val="000000" w:themeColor="text1"/>
              </w:rPr>
            </w:pPr>
            <w:r w:rsidRPr="00B207B1">
              <w:rPr>
                <w:rFonts w:hint="eastAsia"/>
                <w:color w:val="000000" w:themeColor="text1"/>
              </w:rPr>
              <w:t>是否有服务器缓存</w:t>
            </w:r>
          </w:p>
        </w:tc>
      </w:tr>
      <w:tr w:rsidR="000E527E" w:rsidRPr="00B207B1" w14:paraId="3DA407A4" w14:textId="77777777" w:rsidTr="00EF2128">
        <w:tc>
          <w:tcPr>
            <w:tcW w:w="1660" w:type="dxa"/>
            <w:vMerge w:val="restart"/>
          </w:tcPr>
          <w:p w14:paraId="086FA314" w14:textId="77777777" w:rsidR="000E527E" w:rsidRPr="00B207B1" w:rsidRDefault="000E527E"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3DCFDD01" w14:textId="77777777" w:rsidR="000E527E" w:rsidRPr="00B207B1" w:rsidRDefault="000E527E" w:rsidP="00EF2128">
            <w:pPr>
              <w:spacing w:line="400" w:lineRule="exact"/>
              <w:rPr>
                <w:color w:val="000000" w:themeColor="text1"/>
              </w:rPr>
            </w:pPr>
            <w:r w:rsidRPr="00B207B1">
              <w:rPr>
                <w:rFonts w:hint="eastAsia"/>
                <w:color w:val="000000" w:themeColor="text1"/>
              </w:rPr>
              <w:t>接口原型</w:t>
            </w:r>
          </w:p>
        </w:tc>
        <w:tc>
          <w:tcPr>
            <w:tcW w:w="4982" w:type="dxa"/>
          </w:tcPr>
          <w:p w14:paraId="6A5E45AE" w14:textId="77777777" w:rsidR="000E527E" w:rsidRPr="00B207B1" w:rsidRDefault="000E527E"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has_local_cache(String </w:t>
            </w:r>
            <w:ins w:id="4831" w:author="JY0225" w:date="2017-08-23T15:17:00Z">
              <w:r w:rsidR="00A25872" w:rsidRPr="00B207B1">
                <w:rPr>
                  <w:color w:val="000000" w:themeColor="text1"/>
                </w:rPr>
                <w:t>local</w:t>
              </w:r>
            </w:ins>
            <w:del w:id="4832" w:author="JY0225" w:date="2017-08-23T15:17:00Z">
              <w:r w:rsidR="009C6FE5" w:rsidRPr="00B207B1" w:rsidDel="00A25872">
                <w:rPr>
                  <w:rFonts w:hint="eastAsia"/>
                  <w:color w:val="000000" w:themeColor="text1"/>
                </w:rPr>
                <w:delText>server</w:delText>
              </w:r>
            </w:del>
            <w:r w:rsidRPr="00B207B1">
              <w:rPr>
                <w:color w:val="000000" w:themeColor="text1"/>
              </w:rPr>
              <w:t xml:space="preserve">_path, </w:t>
            </w:r>
            <w:del w:id="4833" w:author="JY0225" w:date="2017-08-23T15:17:00Z">
              <w:r w:rsidRPr="00B207B1" w:rsidDel="00F21540">
                <w:rPr>
                  <w:color w:val="000000" w:themeColor="text1"/>
                </w:rPr>
                <w:delText xml:space="preserve">String MD5, </w:delText>
              </w:r>
            </w:del>
            <w:r w:rsidRPr="00B207B1">
              <w:rPr>
                <w:color w:val="000000" w:themeColor="text1"/>
              </w:rPr>
              <w:t>String userid)</w:t>
            </w:r>
          </w:p>
        </w:tc>
      </w:tr>
      <w:tr w:rsidR="000E527E" w:rsidRPr="00B207B1" w14:paraId="52627B49" w14:textId="77777777" w:rsidTr="00EF2128">
        <w:tc>
          <w:tcPr>
            <w:tcW w:w="1660" w:type="dxa"/>
            <w:vMerge/>
          </w:tcPr>
          <w:p w14:paraId="58C5F9D7" w14:textId="77777777" w:rsidR="000E527E" w:rsidRPr="00B207B1" w:rsidRDefault="000E527E" w:rsidP="00EF2128">
            <w:pPr>
              <w:spacing w:line="400" w:lineRule="exact"/>
              <w:rPr>
                <w:color w:val="000000" w:themeColor="text1"/>
              </w:rPr>
            </w:pPr>
          </w:p>
        </w:tc>
        <w:tc>
          <w:tcPr>
            <w:tcW w:w="1660" w:type="dxa"/>
          </w:tcPr>
          <w:p w14:paraId="3E0E9016" w14:textId="77777777" w:rsidR="000E527E" w:rsidRPr="00B207B1" w:rsidRDefault="000E527E" w:rsidP="00EF2128">
            <w:pPr>
              <w:spacing w:line="400" w:lineRule="exact"/>
              <w:rPr>
                <w:color w:val="000000" w:themeColor="text1"/>
              </w:rPr>
            </w:pPr>
            <w:r w:rsidRPr="00B207B1">
              <w:rPr>
                <w:rFonts w:hint="eastAsia"/>
                <w:color w:val="000000" w:themeColor="text1"/>
              </w:rPr>
              <w:t>接口参数</w:t>
            </w:r>
          </w:p>
        </w:tc>
        <w:tc>
          <w:tcPr>
            <w:tcW w:w="4982" w:type="dxa"/>
          </w:tcPr>
          <w:p w14:paraId="4FBA73CF" w14:textId="77777777" w:rsidR="000E527E" w:rsidRPr="00B207B1" w:rsidRDefault="000E527E" w:rsidP="00EF2128">
            <w:pPr>
              <w:spacing w:line="400" w:lineRule="exact"/>
              <w:rPr>
                <w:color w:val="000000" w:themeColor="text1"/>
              </w:rPr>
            </w:pPr>
            <w:r w:rsidRPr="00B207B1">
              <w:rPr>
                <w:rFonts w:hint="eastAsia"/>
                <w:color w:val="000000" w:themeColor="text1"/>
              </w:rPr>
              <w:t>file</w:t>
            </w:r>
            <w:r w:rsidRPr="00B207B1">
              <w:rPr>
                <w:color w:val="000000" w:themeColor="text1"/>
              </w:rPr>
              <w:t>_pat</w:t>
            </w:r>
            <w:r w:rsidRPr="00B207B1">
              <w:rPr>
                <w:rFonts w:hint="eastAsia"/>
                <w:color w:val="000000" w:themeColor="text1"/>
              </w:rPr>
              <w:t>：</w:t>
            </w:r>
            <w:del w:id="4834" w:author="JY0225" w:date="2017-08-23T15:17:00Z">
              <w:r w:rsidR="008F5217" w:rsidRPr="00B207B1" w:rsidDel="00A148C6">
                <w:rPr>
                  <w:rFonts w:hint="eastAsia"/>
                  <w:color w:val="000000" w:themeColor="text1"/>
                </w:rPr>
                <w:delText>服务器端</w:delText>
              </w:r>
            </w:del>
            <w:ins w:id="4835" w:author="JY0225" w:date="2017-08-23T15:17:00Z">
              <w:r w:rsidR="00A148C6" w:rsidRPr="00B207B1">
                <w:rPr>
                  <w:rFonts w:hint="eastAsia"/>
                  <w:color w:val="000000" w:themeColor="text1"/>
                </w:rPr>
                <w:t>本地</w:t>
              </w:r>
            </w:ins>
            <w:r w:rsidRPr="00B207B1">
              <w:rPr>
                <w:rFonts w:hint="eastAsia"/>
                <w:color w:val="000000" w:themeColor="text1"/>
              </w:rPr>
              <w:t>文件路径</w:t>
            </w:r>
          </w:p>
          <w:p w14:paraId="3EF9A18B" w14:textId="77777777" w:rsidR="000E527E" w:rsidRPr="00B207B1" w:rsidDel="00F21540" w:rsidRDefault="000E527E" w:rsidP="00EF2128">
            <w:pPr>
              <w:spacing w:line="400" w:lineRule="exact"/>
              <w:rPr>
                <w:del w:id="4836" w:author="JY0225" w:date="2017-08-23T15:17:00Z"/>
                <w:color w:val="000000" w:themeColor="text1"/>
              </w:rPr>
            </w:pPr>
            <w:del w:id="4837" w:author="JY0225" w:date="2017-08-23T15:17:00Z">
              <w:r w:rsidRPr="00B207B1" w:rsidDel="00F21540">
                <w:rPr>
                  <w:rFonts w:hint="eastAsia"/>
                  <w:color w:val="000000" w:themeColor="text1"/>
                </w:rPr>
                <w:delText>MD5：文件MD5值</w:delText>
              </w:r>
            </w:del>
          </w:p>
          <w:p w14:paraId="09B72711" w14:textId="77777777" w:rsidR="000E527E" w:rsidRPr="00B207B1" w:rsidRDefault="000E527E" w:rsidP="00EF2128">
            <w:pPr>
              <w:spacing w:line="400" w:lineRule="exact"/>
              <w:rPr>
                <w:color w:val="000000" w:themeColor="text1"/>
              </w:rPr>
            </w:pPr>
            <w:r w:rsidRPr="00B207B1">
              <w:rPr>
                <w:rFonts w:hint="eastAsia"/>
                <w:color w:val="000000" w:themeColor="text1"/>
              </w:rPr>
              <w:t>user</w:t>
            </w:r>
            <w:r w:rsidRPr="00B207B1">
              <w:rPr>
                <w:color w:val="000000" w:themeColor="text1"/>
              </w:rPr>
              <w:t>id</w:t>
            </w:r>
            <w:r w:rsidRPr="00B207B1">
              <w:rPr>
                <w:rFonts w:hint="eastAsia"/>
                <w:color w:val="000000" w:themeColor="text1"/>
              </w:rPr>
              <w:t>：用户ID</w:t>
            </w:r>
          </w:p>
        </w:tc>
      </w:tr>
      <w:tr w:rsidR="000E527E" w:rsidRPr="00B207B1" w14:paraId="0D53009B" w14:textId="77777777" w:rsidTr="00EF2128">
        <w:tc>
          <w:tcPr>
            <w:tcW w:w="1660" w:type="dxa"/>
            <w:vMerge/>
          </w:tcPr>
          <w:p w14:paraId="27207DA2" w14:textId="77777777" w:rsidR="000E527E" w:rsidRPr="00B207B1" w:rsidRDefault="000E527E" w:rsidP="00EF2128">
            <w:pPr>
              <w:spacing w:line="400" w:lineRule="exact"/>
              <w:rPr>
                <w:color w:val="000000" w:themeColor="text1"/>
              </w:rPr>
            </w:pPr>
          </w:p>
        </w:tc>
        <w:tc>
          <w:tcPr>
            <w:tcW w:w="1660" w:type="dxa"/>
          </w:tcPr>
          <w:p w14:paraId="248068B9" w14:textId="77777777" w:rsidR="000E527E" w:rsidRPr="00B207B1" w:rsidRDefault="000E527E" w:rsidP="00EF2128">
            <w:pPr>
              <w:spacing w:line="400" w:lineRule="exact"/>
              <w:rPr>
                <w:color w:val="000000" w:themeColor="text1"/>
              </w:rPr>
            </w:pPr>
            <w:r w:rsidRPr="00B207B1">
              <w:rPr>
                <w:rFonts w:hint="eastAsia"/>
                <w:color w:val="000000" w:themeColor="text1"/>
              </w:rPr>
              <w:t>返回结果</w:t>
            </w:r>
          </w:p>
        </w:tc>
        <w:tc>
          <w:tcPr>
            <w:tcW w:w="4982" w:type="dxa"/>
          </w:tcPr>
          <w:p w14:paraId="6D3E55E0" w14:textId="77777777" w:rsidR="000E527E" w:rsidRPr="00B207B1" w:rsidRDefault="000E527E" w:rsidP="00EF2128">
            <w:pPr>
              <w:spacing w:line="400" w:lineRule="exact"/>
              <w:rPr>
                <w:rFonts w:ascii="Times New Roman" w:hAnsi="Times New Roman"/>
              </w:rPr>
            </w:pPr>
            <w:r w:rsidRPr="00B207B1">
              <w:rPr>
                <w:rFonts w:ascii="Times New Roman" w:hAnsi="Times New Roman"/>
              </w:rPr>
              <w:t>{</w:t>
            </w:r>
          </w:p>
          <w:p w14:paraId="0B7155F5" w14:textId="77777777" w:rsidR="000E527E" w:rsidRPr="00B207B1" w:rsidRDefault="000E527E" w:rsidP="00EF2128">
            <w:pPr>
              <w:spacing w:line="400" w:lineRule="exact"/>
              <w:rPr>
                <w:rFonts w:ascii="Times New Roman" w:hAnsi="Times New Roman"/>
              </w:rPr>
            </w:pPr>
            <w:r w:rsidRPr="00B207B1">
              <w:rPr>
                <w:rFonts w:ascii="Times New Roman" w:hAnsi="Times New Roman"/>
              </w:rPr>
              <w:t>"status": "0",</w:t>
            </w:r>
          </w:p>
          <w:p w14:paraId="15FB5AEB"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"ca</w:t>
            </w:r>
            <w:r w:rsidRPr="00B207B1">
              <w:rPr>
                <w:rFonts w:ascii="Times New Roman" w:hAnsi="Times New Roman"/>
              </w:rPr>
              <w:t>ched</w:t>
            </w:r>
            <w:r w:rsidRPr="00B207B1">
              <w:rPr>
                <w:rFonts w:ascii="Times New Roman" w:hAnsi="Times New Roman" w:hint="eastAsia"/>
              </w:rPr>
              <w:t>": "</w:t>
            </w:r>
            <w:r w:rsidRPr="00B207B1">
              <w:rPr>
                <w:rFonts w:ascii="Times New Roman" w:hAnsi="Times New Roman"/>
              </w:rPr>
              <w:t>true</w:t>
            </w:r>
            <w:r w:rsidRPr="00B207B1">
              <w:rPr>
                <w:rFonts w:ascii="Times New Roman" w:hAnsi="Times New Roman" w:hint="eastAsia"/>
              </w:rPr>
              <w:t>",</w:t>
            </w:r>
          </w:p>
          <w:p w14:paraId="66DBA4B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w:t>
            </w:r>
            <w:r w:rsidR="00F74DB7" w:rsidRPr="00B207B1">
              <w:rPr>
                <w:rFonts w:ascii="Times New Roman" w:hAnsi="Times New Roman" w:hint="eastAsia"/>
              </w:rPr>
              <w:t>server</w:t>
            </w:r>
            <w:r w:rsidR="00F74DB7" w:rsidRPr="00B207B1">
              <w:rPr>
                <w:rFonts w:ascii="Times New Roman" w:hAnsi="Times New Roman"/>
              </w:rPr>
              <w:t>/</w:t>
            </w:r>
            <w:r w:rsidRPr="00B207B1">
              <w:rPr>
                <w:rFonts w:ascii="Times New Roman" w:hAnsi="Times New Roman"/>
              </w:rPr>
              <w:t>test.docxs”</w:t>
            </w:r>
            <w:r w:rsidRPr="00B207B1">
              <w:rPr>
                <w:rFonts w:ascii="Times New Roman" w:hAnsi="Times New Roman" w:hint="eastAsia"/>
              </w:rPr>
              <w:t>,</w:t>
            </w:r>
          </w:p>
          <w:p w14:paraId="134AD4ED"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38D756C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3828B921" w14:textId="77777777" w:rsidR="000E527E" w:rsidRPr="00B207B1" w:rsidRDefault="000E527E" w:rsidP="00EF2128">
            <w:pPr>
              <w:spacing w:line="400" w:lineRule="exact"/>
              <w:rPr>
                <w:color w:val="000000" w:themeColor="text1"/>
              </w:rPr>
            </w:pPr>
            <w:r w:rsidRPr="00B207B1">
              <w:rPr>
                <w:rFonts w:ascii="Times New Roman" w:hAnsi="Times New Roman"/>
              </w:rPr>
              <w:t>}</w:t>
            </w:r>
          </w:p>
        </w:tc>
      </w:tr>
    </w:tbl>
    <w:p w14:paraId="444AF713" w14:textId="51409317" w:rsidR="003A4431" w:rsidRPr="00B207B1" w:rsidRDefault="003A4431">
      <w:pPr>
        <w:spacing w:line="400" w:lineRule="exact"/>
        <w:rPr>
          <w:ins w:id="4838" w:author="JY0225" w:date="2017-08-23T15:10:00Z"/>
          <w:rFonts w:hAnsiTheme="minorEastAsia"/>
          <w:color w:val="000000" w:themeColor="text1"/>
          <w:szCs w:val="22"/>
          <w:rPrChange w:id="4839" w:author="JY0225" w:date="2017-08-24T11:24:00Z">
            <w:rPr>
              <w:ins w:id="4840" w:author="JY0225" w:date="2017-08-23T15:10:00Z"/>
            </w:rPr>
          </w:rPrChange>
        </w:rPr>
        <w:pPrChange w:id="4841" w:author="JY0225" w:date="2017-08-23T15:10:00Z">
          <w:pPr>
            <w:pStyle w:val="31"/>
          </w:pPr>
        </w:pPrChange>
      </w:pPr>
      <w:ins w:id="4842" w:author="JY0225" w:date="2017-08-23T15:10:00Z">
        <w:r w:rsidRPr="00B207B1">
          <w:rPr>
            <w:rFonts w:hAnsiTheme="minorEastAsia"/>
            <w:sz w:val="21"/>
            <w:szCs w:val="22"/>
            <w:rPrChange w:id="4843" w:author="JY0225" w:date="2017-08-24T11:24:00Z">
              <w:rPr/>
            </w:rPrChange>
          </w:rPr>
          <w:tab/>
        </w:r>
      </w:ins>
      <w:r w:rsidR="00CF6D10" w:rsidRPr="00CF6D10">
        <w:rPr>
          <w:rFonts w:hAnsiTheme="minorEastAsia" w:hint="eastAsia"/>
          <w:color w:val="000000" w:themeColor="text1"/>
          <w:szCs w:val="22"/>
        </w:rPr>
        <w:t>表4-13</w:t>
      </w:r>
      <w:ins w:id="4844" w:author="JY0225" w:date="2017-08-23T15:20:00Z">
        <w:r w:rsidR="00BD2C37" w:rsidRPr="00B207B1">
          <w:rPr>
            <w:rFonts w:hAnsiTheme="minorEastAsia" w:hint="eastAsia"/>
            <w:color w:val="000000" w:themeColor="text1"/>
            <w:szCs w:val="22"/>
            <w:rPrChange w:id="4845" w:author="JY0225" w:date="2017-08-24T11:24:00Z">
              <w:rPr>
                <w:rFonts w:hint="eastAsia"/>
                <w:color w:val="000000" w:themeColor="text1"/>
              </w:rPr>
            </w:rPrChange>
          </w:rPr>
          <w:t>是否有服务器缓存</w:t>
        </w:r>
      </w:ins>
      <w:ins w:id="4846" w:author="JY0225" w:date="2017-08-23T15:16:00Z">
        <w:r w:rsidR="00A25872" w:rsidRPr="00B207B1">
          <w:rPr>
            <w:rFonts w:hAnsiTheme="minorEastAsia" w:hint="eastAsia"/>
            <w:color w:val="000000" w:themeColor="text1"/>
            <w:szCs w:val="22"/>
            <w:rPrChange w:id="4847" w:author="JY0225" w:date="2017-08-24T11:24:00Z">
              <w:rPr>
                <w:rFonts w:hint="eastAsia"/>
              </w:rPr>
            </w:rPrChange>
          </w:rPr>
          <w:t>接口</w:t>
        </w:r>
      </w:ins>
      <w:r w:rsidR="00CF6D10">
        <w:rPr>
          <w:rFonts w:hAnsiTheme="minorEastAsia" w:hint="eastAsia"/>
          <w:color w:val="000000" w:themeColor="text1"/>
          <w:szCs w:val="22"/>
        </w:rPr>
        <w:t>，</w:t>
      </w:r>
      <w:ins w:id="4848" w:author="JY0225" w:date="2017-08-23T15:16:00Z">
        <w:r w:rsidR="00A25872" w:rsidRPr="00B207B1">
          <w:rPr>
            <w:rFonts w:hAnsiTheme="minorEastAsia" w:hint="eastAsia"/>
            <w:color w:val="000000" w:themeColor="text1"/>
            <w:szCs w:val="22"/>
            <w:rPrChange w:id="4849" w:author="JY0225" w:date="2017-08-24T11:24:00Z">
              <w:rPr>
                <w:rFonts w:hint="eastAsia"/>
              </w:rPr>
            </w:rPrChange>
          </w:rPr>
          <w:t>在</w:t>
        </w:r>
        <w:r w:rsidR="00A25872" w:rsidRPr="00B207B1">
          <w:rPr>
            <w:rFonts w:hAnsiTheme="minorEastAsia" w:hint="eastAsia"/>
            <w:color w:val="000000" w:themeColor="text1"/>
            <w:szCs w:val="22"/>
            <w:rPrChange w:id="4850" w:author="JY0225" w:date="2017-08-24T11:24:00Z">
              <w:rPr>
                <w:rFonts w:hint="eastAsia"/>
                <w:color w:val="000000" w:themeColor="text1"/>
              </w:rPr>
            </w:rPrChange>
          </w:rPr>
          <w:t>用户发送</w:t>
        </w:r>
        <w:r w:rsidR="00A25872" w:rsidRPr="00B207B1">
          <w:rPr>
            <w:rFonts w:hAnsiTheme="minorEastAsia" w:hint="eastAsia"/>
            <w:color w:val="000000" w:themeColor="text1"/>
            <w:szCs w:val="22"/>
            <w:rPrChange w:id="4851" w:author="JY0225" w:date="2017-08-24T11:24:00Z">
              <w:rPr>
                <w:rFonts w:hint="eastAsia"/>
              </w:rPr>
            </w:rPrChange>
          </w:rPr>
          <w:t>上传文件</w:t>
        </w:r>
        <w:r w:rsidR="00A25872" w:rsidRPr="00B207B1">
          <w:rPr>
            <w:rFonts w:hAnsiTheme="minorEastAsia" w:hint="eastAsia"/>
            <w:color w:val="000000" w:themeColor="text1"/>
            <w:szCs w:val="22"/>
            <w:rPrChange w:id="4852" w:author="JY0225" w:date="2017-08-24T11:24:00Z">
              <w:rPr>
                <w:rFonts w:hint="eastAsia"/>
                <w:color w:val="000000" w:themeColor="text1"/>
              </w:rPr>
            </w:rPrChange>
          </w:rPr>
          <w:t>请求</w:t>
        </w:r>
        <w:r w:rsidR="00A25872" w:rsidRPr="00B207B1">
          <w:rPr>
            <w:rFonts w:hAnsiTheme="minorEastAsia" w:hint="eastAsia"/>
            <w:color w:val="000000" w:themeColor="text1"/>
            <w:szCs w:val="22"/>
            <w:rPrChange w:id="4853" w:author="JY0225" w:date="2017-08-24T11:24:00Z">
              <w:rPr>
                <w:rFonts w:hint="eastAsia"/>
              </w:rPr>
            </w:rPrChange>
          </w:rPr>
          <w:t>时调用</w:t>
        </w:r>
        <w:r w:rsidR="00A25872" w:rsidRPr="00B207B1">
          <w:rPr>
            <w:rFonts w:hAnsiTheme="minorEastAsia" w:hint="eastAsia"/>
            <w:color w:val="000000" w:themeColor="text1"/>
            <w:szCs w:val="22"/>
            <w:rPrChange w:id="4854" w:author="JY0225" w:date="2017-08-24T11:24:00Z">
              <w:rPr>
                <w:rFonts w:hint="eastAsia"/>
                <w:color w:val="000000" w:themeColor="text1"/>
              </w:rPr>
            </w:rPrChange>
          </w:rPr>
          <w:t>，</w:t>
        </w:r>
      </w:ins>
      <w:ins w:id="4855" w:author="JY0225" w:date="2017-08-23T15:18:00Z">
        <w:r w:rsidR="00F21540" w:rsidRPr="00B207B1">
          <w:rPr>
            <w:rFonts w:hAnsiTheme="minorEastAsia"/>
            <w:color w:val="000000" w:themeColor="text1"/>
            <w:szCs w:val="22"/>
            <w:rPrChange w:id="4856" w:author="JY0225" w:date="2017-08-24T11:24:00Z">
              <w:rPr>
                <w:color w:val="000000" w:themeColor="text1"/>
              </w:rPr>
            </w:rPrChange>
          </w:rPr>
          <w:t>local_path</w:t>
        </w:r>
        <w:r w:rsidR="00F21540" w:rsidRPr="00B207B1">
          <w:rPr>
            <w:rFonts w:hAnsiTheme="minorEastAsia" w:hint="eastAsia"/>
            <w:color w:val="000000" w:themeColor="text1"/>
            <w:szCs w:val="22"/>
            <w:rPrChange w:id="4857" w:author="JY0225" w:date="2017-08-24T11:24:00Z">
              <w:rPr>
                <w:rFonts w:hint="eastAsia"/>
                <w:color w:val="000000" w:themeColor="text1"/>
              </w:rPr>
            </w:rPrChange>
          </w:rPr>
          <w:t>表示待上传的文件路径，</w:t>
        </w:r>
        <w:r w:rsidR="00F21540" w:rsidRPr="00B207B1">
          <w:rPr>
            <w:rFonts w:hAnsiTheme="minorEastAsia"/>
            <w:color w:val="000000" w:themeColor="text1"/>
            <w:szCs w:val="22"/>
            <w:rPrChange w:id="4858" w:author="JY0225" w:date="2017-08-24T11:24:00Z">
              <w:rPr>
                <w:color w:val="000000" w:themeColor="text1"/>
              </w:rPr>
            </w:rPrChange>
          </w:rPr>
          <w:t>userid</w:t>
        </w:r>
      </w:ins>
      <w:ins w:id="4859" w:author="JY0225" w:date="2017-08-23T15:19:00Z">
        <w:r w:rsidR="00F21540" w:rsidRPr="00B207B1">
          <w:rPr>
            <w:rFonts w:hAnsiTheme="minorEastAsia" w:hint="eastAsia"/>
            <w:color w:val="000000" w:themeColor="text1"/>
            <w:szCs w:val="22"/>
            <w:rPrChange w:id="4860" w:author="JY0225" w:date="2017-08-24T11:24:00Z">
              <w:rPr>
                <w:rFonts w:hint="eastAsia"/>
                <w:color w:val="000000" w:themeColor="text1"/>
              </w:rPr>
            </w:rPrChange>
          </w:rPr>
          <w:t>表示用户</w:t>
        </w:r>
        <w:r w:rsidR="00F21540" w:rsidRPr="00B207B1">
          <w:rPr>
            <w:rFonts w:hAnsiTheme="minorEastAsia"/>
            <w:color w:val="000000" w:themeColor="text1"/>
            <w:szCs w:val="22"/>
            <w:rPrChange w:id="4861" w:author="JY0225" w:date="2017-08-24T11:24:00Z">
              <w:rPr>
                <w:color w:val="000000" w:themeColor="text1"/>
              </w:rPr>
            </w:rPrChange>
          </w:rPr>
          <w:t>id</w:t>
        </w:r>
        <w:r w:rsidR="00F21540" w:rsidRPr="00B207B1">
          <w:rPr>
            <w:rFonts w:hAnsiTheme="minorEastAsia" w:hint="eastAsia"/>
            <w:color w:val="000000" w:themeColor="text1"/>
            <w:szCs w:val="22"/>
            <w:rPrChange w:id="4862" w:author="JY0225" w:date="2017-08-24T11:24:00Z">
              <w:rPr>
                <w:rFonts w:hint="eastAsia"/>
                <w:color w:val="000000" w:themeColor="text1"/>
              </w:rPr>
            </w:rPrChange>
          </w:rPr>
          <w:t>信息，通过查询本地数据库中保存的服务器文件信息，比较</w:t>
        </w:r>
        <w:r w:rsidR="00F21540" w:rsidRPr="00B207B1">
          <w:rPr>
            <w:rFonts w:hAnsiTheme="minorEastAsia"/>
            <w:color w:val="000000" w:themeColor="text1"/>
            <w:szCs w:val="22"/>
            <w:rPrChange w:id="4863" w:author="JY0225" w:date="2017-08-24T11:24:00Z">
              <w:rPr>
                <w:color w:val="000000" w:themeColor="text1"/>
              </w:rPr>
            </w:rPrChange>
          </w:rPr>
          <w:t>MD5</w:t>
        </w:r>
        <w:r w:rsidR="00F21540" w:rsidRPr="00B207B1">
          <w:rPr>
            <w:rFonts w:hAnsiTheme="minorEastAsia" w:hint="eastAsia"/>
            <w:color w:val="000000" w:themeColor="text1"/>
            <w:szCs w:val="22"/>
            <w:rPrChange w:id="4864" w:author="JY0225" w:date="2017-08-24T11:24:00Z">
              <w:rPr>
                <w:rFonts w:hint="eastAsia"/>
                <w:color w:val="000000" w:themeColor="text1"/>
              </w:rPr>
            </w:rPrChange>
          </w:rPr>
          <w:t>值判断服务器是否存在待</w:t>
        </w:r>
      </w:ins>
      <w:ins w:id="4865" w:author="JY0225" w:date="2017-08-23T15:20:00Z">
        <w:r w:rsidR="00F21540" w:rsidRPr="00B207B1">
          <w:rPr>
            <w:rFonts w:hAnsiTheme="minorEastAsia" w:hint="eastAsia"/>
            <w:color w:val="000000" w:themeColor="text1"/>
            <w:szCs w:val="22"/>
            <w:rPrChange w:id="4866" w:author="JY0225" w:date="2017-08-24T11:24:00Z">
              <w:rPr>
                <w:rFonts w:hint="eastAsia"/>
                <w:color w:val="000000" w:themeColor="text1"/>
              </w:rPr>
            </w:rPrChange>
          </w:rPr>
          <w:t>上传的文件，并将结果返回。</w:t>
        </w:r>
      </w:ins>
    </w:p>
    <w:p w14:paraId="0AF579A9" w14:textId="77777777" w:rsidR="00095EE3" w:rsidRPr="00B207B1" w:rsidRDefault="00095EE3" w:rsidP="00095EE3">
      <w:pPr>
        <w:pStyle w:val="31"/>
      </w:pPr>
      <w:bookmarkStart w:id="4867" w:name="_Toc491952458"/>
      <w:r w:rsidRPr="00B207B1">
        <w:t>4.5.</w:t>
      </w:r>
      <w:ins w:id="4868" w:author="微软用户" w:date="2017-08-18T22:59:00Z">
        <w:r w:rsidR="002247D4" w:rsidRPr="00B207B1">
          <w:t>4</w:t>
        </w:r>
      </w:ins>
      <w:del w:id="4869" w:author="微软用户" w:date="2017-08-18T22:59:00Z">
        <w:r w:rsidRPr="00B207B1" w:rsidDel="002247D4">
          <w:delText>1</w:delText>
        </w:r>
      </w:del>
      <w:r w:rsidRPr="00B207B1">
        <w:t xml:space="preserve"> </w:t>
      </w:r>
      <w:r w:rsidR="00B52B80" w:rsidRPr="00B207B1">
        <w:rPr>
          <w:rFonts w:hint="eastAsia"/>
        </w:rPr>
        <w:t>多应用适配</w:t>
      </w:r>
      <w:r w:rsidRPr="00B207B1">
        <w:rPr>
          <w:rFonts w:hint="eastAsia"/>
        </w:rPr>
        <w:t>接口设计</w:t>
      </w:r>
      <w:bookmarkEnd w:id="4867"/>
    </w:p>
    <w:p w14:paraId="0648EF23" w14:textId="2E9DFE85" w:rsidR="00600AA3" w:rsidRPr="00B207B1" w:rsidRDefault="00CF6D10" w:rsidP="00CF6D10">
      <w:pPr>
        <w:spacing w:beforeLines="30" w:before="93" w:afterLines="30" w:after="93" w:line="400" w:lineRule="exact"/>
        <w:ind w:firstLine="420"/>
        <w:jc w:val="center"/>
        <w:rPr>
          <w:rFonts w:hAnsiTheme="minorEastAsia"/>
          <w:color w:val="000000" w:themeColor="text1"/>
          <w:rPrChange w:id="4870" w:author="JY0225" w:date="2017-08-24T11:25:00Z">
            <w:rPr>
              <w:color w:val="000000" w:themeColor="text1"/>
            </w:rPr>
          </w:rPrChange>
        </w:rPr>
        <w:pPrChange w:id="4871" w:author="JY0225" w:date="2017-08-23T15:20:00Z">
          <w:pPr>
            <w:spacing w:line="400" w:lineRule="exact"/>
          </w:pPr>
        </w:pPrChange>
      </w:pPr>
      <w:r>
        <w:rPr>
          <w:rFonts w:hAnsiTheme="minorEastAsia" w:hint="eastAsia"/>
          <w:color w:val="000000" w:themeColor="text1"/>
        </w:rPr>
        <w:t>表4-14</w:t>
      </w:r>
      <w:r w:rsidR="00600AA3" w:rsidRPr="00B207B1">
        <w:rPr>
          <w:rFonts w:hAnsiTheme="minorEastAsia" w:hint="eastAsia"/>
          <w:color w:val="000000" w:themeColor="text1"/>
          <w:rPrChange w:id="4872" w:author="JY0225" w:date="2017-08-24T11:25:00Z">
            <w:rPr>
              <w:rFonts w:hint="eastAsia"/>
              <w:color w:val="000000" w:themeColor="text1"/>
            </w:rPr>
          </w:rPrChange>
        </w:rPr>
        <w:t>请求适配</w:t>
      </w:r>
    </w:p>
    <w:tbl>
      <w:tblPr>
        <w:tblStyle w:val="ae"/>
        <w:tblW w:w="0" w:type="auto"/>
        <w:tblLook w:val="04A0" w:firstRow="1" w:lastRow="0" w:firstColumn="1" w:lastColumn="0" w:noHBand="0" w:noVBand="1"/>
      </w:tblPr>
      <w:tblGrid>
        <w:gridCol w:w="1660"/>
        <w:gridCol w:w="1660"/>
        <w:gridCol w:w="4982"/>
      </w:tblGrid>
      <w:tr w:rsidR="00600AA3" w:rsidRPr="00B207B1" w14:paraId="0BD1A408" w14:textId="77777777" w:rsidTr="00EF2128">
        <w:tc>
          <w:tcPr>
            <w:tcW w:w="1660" w:type="dxa"/>
          </w:tcPr>
          <w:p w14:paraId="370AC1AB" w14:textId="77777777" w:rsidR="00600AA3" w:rsidRPr="00B207B1" w:rsidRDefault="00600AA3" w:rsidP="00EF2128">
            <w:pPr>
              <w:spacing w:line="400" w:lineRule="exact"/>
              <w:rPr>
                <w:color w:val="000000" w:themeColor="text1"/>
              </w:rPr>
            </w:pPr>
            <w:r w:rsidRPr="00B207B1">
              <w:rPr>
                <w:rFonts w:hint="eastAsia"/>
                <w:color w:val="000000" w:themeColor="text1"/>
              </w:rPr>
              <w:t>接口编号</w:t>
            </w:r>
          </w:p>
        </w:tc>
        <w:tc>
          <w:tcPr>
            <w:tcW w:w="1660" w:type="dxa"/>
          </w:tcPr>
          <w:p w14:paraId="32B4A08D" w14:textId="77777777" w:rsidR="00600AA3" w:rsidRPr="00B207B1" w:rsidRDefault="00600AA3" w:rsidP="00EF2128">
            <w:pPr>
              <w:spacing w:line="400" w:lineRule="exact"/>
              <w:rPr>
                <w:color w:val="000000" w:themeColor="text1"/>
              </w:rPr>
            </w:pPr>
            <w:r w:rsidRPr="00B207B1">
              <w:rPr>
                <w:rFonts w:hint="eastAsia"/>
                <w:color w:val="000000" w:themeColor="text1"/>
              </w:rPr>
              <w:t>接口名称</w:t>
            </w:r>
          </w:p>
        </w:tc>
        <w:tc>
          <w:tcPr>
            <w:tcW w:w="4982" w:type="dxa"/>
          </w:tcPr>
          <w:p w14:paraId="56801C7C" w14:textId="77777777" w:rsidR="00600AA3" w:rsidRPr="00B207B1" w:rsidRDefault="00600AA3" w:rsidP="00EF2128">
            <w:pPr>
              <w:spacing w:line="400" w:lineRule="exact"/>
              <w:rPr>
                <w:color w:val="000000" w:themeColor="text1"/>
              </w:rPr>
            </w:pPr>
            <w:r w:rsidRPr="00B207B1">
              <w:rPr>
                <w:rFonts w:hint="eastAsia"/>
                <w:color w:val="000000" w:themeColor="text1"/>
              </w:rPr>
              <w:t>是否有服务器缓存</w:t>
            </w:r>
          </w:p>
        </w:tc>
      </w:tr>
      <w:tr w:rsidR="00600AA3" w:rsidRPr="00B207B1" w14:paraId="5A4BBA0A" w14:textId="77777777" w:rsidTr="00EF2128">
        <w:tc>
          <w:tcPr>
            <w:tcW w:w="1660" w:type="dxa"/>
            <w:vMerge w:val="restart"/>
          </w:tcPr>
          <w:p w14:paraId="048E785D" w14:textId="77777777" w:rsidR="00600AA3" w:rsidRPr="00B207B1" w:rsidRDefault="00600AA3"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68AC36C3" w14:textId="77777777" w:rsidR="00600AA3" w:rsidRPr="00B207B1" w:rsidRDefault="00600AA3" w:rsidP="00EF2128">
            <w:pPr>
              <w:spacing w:line="400" w:lineRule="exact"/>
              <w:rPr>
                <w:color w:val="000000" w:themeColor="text1"/>
              </w:rPr>
            </w:pPr>
            <w:r w:rsidRPr="00B207B1">
              <w:rPr>
                <w:rFonts w:hint="eastAsia"/>
                <w:color w:val="000000" w:themeColor="text1"/>
              </w:rPr>
              <w:t>接口原型</w:t>
            </w:r>
          </w:p>
        </w:tc>
        <w:tc>
          <w:tcPr>
            <w:tcW w:w="4982" w:type="dxa"/>
          </w:tcPr>
          <w:p w14:paraId="31BDD2C6" w14:textId="77777777" w:rsidR="00600AA3" w:rsidRPr="00B207B1" w:rsidRDefault="00600AA3"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2B2BBA" w:rsidRPr="00B207B1">
              <w:rPr>
                <w:rFonts w:hint="eastAsia"/>
                <w:color w:val="000000" w:themeColor="text1"/>
              </w:rPr>
              <w:t>adapt</w:t>
            </w:r>
            <w:r w:rsidRPr="00B207B1">
              <w:rPr>
                <w:color w:val="000000" w:themeColor="text1"/>
              </w:rPr>
              <w:t>_</w:t>
            </w:r>
            <w:r w:rsidR="002B2BBA" w:rsidRPr="00B207B1">
              <w:rPr>
                <w:rFonts w:hint="eastAsia"/>
                <w:color w:val="000000" w:themeColor="text1"/>
              </w:rPr>
              <w:t>request</w:t>
            </w:r>
            <w:r w:rsidRPr="00B207B1">
              <w:rPr>
                <w:color w:val="000000" w:themeColor="text1"/>
              </w:rPr>
              <w:t xml:space="preserve">(String </w:t>
            </w:r>
            <w:r w:rsidR="006F75B2" w:rsidRPr="00B207B1">
              <w:rPr>
                <w:rFonts w:hint="eastAsia"/>
                <w:color w:val="000000" w:themeColor="text1"/>
              </w:rPr>
              <w:t>request</w:t>
            </w:r>
            <w:r w:rsidRPr="00B207B1">
              <w:rPr>
                <w:color w:val="000000" w:themeColor="text1"/>
              </w:rPr>
              <w:t>)</w:t>
            </w:r>
          </w:p>
        </w:tc>
      </w:tr>
      <w:tr w:rsidR="00600AA3" w:rsidRPr="00B207B1" w14:paraId="29BD3886" w14:textId="77777777" w:rsidTr="00EF2128">
        <w:tc>
          <w:tcPr>
            <w:tcW w:w="1660" w:type="dxa"/>
            <w:vMerge/>
          </w:tcPr>
          <w:p w14:paraId="262CEFBF" w14:textId="77777777" w:rsidR="00600AA3" w:rsidRPr="00B207B1" w:rsidRDefault="00600AA3" w:rsidP="00EF2128">
            <w:pPr>
              <w:spacing w:line="400" w:lineRule="exact"/>
              <w:rPr>
                <w:color w:val="000000" w:themeColor="text1"/>
              </w:rPr>
            </w:pPr>
          </w:p>
        </w:tc>
        <w:tc>
          <w:tcPr>
            <w:tcW w:w="1660" w:type="dxa"/>
          </w:tcPr>
          <w:p w14:paraId="24F62B42" w14:textId="77777777" w:rsidR="00600AA3" w:rsidRPr="00B207B1" w:rsidRDefault="00600AA3" w:rsidP="00EF2128">
            <w:pPr>
              <w:spacing w:line="400" w:lineRule="exact"/>
              <w:rPr>
                <w:color w:val="000000" w:themeColor="text1"/>
              </w:rPr>
            </w:pPr>
            <w:r w:rsidRPr="00B207B1">
              <w:rPr>
                <w:rFonts w:hint="eastAsia"/>
                <w:color w:val="000000" w:themeColor="text1"/>
              </w:rPr>
              <w:t>接口参数</w:t>
            </w:r>
          </w:p>
        </w:tc>
        <w:tc>
          <w:tcPr>
            <w:tcW w:w="4982" w:type="dxa"/>
          </w:tcPr>
          <w:p w14:paraId="12E657A6" w14:textId="77777777" w:rsidR="00600AA3" w:rsidRPr="00B207B1" w:rsidRDefault="00DA1DC4" w:rsidP="00EF2128">
            <w:pPr>
              <w:spacing w:line="400" w:lineRule="exact"/>
              <w:rPr>
                <w:color w:val="000000" w:themeColor="text1"/>
              </w:rPr>
            </w:pPr>
            <w:r w:rsidRPr="00B207B1">
              <w:rPr>
                <w:rFonts w:hint="eastAsia"/>
                <w:color w:val="000000" w:themeColor="text1"/>
              </w:rPr>
              <w:t>request</w:t>
            </w:r>
            <w:r w:rsidR="00600AA3" w:rsidRPr="00B207B1">
              <w:rPr>
                <w:rFonts w:hint="eastAsia"/>
                <w:color w:val="000000" w:themeColor="text1"/>
              </w:rPr>
              <w:t>：</w:t>
            </w:r>
            <w:r w:rsidR="00F914E4" w:rsidRPr="00B207B1">
              <w:rPr>
                <w:rFonts w:hint="eastAsia"/>
                <w:color w:val="000000" w:themeColor="text1"/>
              </w:rPr>
              <w:t>原始请求</w:t>
            </w:r>
          </w:p>
        </w:tc>
      </w:tr>
      <w:tr w:rsidR="00600AA3" w:rsidRPr="00B207B1" w14:paraId="2C4755F3" w14:textId="77777777" w:rsidTr="00EF2128">
        <w:tc>
          <w:tcPr>
            <w:tcW w:w="1660" w:type="dxa"/>
            <w:vMerge/>
          </w:tcPr>
          <w:p w14:paraId="5B2E2F84" w14:textId="77777777" w:rsidR="00600AA3" w:rsidRPr="00B207B1" w:rsidRDefault="00600AA3" w:rsidP="00EF2128">
            <w:pPr>
              <w:spacing w:line="400" w:lineRule="exact"/>
              <w:rPr>
                <w:color w:val="000000" w:themeColor="text1"/>
              </w:rPr>
            </w:pPr>
          </w:p>
        </w:tc>
        <w:tc>
          <w:tcPr>
            <w:tcW w:w="1660" w:type="dxa"/>
          </w:tcPr>
          <w:p w14:paraId="15E1B5B2" w14:textId="77777777" w:rsidR="00600AA3" w:rsidRPr="00B207B1" w:rsidRDefault="00600AA3" w:rsidP="00EF2128">
            <w:pPr>
              <w:spacing w:line="400" w:lineRule="exact"/>
              <w:rPr>
                <w:color w:val="000000" w:themeColor="text1"/>
              </w:rPr>
            </w:pPr>
            <w:r w:rsidRPr="00B207B1">
              <w:rPr>
                <w:rFonts w:hint="eastAsia"/>
                <w:color w:val="000000" w:themeColor="text1"/>
              </w:rPr>
              <w:t>返回结果</w:t>
            </w:r>
          </w:p>
        </w:tc>
        <w:tc>
          <w:tcPr>
            <w:tcW w:w="4982" w:type="dxa"/>
          </w:tcPr>
          <w:p w14:paraId="0F041FDF" w14:textId="77777777" w:rsidR="00600AA3" w:rsidRPr="00B207B1" w:rsidRDefault="005414BC" w:rsidP="00EF2128">
            <w:pPr>
              <w:spacing w:line="400" w:lineRule="exact"/>
              <w:rPr>
                <w:color w:val="000000" w:themeColor="text1"/>
              </w:rPr>
            </w:pPr>
            <w:r w:rsidRPr="00B207B1">
              <w:rPr>
                <w:rFonts w:ascii="Times New Roman" w:hAnsi="Times New Roman"/>
              </w:rPr>
              <w:t>String</w:t>
            </w:r>
            <w:r w:rsidRPr="00B207B1">
              <w:rPr>
                <w:rFonts w:ascii="Times New Roman" w:hAnsi="Times New Roman" w:hint="eastAsia"/>
              </w:rPr>
              <w:t>：</w:t>
            </w:r>
            <w:r w:rsidRPr="00B207B1">
              <w:rPr>
                <w:rFonts w:ascii="Times New Roman" w:hAnsi="Times New Roman" w:hint="eastAsia"/>
              </w:rPr>
              <w:t>adapted_request //</w:t>
            </w:r>
            <w:r w:rsidRPr="00B207B1">
              <w:rPr>
                <w:rFonts w:ascii="Times New Roman" w:hAnsi="Times New Roman" w:hint="eastAsia"/>
              </w:rPr>
              <w:t>适配后的请求</w:t>
            </w:r>
          </w:p>
        </w:tc>
      </w:tr>
    </w:tbl>
    <w:p w14:paraId="47B91DFF" w14:textId="38F7A112" w:rsidR="000E527E" w:rsidRPr="00B207B1" w:rsidRDefault="00CF2D49" w:rsidP="005B02E4">
      <w:pPr>
        <w:spacing w:line="400" w:lineRule="exact"/>
        <w:rPr>
          <w:color w:val="000000" w:themeColor="text1"/>
        </w:rPr>
      </w:pPr>
      <w:ins w:id="4873" w:author="JY0225" w:date="2017-08-23T15:20:00Z">
        <w:r w:rsidRPr="00B207B1">
          <w:rPr>
            <w:color w:val="000000" w:themeColor="text1"/>
          </w:rPr>
          <w:tab/>
        </w:r>
      </w:ins>
      <w:r w:rsidR="00CF6D10">
        <w:rPr>
          <w:rFonts w:hint="eastAsia"/>
          <w:color w:val="000000" w:themeColor="text1"/>
        </w:rPr>
        <w:t>表4-14为</w:t>
      </w:r>
      <w:ins w:id="4874" w:author="JY0225" w:date="2017-08-23T15:20:00Z">
        <w:r w:rsidR="00A65547" w:rsidRPr="00B207B1">
          <w:rPr>
            <w:rFonts w:hint="eastAsia"/>
            <w:color w:val="000000" w:themeColor="text1"/>
          </w:rPr>
          <w:t>请求适配接口</w:t>
        </w:r>
      </w:ins>
      <w:r w:rsidR="00CF6D10">
        <w:rPr>
          <w:rFonts w:hint="eastAsia"/>
          <w:color w:val="000000" w:themeColor="text1"/>
        </w:rPr>
        <w:t>，</w:t>
      </w:r>
      <w:ins w:id="4875" w:author="JY0225" w:date="2017-08-23T15:20:00Z">
        <w:r w:rsidR="007F04F3" w:rsidRPr="00B207B1">
          <w:rPr>
            <w:rFonts w:hint="eastAsia"/>
            <w:color w:val="000000" w:themeColor="text1"/>
          </w:rPr>
          <w:t>在用户请求到达</w:t>
        </w:r>
      </w:ins>
      <w:ins w:id="4876" w:author="JY0225" w:date="2017-08-23T15:21:00Z">
        <w:r w:rsidR="007F04F3" w:rsidRPr="00B207B1">
          <w:rPr>
            <w:rFonts w:hint="eastAsia"/>
            <w:color w:val="000000" w:themeColor="text1"/>
          </w:rPr>
          <w:t>中间件时调用，根据请求的特征，判断请求的类型，并将请求转换为服务器可识别的标准形式，并将适配后的请求返回。</w:t>
        </w:r>
      </w:ins>
    </w:p>
    <w:p w14:paraId="23C0ADDC" w14:textId="77777777" w:rsidR="005E189E" w:rsidRPr="00B207B1" w:rsidRDefault="00301381" w:rsidP="001B4D5C">
      <w:r w:rsidRPr="00B207B1">
        <w:br w:type="page"/>
      </w:r>
    </w:p>
    <w:p w14:paraId="31DA8BD1" w14:textId="77777777" w:rsidR="0000160D" w:rsidRPr="00B207B1" w:rsidRDefault="005E189E" w:rsidP="00F97487">
      <w:pPr>
        <w:pStyle w:val="1"/>
        <w:rPr>
          <w:rFonts w:ascii="Times New Roman" w:hAnsi="Times New Roman"/>
        </w:rPr>
      </w:pPr>
      <w:bookmarkStart w:id="4877" w:name="_Toc491952459"/>
      <w:r w:rsidRPr="00B207B1">
        <w:rPr>
          <w:rFonts w:ascii="Times New Roman" w:hAnsi="Times New Roman"/>
        </w:rPr>
        <w:lastRenderedPageBreak/>
        <w:t>第</w:t>
      </w:r>
      <w:r w:rsidR="00877756" w:rsidRPr="00B207B1">
        <w:rPr>
          <w:rFonts w:ascii="Times New Roman" w:hAnsi="Times New Roman"/>
        </w:rPr>
        <w:t>五</w:t>
      </w:r>
      <w:r w:rsidRPr="00B207B1">
        <w:rPr>
          <w:rFonts w:ascii="Times New Roman" w:hAnsi="Times New Roman"/>
        </w:rPr>
        <w:t>章</w:t>
      </w:r>
      <w:r w:rsidRPr="00B207B1">
        <w:rPr>
          <w:rFonts w:ascii="Times New Roman" w:hAnsi="Times New Roman"/>
        </w:rPr>
        <w:t xml:space="preserve"> </w:t>
      </w:r>
      <w:r w:rsidR="00F15EFB"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中间件系统优化</w:t>
      </w:r>
      <w:r w:rsidR="000D6689" w:rsidRPr="00B207B1">
        <w:rPr>
          <w:rFonts w:ascii="Times New Roman" w:hAnsi="Times New Roman"/>
        </w:rPr>
        <w:t>实现</w:t>
      </w:r>
      <w:bookmarkEnd w:id="4877"/>
    </w:p>
    <w:p w14:paraId="2832A1ED" w14:textId="77777777" w:rsidR="002646DB" w:rsidRPr="00B207B1" w:rsidDel="00CD1C90" w:rsidRDefault="00133DF1">
      <w:pPr>
        <w:pStyle w:val="21"/>
        <w:spacing w:line="240" w:lineRule="auto"/>
        <w:rPr>
          <w:del w:id="4878" w:author="JY0225" w:date="2017-08-24T11:25:00Z"/>
        </w:rPr>
        <w:pPrChange w:id="4879" w:author="微软用户" w:date="2017-08-18T22:53:00Z">
          <w:pPr>
            <w:pStyle w:val="21"/>
          </w:pPr>
        </w:pPrChange>
      </w:pPr>
      <w:bookmarkStart w:id="4880" w:name="_Toc491952460"/>
      <w:r w:rsidRPr="00B207B1">
        <w:rPr>
          <w:rFonts w:hint="eastAsia"/>
        </w:rPr>
        <w:t xml:space="preserve">5.1 </w:t>
      </w:r>
      <w:r w:rsidR="000E1A48" w:rsidRPr="00B207B1">
        <w:t>开发环境</w:t>
      </w:r>
      <w:bookmarkEnd w:id="4880"/>
    </w:p>
    <w:p w14:paraId="397AC223" w14:textId="77777777" w:rsidR="00477C31" w:rsidRPr="00B207B1" w:rsidRDefault="00F96A64">
      <w:pPr>
        <w:pStyle w:val="21"/>
        <w:spacing w:line="240" w:lineRule="auto"/>
        <w:rPr>
          <w:color w:val="000000" w:themeColor="text1"/>
        </w:rPr>
        <w:pPrChange w:id="4881" w:author="JY0225" w:date="2017-08-24T11:25:00Z">
          <w:pPr>
            <w:spacing w:line="400" w:lineRule="exact"/>
          </w:pPr>
        </w:pPrChange>
      </w:pPr>
      <w:del w:id="4882" w:author="JY0225" w:date="2017-08-24T11:25:00Z">
        <w:r w:rsidRPr="00B207B1" w:rsidDel="00CD1C90">
          <w:tab/>
        </w:r>
        <w:r w:rsidRPr="00B207B1" w:rsidDel="00CD1C90">
          <w:rPr>
            <w:color w:val="000000" w:themeColor="text1"/>
            <w:sz w:val="24"/>
          </w:rPr>
          <w:delText>表</w:delText>
        </w:r>
        <w:r w:rsidRPr="00B207B1" w:rsidDel="00CD1C90">
          <w:rPr>
            <w:rFonts w:hint="eastAsia"/>
            <w:color w:val="000000" w:themeColor="text1"/>
            <w:sz w:val="24"/>
          </w:rPr>
          <w:delText>5-1</w:delText>
        </w:r>
        <w:r w:rsidRPr="00B207B1" w:rsidDel="00CD1C90">
          <w:rPr>
            <w:rFonts w:hint="eastAsia"/>
            <w:color w:val="000000" w:themeColor="text1"/>
            <w:sz w:val="24"/>
          </w:rPr>
          <w:delText>所示的是中间件优化的开发环境</w:delText>
        </w:r>
      </w:del>
    </w:p>
    <w:p w14:paraId="357685AB" w14:textId="77777777" w:rsidR="002646DB" w:rsidRPr="00B207B1" w:rsidRDefault="004E69B1">
      <w:pPr>
        <w:spacing w:line="400" w:lineRule="exact"/>
        <w:jc w:val="center"/>
        <w:rPr>
          <w:rFonts w:hAnsiTheme="minorEastAsia"/>
          <w:rPrChange w:id="4883" w:author="JY0225" w:date="2017-08-24T11:29:00Z">
            <w:rPr/>
          </w:rPrChange>
        </w:rPr>
      </w:pPr>
      <w:r w:rsidRPr="00B207B1">
        <w:tab/>
      </w:r>
      <w:r w:rsidR="00477C31" w:rsidRPr="00B207B1">
        <w:rPr>
          <w:rFonts w:hAnsiTheme="minorEastAsia" w:hint="eastAsia"/>
          <w:color w:val="000000" w:themeColor="text1"/>
          <w:rPrChange w:id="4884" w:author="JY0225" w:date="2017-08-24T11:29:00Z">
            <w:rPr>
              <w:rFonts w:hint="eastAsia"/>
              <w:color w:val="000000" w:themeColor="text1"/>
            </w:rPr>
          </w:rPrChange>
        </w:rPr>
        <w:t>表</w:t>
      </w:r>
      <w:r w:rsidR="00477C31" w:rsidRPr="00B207B1">
        <w:rPr>
          <w:rFonts w:hAnsiTheme="minorEastAsia"/>
          <w:color w:val="000000" w:themeColor="text1"/>
          <w:rPrChange w:id="4885" w:author="JY0225" w:date="2017-08-24T11:29:00Z">
            <w:rPr>
              <w:color w:val="000000" w:themeColor="text1"/>
            </w:rPr>
          </w:rPrChange>
        </w:rPr>
        <w:t>5</w:t>
      </w:r>
      <w:r w:rsidRPr="00B207B1">
        <w:rPr>
          <w:rFonts w:hAnsiTheme="minorEastAsia"/>
          <w:color w:val="000000" w:themeColor="text1"/>
          <w:rPrChange w:id="4886" w:author="JY0225" w:date="2017-08-24T11:29:00Z">
            <w:rPr>
              <w:color w:val="000000" w:themeColor="text1"/>
            </w:rPr>
          </w:rPrChange>
        </w:rPr>
        <w:t xml:space="preserve">-1 </w:t>
      </w:r>
      <w:r w:rsidR="00734B87" w:rsidRPr="00B207B1">
        <w:rPr>
          <w:rFonts w:hAnsiTheme="minorEastAsia" w:hint="eastAsia"/>
          <w:color w:val="000000" w:themeColor="text1"/>
          <w:rPrChange w:id="4887" w:author="JY0225" w:date="2017-08-24T11:29:00Z">
            <w:rPr>
              <w:rFonts w:hint="eastAsia"/>
              <w:color w:val="000000" w:themeColor="text1"/>
            </w:rPr>
          </w:rPrChange>
        </w:rPr>
        <w:t>中间件优化开发环境</w:t>
      </w:r>
      <w:r w:rsidRPr="00B207B1">
        <w:rPr>
          <w:rFonts w:hAnsiTheme="minorEastAsia" w:hint="eastAsia"/>
          <w:color w:val="000000" w:themeColor="text1"/>
          <w:rPrChange w:id="4888" w:author="JY0225" w:date="2017-08-24T11:29:00Z">
            <w:rPr>
              <w:rFonts w:hint="eastAsia"/>
              <w:color w:val="000000" w:themeColor="text1"/>
            </w:rPr>
          </w:rPrChange>
        </w:rPr>
        <w:t>表</w:t>
      </w:r>
    </w:p>
    <w:tbl>
      <w:tblPr>
        <w:tblStyle w:val="ae"/>
        <w:tblW w:w="0" w:type="auto"/>
        <w:jc w:val="center"/>
        <w:tblLook w:val="04A0" w:firstRow="1" w:lastRow="0" w:firstColumn="1" w:lastColumn="0" w:noHBand="0" w:noVBand="1"/>
        <w:tblPrChange w:id="4889" w:author="JY0225" w:date="2017-08-14T12:48:00Z">
          <w:tblPr>
            <w:tblStyle w:val="ae"/>
            <w:tblW w:w="0" w:type="auto"/>
            <w:tblInd w:w="817" w:type="dxa"/>
            <w:tblLook w:val="04A0" w:firstRow="1" w:lastRow="0" w:firstColumn="1" w:lastColumn="0" w:noHBand="0" w:noVBand="1"/>
          </w:tblPr>
        </w:tblPrChange>
      </w:tblPr>
      <w:tblGrid>
        <w:gridCol w:w="1985"/>
        <w:gridCol w:w="4564"/>
        <w:tblGridChange w:id="4890">
          <w:tblGrid>
            <w:gridCol w:w="1985"/>
            <w:gridCol w:w="5386"/>
          </w:tblGrid>
        </w:tblGridChange>
      </w:tblGrid>
      <w:tr w:rsidR="002646DB" w:rsidRPr="00B207B1" w14:paraId="3FC12580" w14:textId="77777777" w:rsidTr="00781F19">
        <w:trPr>
          <w:jc w:val="center"/>
        </w:trPr>
        <w:tc>
          <w:tcPr>
            <w:tcW w:w="1985" w:type="dxa"/>
            <w:tcPrChange w:id="4891" w:author="JY0225" w:date="2017-08-14T12:48:00Z">
              <w:tcPr>
                <w:tcW w:w="1985" w:type="dxa"/>
              </w:tcPr>
            </w:tcPrChange>
          </w:tcPr>
          <w:p w14:paraId="1EF2B981" w14:textId="77777777" w:rsidR="002646DB" w:rsidRPr="00B207B1" w:rsidRDefault="003A77F5">
            <w:pPr>
              <w:spacing w:line="400" w:lineRule="exact"/>
              <w:rPr>
                <w:rFonts w:hAnsiTheme="minorEastAsia"/>
                <w:rPrChange w:id="4892" w:author="JY0225" w:date="2017-08-24T11:29:00Z">
                  <w:rPr>
                    <w:rFonts w:ascii="Times New Roman" w:hAnsi="Times New Roman"/>
                  </w:rPr>
                </w:rPrChange>
              </w:rPr>
              <w:pPrChange w:id="4893" w:author="JY0225" w:date="2017-08-24T11:29:00Z">
                <w:pPr>
                  <w:spacing w:line="360" w:lineRule="auto"/>
                </w:pPr>
              </w:pPrChange>
            </w:pPr>
            <w:r w:rsidRPr="00B207B1">
              <w:rPr>
                <w:rFonts w:hAnsiTheme="minorEastAsia" w:hint="eastAsia"/>
                <w:rPrChange w:id="4894" w:author="JY0225" w:date="2017-08-24T11:29:00Z">
                  <w:rPr>
                    <w:rFonts w:ascii="Times New Roman" w:hAnsi="Times New Roman" w:hint="eastAsia"/>
                  </w:rPr>
                </w:rPrChange>
              </w:rPr>
              <w:t>类别</w:t>
            </w:r>
          </w:p>
        </w:tc>
        <w:tc>
          <w:tcPr>
            <w:tcW w:w="4564" w:type="dxa"/>
            <w:tcPrChange w:id="4895" w:author="JY0225" w:date="2017-08-14T12:48:00Z">
              <w:tcPr>
                <w:tcW w:w="5386" w:type="dxa"/>
              </w:tcPr>
            </w:tcPrChange>
          </w:tcPr>
          <w:p w14:paraId="60C34F2C" w14:textId="77777777" w:rsidR="002646DB" w:rsidRPr="00B207B1" w:rsidRDefault="002646DB">
            <w:pPr>
              <w:spacing w:line="400" w:lineRule="exact"/>
              <w:rPr>
                <w:rFonts w:hAnsiTheme="minorEastAsia"/>
                <w:rPrChange w:id="4896" w:author="JY0225" w:date="2017-08-24T11:29:00Z">
                  <w:rPr>
                    <w:rFonts w:ascii="Times New Roman" w:hAnsi="Times New Roman"/>
                  </w:rPr>
                </w:rPrChange>
              </w:rPr>
              <w:pPrChange w:id="4897" w:author="JY0225" w:date="2017-08-24T11:29:00Z">
                <w:pPr>
                  <w:spacing w:line="360" w:lineRule="auto"/>
                </w:pPr>
              </w:pPrChange>
            </w:pPr>
            <w:r w:rsidRPr="00B207B1">
              <w:rPr>
                <w:rFonts w:hAnsiTheme="minorEastAsia" w:hint="eastAsia"/>
                <w:rPrChange w:id="4898" w:author="JY0225" w:date="2017-08-24T11:29:00Z">
                  <w:rPr>
                    <w:rFonts w:ascii="Times New Roman" w:hAnsi="Times New Roman" w:hint="eastAsia"/>
                  </w:rPr>
                </w:rPrChange>
              </w:rPr>
              <w:t>具体参数</w:t>
            </w:r>
          </w:p>
        </w:tc>
      </w:tr>
      <w:tr w:rsidR="002646DB" w:rsidRPr="00B207B1" w14:paraId="554F9DB2" w14:textId="77777777" w:rsidTr="00781F19">
        <w:trPr>
          <w:jc w:val="center"/>
        </w:trPr>
        <w:tc>
          <w:tcPr>
            <w:tcW w:w="1985" w:type="dxa"/>
            <w:tcPrChange w:id="4899" w:author="JY0225" w:date="2017-08-14T12:48:00Z">
              <w:tcPr>
                <w:tcW w:w="1985" w:type="dxa"/>
              </w:tcPr>
            </w:tcPrChange>
          </w:tcPr>
          <w:p w14:paraId="6FC86328" w14:textId="77777777" w:rsidR="002646DB" w:rsidRPr="00B207B1" w:rsidRDefault="00FB145D">
            <w:pPr>
              <w:spacing w:line="400" w:lineRule="exact"/>
              <w:rPr>
                <w:rFonts w:hAnsiTheme="minorEastAsia"/>
                <w:rPrChange w:id="4900" w:author="JY0225" w:date="2017-08-24T11:29:00Z">
                  <w:rPr>
                    <w:rFonts w:ascii="Times New Roman" w:hAnsi="Times New Roman"/>
                  </w:rPr>
                </w:rPrChange>
              </w:rPr>
              <w:pPrChange w:id="4901" w:author="JY0225" w:date="2017-08-24T11:29:00Z">
                <w:pPr>
                  <w:spacing w:line="360" w:lineRule="auto"/>
                </w:pPr>
              </w:pPrChange>
            </w:pPr>
            <w:r w:rsidRPr="00B207B1">
              <w:rPr>
                <w:rFonts w:hAnsiTheme="minorEastAsia" w:hint="eastAsia"/>
                <w:rPrChange w:id="4902" w:author="JY0225" w:date="2017-08-24T11:29:00Z">
                  <w:rPr>
                    <w:rFonts w:ascii="Times New Roman" w:hAnsi="Times New Roman" w:hint="eastAsia"/>
                  </w:rPr>
                </w:rPrChange>
              </w:rPr>
              <w:t>操作系统</w:t>
            </w:r>
          </w:p>
        </w:tc>
        <w:tc>
          <w:tcPr>
            <w:tcW w:w="4564" w:type="dxa"/>
            <w:tcPrChange w:id="4903" w:author="JY0225" w:date="2017-08-14T12:48:00Z">
              <w:tcPr>
                <w:tcW w:w="5386" w:type="dxa"/>
              </w:tcPr>
            </w:tcPrChange>
          </w:tcPr>
          <w:p w14:paraId="7590F68E" w14:textId="77777777" w:rsidR="002646DB" w:rsidRPr="00B207B1" w:rsidRDefault="00557AC0">
            <w:pPr>
              <w:spacing w:line="400" w:lineRule="exact"/>
              <w:rPr>
                <w:rFonts w:hAnsiTheme="minorEastAsia"/>
                <w:rPrChange w:id="4904" w:author="JY0225" w:date="2017-08-24T11:29:00Z">
                  <w:rPr>
                    <w:rFonts w:ascii="Times New Roman" w:hAnsi="Times New Roman"/>
                  </w:rPr>
                </w:rPrChange>
              </w:rPr>
              <w:pPrChange w:id="4905" w:author="JY0225" w:date="2017-08-24T11:29:00Z">
                <w:pPr>
                  <w:spacing w:line="360" w:lineRule="auto"/>
                </w:pPr>
              </w:pPrChange>
            </w:pPr>
            <w:r w:rsidRPr="00B207B1">
              <w:rPr>
                <w:rFonts w:hAnsiTheme="minorEastAsia"/>
                <w:rPrChange w:id="4906" w:author="JY0225" w:date="2017-08-24T11:29:00Z">
                  <w:rPr>
                    <w:rFonts w:ascii="Times New Roman" w:hAnsi="Times New Roman"/>
                  </w:rPr>
                </w:rPrChange>
              </w:rPr>
              <w:t>Ubuntu 14.04</w:t>
            </w:r>
          </w:p>
        </w:tc>
      </w:tr>
      <w:tr w:rsidR="002646DB" w:rsidRPr="00B207B1" w14:paraId="61D3DC89" w14:textId="77777777" w:rsidTr="00781F19">
        <w:trPr>
          <w:jc w:val="center"/>
        </w:trPr>
        <w:tc>
          <w:tcPr>
            <w:tcW w:w="1985" w:type="dxa"/>
            <w:tcPrChange w:id="4907" w:author="JY0225" w:date="2017-08-14T12:48:00Z">
              <w:tcPr>
                <w:tcW w:w="1985" w:type="dxa"/>
              </w:tcPr>
            </w:tcPrChange>
          </w:tcPr>
          <w:p w14:paraId="6A619618" w14:textId="77777777" w:rsidR="002646DB" w:rsidRPr="00B207B1" w:rsidRDefault="00AD208E">
            <w:pPr>
              <w:spacing w:line="400" w:lineRule="exact"/>
              <w:rPr>
                <w:rFonts w:hAnsiTheme="minorEastAsia"/>
                <w:rPrChange w:id="4908" w:author="JY0225" w:date="2017-08-24T11:29:00Z">
                  <w:rPr>
                    <w:rFonts w:ascii="Times New Roman" w:hAnsi="Times New Roman"/>
                  </w:rPr>
                </w:rPrChange>
              </w:rPr>
              <w:pPrChange w:id="4909" w:author="JY0225" w:date="2017-08-24T11:29:00Z">
                <w:pPr>
                  <w:spacing w:line="360" w:lineRule="auto"/>
                </w:pPr>
              </w:pPrChange>
            </w:pPr>
            <w:r w:rsidRPr="00B207B1">
              <w:rPr>
                <w:rFonts w:hAnsiTheme="minorEastAsia" w:hint="eastAsia"/>
                <w:rPrChange w:id="4910" w:author="JY0225" w:date="2017-08-24T11:29:00Z">
                  <w:rPr>
                    <w:rFonts w:ascii="Times New Roman" w:hAnsi="Times New Roman" w:hint="eastAsia"/>
                  </w:rPr>
                </w:rPrChange>
              </w:rPr>
              <w:t>开发语言</w:t>
            </w:r>
          </w:p>
        </w:tc>
        <w:tc>
          <w:tcPr>
            <w:tcW w:w="4564" w:type="dxa"/>
            <w:tcPrChange w:id="4911" w:author="JY0225" w:date="2017-08-14T12:48:00Z">
              <w:tcPr>
                <w:tcW w:w="5386" w:type="dxa"/>
              </w:tcPr>
            </w:tcPrChange>
          </w:tcPr>
          <w:p w14:paraId="3CC80E28" w14:textId="77777777" w:rsidR="002646DB" w:rsidRPr="00B207B1" w:rsidRDefault="00AD208E">
            <w:pPr>
              <w:spacing w:line="400" w:lineRule="exact"/>
              <w:rPr>
                <w:rFonts w:hAnsiTheme="minorEastAsia"/>
                <w:rPrChange w:id="4912" w:author="JY0225" w:date="2017-08-24T11:29:00Z">
                  <w:rPr>
                    <w:rFonts w:ascii="Times New Roman" w:hAnsi="Times New Roman"/>
                  </w:rPr>
                </w:rPrChange>
              </w:rPr>
              <w:pPrChange w:id="4913" w:author="JY0225" w:date="2017-08-24T11:29:00Z">
                <w:pPr>
                  <w:spacing w:line="360" w:lineRule="auto"/>
                </w:pPr>
              </w:pPrChange>
            </w:pPr>
            <w:r w:rsidRPr="00B207B1">
              <w:rPr>
                <w:rFonts w:hAnsiTheme="minorEastAsia"/>
                <w:rPrChange w:id="4914" w:author="JY0225" w:date="2017-08-24T11:29:00Z">
                  <w:rPr>
                    <w:rFonts w:ascii="Times New Roman" w:hAnsi="Times New Roman"/>
                  </w:rPr>
                </w:rPrChange>
              </w:rPr>
              <w:t>Python</w:t>
            </w:r>
            <w:r w:rsidR="0046062A" w:rsidRPr="00B207B1">
              <w:rPr>
                <w:rFonts w:hAnsiTheme="minorEastAsia" w:hint="eastAsia"/>
                <w:rPrChange w:id="4915" w:author="JY0225" w:date="2017-08-24T11:29:00Z">
                  <w:rPr>
                    <w:rFonts w:ascii="Times New Roman" w:hAnsi="Times New Roman" w:hint="eastAsia"/>
                  </w:rPr>
                </w:rPrChange>
              </w:rPr>
              <w:t>、</w:t>
            </w:r>
            <w:r w:rsidRPr="00B207B1">
              <w:rPr>
                <w:rFonts w:hAnsiTheme="minorEastAsia"/>
                <w:rPrChange w:id="4916" w:author="JY0225" w:date="2017-08-24T11:29:00Z">
                  <w:rPr>
                    <w:rFonts w:ascii="Times New Roman" w:hAnsi="Times New Roman"/>
                  </w:rPr>
                </w:rPrChange>
              </w:rPr>
              <w:t xml:space="preserve"> Java</w:t>
            </w:r>
            <w:ins w:id="4917" w:author="JY0225" w:date="2017-08-24T11:27:00Z">
              <w:r w:rsidR="00B202BF" w:rsidRPr="00B207B1">
                <w:rPr>
                  <w:rFonts w:hAnsiTheme="minorEastAsia" w:hint="eastAsia"/>
                  <w:rPrChange w:id="4918" w:author="JY0225" w:date="2017-08-24T11:29:00Z">
                    <w:rPr>
                      <w:rFonts w:ascii="Times New Roman" w:hAnsi="Times New Roman" w:hint="eastAsia"/>
                    </w:rPr>
                  </w:rPrChange>
                </w:rPr>
                <w:t>、</w:t>
              </w:r>
              <w:r w:rsidR="00B202BF" w:rsidRPr="00B207B1">
                <w:rPr>
                  <w:rFonts w:hAnsiTheme="minorEastAsia"/>
                  <w:rPrChange w:id="4919" w:author="JY0225" w:date="2017-08-24T11:29:00Z">
                    <w:rPr>
                      <w:rFonts w:ascii="Times New Roman" w:hAnsi="Times New Roman"/>
                    </w:rPr>
                  </w:rPrChange>
                </w:rPr>
                <w:t>JavaScript</w:t>
              </w:r>
              <w:r w:rsidR="00B202BF" w:rsidRPr="00B207B1">
                <w:rPr>
                  <w:rFonts w:hAnsiTheme="minorEastAsia" w:hint="eastAsia"/>
                  <w:rPrChange w:id="4920" w:author="JY0225" w:date="2017-08-24T11:29:00Z">
                    <w:rPr>
                      <w:rFonts w:ascii="Times New Roman" w:hAnsi="Times New Roman" w:hint="eastAsia"/>
                    </w:rPr>
                  </w:rPrChange>
                </w:rPr>
                <w:t>、</w:t>
              </w:r>
              <w:r w:rsidR="00B202BF" w:rsidRPr="00B207B1">
                <w:rPr>
                  <w:rFonts w:hAnsiTheme="minorEastAsia"/>
                  <w:rPrChange w:id="4921" w:author="JY0225" w:date="2017-08-24T11:29:00Z">
                    <w:rPr>
                      <w:rFonts w:ascii="Times New Roman" w:hAnsi="Times New Roman"/>
                    </w:rPr>
                  </w:rPrChange>
                </w:rPr>
                <w:t>HTML</w:t>
              </w:r>
            </w:ins>
          </w:p>
        </w:tc>
      </w:tr>
      <w:tr w:rsidR="002646DB" w:rsidRPr="00B207B1" w14:paraId="2CE58B33" w14:textId="77777777" w:rsidTr="00781F19">
        <w:trPr>
          <w:jc w:val="center"/>
        </w:trPr>
        <w:tc>
          <w:tcPr>
            <w:tcW w:w="1985" w:type="dxa"/>
            <w:tcPrChange w:id="4922" w:author="JY0225" w:date="2017-08-14T12:48:00Z">
              <w:tcPr>
                <w:tcW w:w="1985" w:type="dxa"/>
              </w:tcPr>
            </w:tcPrChange>
          </w:tcPr>
          <w:p w14:paraId="17C062F7" w14:textId="77777777" w:rsidR="002646DB" w:rsidRPr="00B207B1" w:rsidRDefault="00B801E4">
            <w:pPr>
              <w:spacing w:line="400" w:lineRule="exact"/>
              <w:rPr>
                <w:rFonts w:hAnsiTheme="minorEastAsia"/>
                <w:rPrChange w:id="4923" w:author="JY0225" w:date="2017-08-24T11:29:00Z">
                  <w:rPr>
                    <w:rFonts w:ascii="Times New Roman" w:hAnsi="Times New Roman"/>
                  </w:rPr>
                </w:rPrChange>
              </w:rPr>
              <w:pPrChange w:id="4924" w:author="JY0225" w:date="2017-08-24T11:29:00Z">
                <w:pPr>
                  <w:spacing w:line="360" w:lineRule="auto"/>
                </w:pPr>
              </w:pPrChange>
            </w:pPr>
            <w:r w:rsidRPr="00B207B1">
              <w:rPr>
                <w:rFonts w:hAnsiTheme="minorEastAsia" w:hint="eastAsia"/>
                <w:rPrChange w:id="4925" w:author="JY0225" w:date="2017-08-24T11:29:00Z">
                  <w:rPr>
                    <w:rFonts w:ascii="Times New Roman" w:hAnsi="Times New Roman" w:hint="eastAsia"/>
                  </w:rPr>
                </w:rPrChange>
              </w:rPr>
              <w:t>开发工具</w:t>
            </w:r>
          </w:p>
        </w:tc>
        <w:tc>
          <w:tcPr>
            <w:tcW w:w="4564" w:type="dxa"/>
            <w:tcPrChange w:id="4926" w:author="JY0225" w:date="2017-08-14T12:48:00Z">
              <w:tcPr>
                <w:tcW w:w="5386" w:type="dxa"/>
              </w:tcPr>
            </w:tcPrChange>
          </w:tcPr>
          <w:p w14:paraId="4AA1667C" w14:textId="77777777" w:rsidR="002646DB" w:rsidRPr="00B207B1" w:rsidRDefault="00846551">
            <w:pPr>
              <w:spacing w:line="400" w:lineRule="exact"/>
              <w:rPr>
                <w:rFonts w:hAnsiTheme="minorEastAsia"/>
                <w:rPrChange w:id="4927" w:author="JY0225" w:date="2017-08-24T11:29:00Z">
                  <w:rPr>
                    <w:rFonts w:ascii="Times New Roman" w:hAnsi="Times New Roman"/>
                  </w:rPr>
                </w:rPrChange>
              </w:rPr>
              <w:pPrChange w:id="4928" w:author="JY0225" w:date="2017-08-24T11:29:00Z">
                <w:pPr>
                  <w:spacing w:line="360" w:lineRule="auto"/>
                </w:pPr>
              </w:pPrChange>
            </w:pPr>
            <w:r w:rsidRPr="00B207B1">
              <w:rPr>
                <w:rFonts w:hAnsiTheme="minorEastAsia"/>
                <w:rPrChange w:id="4929" w:author="JY0225" w:date="2017-08-24T11:29:00Z">
                  <w:rPr>
                    <w:rFonts w:ascii="Times New Roman" w:hAnsi="Times New Roman"/>
                  </w:rPr>
                </w:rPrChange>
              </w:rPr>
              <w:t>Atom</w:t>
            </w:r>
            <w:r w:rsidR="0046062A" w:rsidRPr="00B207B1">
              <w:rPr>
                <w:rFonts w:hAnsiTheme="minorEastAsia" w:hint="eastAsia"/>
                <w:rPrChange w:id="4930" w:author="JY0225" w:date="2017-08-24T11:29:00Z">
                  <w:rPr>
                    <w:rFonts w:ascii="Times New Roman" w:hAnsi="Times New Roman" w:hint="eastAsia"/>
                  </w:rPr>
                </w:rPrChange>
              </w:rPr>
              <w:t>、</w:t>
            </w:r>
            <w:r w:rsidRPr="00B207B1">
              <w:rPr>
                <w:rFonts w:hAnsiTheme="minorEastAsia"/>
                <w:rPrChange w:id="4931" w:author="JY0225" w:date="2017-08-24T11:29:00Z">
                  <w:rPr>
                    <w:rFonts w:ascii="Times New Roman" w:hAnsi="Times New Roman"/>
                  </w:rPr>
                </w:rPrChange>
              </w:rPr>
              <w:t>WebExtension</w:t>
            </w:r>
          </w:p>
        </w:tc>
      </w:tr>
      <w:tr w:rsidR="002646DB" w:rsidRPr="00B207B1" w14:paraId="0942DAC4" w14:textId="77777777" w:rsidTr="00781F19">
        <w:trPr>
          <w:jc w:val="center"/>
        </w:trPr>
        <w:tc>
          <w:tcPr>
            <w:tcW w:w="1985" w:type="dxa"/>
            <w:tcPrChange w:id="4932" w:author="JY0225" w:date="2017-08-14T12:48:00Z">
              <w:tcPr>
                <w:tcW w:w="1985" w:type="dxa"/>
              </w:tcPr>
            </w:tcPrChange>
          </w:tcPr>
          <w:p w14:paraId="7D19E96F" w14:textId="77777777" w:rsidR="002646DB" w:rsidRPr="00B207B1" w:rsidRDefault="00846551">
            <w:pPr>
              <w:spacing w:line="400" w:lineRule="exact"/>
              <w:rPr>
                <w:rFonts w:hAnsiTheme="minorEastAsia"/>
                <w:rPrChange w:id="4933" w:author="JY0225" w:date="2017-08-24T11:29:00Z">
                  <w:rPr>
                    <w:rFonts w:ascii="Times New Roman" w:hAnsi="Times New Roman"/>
                  </w:rPr>
                </w:rPrChange>
              </w:rPr>
              <w:pPrChange w:id="4934" w:author="JY0225" w:date="2017-08-24T11:29:00Z">
                <w:pPr>
                  <w:spacing w:line="360" w:lineRule="auto"/>
                </w:pPr>
              </w:pPrChange>
            </w:pPr>
            <w:r w:rsidRPr="00B207B1">
              <w:rPr>
                <w:rFonts w:hAnsiTheme="minorEastAsia" w:hint="eastAsia"/>
                <w:rPrChange w:id="4935" w:author="JY0225" w:date="2017-08-24T11:29:00Z">
                  <w:rPr>
                    <w:rFonts w:ascii="Times New Roman" w:hAnsi="Times New Roman" w:hint="eastAsia"/>
                  </w:rPr>
                </w:rPrChange>
              </w:rPr>
              <w:t>数据库</w:t>
            </w:r>
          </w:p>
        </w:tc>
        <w:tc>
          <w:tcPr>
            <w:tcW w:w="4564" w:type="dxa"/>
            <w:tcPrChange w:id="4936" w:author="JY0225" w:date="2017-08-14T12:48:00Z">
              <w:tcPr>
                <w:tcW w:w="5386" w:type="dxa"/>
              </w:tcPr>
            </w:tcPrChange>
          </w:tcPr>
          <w:p w14:paraId="661D3338" w14:textId="77777777" w:rsidR="002646DB" w:rsidRPr="00B207B1" w:rsidRDefault="00846551">
            <w:pPr>
              <w:spacing w:line="400" w:lineRule="exact"/>
              <w:rPr>
                <w:rFonts w:hAnsiTheme="minorEastAsia"/>
                <w:rPrChange w:id="4937" w:author="JY0225" w:date="2017-08-24T11:29:00Z">
                  <w:rPr>
                    <w:rFonts w:ascii="Times New Roman" w:hAnsi="Times New Roman"/>
                  </w:rPr>
                </w:rPrChange>
              </w:rPr>
              <w:pPrChange w:id="4938" w:author="JY0225" w:date="2017-08-24T11:29:00Z">
                <w:pPr>
                  <w:spacing w:line="360" w:lineRule="auto"/>
                </w:pPr>
              </w:pPrChange>
            </w:pPr>
            <w:r w:rsidRPr="00B207B1">
              <w:rPr>
                <w:rFonts w:hAnsiTheme="minorEastAsia"/>
                <w:rPrChange w:id="4939" w:author="JY0225" w:date="2017-08-24T11:29:00Z">
                  <w:rPr>
                    <w:rFonts w:ascii="Times New Roman" w:hAnsi="Times New Roman"/>
                  </w:rPr>
                </w:rPrChange>
              </w:rPr>
              <w:t>SQLite</w:t>
            </w:r>
          </w:p>
        </w:tc>
      </w:tr>
    </w:tbl>
    <w:p w14:paraId="64CF4880" w14:textId="3BE7424D" w:rsidR="00AD0394" w:rsidRPr="00B207B1" w:rsidRDefault="00AD0394">
      <w:pPr>
        <w:spacing w:line="400" w:lineRule="exact"/>
        <w:rPr>
          <w:ins w:id="4940" w:author="JY0225" w:date="2017-08-24T11:26:00Z"/>
          <w:rFonts w:hAnsiTheme="minorEastAsia" w:cstheme="minorBidi"/>
          <w:rPrChange w:id="4941" w:author="JY0225" w:date="2017-08-24T11:29:00Z">
            <w:rPr>
              <w:ins w:id="4942" w:author="JY0225" w:date="2017-08-24T11:26:00Z"/>
            </w:rPr>
          </w:rPrChange>
        </w:rPr>
        <w:pPrChange w:id="4943" w:author="JY0225" w:date="2017-08-24T11:29:00Z">
          <w:pPr>
            <w:pStyle w:val="21"/>
          </w:pPr>
        </w:pPrChange>
      </w:pPr>
      <w:ins w:id="4944" w:author="JY0225" w:date="2017-08-24T11:26:00Z">
        <w:r w:rsidRPr="00B207B1">
          <w:rPr>
            <w:rFonts w:hAnsiTheme="minorEastAsia" w:cstheme="minorBidi"/>
            <w:rPrChange w:id="4945" w:author="JY0225" w:date="2017-08-24T11:29:00Z">
              <w:rPr/>
            </w:rPrChange>
          </w:rPr>
          <w:tab/>
        </w:r>
      </w:ins>
      <w:r w:rsidR="00114347">
        <w:rPr>
          <w:rFonts w:hAnsiTheme="minorEastAsia" w:cstheme="minorBidi" w:hint="eastAsia"/>
        </w:rPr>
        <w:t>如表5</w:t>
      </w:r>
      <w:r w:rsidR="00114347">
        <w:rPr>
          <w:rFonts w:hAnsiTheme="minorEastAsia" w:cstheme="minorBidi"/>
        </w:rPr>
        <w:t>-1</w:t>
      </w:r>
      <w:r w:rsidR="00114347">
        <w:rPr>
          <w:rFonts w:hAnsiTheme="minorEastAsia" w:cstheme="minorBidi" w:hint="eastAsia"/>
        </w:rPr>
        <w:t>所示</w:t>
      </w:r>
      <w:r w:rsidR="00215857">
        <w:rPr>
          <w:rFonts w:hAnsiTheme="minorEastAsia" w:cstheme="minorBidi" w:hint="eastAsia"/>
        </w:rPr>
        <w:t>，</w:t>
      </w:r>
      <w:ins w:id="4946" w:author="JY0225" w:date="2017-08-24T11:26:00Z">
        <w:r w:rsidR="00B202BF" w:rsidRPr="00B207B1">
          <w:rPr>
            <w:rFonts w:hAnsiTheme="minorEastAsia" w:cstheme="minorBidi" w:hint="eastAsia"/>
            <w:rPrChange w:id="4947" w:author="JY0225" w:date="2017-08-24T11:29:00Z">
              <w:rPr>
                <w:rFonts w:hint="eastAsia"/>
              </w:rPr>
            </w:rPrChange>
          </w:rPr>
          <w:t>云备份中间件系统优化的是在</w:t>
        </w:r>
        <w:r w:rsidR="00B202BF" w:rsidRPr="00B207B1">
          <w:rPr>
            <w:rFonts w:hAnsiTheme="minorEastAsia" w:cstheme="minorBidi"/>
            <w:rPrChange w:id="4948" w:author="JY0225" w:date="2017-08-24T11:29:00Z">
              <w:rPr/>
            </w:rPrChange>
          </w:rPr>
          <w:t>Ubuntu14.04</w:t>
        </w:r>
        <w:r w:rsidR="00B202BF" w:rsidRPr="00B207B1">
          <w:rPr>
            <w:rFonts w:hAnsiTheme="minorEastAsia" w:cstheme="minorBidi" w:hint="eastAsia"/>
            <w:rPrChange w:id="4949" w:author="JY0225" w:date="2017-08-24T11:29:00Z">
              <w:rPr>
                <w:rFonts w:hint="eastAsia"/>
              </w:rPr>
            </w:rPrChange>
          </w:rPr>
          <w:t>下开发的，使用的开发语言有</w:t>
        </w:r>
      </w:ins>
      <w:ins w:id="4950" w:author="JY0225" w:date="2017-08-24T11:27:00Z">
        <w:r w:rsidR="00BF5125" w:rsidRPr="00B207B1">
          <w:rPr>
            <w:rFonts w:hAnsiTheme="minorEastAsia" w:cstheme="minorBidi"/>
            <w:rPrChange w:id="4951" w:author="JY0225" w:date="2017-08-24T11:29:00Z">
              <w:rPr/>
            </w:rPrChange>
          </w:rPr>
          <w:t>Python</w:t>
        </w:r>
        <w:r w:rsidR="00BF5125" w:rsidRPr="00B207B1">
          <w:rPr>
            <w:rFonts w:hAnsiTheme="minorEastAsia" w:cstheme="minorBidi" w:hint="eastAsia"/>
            <w:rPrChange w:id="4952" w:author="JY0225" w:date="2017-08-24T11:29:00Z">
              <w:rPr>
                <w:rFonts w:hint="eastAsia"/>
              </w:rPr>
            </w:rPrChange>
          </w:rPr>
          <w:t>、</w:t>
        </w:r>
        <w:r w:rsidR="00BF5125" w:rsidRPr="00B207B1">
          <w:rPr>
            <w:rFonts w:hAnsiTheme="minorEastAsia" w:cstheme="minorBidi"/>
            <w:rPrChange w:id="4953" w:author="JY0225" w:date="2017-08-24T11:29:00Z">
              <w:rPr/>
            </w:rPrChange>
          </w:rPr>
          <w:t>Java</w:t>
        </w:r>
        <w:r w:rsidR="00BF5125" w:rsidRPr="00B207B1">
          <w:rPr>
            <w:rFonts w:hAnsiTheme="minorEastAsia" w:cstheme="minorBidi" w:hint="eastAsia"/>
            <w:rPrChange w:id="4954" w:author="JY0225" w:date="2017-08-24T11:29:00Z">
              <w:rPr>
                <w:rFonts w:hint="eastAsia"/>
              </w:rPr>
            </w:rPrChange>
          </w:rPr>
          <w:t>、</w:t>
        </w:r>
        <w:r w:rsidR="00BF5125" w:rsidRPr="00B207B1">
          <w:rPr>
            <w:rFonts w:hAnsiTheme="minorEastAsia" w:cstheme="minorBidi"/>
            <w:rPrChange w:id="4955" w:author="JY0225" w:date="2017-08-24T11:29:00Z">
              <w:rPr/>
            </w:rPrChange>
          </w:rPr>
          <w:t>JavaScript</w:t>
        </w:r>
        <w:r w:rsidR="00BF5125" w:rsidRPr="00B207B1">
          <w:rPr>
            <w:rFonts w:hAnsiTheme="minorEastAsia" w:cstheme="minorBidi" w:hint="eastAsia"/>
            <w:rPrChange w:id="4956" w:author="JY0225" w:date="2017-08-24T11:29:00Z">
              <w:rPr>
                <w:rFonts w:hint="eastAsia"/>
              </w:rPr>
            </w:rPrChange>
          </w:rPr>
          <w:t>以及</w:t>
        </w:r>
        <w:r w:rsidR="00BF5125" w:rsidRPr="00B207B1">
          <w:rPr>
            <w:rFonts w:hAnsiTheme="minorEastAsia" w:cstheme="minorBidi"/>
            <w:rPrChange w:id="4957" w:author="JY0225" w:date="2017-08-24T11:29:00Z">
              <w:rPr/>
            </w:rPrChange>
          </w:rPr>
          <w:t>HTML</w:t>
        </w:r>
        <w:r w:rsidR="00BF5125" w:rsidRPr="00B207B1">
          <w:rPr>
            <w:rFonts w:hAnsiTheme="minorEastAsia" w:cstheme="minorBidi" w:hint="eastAsia"/>
            <w:rPrChange w:id="4958" w:author="JY0225" w:date="2017-08-24T11:29:00Z">
              <w:rPr>
                <w:rFonts w:hint="eastAsia"/>
              </w:rPr>
            </w:rPrChange>
          </w:rPr>
          <w:t>，使用</w:t>
        </w:r>
      </w:ins>
      <w:ins w:id="4959" w:author="JY0225" w:date="2017-08-24T11:28:00Z">
        <w:r w:rsidR="00BF5125" w:rsidRPr="00B207B1">
          <w:rPr>
            <w:rFonts w:hAnsiTheme="minorEastAsia" w:cstheme="minorBidi" w:hint="eastAsia"/>
            <w:rPrChange w:id="4960" w:author="JY0225" w:date="2017-08-24T11:29:00Z">
              <w:rPr>
                <w:rFonts w:hint="eastAsia"/>
              </w:rPr>
            </w:rPrChange>
          </w:rPr>
          <w:t>了</w:t>
        </w:r>
        <w:r w:rsidR="00BF5125" w:rsidRPr="00B207B1">
          <w:rPr>
            <w:rFonts w:hAnsiTheme="minorEastAsia" w:cstheme="minorBidi"/>
            <w:rPrChange w:id="4961" w:author="JY0225" w:date="2017-08-24T11:29:00Z">
              <w:rPr/>
            </w:rPrChange>
          </w:rPr>
          <w:t>Atom</w:t>
        </w:r>
        <w:r w:rsidR="00BF5125" w:rsidRPr="00B207B1">
          <w:rPr>
            <w:rFonts w:hAnsiTheme="minorEastAsia" w:cstheme="minorBidi" w:hint="eastAsia"/>
            <w:rPrChange w:id="4962" w:author="JY0225" w:date="2017-08-24T11:29:00Z">
              <w:rPr>
                <w:rFonts w:hint="eastAsia"/>
              </w:rPr>
            </w:rPrChange>
          </w:rPr>
          <w:t>作为代码的编辑和调试工具，采用了</w:t>
        </w:r>
        <w:r w:rsidR="00BF5125" w:rsidRPr="00B207B1">
          <w:rPr>
            <w:rFonts w:hAnsiTheme="minorEastAsia" w:cstheme="minorBidi"/>
            <w:rPrChange w:id="4963" w:author="JY0225" w:date="2017-08-24T11:29:00Z">
              <w:rPr/>
            </w:rPrChange>
          </w:rPr>
          <w:t>WebExtension</w:t>
        </w:r>
        <w:r w:rsidR="00BF5125" w:rsidRPr="00B207B1">
          <w:rPr>
            <w:rFonts w:hAnsiTheme="minorEastAsia" w:cstheme="minorBidi" w:hint="eastAsia"/>
            <w:rPrChange w:id="4964" w:author="JY0225" w:date="2017-08-24T11:29:00Z">
              <w:rPr>
                <w:rFonts w:hint="eastAsia"/>
              </w:rPr>
            </w:rPrChange>
          </w:rPr>
          <w:t>框架开发</w:t>
        </w:r>
        <w:r w:rsidR="00BF5125" w:rsidRPr="00B207B1">
          <w:rPr>
            <w:rFonts w:hAnsiTheme="minorEastAsia" w:cstheme="minorBidi"/>
            <w:rPrChange w:id="4965" w:author="JY0225" w:date="2017-08-24T11:29:00Z">
              <w:rPr/>
            </w:rPrChange>
          </w:rPr>
          <w:t>Firefox</w:t>
        </w:r>
        <w:r w:rsidR="00BF5125" w:rsidRPr="00B207B1">
          <w:rPr>
            <w:rFonts w:hAnsiTheme="minorEastAsia" w:cstheme="minorBidi" w:hint="eastAsia"/>
            <w:rPrChange w:id="4966" w:author="JY0225" w:date="2017-08-24T11:29:00Z">
              <w:rPr>
                <w:rFonts w:hint="eastAsia"/>
              </w:rPr>
            </w:rPrChange>
          </w:rPr>
          <w:t>扩展程序</w:t>
        </w:r>
      </w:ins>
      <w:ins w:id="4967" w:author="JY0225" w:date="2017-08-24T11:29:00Z">
        <w:r w:rsidR="001A6661" w:rsidRPr="00B207B1">
          <w:rPr>
            <w:rFonts w:hAnsiTheme="minorEastAsia" w:cstheme="minorBidi" w:hint="eastAsia"/>
            <w:rPrChange w:id="4968" w:author="JY0225" w:date="2017-08-24T11:29:00Z">
              <w:rPr>
                <w:rFonts w:hint="eastAsia"/>
              </w:rPr>
            </w:rPrChange>
          </w:rPr>
          <w:t>，</w:t>
        </w:r>
      </w:ins>
      <w:ins w:id="4969" w:author="JY0225" w:date="2017-08-24T11:28:00Z">
        <w:r w:rsidR="00BF5125" w:rsidRPr="00B207B1">
          <w:rPr>
            <w:rFonts w:hAnsiTheme="minorEastAsia" w:cstheme="minorBidi" w:hint="eastAsia"/>
            <w:rPrChange w:id="4970" w:author="JY0225" w:date="2017-08-24T11:29:00Z">
              <w:rPr>
                <w:rFonts w:hint="eastAsia"/>
              </w:rPr>
            </w:rPrChange>
          </w:rPr>
          <w:t>使用的数据库为</w:t>
        </w:r>
        <w:r w:rsidR="00BF5125" w:rsidRPr="00B207B1">
          <w:rPr>
            <w:rFonts w:hAnsiTheme="minorEastAsia" w:cstheme="minorBidi"/>
            <w:rPrChange w:id="4971" w:author="JY0225" w:date="2017-08-24T11:29:00Z">
              <w:rPr/>
            </w:rPrChange>
          </w:rPr>
          <w:t>SQLite</w:t>
        </w:r>
        <w:r w:rsidR="00BF5125" w:rsidRPr="00B207B1">
          <w:rPr>
            <w:rFonts w:hAnsiTheme="minorEastAsia" w:cstheme="minorBidi" w:hint="eastAsia"/>
            <w:rPrChange w:id="4972" w:author="JY0225" w:date="2017-08-24T11:29:00Z">
              <w:rPr>
                <w:rFonts w:hint="eastAsia"/>
              </w:rPr>
            </w:rPrChange>
          </w:rPr>
          <w:t>。</w:t>
        </w:r>
      </w:ins>
    </w:p>
    <w:p w14:paraId="7F1D3249" w14:textId="77777777" w:rsidR="00D655BA" w:rsidRPr="00B207B1" w:rsidRDefault="00EE509E">
      <w:pPr>
        <w:pStyle w:val="21"/>
        <w:spacing w:line="240" w:lineRule="auto"/>
        <w:pPrChange w:id="4973" w:author="微软用户" w:date="2017-08-18T22:53:00Z">
          <w:pPr>
            <w:pStyle w:val="21"/>
          </w:pPr>
        </w:pPrChange>
      </w:pPr>
      <w:bookmarkStart w:id="4974" w:name="_Toc491952461"/>
      <w:r w:rsidRPr="00B207B1">
        <w:rPr>
          <w:rFonts w:hint="eastAsia"/>
        </w:rPr>
        <w:t>5.</w:t>
      </w:r>
      <w:r w:rsidRPr="00B207B1">
        <w:t>2</w:t>
      </w:r>
      <w:r w:rsidR="00AB4F70" w:rsidRPr="00B207B1">
        <w:rPr>
          <w:rFonts w:hint="eastAsia"/>
        </w:rPr>
        <w:t xml:space="preserve"> </w:t>
      </w:r>
      <w:r w:rsidR="007756E4" w:rsidRPr="00B207B1">
        <w:t>关键</w:t>
      </w:r>
      <w:ins w:id="4975" w:author="JY0225" w:date="2017-08-23T15:37:00Z">
        <w:r w:rsidR="000D77D2" w:rsidRPr="00B207B1">
          <w:rPr>
            <w:rFonts w:hint="eastAsia"/>
          </w:rPr>
          <w:t>技术</w:t>
        </w:r>
      </w:ins>
      <w:ins w:id="4976" w:author="JY0225" w:date="2017-08-14T12:49:00Z">
        <w:r w:rsidR="00781F19" w:rsidRPr="00B207B1">
          <w:rPr>
            <w:rFonts w:hint="eastAsia"/>
          </w:rPr>
          <w:t>实现</w:t>
        </w:r>
      </w:ins>
      <w:bookmarkEnd w:id="4974"/>
      <w:del w:id="4977" w:author="JY0225" w:date="2017-08-14T12:49:00Z">
        <w:r w:rsidR="00A30CF2" w:rsidRPr="00B207B1" w:rsidDel="00781F19">
          <w:delText>技术</w:delText>
        </w:r>
      </w:del>
    </w:p>
    <w:p w14:paraId="1E1F07EB" w14:textId="77777777" w:rsidR="00D655BA" w:rsidRPr="00B207B1" w:rsidRDefault="00454843" w:rsidP="00D655BA">
      <w:pPr>
        <w:pStyle w:val="31"/>
      </w:pPr>
      <w:bookmarkStart w:id="4978" w:name="_Toc491952462"/>
      <w:r w:rsidRPr="00B207B1">
        <w:t>5.2.1</w:t>
      </w:r>
      <w:r w:rsidR="00214253" w:rsidRPr="00B207B1">
        <w:rPr>
          <w:rFonts w:hint="eastAsia"/>
        </w:rPr>
        <w:t>加密方式</w:t>
      </w:r>
      <w:bookmarkEnd w:id="4978"/>
    </w:p>
    <w:p w14:paraId="277F7D57" w14:textId="77777777" w:rsidR="002B1C7D" w:rsidRPr="00B207B1" w:rsidRDefault="00F61563" w:rsidP="00114347">
      <w:pPr>
        <w:spacing w:afterLines="30" w:after="93" w:line="400" w:lineRule="exact"/>
        <w:ind w:firstLine="420"/>
        <w:rPr>
          <w:rFonts w:hAnsiTheme="minorEastAsia"/>
          <w:color w:val="000000" w:themeColor="text1"/>
          <w:rPrChange w:id="4979" w:author="JY0225" w:date="2017-08-24T11:29:00Z">
            <w:rPr>
              <w:color w:val="000000" w:themeColor="text1"/>
            </w:rPr>
          </w:rPrChange>
        </w:rPr>
        <w:pPrChange w:id="4980" w:author="JY0225" w:date="2017-08-24T11:30:00Z">
          <w:pPr>
            <w:spacing w:line="360" w:lineRule="auto"/>
            <w:ind w:firstLine="420"/>
          </w:pPr>
        </w:pPrChange>
      </w:pPr>
      <w:r w:rsidRPr="00B207B1">
        <w:rPr>
          <w:rFonts w:hAnsiTheme="minorEastAsia" w:hint="eastAsia"/>
          <w:color w:val="000000" w:themeColor="text1"/>
          <w:rPrChange w:id="4981" w:author="JY0225" w:date="2017-08-24T11:29:00Z">
            <w:rPr>
              <w:rFonts w:hint="eastAsia"/>
              <w:color w:val="000000" w:themeColor="text1"/>
            </w:rPr>
          </w:rPrChange>
        </w:rPr>
        <w:t>缓存在中间件的用户登录信息是</w:t>
      </w:r>
      <w:r w:rsidR="00254E11" w:rsidRPr="00B207B1">
        <w:rPr>
          <w:rFonts w:hAnsiTheme="minorEastAsia" w:hint="eastAsia"/>
          <w:color w:val="000000" w:themeColor="text1"/>
          <w:rPrChange w:id="4982" w:author="JY0225" w:date="2017-08-24T11:29:00Z">
            <w:rPr>
              <w:rFonts w:hint="eastAsia"/>
              <w:color w:val="000000" w:themeColor="text1"/>
            </w:rPr>
          </w:rPrChange>
        </w:rPr>
        <w:t>基于</w:t>
      </w:r>
      <w:ins w:id="4983" w:author="JY0225" w:date="2017-08-23T15:23:00Z">
        <w:r w:rsidR="00376B96" w:rsidRPr="00B207B1">
          <w:rPr>
            <w:rFonts w:hAnsiTheme="minorEastAsia"/>
            <w:color w:val="000000" w:themeColor="text1"/>
            <w:rPrChange w:id="4984" w:author="JY0225" w:date="2017-08-24T11:29:00Z">
              <w:rPr>
                <w:color w:val="000000" w:themeColor="text1"/>
              </w:rPr>
            </w:rPrChange>
          </w:rPr>
          <w:t>******.so</w:t>
        </w:r>
        <w:r w:rsidR="00376B96" w:rsidRPr="00B207B1" w:rsidDel="00376B96">
          <w:rPr>
            <w:rFonts w:hAnsiTheme="minorEastAsia"/>
            <w:color w:val="000000" w:themeColor="text1"/>
            <w:rPrChange w:id="4985" w:author="JY0225" w:date="2017-08-24T11:29:00Z">
              <w:rPr>
                <w:color w:val="000000" w:themeColor="text1"/>
              </w:rPr>
            </w:rPrChange>
          </w:rPr>
          <w:t xml:space="preserve"> </w:t>
        </w:r>
      </w:ins>
      <w:del w:id="4986" w:author="JY0225" w:date="2017-08-23T15:23:00Z">
        <w:r w:rsidR="00254E11" w:rsidRPr="00B207B1" w:rsidDel="00376B96">
          <w:rPr>
            <w:rFonts w:hAnsiTheme="minorEastAsia"/>
            <w:color w:val="000000" w:themeColor="text1"/>
            <w:rPrChange w:id="4987" w:author="JY0225" w:date="2017-08-24T11:29:00Z">
              <w:rPr>
                <w:color w:val="000000" w:themeColor="text1"/>
              </w:rPr>
            </w:rPrChange>
          </w:rPr>
          <w:delText>libsecrypto</w:delText>
        </w:r>
      </w:del>
      <w:r w:rsidR="007A6E6B" w:rsidRPr="00B207B1">
        <w:rPr>
          <w:rFonts w:hAnsiTheme="minorEastAsia" w:hint="eastAsia"/>
          <w:color w:val="000000" w:themeColor="text1"/>
          <w:rPrChange w:id="4988" w:author="JY0225" w:date="2017-08-24T11:29:00Z">
            <w:rPr>
              <w:rFonts w:hint="eastAsia"/>
              <w:color w:val="000000" w:themeColor="text1"/>
            </w:rPr>
          </w:rPrChange>
        </w:rPr>
        <w:t>库的接口进行加密的</w:t>
      </w:r>
      <w:r w:rsidR="00254E11" w:rsidRPr="00B207B1">
        <w:rPr>
          <w:rFonts w:hAnsiTheme="minorEastAsia" w:hint="eastAsia"/>
          <w:color w:val="000000" w:themeColor="text1"/>
          <w:rPrChange w:id="4989" w:author="JY0225" w:date="2017-08-24T11:29:00Z">
            <w:rPr>
              <w:rFonts w:hint="eastAsia"/>
              <w:color w:val="000000" w:themeColor="text1"/>
            </w:rPr>
          </w:rPrChange>
        </w:rPr>
        <w:t>，</w:t>
      </w:r>
      <w:r w:rsidR="00312DA2" w:rsidRPr="00B207B1">
        <w:rPr>
          <w:rFonts w:hAnsiTheme="minorEastAsia" w:hint="eastAsia"/>
          <w:color w:val="000000" w:themeColor="text1"/>
          <w:rPrChange w:id="4990" w:author="JY0225" w:date="2017-08-24T11:29:00Z">
            <w:rPr>
              <w:rFonts w:hint="eastAsia"/>
              <w:color w:val="000000" w:themeColor="text1"/>
            </w:rPr>
          </w:rPrChange>
        </w:rPr>
        <w:t>该接口由密钥服务器提供，使用的是</w:t>
      </w:r>
      <w:r w:rsidR="00312DA2" w:rsidRPr="00B207B1">
        <w:rPr>
          <w:rFonts w:hAnsiTheme="minorEastAsia"/>
          <w:color w:val="000000" w:themeColor="text1"/>
          <w:rPrChange w:id="4991" w:author="JY0225" w:date="2017-08-24T11:29:00Z">
            <w:rPr>
              <w:color w:val="000000" w:themeColor="text1"/>
            </w:rPr>
          </w:rPrChange>
        </w:rPr>
        <w:t>128</w:t>
      </w:r>
      <w:r w:rsidR="00312DA2" w:rsidRPr="00B207B1">
        <w:rPr>
          <w:rFonts w:hAnsiTheme="minorEastAsia" w:hint="eastAsia"/>
          <w:color w:val="000000" w:themeColor="text1"/>
          <w:rPrChange w:id="4992" w:author="JY0225" w:date="2017-08-24T11:29:00Z">
            <w:rPr>
              <w:rFonts w:hint="eastAsia"/>
              <w:color w:val="000000" w:themeColor="text1"/>
            </w:rPr>
          </w:rPrChange>
        </w:rPr>
        <w:t>位的</w:t>
      </w:r>
      <w:r w:rsidR="00312DA2" w:rsidRPr="00B207B1">
        <w:rPr>
          <w:rFonts w:hAnsiTheme="minorEastAsia"/>
          <w:color w:val="000000" w:themeColor="text1"/>
          <w:rPrChange w:id="4993" w:author="JY0225" w:date="2017-08-24T11:29:00Z">
            <w:rPr>
              <w:color w:val="000000" w:themeColor="text1"/>
            </w:rPr>
          </w:rPrChange>
        </w:rPr>
        <w:t>AES</w:t>
      </w:r>
      <w:r w:rsidR="00312DA2" w:rsidRPr="00B207B1">
        <w:rPr>
          <w:rFonts w:hAnsiTheme="minorEastAsia" w:hint="eastAsia"/>
          <w:color w:val="000000" w:themeColor="text1"/>
          <w:rPrChange w:id="4994" w:author="JY0225" w:date="2017-08-24T11:29:00Z">
            <w:rPr>
              <w:rFonts w:hint="eastAsia"/>
              <w:color w:val="000000" w:themeColor="text1"/>
            </w:rPr>
          </w:rPrChange>
        </w:rPr>
        <w:t>加密算法</w:t>
      </w:r>
      <w:r w:rsidR="00254E11" w:rsidRPr="00B207B1">
        <w:rPr>
          <w:rFonts w:hAnsiTheme="minorEastAsia" w:hint="eastAsia"/>
          <w:color w:val="000000" w:themeColor="text1"/>
          <w:rPrChange w:id="4995" w:author="JY0225" w:date="2017-08-24T11:29:00Z">
            <w:rPr>
              <w:rFonts w:hint="eastAsia"/>
              <w:color w:val="000000" w:themeColor="text1"/>
            </w:rPr>
          </w:rPrChange>
        </w:rPr>
        <w:t>。</w:t>
      </w:r>
      <w:r w:rsidR="009F5E4D" w:rsidRPr="00B207B1">
        <w:rPr>
          <w:rFonts w:hAnsiTheme="minorEastAsia" w:hint="eastAsia"/>
          <w:color w:val="000000" w:themeColor="text1"/>
          <w:rPrChange w:id="4996" w:author="JY0225" w:date="2017-08-24T11:29:00Z">
            <w:rPr>
              <w:rFonts w:hint="eastAsia"/>
              <w:color w:val="000000" w:themeColor="text1"/>
            </w:rPr>
          </w:rPrChange>
        </w:rPr>
        <w:t>由于该接口只提供文件级别的数据加密接口，不适应用户信</w:t>
      </w:r>
      <w:r w:rsidR="007E3873" w:rsidRPr="00B207B1">
        <w:rPr>
          <w:rFonts w:hAnsiTheme="minorEastAsia" w:hint="eastAsia"/>
          <w:color w:val="000000" w:themeColor="text1"/>
          <w:rPrChange w:id="4997" w:author="JY0225" w:date="2017-08-24T11:29:00Z">
            <w:rPr>
              <w:rFonts w:hint="eastAsia"/>
              <w:color w:val="000000" w:themeColor="text1"/>
            </w:rPr>
          </w:rPrChange>
        </w:rPr>
        <w:t>息这类字符串级别的数据加密，因此需要</w:t>
      </w:r>
      <w:r w:rsidR="009F5E4D" w:rsidRPr="00B207B1">
        <w:rPr>
          <w:rFonts w:hAnsiTheme="minorEastAsia" w:hint="eastAsia"/>
          <w:color w:val="000000" w:themeColor="text1"/>
          <w:rPrChange w:id="4998" w:author="JY0225" w:date="2017-08-24T11:29:00Z">
            <w:rPr>
              <w:rFonts w:hint="eastAsia"/>
              <w:color w:val="000000" w:themeColor="text1"/>
            </w:rPr>
          </w:rPrChange>
        </w:rPr>
        <w:t>对</w:t>
      </w:r>
      <w:r w:rsidR="00E4327E" w:rsidRPr="00B207B1">
        <w:rPr>
          <w:rFonts w:hAnsiTheme="minorEastAsia" w:hint="eastAsia"/>
          <w:color w:val="000000" w:themeColor="text1"/>
          <w:rPrChange w:id="4999" w:author="JY0225" w:date="2017-08-24T11:29:00Z">
            <w:rPr>
              <w:rFonts w:hint="eastAsia"/>
              <w:color w:val="000000" w:themeColor="text1"/>
            </w:rPr>
          </w:rPrChange>
        </w:rPr>
        <w:t>现有</w:t>
      </w:r>
      <w:r w:rsidR="009F5E4D" w:rsidRPr="00B207B1">
        <w:rPr>
          <w:rFonts w:hAnsiTheme="minorEastAsia" w:hint="eastAsia"/>
          <w:color w:val="000000" w:themeColor="text1"/>
          <w:rPrChange w:id="5000" w:author="JY0225" w:date="2017-08-24T11:29:00Z">
            <w:rPr>
              <w:rFonts w:hint="eastAsia"/>
              <w:color w:val="000000" w:themeColor="text1"/>
            </w:rPr>
          </w:rPrChange>
        </w:rPr>
        <w:t>的接口进行了修改，新增了对字符串的</w:t>
      </w:r>
      <w:r w:rsidR="004B7305" w:rsidRPr="00B207B1">
        <w:rPr>
          <w:rFonts w:hAnsiTheme="minorEastAsia" w:hint="eastAsia"/>
          <w:color w:val="000000" w:themeColor="text1"/>
          <w:rPrChange w:id="5001" w:author="JY0225" w:date="2017-08-24T11:29:00Z">
            <w:rPr>
              <w:rFonts w:hint="eastAsia"/>
              <w:color w:val="000000" w:themeColor="text1"/>
            </w:rPr>
          </w:rPrChange>
        </w:rPr>
        <w:t>加解密</w:t>
      </w:r>
      <w:r w:rsidR="009F5E4D" w:rsidRPr="00B207B1">
        <w:rPr>
          <w:rFonts w:hAnsiTheme="minorEastAsia" w:hint="eastAsia"/>
          <w:color w:val="000000" w:themeColor="text1"/>
          <w:rPrChange w:id="5002" w:author="JY0225" w:date="2017-08-24T11:29:00Z">
            <w:rPr>
              <w:rFonts w:hint="eastAsia"/>
              <w:color w:val="000000" w:themeColor="text1"/>
            </w:rPr>
          </w:rPrChange>
        </w:rPr>
        <w:t>接口，具体实现如下文所示</w:t>
      </w:r>
      <w:r w:rsidR="00254E11" w:rsidRPr="00B207B1">
        <w:rPr>
          <w:rFonts w:hAnsiTheme="minorEastAsia" w:hint="eastAsia"/>
          <w:color w:val="000000" w:themeColor="text1"/>
          <w:rPrChange w:id="5003" w:author="JY0225" w:date="2017-08-24T11:29: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D70A87" w:rsidRPr="00B207B1" w14:paraId="25879814" w14:textId="77777777" w:rsidTr="00471485">
        <w:tc>
          <w:tcPr>
            <w:tcW w:w="7851" w:type="dxa"/>
          </w:tcPr>
          <w:p w14:paraId="60F84A9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def sAES_str_encrypt(req, access_token):</w:t>
            </w:r>
          </w:p>
          <w:p w14:paraId="3051A65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result = ''</w:t>
            </w:r>
          </w:p>
          <w:p w14:paraId="4766651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dll = CDLL("/usr/lib/</w:t>
            </w:r>
            <w:del w:id="5004" w:author="JY0225" w:date="2017-08-14T12:50:00Z">
              <w:r w:rsidRPr="00B207B1" w:rsidDel="003F4529">
                <w:rPr>
                  <w:rFonts w:eastAsiaTheme="minorEastAsia"/>
                  <w:spacing w:val="0"/>
                </w:rPr>
                <w:delText>libsecrypto</w:delText>
              </w:r>
            </w:del>
            <w:ins w:id="5005" w:author="JY0225" w:date="2017-08-14T12:50:00Z">
              <w:r w:rsidR="003F4529" w:rsidRPr="00B207B1">
                <w:rPr>
                  <w:rFonts w:eastAsiaTheme="minorEastAsia"/>
                  <w:spacing w:val="0"/>
                </w:rPr>
                <w:t>******</w:t>
              </w:r>
            </w:ins>
            <w:r w:rsidRPr="00B207B1">
              <w:rPr>
                <w:rFonts w:eastAsiaTheme="minorEastAsia"/>
                <w:spacing w:val="0"/>
              </w:rPr>
              <w:t>.so")</w:t>
            </w:r>
          </w:p>
          <w:p w14:paraId="3E41F4C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'{"access_token": "#"}'</w:t>
            </w:r>
          </w:p>
          <w:p w14:paraId="03578D8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user_token.replace("#", access_token)</w:t>
            </w:r>
          </w:p>
          <w:p w14:paraId="50DDE9E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offset = 0</w:t>
            </w:r>
          </w:p>
          <w:p w14:paraId="6C625B8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lens = len(req)</w:t>
            </w:r>
          </w:p>
          <w:p w14:paraId="145DBDA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tag = True</w:t>
            </w:r>
          </w:p>
          <w:p w14:paraId="6B42973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while tag:</w:t>
            </w:r>
          </w:p>
          <w:p w14:paraId="74B14053"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buff = create_string_buffer(1024)</w:t>
            </w:r>
          </w:p>
          <w:p w14:paraId="4EFD947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if lens &lt; 1024:</w:t>
            </w:r>
          </w:p>
          <w:p w14:paraId="713614E9" w14:textId="77777777" w:rsidR="00B32D90" w:rsidRPr="00B207B1" w:rsidRDefault="0024695C" w:rsidP="00B32D90">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ab/>
              <w:t xml:space="preserve">      </w:t>
            </w:r>
            <w:r w:rsidR="00B32D90" w:rsidRPr="00B207B1">
              <w:rPr>
                <w:rFonts w:eastAsiaTheme="minorEastAsia"/>
                <w:spacing w:val="0"/>
              </w:rPr>
              <w:t>chunk = req[offset:]</w:t>
            </w:r>
          </w:p>
          <w:p w14:paraId="42CD33DE" w14:textId="77777777" w:rsidR="00B32D90" w:rsidRPr="00B207B1" w:rsidRDefault="00B01481" w:rsidP="00B32D90">
            <w:pPr>
              <w:pStyle w:val="a7"/>
              <w:spacing w:line="400" w:lineRule="exact"/>
              <w:rPr>
                <w:rFonts w:eastAsiaTheme="minorEastAsia"/>
                <w:spacing w:val="0"/>
              </w:rPr>
            </w:pPr>
            <w:r w:rsidRPr="00B207B1">
              <w:rPr>
                <w:rFonts w:eastAsiaTheme="minorEastAsia"/>
                <w:spacing w:val="0"/>
              </w:rPr>
              <w:lastRenderedPageBreak/>
              <w:t xml:space="preserve">          </w:t>
            </w:r>
            <w:r w:rsidR="0024695C" w:rsidRPr="00B207B1">
              <w:rPr>
                <w:rFonts w:eastAsiaTheme="minorEastAsia"/>
                <w:spacing w:val="0"/>
              </w:rPr>
              <w:t xml:space="preserve">  </w:t>
            </w:r>
            <w:r w:rsidR="00B32D90" w:rsidRPr="00B207B1">
              <w:rPr>
                <w:rFonts w:eastAsiaTheme="minorEastAsia"/>
                <w:spacing w:val="0"/>
              </w:rPr>
              <w:t>chunk = "%s%s" % (chunk,'\001' * (1024 - lens))</w:t>
            </w:r>
          </w:p>
          <w:p w14:paraId="554BA3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B01481" w:rsidRPr="00B207B1">
              <w:rPr>
                <w:rFonts w:eastAsiaTheme="minorEastAsia"/>
                <w:spacing w:val="0"/>
              </w:rPr>
              <w:t xml:space="preserve"> </w:t>
            </w:r>
            <w:r w:rsidR="004B505B" w:rsidRPr="00B207B1">
              <w:rPr>
                <w:rFonts w:eastAsiaTheme="minorEastAsia"/>
                <w:spacing w:val="0"/>
              </w:rPr>
              <w:t xml:space="preserve">  </w:t>
            </w:r>
            <w:r w:rsidR="0024695C" w:rsidRPr="00B207B1">
              <w:rPr>
                <w:rFonts w:eastAsiaTheme="minorEastAsia"/>
                <w:spacing w:val="0"/>
              </w:rPr>
              <w:t xml:space="preserve">  </w:t>
            </w:r>
            <w:r w:rsidRPr="00B207B1">
              <w:rPr>
                <w:rFonts w:eastAsiaTheme="minorEastAsia"/>
                <w:spacing w:val="0"/>
              </w:rPr>
              <w:t>tag = False</w:t>
            </w:r>
          </w:p>
          <w:p w14:paraId="51DF00A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else:</w:t>
            </w:r>
          </w:p>
          <w:p w14:paraId="73297F3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chunk = req[offset:offset+1024]</w:t>
            </w:r>
          </w:p>
          <w:p w14:paraId="1A01DA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offset = offset + 1024</w:t>
            </w:r>
          </w:p>
          <w:p w14:paraId="543AE15E"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lens = lens - 1024</w:t>
            </w:r>
          </w:p>
          <w:p w14:paraId="71E4BB99"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inputs = c_char_p(chunk)</w:t>
            </w:r>
          </w:p>
          <w:p w14:paraId="6EFDBE5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token = c_char_p(user_token)</w:t>
            </w:r>
          </w:p>
          <w:p w14:paraId="177CD14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dll.sAES_encrypt(inputs,buff,token)</w:t>
            </w:r>
          </w:p>
          <w:p w14:paraId="2A753C0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 xml:space="preserve"> result = result + buff.raw</w:t>
            </w:r>
          </w:p>
          <w:p w14:paraId="6E8CAAF6" w14:textId="77777777" w:rsidR="00D70A87" w:rsidRPr="00B207B1" w:rsidRDefault="00B32D90" w:rsidP="00B32D90">
            <w:pPr>
              <w:pStyle w:val="a7"/>
              <w:spacing w:line="400" w:lineRule="exact"/>
              <w:ind w:firstLineChars="200" w:firstLine="480"/>
              <w:jc w:val="both"/>
              <w:rPr>
                <w:rFonts w:eastAsiaTheme="minorEastAsia"/>
                <w:spacing w:val="0"/>
              </w:rPr>
            </w:pPr>
            <w:r w:rsidRPr="00B207B1">
              <w:rPr>
                <w:rFonts w:eastAsiaTheme="minorEastAsia"/>
                <w:spacing w:val="0"/>
              </w:rPr>
              <w:t xml:space="preserve">    return result</w:t>
            </w:r>
          </w:p>
        </w:tc>
      </w:tr>
    </w:tbl>
    <w:p w14:paraId="5DE202B8" w14:textId="77777777" w:rsidR="00F8337B" w:rsidRPr="00B207B1" w:rsidRDefault="00E423F5" w:rsidP="00114347">
      <w:pPr>
        <w:spacing w:afterLines="30" w:after="93" w:line="400" w:lineRule="exact"/>
        <w:ind w:firstLine="420"/>
        <w:rPr>
          <w:rFonts w:hAnsiTheme="minorEastAsia"/>
          <w:color w:val="000000" w:themeColor="text1"/>
          <w:rPrChange w:id="5006" w:author="JY0225" w:date="2017-08-24T11:30:00Z">
            <w:rPr>
              <w:color w:val="000000" w:themeColor="text1"/>
            </w:rPr>
          </w:rPrChange>
        </w:rPr>
        <w:pPrChange w:id="5007" w:author="JY0225" w:date="2017-08-24T11:30:00Z">
          <w:pPr>
            <w:spacing w:line="360" w:lineRule="auto"/>
            <w:ind w:firstLine="420"/>
          </w:pPr>
        </w:pPrChange>
      </w:pPr>
      <w:r w:rsidRPr="00B207B1">
        <w:rPr>
          <w:rFonts w:hAnsiTheme="minorEastAsia" w:hint="eastAsia"/>
          <w:color w:val="000000" w:themeColor="text1"/>
          <w:rPrChange w:id="5008" w:author="JY0225" w:date="2017-08-24T11:30:00Z">
            <w:rPr>
              <w:rFonts w:hint="eastAsia"/>
              <w:color w:val="000000" w:themeColor="text1"/>
            </w:rPr>
          </w:rPrChange>
        </w:rPr>
        <w:t>该接口的是需要传入两个参数，</w:t>
      </w:r>
      <w:r w:rsidR="009B67A5" w:rsidRPr="00B207B1">
        <w:rPr>
          <w:rFonts w:hAnsiTheme="minorEastAsia"/>
          <w:color w:val="000000" w:themeColor="text1"/>
          <w:rPrChange w:id="5009" w:author="JY0225" w:date="2017-08-24T11:30:00Z">
            <w:rPr>
              <w:color w:val="000000" w:themeColor="text1"/>
            </w:rPr>
          </w:rPrChange>
        </w:rPr>
        <w:t>req</w:t>
      </w:r>
      <w:r w:rsidR="009B67A5" w:rsidRPr="00B207B1">
        <w:rPr>
          <w:rFonts w:hAnsiTheme="minorEastAsia" w:hint="eastAsia"/>
          <w:color w:val="000000" w:themeColor="text1"/>
          <w:rPrChange w:id="5010" w:author="JY0225" w:date="2017-08-24T11:30:00Z">
            <w:rPr>
              <w:rFonts w:hint="eastAsia"/>
              <w:color w:val="000000" w:themeColor="text1"/>
            </w:rPr>
          </w:rPrChange>
        </w:rPr>
        <w:t>表示用户请求，</w:t>
      </w:r>
      <w:r w:rsidR="009B67A5" w:rsidRPr="00B207B1">
        <w:rPr>
          <w:rFonts w:hAnsiTheme="minorEastAsia"/>
          <w:color w:val="000000" w:themeColor="text1"/>
          <w:rPrChange w:id="5011" w:author="JY0225" w:date="2017-08-24T11:30:00Z">
            <w:rPr>
              <w:color w:val="000000" w:themeColor="text1"/>
            </w:rPr>
          </w:rPrChange>
        </w:rPr>
        <w:t>access_token</w:t>
      </w:r>
      <w:r w:rsidR="009B67A5" w:rsidRPr="00B207B1">
        <w:rPr>
          <w:rFonts w:hAnsiTheme="minorEastAsia" w:hint="eastAsia"/>
          <w:color w:val="000000" w:themeColor="text1"/>
          <w:rPrChange w:id="5012" w:author="JY0225" w:date="2017-08-24T11:30:00Z">
            <w:rPr>
              <w:rFonts w:hint="eastAsia"/>
              <w:color w:val="000000" w:themeColor="text1"/>
            </w:rPr>
          </w:rPrChange>
        </w:rPr>
        <w:t>表示用户登录</w:t>
      </w:r>
      <w:r w:rsidR="00F8781F" w:rsidRPr="00B207B1">
        <w:rPr>
          <w:rFonts w:hAnsiTheme="minorEastAsia"/>
          <w:color w:val="000000" w:themeColor="text1"/>
          <w:rPrChange w:id="5013" w:author="JY0225" w:date="2017-08-24T11:30:00Z">
            <w:rPr>
              <w:color w:val="000000" w:themeColor="text1"/>
            </w:rPr>
          </w:rPrChange>
        </w:rPr>
        <w:t>token</w:t>
      </w:r>
      <w:r w:rsidR="00F8781F" w:rsidRPr="00B207B1">
        <w:rPr>
          <w:rFonts w:hAnsiTheme="minorEastAsia" w:hint="eastAsia"/>
          <w:color w:val="000000" w:themeColor="text1"/>
          <w:rPrChange w:id="5014" w:author="JY0225" w:date="2017-08-24T11:30:00Z">
            <w:rPr>
              <w:rFonts w:hint="eastAsia"/>
              <w:color w:val="000000" w:themeColor="text1"/>
            </w:rPr>
          </w:rPrChange>
        </w:rPr>
        <w:t>。</w:t>
      </w:r>
      <w:r w:rsidR="00E35780" w:rsidRPr="00B207B1">
        <w:rPr>
          <w:rFonts w:hAnsiTheme="minorEastAsia" w:hint="eastAsia"/>
          <w:color w:val="000000" w:themeColor="text1"/>
          <w:rPrChange w:id="5015" w:author="JY0225" w:date="2017-08-24T11:30:00Z">
            <w:rPr>
              <w:rFonts w:hint="eastAsia"/>
              <w:color w:val="000000" w:themeColor="text1"/>
            </w:rPr>
          </w:rPrChange>
        </w:rPr>
        <w:t>通过引入</w:t>
      </w:r>
      <w:r w:rsidR="000473EA" w:rsidRPr="00B207B1">
        <w:rPr>
          <w:rFonts w:hAnsiTheme="minorEastAsia"/>
          <w:color w:val="000000" w:themeColor="text1"/>
          <w:rPrChange w:id="5016" w:author="JY0225" w:date="2017-08-24T11:30:00Z">
            <w:rPr>
              <w:color w:val="000000" w:themeColor="text1"/>
            </w:rPr>
          </w:rPrChange>
        </w:rPr>
        <w:t>/usr/lib/</w:t>
      </w:r>
      <w:ins w:id="5017" w:author="JY0225" w:date="2017-08-23T15:23:00Z">
        <w:r w:rsidR="00973F39" w:rsidRPr="00B207B1">
          <w:rPr>
            <w:rFonts w:hAnsiTheme="minorEastAsia"/>
            <w:color w:val="000000" w:themeColor="text1"/>
            <w:rPrChange w:id="5018" w:author="JY0225" w:date="2017-08-24T11:30:00Z">
              <w:rPr>
                <w:color w:val="000000" w:themeColor="text1"/>
              </w:rPr>
            </w:rPrChange>
          </w:rPr>
          <w:t>******.so</w:t>
        </w:r>
        <w:r w:rsidR="00973F39" w:rsidRPr="00B207B1" w:rsidDel="00973F39">
          <w:rPr>
            <w:rFonts w:hAnsiTheme="minorEastAsia"/>
            <w:color w:val="000000" w:themeColor="text1"/>
            <w:rPrChange w:id="5019" w:author="JY0225" w:date="2017-08-24T11:30:00Z">
              <w:rPr>
                <w:color w:val="000000" w:themeColor="text1"/>
              </w:rPr>
            </w:rPrChange>
          </w:rPr>
          <w:t xml:space="preserve"> </w:t>
        </w:r>
      </w:ins>
      <w:del w:id="5020" w:author="JY0225" w:date="2017-08-23T15:23:00Z">
        <w:r w:rsidR="000473EA" w:rsidRPr="00B207B1" w:rsidDel="00973F39">
          <w:rPr>
            <w:rFonts w:hAnsiTheme="minorEastAsia"/>
            <w:color w:val="000000" w:themeColor="text1"/>
            <w:rPrChange w:id="5021" w:author="JY0225" w:date="2017-08-24T11:30:00Z">
              <w:rPr>
                <w:color w:val="000000" w:themeColor="text1"/>
              </w:rPr>
            </w:rPrChange>
          </w:rPr>
          <w:delText>libsecrypto.so</w:delText>
        </w:r>
      </w:del>
      <w:r w:rsidR="000473EA" w:rsidRPr="00B207B1">
        <w:rPr>
          <w:rFonts w:hAnsiTheme="minorEastAsia" w:hint="eastAsia"/>
          <w:color w:val="000000" w:themeColor="text1"/>
          <w:rPrChange w:id="5022" w:author="JY0225" w:date="2017-08-24T11:30:00Z">
            <w:rPr>
              <w:rFonts w:hint="eastAsia"/>
              <w:color w:val="000000" w:themeColor="text1"/>
            </w:rPr>
          </w:rPrChange>
        </w:rPr>
        <w:t>模块，</w:t>
      </w:r>
      <w:r w:rsidR="00EB6599" w:rsidRPr="00B207B1">
        <w:rPr>
          <w:rFonts w:hAnsiTheme="minorEastAsia" w:hint="eastAsia"/>
          <w:color w:val="000000" w:themeColor="text1"/>
          <w:rPrChange w:id="5023" w:author="JY0225" w:date="2017-08-24T11:30:00Z">
            <w:rPr>
              <w:rFonts w:hint="eastAsia"/>
              <w:color w:val="000000" w:themeColor="text1"/>
            </w:rPr>
          </w:rPrChange>
        </w:rPr>
        <w:t>对字符串进行加密。</w:t>
      </w:r>
      <w:r w:rsidR="009C7EFD" w:rsidRPr="00B207B1">
        <w:rPr>
          <w:rFonts w:hAnsiTheme="minorEastAsia" w:hint="eastAsia"/>
          <w:color w:val="000000" w:themeColor="text1"/>
          <w:rPrChange w:id="5024" w:author="JY0225" w:date="2017-08-24T11:30:00Z">
            <w:rPr>
              <w:rFonts w:hint="eastAsia"/>
              <w:color w:val="000000" w:themeColor="text1"/>
            </w:rPr>
          </w:rPrChange>
        </w:rPr>
        <w:t>该模块提供的接口每次只能</w:t>
      </w:r>
      <w:r w:rsidR="00B82A37" w:rsidRPr="00B207B1">
        <w:rPr>
          <w:rFonts w:hAnsiTheme="minorEastAsia" w:hint="eastAsia"/>
          <w:color w:val="000000" w:themeColor="text1"/>
          <w:rPrChange w:id="5025" w:author="JY0225" w:date="2017-08-24T11:30:00Z">
            <w:rPr>
              <w:rFonts w:hint="eastAsia"/>
              <w:color w:val="000000" w:themeColor="text1"/>
            </w:rPr>
          </w:rPrChange>
        </w:rPr>
        <w:t>加密</w:t>
      </w:r>
      <w:r w:rsidR="00B82A37" w:rsidRPr="00B207B1">
        <w:rPr>
          <w:rFonts w:hAnsiTheme="minorEastAsia"/>
          <w:color w:val="000000" w:themeColor="text1"/>
          <w:rPrChange w:id="5026" w:author="JY0225" w:date="2017-08-24T11:30:00Z">
            <w:rPr>
              <w:color w:val="000000" w:themeColor="text1"/>
            </w:rPr>
          </w:rPrChange>
        </w:rPr>
        <w:t>1024</w:t>
      </w:r>
      <w:r w:rsidR="00A940F0" w:rsidRPr="00B207B1">
        <w:rPr>
          <w:rFonts w:hAnsiTheme="minorEastAsia" w:hint="eastAsia"/>
          <w:color w:val="000000" w:themeColor="text1"/>
          <w:rPrChange w:id="5027" w:author="JY0225" w:date="2017-08-24T11:30:00Z">
            <w:rPr>
              <w:rFonts w:hint="eastAsia"/>
              <w:color w:val="000000" w:themeColor="text1"/>
            </w:rPr>
          </w:rPrChange>
        </w:rPr>
        <w:t>个字节的数据，因此</w:t>
      </w:r>
      <w:r w:rsidR="00B82A37" w:rsidRPr="00B207B1">
        <w:rPr>
          <w:rFonts w:hAnsiTheme="minorEastAsia" w:hint="eastAsia"/>
          <w:color w:val="000000" w:themeColor="text1"/>
          <w:rPrChange w:id="5028" w:author="JY0225" w:date="2017-08-24T11:30:00Z">
            <w:rPr>
              <w:rFonts w:hint="eastAsia"/>
              <w:color w:val="000000" w:themeColor="text1"/>
            </w:rPr>
          </w:rPrChange>
        </w:rPr>
        <w:t>需要对字符串的长度进行判断，如果超过了</w:t>
      </w:r>
      <w:r w:rsidR="00B82A37" w:rsidRPr="00B207B1">
        <w:rPr>
          <w:rFonts w:hAnsiTheme="minorEastAsia"/>
          <w:color w:val="000000" w:themeColor="text1"/>
          <w:rPrChange w:id="5029" w:author="JY0225" w:date="2017-08-24T11:30:00Z">
            <w:rPr>
              <w:color w:val="000000" w:themeColor="text1"/>
            </w:rPr>
          </w:rPrChange>
        </w:rPr>
        <w:t>1024</w:t>
      </w:r>
      <w:r w:rsidR="00B82A37" w:rsidRPr="00B207B1">
        <w:rPr>
          <w:rFonts w:hAnsiTheme="minorEastAsia" w:hint="eastAsia"/>
          <w:color w:val="000000" w:themeColor="text1"/>
          <w:rPrChange w:id="5030" w:author="JY0225" w:date="2017-08-24T11:30:00Z">
            <w:rPr>
              <w:rFonts w:hint="eastAsia"/>
              <w:color w:val="000000" w:themeColor="text1"/>
            </w:rPr>
          </w:rPrChange>
        </w:rPr>
        <w:t>个字节，那么需要对字符串进行分割，逐一进行加密后再整合形成最后的加密结果。</w:t>
      </w:r>
      <w:r w:rsidR="00F71715" w:rsidRPr="00B207B1">
        <w:rPr>
          <w:rFonts w:hAnsiTheme="minorEastAsia" w:hint="eastAsia"/>
          <w:color w:val="000000" w:themeColor="text1"/>
          <w:rPrChange w:id="5031" w:author="JY0225" w:date="2017-08-24T11:30:00Z">
            <w:rPr>
              <w:rFonts w:hint="eastAsia"/>
              <w:color w:val="000000" w:themeColor="text1"/>
            </w:rPr>
          </w:rPrChange>
        </w:rPr>
        <w:t>数据的解密算法是</w:t>
      </w:r>
      <w:r w:rsidR="00507BC7" w:rsidRPr="00B207B1">
        <w:rPr>
          <w:rFonts w:hAnsiTheme="minorEastAsia" w:hint="eastAsia"/>
          <w:color w:val="000000" w:themeColor="text1"/>
          <w:rPrChange w:id="5032" w:author="JY0225" w:date="2017-08-24T11:30:00Z">
            <w:rPr>
              <w:rFonts w:hint="eastAsia"/>
              <w:color w:val="000000" w:themeColor="text1"/>
            </w:rPr>
          </w:rPrChange>
        </w:rPr>
        <w:t>加密算法的逆过程，从数据库获取到加密后的会话信息后，需要提供用户的</w:t>
      </w:r>
      <w:r w:rsidR="00507BC7" w:rsidRPr="00B207B1">
        <w:rPr>
          <w:rFonts w:hAnsiTheme="minorEastAsia"/>
          <w:color w:val="000000" w:themeColor="text1"/>
          <w:rPrChange w:id="5033" w:author="JY0225" w:date="2017-08-24T11:30:00Z">
            <w:rPr>
              <w:color w:val="000000" w:themeColor="text1"/>
            </w:rPr>
          </w:rPrChange>
        </w:rPr>
        <w:t>token</w:t>
      </w:r>
      <w:r w:rsidR="00507BC7" w:rsidRPr="00B207B1">
        <w:rPr>
          <w:rFonts w:hAnsiTheme="minorEastAsia" w:hint="eastAsia"/>
          <w:color w:val="000000" w:themeColor="text1"/>
          <w:rPrChange w:id="5034" w:author="JY0225" w:date="2017-08-24T11:30:00Z">
            <w:rPr>
              <w:rFonts w:hint="eastAsia"/>
              <w:color w:val="000000" w:themeColor="text1"/>
            </w:rPr>
          </w:rPrChange>
        </w:rPr>
        <w:t>来进行解密</w:t>
      </w:r>
      <w:r w:rsidR="00642538" w:rsidRPr="00B207B1">
        <w:rPr>
          <w:rFonts w:hAnsiTheme="minorEastAsia" w:hint="eastAsia"/>
          <w:color w:val="000000" w:themeColor="text1"/>
          <w:rPrChange w:id="5035" w:author="JY0225" w:date="2017-08-24T11:30:00Z">
            <w:rPr>
              <w:rFonts w:hint="eastAsia"/>
              <w:color w:val="000000" w:themeColor="text1"/>
            </w:rPr>
          </w:rPrChange>
        </w:rPr>
        <w:t>。</w:t>
      </w:r>
      <w:r w:rsidR="00953034" w:rsidRPr="00B207B1">
        <w:rPr>
          <w:rFonts w:hAnsiTheme="minorEastAsia" w:hint="eastAsia"/>
          <w:color w:val="000000" w:themeColor="text1"/>
          <w:rPrChange w:id="5036" w:author="JY0225" w:date="2017-08-24T11:30:00Z">
            <w:rPr>
              <w:rFonts w:hint="eastAsia"/>
              <w:color w:val="000000" w:themeColor="text1"/>
            </w:rPr>
          </w:rPrChange>
        </w:rPr>
        <w:t>同理，若是请求的长度超过了</w:t>
      </w:r>
      <w:r w:rsidR="00953034" w:rsidRPr="00B207B1">
        <w:rPr>
          <w:rFonts w:hAnsiTheme="minorEastAsia"/>
          <w:color w:val="000000" w:themeColor="text1"/>
          <w:rPrChange w:id="5037" w:author="JY0225" w:date="2017-08-24T11:30:00Z">
            <w:rPr>
              <w:color w:val="000000" w:themeColor="text1"/>
            </w:rPr>
          </w:rPrChange>
        </w:rPr>
        <w:t>1024</w:t>
      </w:r>
      <w:r w:rsidR="00953034" w:rsidRPr="00B207B1">
        <w:rPr>
          <w:rFonts w:hAnsiTheme="minorEastAsia" w:hint="eastAsia"/>
          <w:color w:val="000000" w:themeColor="text1"/>
          <w:rPrChange w:id="5038" w:author="JY0225" w:date="2017-08-24T11:30:00Z">
            <w:rPr>
              <w:rFonts w:hint="eastAsia"/>
              <w:color w:val="000000" w:themeColor="text1"/>
            </w:rPr>
          </w:rPrChange>
        </w:rPr>
        <w:t>个字节，那么也需要逐一进行解密，最后组合得到解密信息。</w:t>
      </w:r>
      <w:r w:rsidR="00EF3D3B" w:rsidRPr="00B207B1">
        <w:rPr>
          <w:rFonts w:hAnsiTheme="minorEastAsia" w:hint="eastAsia"/>
          <w:color w:val="000000" w:themeColor="text1"/>
          <w:rPrChange w:id="5039" w:author="JY0225" w:date="2017-08-24T11:30:00Z">
            <w:rPr>
              <w:rFonts w:hint="eastAsia"/>
              <w:color w:val="000000" w:themeColor="text1"/>
            </w:rPr>
          </w:rPrChange>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207B1" w14:paraId="7ADD70F6" w14:textId="77777777" w:rsidTr="00471485">
        <w:tc>
          <w:tcPr>
            <w:tcW w:w="7851" w:type="dxa"/>
          </w:tcPr>
          <w:p w14:paraId="428F2350" w14:textId="77777777" w:rsidR="004633D6" w:rsidRPr="00B207B1" w:rsidRDefault="004633D6"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加密算法</w:t>
            </w:r>
          </w:p>
          <w:p w14:paraId="084A7F12" w14:textId="77777777" w:rsidR="004633D6" w:rsidRPr="00B207B1" w:rsidRDefault="00403E48" w:rsidP="004633D6">
            <w:pPr>
              <w:pStyle w:val="a7"/>
              <w:spacing w:line="400" w:lineRule="exact"/>
              <w:jc w:val="both"/>
              <w:rPr>
                <w:rFonts w:eastAsiaTheme="minorEastAsia"/>
                <w:spacing w:val="0"/>
              </w:rPr>
            </w:pPr>
            <w:r w:rsidRPr="00B207B1">
              <w:rPr>
                <w:rFonts w:eastAsiaTheme="minorEastAsia"/>
                <w:spacing w:val="0"/>
              </w:rPr>
              <w:t xml:space="preserve">enreq = mwEncrypter.sAES_str_encrypt(clientrequest, </w:t>
            </w:r>
            <w:r w:rsidRPr="00B207B1">
              <w:rPr>
                <w:rFonts w:eastAsiaTheme="minorEastAsia" w:hint="eastAsia"/>
                <w:spacing w:val="0"/>
              </w:rPr>
              <w:t>a</w:t>
            </w:r>
            <w:r w:rsidRPr="00B207B1">
              <w:rPr>
                <w:rFonts w:eastAsiaTheme="minorEastAsia"/>
                <w:spacing w:val="0"/>
              </w:rPr>
              <w:t>ccess_token)</w:t>
            </w:r>
          </w:p>
          <w:p w14:paraId="2CF98233" w14:textId="77777777" w:rsidR="00510E6E" w:rsidRPr="00B207B1" w:rsidRDefault="00510E6E"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解密算法</w:t>
            </w:r>
          </w:p>
          <w:p w14:paraId="7B049BE4" w14:textId="77777777" w:rsidR="00510E6E" w:rsidRPr="00B207B1" w:rsidRDefault="00425120" w:rsidP="00983968">
            <w:pPr>
              <w:pStyle w:val="a7"/>
              <w:spacing w:line="400" w:lineRule="exact"/>
              <w:jc w:val="both"/>
              <w:rPr>
                <w:rFonts w:eastAsiaTheme="minorEastAsia"/>
                <w:spacing w:val="0"/>
              </w:rPr>
            </w:pPr>
            <w:r w:rsidRPr="00B207B1">
              <w:rPr>
                <w:rFonts w:eastAsiaTheme="minorEastAsia"/>
                <w:spacing w:val="0"/>
              </w:rPr>
              <w:t>de</w:t>
            </w:r>
            <w:r w:rsidR="00983968" w:rsidRPr="00B207B1">
              <w:rPr>
                <w:rFonts w:eastAsiaTheme="minorEastAsia"/>
                <w:spacing w:val="0"/>
              </w:rPr>
              <w:t>req</w:t>
            </w:r>
            <w:r w:rsidRPr="00B207B1">
              <w:rPr>
                <w:rFonts w:eastAsiaTheme="minorEastAsia"/>
                <w:spacing w:val="0"/>
              </w:rPr>
              <w:t xml:space="preserve"> </w:t>
            </w:r>
            <w:r w:rsidR="00983968" w:rsidRPr="00B207B1">
              <w:rPr>
                <w:rFonts w:eastAsiaTheme="minorEastAsia"/>
                <w:spacing w:val="0"/>
              </w:rPr>
              <w:t>= mwEncrypter.sAES_str_decrypt(</w:t>
            </w:r>
            <w:r w:rsidR="00983968" w:rsidRPr="00B207B1">
              <w:rPr>
                <w:rFonts w:eastAsiaTheme="minorEastAsia" w:hint="eastAsia"/>
                <w:spacing w:val="0"/>
              </w:rPr>
              <w:t>en</w:t>
            </w:r>
            <w:r w:rsidR="00983968" w:rsidRPr="00B207B1">
              <w:rPr>
                <w:rFonts w:eastAsiaTheme="minorEastAsia"/>
                <w:spacing w:val="0"/>
              </w:rPr>
              <w:t>req</w:t>
            </w:r>
            <w:r w:rsidRPr="00B207B1">
              <w:rPr>
                <w:rFonts w:eastAsiaTheme="minorEastAsia"/>
                <w:spacing w:val="0"/>
              </w:rPr>
              <w:t>,</w:t>
            </w:r>
            <w:r w:rsidR="00983968" w:rsidRPr="00B207B1">
              <w:rPr>
                <w:rFonts w:eastAsiaTheme="minorEastAsia"/>
                <w:spacing w:val="0"/>
              </w:rPr>
              <w:t xml:space="preserve"> </w:t>
            </w:r>
            <w:r w:rsidR="00B65B5F" w:rsidRPr="00B207B1">
              <w:rPr>
                <w:rFonts w:eastAsiaTheme="minorEastAsia"/>
                <w:spacing w:val="0"/>
              </w:rPr>
              <w:t>access_token</w:t>
            </w:r>
            <w:r w:rsidRPr="00B207B1">
              <w:rPr>
                <w:rFonts w:eastAsiaTheme="minorEastAsia"/>
                <w:spacing w:val="0"/>
              </w:rPr>
              <w:t>)</w:t>
            </w:r>
          </w:p>
        </w:tc>
      </w:tr>
    </w:tbl>
    <w:p w14:paraId="1C438661" w14:textId="77777777" w:rsidR="00306E95" w:rsidRPr="00B207B1" w:rsidDel="00306E95" w:rsidRDefault="00306E95" w:rsidP="00306E95">
      <w:pPr>
        <w:pStyle w:val="31"/>
        <w:rPr>
          <w:del w:id="5040" w:author="微软用户" w:date="2017-08-19T21:40:00Z"/>
          <w:moveTo w:id="5041" w:author="微软用户" w:date="2017-08-19T21:40:00Z"/>
        </w:rPr>
      </w:pPr>
      <w:bookmarkStart w:id="5042" w:name="_Toc491952463"/>
      <w:moveToRangeStart w:id="5043" w:author="微软用户" w:date="2017-08-19T21:40:00Z" w:name="move490942130"/>
      <w:moveTo w:id="5044" w:author="微软用户" w:date="2017-08-19T21:40:00Z">
        <w:r w:rsidRPr="00B207B1">
          <w:t>5.2.2</w:t>
        </w:r>
        <w:r w:rsidRPr="00B207B1">
          <w:rPr>
            <w:rFonts w:hint="eastAsia"/>
          </w:rPr>
          <w:t>中间件授权代理</w:t>
        </w:r>
        <w:bookmarkEnd w:id="5042"/>
      </w:moveTo>
    </w:p>
    <w:moveToRangeEnd w:id="5043"/>
    <w:p w14:paraId="6586F833" w14:textId="77777777" w:rsidR="00F8337B" w:rsidRPr="00B207B1" w:rsidRDefault="00F8337B">
      <w:pPr>
        <w:pStyle w:val="31"/>
        <w:pPrChange w:id="5045" w:author="微软用户" w:date="2017-08-19T21:40:00Z">
          <w:pPr/>
        </w:pPrChange>
      </w:pPr>
    </w:p>
    <w:p w14:paraId="05ECA8E1" w14:textId="77777777" w:rsidR="007B695A" w:rsidRPr="00B207B1" w:rsidDel="00306E95" w:rsidRDefault="005D2057" w:rsidP="003930AA">
      <w:pPr>
        <w:pStyle w:val="31"/>
        <w:rPr>
          <w:moveFrom w:id="5046" w:author="微软用户" w:date="2017-08-19T21:40:00Z"/>
          <w:rFonts w:asciiTheme="minorEastAsia" w:hAnsiTheme="minorEastAsia"/>
          <w:sz w:val="24"/>
          <w:szCs w:val="24"/>
          <w:rPrChange w:id="5047" w:author="JY0225" w:date="2017-08-24T11:30:00Z">
            <w:rPr>
              <w:moveFrom w:id="5048" w:author="微软用户" w:date="2017-08-19T21:40:00Z"/>
            </w:rPr>
          </w:rPrChange>
        </w:rPr>
      </w:pPr>
      <w:moveFromRangeStart w:id="5049" w:author="微软用户" w:date="2017-08-19T21:40:00Z" w:name="move490942130"/>
      <w:moveFrom w:id="5050" w:author="微软用户" w:date="2017-08-19T21:40:00Z">
        <w:r w:rsidRPr="00B207B1" w:rsidDel="00306E95">
          <w:rPr>
            <w:rFonts w:asciiTheme="minorEastAsia" w:hAnsiTheme="minorEastAsia"/>
            <w:sz w:val="24"/>
            <w:szCs w:val="24"/>
            <w:rPrChange w:id="5051" w:author="JY0225" w:date="2017-08-24T11:30:00Z">
              <w:rPr/>
            </w:rPrChange>
          </w:rPr>
          <w:t>5.2.2</w:t>
        </w:r>
        <w:r w:rsidR="00F76785" w:rsidRPr="00B207B1" w:rsidDel="00306E95">
          <w:rPr>
            <w:rFonts w:asciiTheme="minorEastAsia" w:hAnsiTheme="minorEastAsia" w:hint="eastAsia"/>
            <w:sz w:val="24"/>
            <w:szCs w:val="24"/>
            <w:rPrChange w:id="5052" w:author="JY0225" w:date="2017-08-24T11:30:00Z">
              <w:rPr>
                <w:rFonts w:hint="eastAsia"/>
              </w:rPr>
            </w:rPrChange>
          </w:rPr>
          <w:t>中间件授权代理</w:t>
        </w:r>
      </w:moveFrom>
    </w:p>
    <w:moveFromRangeEnd w:id="5049"/>
    <w:p w14:paraId="631765E0" w14:textId="77777777" w:rsidR="003930AA" w:rsidRPr="00B207B1" w:rsidRDefault="00690D30" w:rsidP="00321261">
      <w:pPr>
        <w:spacing w:line="400" w:lineRule="exact"/>
        <w:ind w:firstLine="420"/>
        <w:rPr>
          <w:rFonts w:hAnsiTheme="minorEastAsia"/>
          <w:color w:val="000000" w:themeColor="text1"/>
          <w:rPrChange w:id="5053" w:author="JY0225" w:date="2017-08-24T11:30:00Z">
            <w:rPr>
              <w:color w:val="000000" w:themeColor="text1"/>
            </w:rPr>
          </w:rPrChange>
        </w:rPr>
      </w:pPr>
      <w:r w:rsidRPr="00B207B1">
        <w:rPr>
          <w:rFonts w:hAnsiTheme="minorEastAsia" w:hint="eastAsia"/>
          <w:color w:val="000000" w:themeColor="text1"/>
          <w:rPrChange w:id="5054" w:author="JY0225" w:date="2017-08-24T11:30:00Z">
            <w:rPr>
              <w:rFonts w:hint="eastAsia"/>
              <w:color w:val="000000" w:themeColor="text1"/>
            </w:rPr>
          </w:rPrChange>
        </w:rPr>
        <w:t>在</w:t>
      </w:r>
      <w:r w:rsidR="00E4327E" w:rsidRPr="00B207B1">
        <w:rPr>
          <w:rFonts w:hAnsiTheme="minorEastAsia" w:hint="eastAsia"/>
          <w:color w:val="000000" w:themeColor="text1"/>
          <w:rPrChange w:id="5055" w:author="JY0225" w:date="2017-08-24T11:30:00Z">
            <w:rPr>
              <w:rFonts w:hint="eastAsia"/>
              <w:color w:val="000000" w:themeColor="text1"/>
            </w:rPr>
          </w:rPrChange>
        </w:rPr>
        <w:t>现有</w:t>
      </w:r>
      <w:r w:rsidRPr="00B207B1">
        <w:rPr>
          <w:rFonts w:hAnsiTheme="minorEastAsia" w:hint="eastAsia"/>
          <w:color w:val="000000" w:themeColor="text1"/>
          <w:rPrChange w:id="5056" w:author="JY0225" w:date="2017-08-24T11:30:00Z">
            <w:rPr>
              <w:rFonts w:hint="eastAsia"/>
              <w:color w:val="000000" w:themeColor="text1"/>
            </w:rPr>
          </w:rPrChange>
        </w:rPr>
        <w:t>系统中，客户端提交任务如果长时间不活跃，则会导致大量任务的失败和重新提交，浪费</w:t>
      </w:r>
      <w:r w:rsidR="001C2465" w:rsidRPr="00B207B1">
        <w:rPr>
          <w:rFonts w:hAnsiTheme="minorEastAsia" w:hint="eastAsia"/>
          <w:color w:val="000000" w:themeColor="text1"/>
          <w:rPrChange w:id="5057" w:author="JY0225" w:date="2017-08-24T11:30:00Z">
            <w:rPr>
              <w:rFonts w:hint="eastAsia"/>
              <w:color w:val="000000" w:themeColor="text1"/>
            </w:rPr>
          </w:rPrChange>
        </w:rPr>
        <w:t>了资源，用户体验也不够好。结合会话信息管理，</w:t>
      </w:r>
      <w:r w:rsidRPr="00B207B1">
        <w:rPr>
          <w:rFonts w:hAnsiTheme="minorEastAsia" w:hint="eastAsia"/>
          <w:color w:val="000000" w:themeColor="text1"/>
          <w:rPrChange w:id="5058" w:author="JY0225" w:date="2017-08-24T11:30:00Z">
            <w:rPr>
              <w:rFonts w:hint="eastAsia"/>
              <w:color w:val="000000" w:themeColor="text1"/>
            </w:rPr>
          </w:rPrChange>
        </w:rPr>
        <w:t>可以进一步支持用户对中间件的授权，从而解决身份认证和授权信息过期所引发的问题。</w:t>
      </w:r>
    </w:p>
    <w:p w14:paraId="13AC2DAD" w14:textId="77777777" w:rsidR="007E443E" w:rsidRPr="00B207B1" w:rsidRDefault="007E443E" w:rsidP="00114347">
      <w:pPr>
        <w:spacing w:afterLines="30" w:after="93" w:line="400" w:lineRule="exact"/>
        <w:ind w:firstLine="420"/>
        <w:rPr>
          <w:rFonts w:hAnsiTheme="minorEastAsia"/>
          <w:color w:val="000000" w:themeColor="text1"/>
          <w:rPrChange w:id="5059" w:author="JY0225" w:date="2017-08-24T11:30:00Z">
            <w:rPr>
              <w:color w:val="000000" w:themeColor="text1"/>
            </w:rPr>
          </w:rPrChange>
        </w:rPr>
      </w:pPr>
      <w:r w:rsidRPr="00B207B1">
        <w:rPr>
          <w:rFonts w:hAnsiTheme="minorEastAsia" w:hint="eastAsia"/>
          <w:color w:val="000000" w:themeColor="text1"/>
          <w:rPrChange w:id="5060" w:author="JY0225" w:date="2017-08-24T11:30:00Z">
            <w:rPr>
              <w:rFonts w:hint="eastAsia"/>
              <w:color w:val="000000" w:themeColor="text1"/>
            </w:rPr>
          </w:rPrChange>
        </w:rPr>
        <w:t>中间件系统授权代理的流程是</w:t>
      </w:r>
      <w:r w:rsidR="00C236F7" w:rsidRPr="00B207B1">
        <w:rPr>
          <w:rFonts w:hAnsiTheme="minorEastAsia" w:hint="eastAsia"/>
          <w:color w:val="000000" w:themeColor="text1"/>
          <w:rPrChange w:id="5061" w:author="JY0225" w:date="2017-08-24T11:30:00Z">
            <w:rPr>
              <w:rFonts w:hint="eastAsia"/>
              <w:color w:val="000000" w:themeColor="text1"/>
            </w:rPr>
          </w:rPrChange>
        </w:rPr>
        <w:t>当用户的请求发</w:t>
      </w:r>
      <w:r w:rsidR="00DC24DA" w:rsidRPr="00B207B1">
        <w:rPr>
          <w:rFonts w:hAnsiTheme="minorEastAsia" w:hint="eastAsia"/>
          <w:color w:val="000000" w:themeColor="text1"/>
          <w:rPrChange w:id="5062" w:author="JY0225" w:date="2017-08-24T11:30:00Z">
            <w:rPr>
              <w:rFonts w:hint="eastAsia"/>
              <w:color w:val="000000" w:themeColor="text1"/>
            </w:rPr>
          </w:rPrChange>
        </w:rPr>
        <w:t>送到服务器时，服务器返回给用户的结果是用户登录信息过期，那么</w:t>
      </w:r>
      <w:r w:rsidR="00C236F7" w:rsidRPr="00B207B1">
        <w:rPr>
          <w:rFonts w:hAnsiTheme="minorEastAsia" w:hint="eastAsia"/>
          <w:color w:val="000000" w:themeColor="text1"/>
          <w:rPrChange w:id="5063" w:author="JY0225" w:date="2017-08-24T11:30:00Z">
            <w:rPr>
              <w:rFonts w:hint="eastAsia"/>
              <w:color w:val="000000" w:themeColor="text1"/>
            </w:rPr>
          </w:rPrChange>
        </w:rPr>
        <w:t>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207B1" w14:paraId="4AD81142" w14:textId="77777777" w:rsidTr="00471485">
        <w:tc>
          <w:tcPr>
            <w:tcW w:w="7851" w:type="dxa"/>
          </w:tcPr>
          <w:p w14:paraId="4F60FD85" w14:textId="77777777" w:rsidR="00596AE3" w:rsidRPr="00B207B1" w:rsidRDefault="00596AE3" w:rsidP="00471485">
            <w:pPr>
              <w:pStyle w:val="a7"/>
              <w:spacing w:line="400" w:lineRule="exact"/>
              <w:jc w:val="both"/>
              <w:rPr>
                <w:rFonts w:eastAsiaTheme="minorEastAsia"/>
                <w:spacing w:val="0"/>
              </w:rPr>
            </w:pPr>
            <w:r w:rsidRPr="00B207B1">
              <w:rPr>
                <w:rFonts w:eastAsiaTheme="minorEastAsia"/>
                <w:spacing w:val="0"/>
              </w:rPr>
              <w:t>//</w:t>
            </w:r>
            <w:r w:rsidR="002B16BA" w:rsidRPr="00B207B1">
              <w:rPr>
                <w:rFonts w:eastAsiaTheme="minorEastAsia" w:hint="eastAsia"/>
                <w:spacing w:val="0"/>
              </w:rPr>
              <w:t>生成用户</w:t>
            </w:r>
            <w:r w:rsidR="002B16BA" w:rsidRPr="00B207B1">
              <w:rPr>
                <w:rFonts w:eastAsiaTheme="minorEastAsia" w:hint="eastAsia"/>
                <w:spacing w:val="0"/>
              </w:rPr>
              <w:t>token</w:t>
            </w:r>
            <w:r w:rsidR="002B16BA" w:rsidRPr="00B207B1">
              <w:rPr>
                <w:rFonts w:eastAsiaTheme="minorEastAsia" w:hint="eastAsia"/>
                <w:spacing w:val="0"/>
              </w:rPr>
              <w:t>认证请求</w:t>
            </w:r>
          </w:p>
          <w:p w14:paraId="56EAAF95" w14:textId="77777777" w:rsidR="00AC14B9" w:rsidRPr="00B207B1" w:rsidRDefault="007B124F" w:rsidP="00AC14B9">
            <w:pPr>
              <w:pStyle w:val="a7"/>
              <w:spacing w:line="400" w:lineRule="exact"/>
              <w:jc w:val="both"/>
              <w:rPr>
                <w:rFonts w:eastAsiaTheme="minorEastAsia"/>
                <w:spacing w:val="0"/>
              </w:rPr>
            </w:pPr>
            <w:r w:rsidRPr="00B207B1">
              <w:rPr>
                <w:rFonts w:eastAsiaTheme="minorEastAsia"/>
                <w:spacing w:val="0"/>
              </w:rPr>
              <w:t>req = __VERIFY_TOKEN__.replace("#token#", token);</w:t>
            </w:r>
          </w:p>
          <w:p w14:paraId="045EBFEC" w14:textId="77777777" w:rsidR="00410E85" w:rsidRPr="00B207B1" w:rsidRDefault="00410E85" w:rsidP="00AC14B9">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判断用户请求是否过期</w:t>
            </w:r>
          </w:p>
          <w:p w14:paraId="41F57D94"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os.popen(req)</w:t>
            </w:r>
          </w:p>
          <w:p w14:paraId="01DF5D21"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data.read()</w:t>
            </w:r>
          </w:p>
          <w:p w14:paraId="71045D9A" w14:textId="77777777" w:rsidR="00EF6754" w:rsidRPr="00B207B1" w:rsidRDefault="008E59F2" w:rsidP="008E59F2">
            <w:pPr>
              <w:pStyle w:val="a7"/>
              <w:spacing w:line="400" w:lineRule="exact"/>
              <w:rPr>
                <w:rFonts w:eastAsiaTheme="minorEastAsia"/>
                <w:spacing w:val="0"/>
              </w:rPr>
            </w:pPr>
            <w:r w:rsidRPr="00B207B1">
              <w:rPr>
                <w:rFonts w:eastAsiaTheme="minorEastAsia"/>
                <w:spacing w:val="0"/>
              </w:rPr>
              <w:t>if(d</w:t>
            </w:r>
            <w:r w:rsidR="00EF6754" w:rsidRPr="00B207B1">
              <w:rPr>
                <w:rFonts w:eastAsiaTheme="minorEastAsia"/>
                <w:spacing w:val="0"/>
              </w:rPr>
              <w:t>ata.find('"status": "0"')!=-1):</w:t>
            </w:r>
          </w:p>
          <w:p w14:paraId="4F87DA01" w14:textId="77777777" w:rsidR="008E59F2" w:rsidRPr="00B207B1" w:rsidRDefault="008E59F2" w:rsidP="00EF6754">
            <w:pPr>
              <w:pStyle w:val="a7"/>
              <w:spacing w:line="400" w:lineRule="exact"/>
              <w:ind w:firstLineChars="200" w:firstLine="480"/>
              <w:rPr>
                <w:rFonts w:eastAsiaTheme="minorEastAsia"/>
                <w:spacing w:val="0"/>
              </w:rPr>
            </w:pPr>
            <w:r w:rsidRPr="00B207B1">
              <w:rPr>
                <w:rFonts w:eastAsiaTheme="minorEastAsia"/>
                <w:spacing w:val="0"/>
              </w:rPr>
              <w:t>return True</w:t>
            </w:r>
          </w:p>
          <w:p w14:paraId="29C328EA"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else:</w:t>
            </w:r>
          </w:p>
          <w:p w14:paraId="3F055699" w14:textId="77777777" w:rsidR="00596AE3" w:rsidRPr="00B207B1" w:rsidRDefault="008E59F2" w:rsidP="00EF6754">
            <w:pPr>
              <w:pStyle w:val="a7"/>
              <w:spacing w:line="400" w:lineRule="exact"/>
              <w:ind w:firstLineChars="200" w:firstLine="480"/>
              <w:jc w:val="both"/>
              <w:rPr>
                <w:rFonts w:eastAsiaTheme="minorEastAsia"/>
                <w:spacing w:val="0"/>
              </w:rPr>
            </w:pPr>
            <w:r w:rsidRPr="00B207B1">
              <w:rPr>
                <w:rFonts w:eastAsiaTheme="minorEastAsia"/>
                <w:spacing w:val="0"/>
              </w:rPr>
              <w:t>return False</w:t>
            </w:r>
          </w:p>
        </w:tc>
      </w:tr>
    </w:tbl>
    <w:p w14:paraId="5E1AFD79" w14:textId="77777777" w:rsidR="008161FC" w:rsidRPr="00B207B1" w:rsidRDefault="005A28CB" w:rsidP="00114347">
      <w:pPr>
        <w:spacing w:afterLines="30" w:after="93" w:line="400" w:lineRule="exact"/>
        <w:ind w:firstLine="420"/>
        <w:rPr>
          <w:rFonts w:hAnsiTheme="minorEastAsia"/>
          <w:color w:val="000000" w:themeColor="text1"/>
          <w:rPrChange w:id="5064" w:author="JY0225" w:date="2017-08-24T11:30:00Z">
            <w:rPr>
              <w:color w:val="000000" w:themeColor="text1"/>
            </w:rPr>
          </w:rPrChange>
        </w:rPr>
      </w:pPr>
      <w:r w:rsidRPr="00B207B1">
        <w:rPr>
          <w:rFonts w:hAnsiTheme="minorEastAsia" w:hint="eastAsia"/>
          <w:color w:val="000000" w:themeColor="text1"/>
          <w:rPrChange w:id="5065" w:author="JY0225" w:date="2017-08-24T11:30:00Z">
            <w:rPr>
              <w:rFonts w:hint="eastAsia"/>
              <w:color w:val="000000" w:themeColor="text1"/>
            </w:rPr>
          </w:rPrChange>
        </w:rPr>
        <w:t>上述代码实现的是用户登录信息认证，若服务器返回的状态不为“</w:t>
      </w:r>
      <w:r w:rsidRPr="00B207B1">
        <w:rPr>
          <w:rFonts w:hAnsiTheme="minorEastAsia"/>
          <w:color w:val="000000" w:themeColor="text1"/>
          <w:rPrChange w:id="5066" w:author="JY0225" w:date="2017-08-24T11:30:00Z">
            <w:rPr>
              <w:color w:val="000000" w:themeColor="text1"/>
            </w:rPr>
          </w:rPrChange>
        </w:rPr>
        <w:t>0</w:t>
      </w:r>
      <w:r w:rsidRPr="00B207B1">
        <w:rPr>
          <w:rFonts w:hAnsiTheme="minorEastAsia" w:hint="eastAsia"/>
          <w:color w:val="000000" w:themeColor="text1"/>
          <w:rPrChange w:id="5067" w:author="JY0225" w:date="2017-08-24T11:30:00Z">
            <w:rPr>
              <w:rFonts w:hint="eastAsia"/>
              <w:color w:val="000000" w:themeColor="text1"/>
            </w:rPr>
          </w:rPrChange>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207B1" w14:paraId="771D4D99" w14:textId="77777777" w:rsidTr="00471485">
        <w:tc>
          <w:tcPr>
            <w:tcW w:w="7851" w:type="dxa"/>
          </w:tcPr>
          <w:p w14:paraId="4C7AE565" w14:textId="77777777" w:rsidR="003F15B7" w:rsidRPr="00B207B1" w:rsidRDefault="003F15B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生成</w:t>
            </w:r>
            <w:r w:rsidR="00256088" w:rsidRPr="00B207B1">
              <w:rPr>
                <w:rFonts w:eastAsiaTheme="minorEastAsia" w:hint="eastAsia"/>
                <w:spacing w:val="0"/>
              </w:rPr>
              <w:t>登录请求</w:t>
            </w:r>
          </w:p>
          <w:p w14:paraId="21BF36C0" w14:textId="77777777" w:rsidR="00256088" w:rsidRPr="00B207B1" w:rsidRDefault="00256088" w:rsidP="00471485">
            <w:pPr>
              <w:pStyle w:val="a7"/>
              <w:spacing w:line="400" w:lineRule="exact"/>
              <w:jc w:val="both"/>
              <w:rPr>
                <w:rFonts w:eastAsiaTheme="minorEastAsia"/>
                <w:spacing w:val="0"/>
              </w:rPr>
            </w:pPr>
            <w:r w:rsidRPr="00B207B1">
              <w:rPr>
                <w:rFonts w:eastAsiaTheme="minorEastAsia"/>
                <w:spacing w:val="0"/>
              </w:rPr>
              <w:t>req = __LOGIN__.replace("#email#", userid).replace("#password#", password)</w:t>
            </w:r>
            <w:r w:rsidRPr="00B207B1">
              <w:rPr>
                <w:rFonts w:eastAsiaTheme="minorEastAsia"/>
                <w:spacing w:val="0"/>
              </w:rPr>
              <w:tab/>
            </w:r>
          </w:p>
          <w:p w14:paraId="3FA41C2C" w14:textId="77777777" w:rsidR="00595C40" w:rsidRPr="00B207B1" w:rsidRDefault="00595C40"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更新用户</w:t>
            </w:r>
            <w:r w:rsidRPr="00B207B1">
              <w:rPr>
                <w:rFonts w:eastAsiaTheme="minorEastAsia" w:hint="eastAsia"/>
                <w:spacing w:val="0"/>
              </w:rPr>
              <w:t>token</w:t>
            </w:r>
          </w:p>
          <w:p w14:paraId="15D99536" w14:textId="77777777" w:rsidR="007817F9" w:rsidRPr="00B207B1" w:rsidRDefault="007817F9" w:rsidP="007817F9">
            <w:pPr>
              <w:pStyle w:val="a7"/>
              <w:spacing w:line="400" w:lineRule="exact"/>
              <w:rPr>
                <w:rFonts w:eastAsiaTheme="minorEastAsia"/>
                <w:spacing w:val="0"/>
              </w:rPr>
            </w:pPr>
            <w:r w:rsidRPr="00B207B1">
              <w:rPr>
                <w:rFonts w:eastAsiaTheme="minorEastAsia"/>
                <w:spacing w:val="0"/>
              </w:rPr>
              <w:t>data = os.popen(req)</w:t>
            </w:r>
          </w:p>
          <w:p w14:paraId="573DE832" w14:textId="77777777" w:rsidR="00081421" w:rsidRPr="00B207B1" w:rsidRDefault="00081421" w:rsidP="007817F9">
            <w:pPr>
              <w:pStyle w:val="a7"/>
              <w:spacing w:line="400" w:lineRule="exact"/>
              <w:rPr>
                <w:rFonts w:eastAsiaTheme="minorEastAsia"/>
                <w:spacing w:val="0"/>
              </w:rPr>
            </w:pPr>
            <w:r w:rsidRPr="00B207B1">
              <w:rPr>
                <w:rFonts w:eastAsiaTheme="minorEastAsia"/>
                <w:spacing w:val="0"/>
              </w:rPr>
              <w:t>data = data.read()</w:t>
            </w:r>
          </w:p>
          <w:p w14:paraId="7D01AD1D" w14:textId="77777777" w:rsidR="00FD311F" w:rsidRPr="00B207B1" w:rsidRDefault="00FD311F" w:rsidP="00FD311F">
            <w:pPr>
              <w:pStyle w:val="a7"/>
              <w:spacing w:line="400" w:lineRule="exact"/>
              <w:rPr>
                <w:rFonts w:eastAsiaTheme="minorEastAsia"/>
                <w:spacing w:val="0"/>
              </w:rPr>
            </w:pPr>
            <w:r w:rsidRPr="00B207B1">
              <w:rPr>
                <w:rFonts w:eastAsiaTheme="minorEastAsia"/>
                <w:spacing w:val="0"/>
              </w:rPr>
              <w:t>rstjson = json.loads(data)</w:t>
            </w:r>
          </w:p>
          <w:p w14:paraId="445B2167" w14:textId="77777777" w:rsidR="00210FD1" w:rsidRPr="00B207B1" w:rsidRDefault="007817F9" w:rsidP="00FD311F">
            <w:pPr>
              <w:pStyle w:val="a7"/>
              <w:spacing w:line="400" w:lineRule="exact"/>
              <w:rPr>
                <w:rFonts w:eastAsiaTheme="minorEastAsia"/>
                <w:spacing w:val="0"/>
              </w:rPr>
            </w:pPr>
            <w:r w:rsidRPr="00B207B1">
              <w:rPr>
                <w:rFonts w:eastAsiaTheme="minorEastAsia"/>
                <w:spacing w:val="0"/>
              </w:rPr>
              <w:t>newToken = rstjson["access_token"]</w:t>
            </w:r>
          </w:p>
        </w:tc>
      </w:tr>
    </w:tbl>
    <w:p w14:paraId="3A36D6FA" w14:textId="77777777" w:rsidR="006117E2" w:rsidRPr="00B207B1" w:rsidRDefault="00C05068" w:rsidP="00321261">
      <w:pPr>
        <w:spacing w:line="400" w:lineRule="exact"/>
        <w:ind w:firstLine="420"/>
        <w:rPr>
          <w:rFonts w:hAnsiTheme="minorEastAsia"/>
          <w:color w:val="000000" w:themeColor="text1"/>
          <w:rPrChange w:id="5068" w:author="JY0225" w:date="2017-08-24T11:30:00Z">
            <w:rPr>
              <w:color w:val="000000" w:themeColor="text1"/>
            </w:rPr>
          </w:rPrChange>
        </w:rPr>
      </w:pPr>
      <w:r w:rsidRPr="00B207B1">
        <w:rPr>
          <w:rFonts w:hAnsiTheme="minorEastAsia" w:hint="eastAsia"/>
          <w:color w:val="000000" w:themeColor="text1"/>
          <w:rPrChange w:id="5069" w:author="JY0225" w:date="2017-08-24T11:30:00Z">
            <w:rPr>
              <w:rFonts w:hint="eastAsia"/>
              <w:color w:val="000000" w:themeColor="text1"/>
            </w:rPr>
          </w:rPrChange>
        </w:rPr>
        <w:t>中间件授权代理即使用用户的用户名和密码重新登录，在登录成功后，更新系统中保存的该用户的</w:t>
      </w:r>
      <w:r w:rsidRPr="00B207B1">
        <w:rPr>
          <w:rFonts w:hAnsiTheme="minorEastAsia"/>
          <w:color w:val="000000" w:themeColor="text1"/>
          <w:rPrChange w:id="5070" w:author="JY0225" w:date="2017-08-24T11:30:00Z">
            <w:rPr>
              <w:color w:val="000000" w:themeColor="text1"/>
            </w:rPr>
          </w:rPrChange>
        </w:rPr>
        <w:t>token</w:t>
      </w:r>
      <w:r w:rsidRPr="00B207B1">
        <w:rPr>
          <w:rFonts w:hAnsiTheme="minorEastAsia" w:hint="eastAsia"/>
          <w:color w:val="000000" w:themeColor="text1"/>
          <w:rPrChange w:id="5071" w:author="JY0225" w:date="2017-08-24T11:30:00Z">
            <w:rPr>
              <w:rFonts w:hint="eastAsia"/>
              <w:color w:val="000000" w:themeColor="text1"/>
            </w:rPr>
          </w:rPrChange>
        </w:rPr>
        <w:t>。对于改用的其他的请求，也需要替换其</w:t>
      </w:r>
      <w:r w:rsidR="00E4327E" w:rsidRPr="00B207B1">
        <w:rPr>
          <w:rFonts w:hAnsiTheme="minorEastAsia" w:hint="eastAsia"/>
          <w:color w:val="000000" w:themeColor="text1"/>
          <w:rPrChange w:id="5072" w:author="JY0225" w:date="2017-08-24T11:30:00Z">
            <w:rPr>
              <w:rFonts w:hint="eastAsia"/>
              <w:color w:val="000000" w:themeColor="text1"/>
            </w:rPr>
          </w:rPrChange>
        </w:rPr>
        <w:t>现有</w:t>
      </w:r>
      <w:r w:rsidRPr="00B207B1">
        <w:rPr>
          <w:rFonts w:hAnsiTheme="minorEastAsia" w:hint="eastAsia"/>
          <w:color w:val="000000" w:themeColor="text1"/>
          <w:rPrChange w:id="5073" w:author="JY0225" w:date="2017-08-24T11:30:00Z">
            <w:rPr>
              <w:rFonts w:hint="eastAsia"/>
              <w:color w:val="000000" w:themeColor="text1"/>
            </w:rPr>
          </w:rPrChange>
        </w:rPr>
        <w:t>的过期</w:t>
      </w:r>
      <w:r w:rsidRPr="00B207B1">
        <w:rPr>
          <w:rFonts w:hAnsiTheme="minorEastAsia"/>
          <w:color w:val="000000" w:themeColor="text1"/>
          <w:rPrChange w:id="5074" w:author="JY0225" w:date="2017-08-24T11:30:00Z">
            <w:rPr>
              <w:color w:val="000000" w:themeColor="text1"/>
            </w:rPr>
          </w:rPrChange>
        </w:rPr>
        <w:t>token</w:t>
      </w:r>
      <w:r w:rsidRPr="00B207B1">
        <w:rPr>
          <w:rFonts w:hAnsiTheme="minorEastAsia" w:hint="eastAsia"/>
          <w:color w:val="000000" w:themeColor="text1"/>
          <w:rPrChange w:id="5075" w:author="JY0225" w:date="2017-08-24T11:30:00Z">
            <w:rPr>
              <w:rFonts w:hint="eastAsia"/>
              <w:color w:val="000000" w:themeColor="text1"/>
            </w:rPr>
          </w:rPrChange>
        </w:rPr>
        <w:t>。</w:t>
      </w:r>
    </w:p>
    <w:p w14:paraId="64E1F9FA" w14:textId="77777777" w:rsidR="00CA22B1" w:rsidRPr="00B207B1" w:rsidRDefault="00CA22B1" w:rsidP="00CA22B1">
      <w:pPr>
        <w:pStyle w:val="31"/>
      </w:pPr>
      <w:bookmarkStart w:id="5076" w:name="_Toc491952464"/>
      <w:r w:rsidRPr="00B207B1">
        <w:t>5</w:t>
      </w:r>
      <w:r w:rsidR="007A5013" w:rsidRPr="00B207B1">
        <w:t>.2.3</w:t>
      </w:r>
      <w:r w:rsidRPr="00B207B1">
        <w:rPr>
          <w:rFonts w:hint="eastAsia"/>
        </w:rPr>
        <w:t>大文件上传</w:t>
      </w:r>
      <w:bookmarkEnd w:id="5076"/>
    </w:p>
    <w:p w14:paraId="4C3FDEC3" w14:textId="77777777" w:rsidR="002D4380" w:rsidRPr="00B207B1" w:rsidDel="00CF74C5" w:rsidRDefault="00100400" w:rsidP="00EA1E84">
      <w:pPr>
        <w:jc w:val="center"/>
        <w:rPr>
          <w:del w:id="5077" w:author="微软用户" w:date="2017-08-19T21:29:00Z"/>
        </w:rPr>
      </w:pPr>
      <w:del w:id="5078" w:author="微软用户" w:date="2017-08-19T21:29:00Z">
        <w:r w:rsidRPr="00B207B1" w:rsidDel="00CF74C5">
          <w:rPr>
            <w:noProof/>
          </w:rPr>
          <w:drawing>
            <wp:inline distT="0" distB="0" distL="0" distR="0" wp14:anchorId="5BE2E1B7" wp14:editId="29FA0F3C">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9821" cy="3100921"/>
                      </a:xfrm>
                      <a:prstGeom prst="rect">
                        <a:avLst/>
                      </a:prstGeom>
                    </pic:spPr>
                  </pic:pic>
                </a:graphicData>
              </a:graphic>
            </wp:inline>
          </w:drawing>
        </w:r>
      </w:del>
    </w:p>
    <w:p w14:paraId="4951AABE" w14:textId="77777777" w:rsidR="00EA1E84" w:rsidRPr="00B207B1" w:rsidDel="00CF74C5" w:rsidRDefault="00EA1E84" w:rsidP="00EA1E84">
      <w:pPr>
        <w:spacing w:line="360" w:lineRule="auto"/>
        <w:ind w:left="420"/>
        <w:jc w:val="center"/>
        <w:rPr>
          <w:del w:id="5079" w:author="微软用户" w:date="2017-08-19T21:29:00Z"/>
          <w:color w:val="000000" w:themeColor="text1"/>
        </w:rPr>
      </w:pPr>
      <w:del w:id="5080" w:author="微软用户" w:date="2017-08-19T21:29:00Z">
        <w:r w:rsidRPr="00B207B1" w:rsidDel="00CF74C5">
          <w:rPr>
            <w:rFonts w:hint="eastAsia"/>
            <w:color w:val="000000" w:themeColor="text1"/>
          </w:rPr>
          <w:delText>图</w:delText>
        </w:r>
        <w:r w:rsidRPr="00B207B1" w:rsidDel="00CF74C5">
          <w:rPr>
            <w:color w:val="000000" w:themeColor="text1"/>
          </w:rPr>
          <w:delText>5-1</w:delText>
        </w:r>
        <w:r w:rsidR="009F6D6D" w:rsidRPr="00B207B1" w:rsidDel="00CF74C5">
          <w:rPr>
            <w:rFonts w:hint="eastAsia"/>
            <w:color w:val="000000" w:themeColor="text1"/>
          </w:rPr>
          <w:delText>大文件上传流程图</w:delText>
        </w:r>
        <w:r w:rsidRPr="00B207B1" w:rsidDel="00CF74C5">
          <w:rPr>
            <w:color w:val="000000" w:themeColor="text1"/>
          </w:rPr>
          <w:delText xml:space="preserve"> </w:delText>
        </w:r>
      </w:del>
    </w:p>
    <w:p w14:paraId="5D1014F0" w14:textId="77777777" w:rsidR="00F43A61" w:rsidRPr="00B207B1" w:rsidRDefault="00900327">
      <w:pPr>
        <w:spacing w:afterLines="30" w:after="93" w:line="400" w:lineRule="exact"/>
        <w:rPr>
          <w:rFonts w:hAnsiTheme="minorEastAsia"/>
          <w:color w:val="000000" w:themeColor="text1"/>
          <w:rPrChange w:id="5081" w:author="JY0225" w:date="2017-08-24T11:31:00Z">
            <w:rPr>
              <w:color w:val="000000" w:themeColor="text1"/>
            </w:rPr>
          </w:rPrChange>
        </w:rPr>
        <w:pPrChange w:id="5082" w:author="JY0225" w:date="2017-08-24T11:31:00Z">
          <w:pPr>
            <w:spacing w:line="360" w:lineRule="auto"/>
          </w:pPr>
        </w:pPrChange>
      </w:pPr>
      <w:r w:rsidRPr="00B207B1">
        <w:rPr>
          <w:color w:val="000000" w:themeColor="text1"/>
        </w:rPr>
        <w:tab/>
      </w:r>
      <w:del w:id="5083" w:author="微软用户" w:date="2017-08-19T21:29:00Z">
        <w:r w:rsidR="00DC7B1B" w:rsidRPr="00B207B1" w:rsidDel="004A372C">
          <w:rPr>
            <w:rFonts w:hAnsiTheme="minorEastAsia" w:hint="eastAsia"/>
            <w:color w:val="000000" w:themeColor="text1"/>
            <w:rPrChange w:id="5084" w:author="JY0225" w:date="2017-08-24T11:31:00Z">
              <w:rPr>
                <w:rFonts w:hint="eastAsia"/>
                <w:color w:val="000000" w:themeColor="text1"/>
              </w:rPr>
            </w:rPrChange>
          </w:rPr>
          <w:delText>图</w:delText>
        </w:r>
        <w:r w:rsidR="00DC7B1B" w:rsidRPr="00B207B1" w:rsidDel="004A372C">
          <w:rPr>
            <w:rFonts w:hAnsiTheme="minorEastAsia"/>
            <w:color w:val="000000" w:themeColor="text1"/>
            <w:rPrChange w:id="5085" w:author="JY0225" w:date="2017-08-24T11:31:00Z">
              <w:rPr>
                <w:color w:val="000000" w:themeColor="text1"/>
              </w:rPr>
            </w:rPrChange>
          </w:rPr>
          <w:delText>5-1</w:delText>
        </w:r>
        <w:r w:rsidR="00AF16CF" w:rsidRPr="00B207B1" w:rsidDel="004A372C">
          <w:rPr>
            <w:rFonts w:hAnsiTheme="minorEastAsia" w:hint="eastAsia"/>
            <w:color w:val="000000" w:themeColor="text1"/>
            <w:rPrChange w:id="5086" w:author="JY0225" w:date="2017-08-24T11:31:00Z">
              <w:rPr>
                <w:rFonts w:hint="eastAsia"/>
                <w:color w:val="000000" w:themeColor="text1"/>
              </w:rPr>
            </w:rPrChange>
          </w:rPr>
          <w:delText>所示的是大文件上传以及断点续传的流程图，</w:delText>
        </w:r>
      </w:del>
      <w:r w:rsidR="00F54FE2" w:rsidRPr="00B207B1">
        <w:rPr>
          <w:rFonts w:hAnsiTheme="minorEastAsia" w:hint="eastAsia"/>
          <w:color w:val="000000" w:themeColor="text1"/>
          <w:rPrChange w:id="5087" w:author="JY0225" w:date="2017-08-24T11:31:00Z">
            <w:rPr>
              <w:rFonts w:hint="eastAsia"/>
              <w:color w:val="000000" w:themeColor="text1"/>
            </w:rPr>
          </w:rPrChange>
        </w:rPr>
        <w:t>当文件的小于超过</w:t>
      </w:r>
      <w:r w:rsidR="00F54FE2" w:rsidRPr="00B207B1">
        <w:rPr>
          <w:rFonts w:hAnsiTheme="minorEastAsia"/>
          <w:color w:val="000000" w:themeColor="text1"/>
          <w:rPrChange w:id="5088" w:author="JY0225" w:date="2017-08-24T11:31:00Z">
            <w:rPr>
              <w:color w:val="000000" w:themeColor="text1"/>
            </w:rPr>
          </w:rPrChange>
        </w:rPr>
        <w:t>4M</w:t>
      </w:r>
      <w:r w:rsidR="00F54FE2" w:rsidRPr="00B207B1">
        <w:rPr>
          <w:rFonts w:hAnsiTheme="minorEastAsia" w:hint="eastAsia"/>
          <w:color w:val="000000" w:themeColor="text1"/>
          <w:rPrChange w:id="5089" w:author="JY0225" w:date="2017-08-24T11:31:00Z">
            <w:rPr>
              <w:rFonts w:hint="eastAsia"/>
              <w:color w:val="000000" w:themeColor="text1"/>
            </w:rPr>
          </w:rPrChange>
        </w:rPr>
        <w:t>时</w:t>
      </w:r>
      <w:r w:rsidR="004474F6" w:rsidRPr="00B207B1">
        <w:rPr>
          <w:rFonts w:hAnsiTheme="minorEastAsia" w:hint="eastAsia"/>
          <w:color w:val="000000" w:themeColor="text1"/>
          <w:rPrChange w:id="5090" w:author="JY0225" w:date="2017-08-24T11:31:00Z">
            <w:rPr>
              <w:rFonts w:hint="eastAsia"/>
              <w:color w:val="000000" w:themeColor="text1"/>
            </w:rPr>
          </w:rPrChange>
        </w:rPr>
        <w:t>，执行正常的长传文件操作。</w:t>
      </w:r>
      <w:r w:rsidR="007B4787" w:rsidRPr="00B207B1">
        <w:rPr>
          <w:rFonts w:hAnsiTheme="minorEastAsia" w:hint="eastAsia"/>
          <w:color w:val="000000" w:themeColor="text1"/>
          <w:rPrChange w:id="5091" w:author="JY0225" w:date="2017-08-24T11:31:00Z">
            <w:rPr>
              <w:rFonts w:hint="eastAsia"/>
              <w:color w:val="000000" w:themeColor="text1"/>
            </w:rPr>
          </w:rPrChange>
        </w:rPr>
        <w:t>当文件的大小超过</w:t>
      </w:r>
      <w:r w:rsidR="007B4787" w:rsidRPr="00B207B1">
        <w:rPr>
          <w:rFonts w:hAnsiTheme="minorEastAsia"/>
          <w:color w:val="000000" w:themeColor="text1"/>
          <w:rPrChange w:id="5092" w:author="JY0225" w:date="2017-08-24T11:31:00Z">
            <w:rPr>
              <w:color w:val="000000" w:themeColor="text1"/>
            </w:rPr>
          </w:rPrChange>
        </w:rPr>
        <w:t>4M</w:t>
      </w:r>
      <w:r w:rsidR="007B4787" w:rsidRPr="00B207B1">
        <w:rPr>
          <w:rFonts w:hAnsiTheme="minorEastAsia" w:hint="eastAsia"/>
          <w:color w:val="000000" w:themeColor="text1"/>
          <w:rPrChange w:id="5093" w:author="JY0225" w:date="2017-08-24T11:31:00Z">
            <w:rPr>
              <w:rFonts w:hint="eastAsia"/>
              <w:color w:val="000000" w:themeColor="text1"/>
            </w:rPr>
          </w:rPrChange>
        </w:rPr>
        <w:t>时，需要对大文件进行分块上传，每个文件块的大小均为</w:t>
      </w:r>
      <w:r w:rsidR="007B4787" w:rsidRPr="00B207B1">
        <w:rPr>
          <w:rFonts w:hAnsiTheme="minorEastAsia"/>
          <w:color w:val="000000" w:themeColor="text1"/>
          <w:rPrChange w:id="5094" w:author="JY0225" w:date="2017-08-24T11:31:00Z">
            <w:rPr>
              <w:color w:val="000000" w:themeColor="text1"/>
            </w:rPr>
          </w:rPrChange>
        </w:rPr>
        <w:t>4M</w:t>
      </w:r>
      <w:r w:rsidR="007B4787" w:rsidRPr="00B207B1">
        <w:rPr>
          <w:rFonts w:hAnsiTheme="minorEastAsia" w:hint="eastAsia"/>
          <w:color w:val="000000" w:themeColor="text1"/>
          <w:rPrChange w:id="5095" w:author="JY0225" w:date="2017-08-24T11:31:00Z">
            <w:rPr>
              <w:rFonts w:hint="eastAsia"/>
              <w:color w:val="000000" w:themeColor="text1"/>
            </w:rPr>
          </w:rPrChange>
        </w:rPr>
        <w:t>，系统为每个文件块的上传分配一个进程。</w:t>
      </w:r>
      <w:r w:rsidR="00B17AC9" w:rsidRPr="00B207B1">
        <w:rPr>
          <w:rFonts w:hAnsiTheme="minorEastAsia" w:hint="eastAsia"/>
          <w:color w:val="000000" w:themeColor="text1"/>
          <w:rPrChange w:id="5096" w:author="JY0225" w:date="2017-08-24T11:31:00Z">
            <w:rPr>
              <w:rFonts w:hint="eastAsia"/>
              <w:color w:val="000000" w:themeColor="text1"/>
            </w:rPr>
          </w:rPrChange>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207B1" w14:paraId="2C51EA6B" w14:textId="77777777" w:rsidTr="00471485">
        <w:tc>
          <w:tcPr>
            <w:tcW w:w="7851" w:type="dxa"/>
          </w:tcPr>
          <w:p w14:paraId="4D0013D4" w14:textId="77777777" w:rsidR="00F43A61" w:rsidRPr="00B207B1" w:rsidRDefault="00F43A61" w:rsidP="00471485">
            <w:pPr>
              <w:pStyle w:val="a7"/>
              <w:spacing w:line="400" w:lineRule="exact"/>
              <w:jc w:val="both"/>
              <w:rPr>
                <w:rFonts w:eastAsiaTheme="minorEastAsia"/>
                <w:spacing w:val="0"/>
              </w:rPr>
            </w:pPr>
            <w:r w:rsidRPr="00B207B1">
              <w:rPr>
                <w:rFonts w:eastAsiaTheme="minorEastAsia"/>
                <w:spacing w:val="0"/>
              </w:rPr>
              <w:t>//</w:t>
            </w:r>
            <w:r w:rsidR="003E0226" w:rsidRPr="00B207B1">
              <w:rPr>
                <w:rFonts w:eastAsiaTheme="minorEastAsia" w:hint="eastAsia"/>
                <w:spacing w:val="0"/>
              </w:rPr>
              <w:t>判断文件大小是否超过</w:t>
            </w:r>
            <w:r w:rsidR="003E0226" w:rsidRPr="00B207B1">
              <w:rPr>
                <w:rFonts w:eastAsiaTheme="minorEastAsia" w:hint="eastAsia"/>
                <w:spacing w:val="0"/>
              </w:rPr>
              <w:t>4M</w:t>
            </w:r>
          </w:p>
          <w:p w14:paraId="17058149"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filesize = os.path.getsize(path)</w:t>
            </w:r>
          </w:p>
          <w:p w14:paraId="493D9C1E"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if(filesize &gt; __CHUNKSIZE__):</w:t>
            </w:r>
          </w:p>
          <w:p w14:paraId="5B9B197E" w14:textId="77777777" w:rsidR="00F43A61" w:rsidRPr="00B207B1" w:rsidRDefault="00C00D2F"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self.chunkupload(rq, path, chunksize)</w:t>
            </w:r>
          </w:p>
          <w:p w14:paraId="682DD482" w14:textId="77777777" w:rsidR="00BE5200" w:rsidRPr="00B207B1" w:rsidRDefault="00BE5200" w:rsidP="00BE5200">
            <w:pPr>
              <w:pStyle w:val="a7"/>
              <w:spacing w:line="400" w:lineRule="exact"/>
              <w:rPr>
                <w:rFonts w:eastAsiaTheme="minorEastAsia"/>
                <w:spacing w:val="0"/>
              </w:rPr>
            </w:pPr>
            <w:r w:rsidRPr="00B207B1">
              <w:rPr>
                <w:rFonts w:eastAsiaTheme="minorEastAsia"/>
                <w:spacing w:val="0"/>
              </w:rPr>
              <w:t>else:</w:t>
            </w:r>
          </w:p>
          <w:p w14:paraId="413E61FB" w14:textId="77777777" w:rsidR="00BE5200" w:rsidRPr="00B207B1" w:rsidRDefault="00BE5200"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1141C376" w14:textId="77777777" w:rsidR="002438BB" w:rsidRPr="00B207B1" w:rsidRDefault="002438BB" w:rsidP="002438B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将文件分割成文件块</w:t>
            </w:r>
          </w:p>
          <w:p w14:paraId="22F44136" w14:textId="77777777" w:rsidR="002438BB" w:rsidRPr="00B207B1" w:rsidRDefault="002438BB" w:rsidP="009B2AE6">
            <w:pPr>
              <w:pStyle w:val="a7"/>
              <w:spacing w:line="400" w:lineRule="exact"/>
              <w:jc w:val="both"/>
              <w:rPr>
                <w:rFonts w:eastAsiaTheme="minorEastAsia"/>
                <w:spacing w:val="0"/>
              </w:rPr>
            </w:pPr>
            <w:r w:rsidRPr="00B207B1">
              <w:rPr>
                <w:rFonts w:eastAsiaTheme="minorEastAsia"/>
                <w:spacing w:val="0"/>
              </w:rPr>
              <w:lastRenderedPageBreak/>
              <w:t>fileUtil.mwSplitFile(path, tempfile, chunksize)</w:t>
            </w:r>
          </w:p>
          <w:p w14:paraId="0F768911" w14:textId="77777777" w:rsidR="00A24A75" w:rsidRPr="00B207B1" w:rsidRDefault="00A24A75" w:rsidP="00A24A75">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获取断点信息</w:t>
            </w:r>
          </w:p>
          <w:p w14:paraId="5174F97D" w14:textId="77777777" w:rsidR="00A24A75" w:rsidRPr="00B207B1" w:rsidRDefault="00A24A75" w:rsidP="00A24A75">
            <w:pPr>
              <w:pStyle w:val="a7"/>
              <w:spacing w:line="400" w:lineRule="exact"/>
              <w:rPr>
                <w:rFonts w:eastAsiaTheme="minorEastAsia"/>
                <w:spacing w:val="0"/>
              </w:rPr>
            </w:pPr>
            <w:r w:rsidRPr="00B207B1">
              <w:rPr>
                <w:rFonts w:eastAsiaTheme="minorEastAsia"/>
                <w:spacing w:val="0"/>
              </w:rPr>
              <w:t>if(breakpoint&gt;0):</w:t>
            </w:r>
          </w:p>
          <w:p w14:paraId="0F93FF9D" w14:textId="77777777" w:rsidR="00A24A75" w:rsidRPr="00B207B1" w:rsidRDefault="00A24A75" w:rsidP="008F6DC4">
            <w:pPr>
              <w:pStyle w:val="a7"/>
              <w:spacing w:line="400" w:lineRule="exact"/>
              <w:ind w:firstLineChars="200" w:firstLine="480"/>
              <w:rPr>
                <w:rFonts w:eastAsiaTheme="minorEastAsia"/>
                <w:spacing w:val="0"/>
              </w:rPr>
            </w:pPr>
            <w:r w:rsidRPr="00B207B1">
              <w:rPr>
                <w:rFonts w:eastAsiaTheme="minorEastAsia"/>
                <w:spacing w:val="0"/>
              </w:rPr>
              <w:t>breakpoint = breakpoint - 1</w:t>
            </w:r>
          </w:p>
          <w:p w14:paraId="3BC1DD49"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将文件块逐一上传</w:t>
            </w:r>
          </w:p>
          <w:p w14:paraId="17531CA7"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for filepart in files:</w:t>
            </w:r>
          </w:p>
          <w:p w14:paraId="6A7EF20E" w14:textId="77777777" w:rsidR="001B01B2" w:rsidRPr="00B207B1" w:rsidRDefault="001B01B2" w:rsidP="001B01B2">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2318F68D" w14:textId="77777777" w:rsidR="001B01B2" w:rsidRPr="00B207B1" w:rsidRDefault="001B01B2" w:rsidP="004D34C6">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0FB7558B"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在服务器端合并文件</w:t>
            </w:r>
          </w:p>
          <w:p w14:paraId="07597291"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for filepart in files:</w:t>
            </w:r>
          </w:p>
          <w:p w14:paraId="0D8CD994"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6F83BF61"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tc>
      </w:tr>
    </w:tbl>
    <w:p w14:paraId="5D9AE037" w14:textId="77777777" w:rsidR="00356C8C" w:rsidRPr="00B207B1" w:rsidDel="00356C8C" w:rsidRDefault="00356C8C" w:rsidP="00356C8C">
      <w:pPr>
        <w:pStyle w:val="31"/>
        <w:rPr>
          <w:del w:id="5097" w:author="微软用户" w:date="2017-08-19T21:39:00Z"/>
          <w:moveTo w:id="5098" w:author="微软用户" w:date="2017-08-19T21:39:00Z"/>
        </w:rPr>
      </w:pPr>
      <w:bookmarkStart w:id="5099" w:name="_Toc491952465"/>
      <w:moveToRangeStart w:id="5100" w:author="微软用户" w:date="2017-08-19T21:39:00Z" w:name="move490942115"/>
      <w:moveTo w:id="5101" w:author="微软用户" w:date="2017-08-19T21:39:00Z">
        <w:r w:rsidRPr="00B207B1">
          <w:t>5.2.4</w:t>
        </w:r>
        <w:r w:rsidRPr="00B207B1">
          <w:rPr>
            <w:rFonts w:hint="eastAsia"/>
          </w:rPr>
          <w:t>本地缓存</w:t>
        </w:r>
        <w:bookmarkEnd w:id="5099"/>
      </w:moveTo>
    </w:p>
    <w:moveToRangeEnd w:id="5100"/>
    <w:p w14:paraId="1998738D" w14:textId="77777777" w:rsidR="00C351BB" w:rsidRPr="00B207B1" w:rsidRDefault="00C351BB">
      <w:pPr>
        <w:pStyle w:val="31"/>
        <w:pPrChange w:id="5102" w:author="微软用户" w:date="2017-08-19T21:39:00Z">
          <w:pPr/>
        </w:pPrChange>
      </w:pPr>
    </w:p>
    <w:p w14:paraId="0895AC56" w14:textId="77777777" w:rsidR="0066403A" w:rsidRPr="00B207B1" w:rsidDel="00356C8C" w:rsidRDefault="00DA3920" w:rsidP="0066403A">
      <w:pPr>
        <w:pStyle w:val="31"/>
        <w:rPr>
          <w:moveFrom w:id="5103" w:author="微软用户" w:date="2017-08-19T21:39:00Z"/>
        </w:rPr>
      </w:pPr>
      <w:moveFromRangeStart w:id="5104" w:author="微软用户" w:date="2017-08-19T21:39:00Z" w:name="move490942115"/>
      <w:moveFrom w:id="5105" w:author="微软用户" w:date="2017-08-19T21:39:00Z">
        <w:r w:rsidRPr="00B207B1" w:rsidDel="00356C8C">
          <w:t>5.2.4</w:t>
        </w:r>
        <w:r w:rsidR="0066403A" w:rsidRPr="00B207B1" w:rsidDel="00356C8C">
          <w:rPr>
            <w:rFonts w:hint="eastAsia"/>
          </w:rPr>
          <w:t>本地缓存</w:t>
        </w:r>
      </w:moveFrom>
    </w:p>
    <w:moveFromRangeEnd w:id="5104"/>
    <w:p w14:paraId="710116FC" w14:textId="77777777" w:rsidR="00A9124B" w:rsidRPr="00B207B1" w:rsidRDefault="00613159" w:rsidP="00FB3FD8">
      <w:pPr>
        <w:spacing w:line="400" w:lineRule="exact"/>
        <w:rPr>
          <w:rFonts w:hAnsiTheme="minorEastAsia"/>
          <w:color w:val="000000" w:themeColor="text1"/>
          <w:rPrChange w:id="5106" w:author="JY0225" w:date="2017-08-24T12:01:00Z">
            <w:rPr>
              <w:color w:val="000000" w:themeColor="text1"/>
            </w:rPr>
          </w:rPrChange>
        </w:rPr>
      </w:pPr>
      <w:r w:rsidRPr="00B207B1">
        <w:tab/>
      </w:r>
      <w:r w:rsidR="00964599" w:rsidRPr="00B207B1">
        <w:rPr>
          <w:rFonts w:hAnsiTheme="minorEastAsia" w:hint="eastAsia"/>
          <w:color w:val="000000" w:themeColor="text1"/>
          <w:rPrChange w:id="5107" w:author="JY0225" w:date="2017-08-24T12:01:00Z">
            <w:rPr>
              <w:rFonts w:hint="eastAsia"/>
              <w:color w:val="000000" w:themeColor="text1"/>
            </w:rPr>
          </w:rPrChange>
        </w:rPr>
        <w:t>本地缓存的是指将客户机本地的物理内存划分出一部分空间用来</w:t>
      </w:r>
      <w:r w:rsidR="00476838" w:rsidRPr="00B207B1">
        <w:rPr>
          <w:rFonts w:hAnsiTheme="minorEastAsia" w:hint="eastAsia"/>
          <w:color w:val="000000" w:themeColor="text1"/>
          <w:rPrChange w:id="5108" w:author="JY0225" w:date="2017-08-24T12:01:00Z">
            <w:rPr>
              <w:rFonts w:hint="eastAsia"/>
              <w:color w:val="000000" w:themeColor="text1"/>
            </w:rPr>
          </w:rPrChange>
        </w:rPr>
        <w:t>备份</w:t>
      </w:r>
      <w:r w:rsidR="00964599" w:rsidRPr="00B207B1">
        <w:rPr>
          <w:rFonts w:hAnsiTheme="minorEastAsia" w:hint="eastAsia"/>
          <w:color w:val="000000" w:themeColor="text1"/>
          <w:rPrChange w:id="5109" w:author="JY0225" w:date="2017-08-24T12:01:00Z">
            <w:rPr>
              <w:rFonts w:hint="eastAsia"/>
              <w:color w:val="000000" w:themeColor="text1"/>
            </w:rPr>
          </w:rPrChange>
        </w:rPr>
        <w:t>用户频繁使用的文件，当用户反复下载同一个文件，</w:t>
      </w:r>
      <w:r w:rsidR="0091763A" w:rsidRPr="00B207B1">
        <w:rPr>
          <w:rFonts w:hAnsiTheme="minorEastAsia" w:hint="eastAsia"/>
          <w:color w:val="000000" w:themeColor="text1"/>
          <w:rPrChange w:id="5110" w:author="JY0225" w:date="2017-08-24T12:01:00Z">
            <w:rPr>
              <w:rFonts w:hint="eastAsia"/>
              <w:color w:val="000000" w:themeColor="text1"/>
            </w:rPr>
          </w:rPrChange>
        </w:rPr>
        <w:t>如果每次都从远程下载该文件，则是对网络带宽资源的浪费。因此，</w:t>
      </w:r>
      <w:r w:rsidR="00964599" w:rsidRPr="00B207B1">
        <w:rPr>
          <w:rFonts w:hAnsiTheme="minorEastAsia" w:hint="eastAsia"/>
          <w:color w:val="000000" w:themeColor="text1"/>
          <w:rPrChange w:id="5111" w:author="JY0225" w:date="2017-08-24T12:01:00Z">
            <w:rPr>
              <w:rFonts w:hint="eastAsia"/>
              <w:color w:val="000000" w:themeColor="text1"/>
            </w:rPr>
          </w:rPrChange>
        </w:rPr>
        <w:t>需要高效的临时</w:t>
      </w:r>
      <w:r w:rsidR="00476838" w:rsidRPr="00B207B1">
        <w:rPr>
          <w:rFonts w:hAnsiTheme="minorEastAsia" w:hint="eastAsia"/>
          <w:color w:val="000000" w:themeColor="text1"/>
          <w:rPrChange w:id="5112" w:author="JY0225" w:date="2017-08-24T12:01:00Z">
            <w:rPr>
              <w:rFonts w:hint="eastAsia"/>
              <w:color w:val="000000" w:themeColor="text1"/>
            </w:rPr>
          </w:rPrChange>
        </w:rPr>
        <w:t>备份</w:t>
      </w:r>
      <w:r w:rsidR="00964599" w:rsidRPr="00B207B1">
        <w:rPr>
          <w:rFonts w:hAnsiTheme="minorEastAsia" w:hint="eastAsia"/>
          <w:color w:val="000000" w:themeColor="text1"/>
          <w:rPrChange w:id="5113" w:author="JY0225" w:date="2017-08-24T12:01:00Z">
            <w:rPr>
              <w:rFonts w:hint="eastAsia"/>
              <w:color w:val="000000" w:themeColor="text1"/>
            </w:rPr>
          </w:rPrChange>
        </w:rPr>
        <w:t>区域，以降低下载文件时所需要的</w:t>
      </w:r>
      <w:r w:rsidR="00964599" w:rsidRPr="00B207B1">
        <w:rPr>
          <w:rFonts w:hAnsiTheme="minorEastAsia"/>
          <w:color w:val="000000" w:themeColor="text1"/>
          <w:rPrChange w:id="5114" w:author="JY0225" w:date="2017-08-24T12:01:00Z">
            <w:rPr>
              <w:color w:val="000000" w:themeColor="text1"/>
            </w:rPr>
          </w:rPrChange>
        </w:rPr>
        <w:t>I/O</w:t>
      </w:r>
      <w:r w:rsidR="00964599" w:rsidRPr="00B207B1">
        <w:rPr>
          <w:rFonts w:hAnsiTheme="minorEastAsia" w:hint="eastAsia"/>
          <w:color w:val="000000" w:themeColor="text1"/>
          <w:rPrChange w:id="5115" w:author="JY0225" w:date="2017-08-24T12:01:00Z">
            <w:rPr>
              <w:rFonts w:hint="eastAsia"/>
              <w:color w:val="000000" w:themeColor="text1"/>
            </w:rPr>
          </w:rPrChange>
        </w:rPr>
        <w:t>请求。</w:t>
      </w:r>
      <w:r w:rsidR="00FB3FD8" w:rsidRPr="00B207B1">
        <w:rPr>
          <w:rFonts w:hAnsiTheme="minorEastAsia" w:hint="eastAsia"/>
          <w:color w:val="000000" w:themeColor="text1"/>
          <w:rPrChange w:id="5116" w:author="JY0225" w:date="2017-08-24T12:01:00Z">
            <w:rPr>
              <w:rFonts w:hint="eastAsia"/>
              <w:color w:val="000000" w:themeColor="text1"/>
            </w:rPr>
          </w:rPrChange>
        </w:rPr>
        <w:t>此外，</w:t>
      </w:r>
      <w:r w:rsidR="00FB3FD8" w:rsidRPr="00B207B1">
        <w:rPr>
          <w:rFonts w:hAnsiTheme="minorEastAsia"/>
          <w:color w:val="000000" w:themeColor="text1"/>
          <w:rPrChange w:id="5117" w:author="JY0225" w:date="2017-08-24T12:01:00Z">
            <w:rPr>
              <w:color w:val="000000" w:themeColor="text1"/>
            </w:rPr>
          </w:rPrChange>
        </w:rPr>
        <w:t xml:space="preserve"> </w:t>
      </w:r>
      <w:r w:rsidR="00FB3FD8" w:rsidRPr="00B207B1">
        <w:rPr>
          <w:rFonts w:hAnsiTheme="minorEastAsia" w:hint="eastAsia"/>
          <w:color w:val="000000" w:themeColor="text1"/>
          <w:rPrChange w:id="5118" w:author="JY0225" w:date="2017-08-24T12:01:00Z">
            <w:rPr>
              <w:rFonts w:hint="eastAsia"/>
              <w:color w:val="000000" w:themeColor="text1"/>
            </w:rPr>
          </w:rPrChange>
        </w:rPr>
        <w:t>同一个用户备份数据时会有相同的文件。在上传文件时，同一用户的相同文件是可以复用</w:t>
      </w:r>
      <w:r w:rsidR="007E712F" w:rsidRPr="00B207B1">
        <w:rPr>
          <w:rFonts w:hAnsiTheme="minorEastAsia" w:hint="eastAsia"/>
          <w:color w:val="000000" w:themeColor="text1"/>
          <w:rPrChange w:id="5119" w:author="JY0225" w:date="2017-08-24T12:01:00Z">
            <w:rPr>
              <w:rFonts w:hint="eastAsia"/>
              <w:color w:val="000000" w:themeColor="text1"/>
            </w:rPr>
          </w:rPrChange>
        </w:rPr>
        <w:t>的，</w:t>
      </w:r>
      <w:r w:rsidR="00FB3FD8" w:rsidRPr="00B207B1">
        <w:rPr>
          <w:rFonts w:hAnsiTheme="minorEastAsia" w:hint="eastAsia"/>
          <w:color w:val="000000" w:themeColor="text1"/>
          <w:rPrChange w:id="5120" w:author="JY0225" w:date="2017-08-24T12:01:00Z">
            <w:rPr>
              <w:rFonts w:hint="eastAsia"/>
              <w:color w:val="000000" w:themeColor="text1"/>
            </w:rPr>
          </w:rPrChange>
        </w:rPr>
        <w:t>可以利用服务器提供的复制文件接口，直接在服务器操作，以减少上传文件所需的网络带宽，从而实现“秒传”功能。</w:t>
      </w:r>
      <w:r w:rsidR="00C84C12" w:rsidRPr="00B207B1">
        <w:rPr>
          <w:rFonts w:hAnsiTheme="minorEastAsia" w:hint="eastAsia"/>
          <w:color w:val="000000" w:themeColor="text1"/>
          <w:rPrChange w:id="5121" w:author="JY0225" w:date="2017-08-24T12:01:00Z">
            <w:rPr>
              <w:rFonts w:hint="eastAsia"/>
              <w:color w:val="000000" w:themeColor="text1"/>
            </w:rPr>
          </w:rPrChange>
        </w:rPr>
        <w:t>本地缓存实现的核心代码如下：</w:t>
      </w:r>
    </w:p>
    <w:p w14:paraId="51DBC725" w14:textId="77777777" w:rsidR="00744B7A" w:rsidRPr="00B207B1" w:rsidRDefault="00577C71" w:rsidP="009931E4">
      <w:pPr>
        <w:spacing w:afterLines="30" w:after="93" w:line="400" w:lineRule="exact"/>
        <w:rPr>
          <w:rFonts w:hAnsiTheme="minorEastAsia"/>
          <w:color w:val="000000" w:themeColor="text1"/>
          <w:rPrChange w:id="5122" w:author="JY0225" w:date="2017-08-24T12:01:00Z">
            <w:rPr>
              <w:color w:val="000000" w:themeColor="text1"/>
            </w:rPr>
          </w:rPrChange>
        </w:rPr>
      </w:pPr>
      <w:r w:rsidRPr="00B207B1">
        <w:rPr>
          <w:rFonts w:hAnsiTheme="minorEastAsia"/>
          <w:color w:val="000000" w:themeColor="text1"/>
          <w:rPrChange w:id="5123" w:author="JY0225" w:date="2017-08-24T12:01:00Z">
            <w:rPr>
              <w:color w:val="000000" w:themeColor="text1"/>
            </w:rPr>
          </w:rPrChange>
        </w:rPr>
        <w:tab/>
      </w:r>
      <w:r w:rsidR="00744B7A" w:rsidRPr="00B207B1">
        <w:rPr>
          <w:rFonts w:hAnsiTheme="minorEastAsia"/>
          <w:color w:val="000000" w:themeColor="text1"/>
          <w:rPrChange w:id="5124" w:author="JY0225" w:date="2017-08-24T12:01:00Z">
            <w:rPr>
              <w:color w:val="000000" w:themeColor="text1"/>
            </w:rPr>
          </w:rPrChange>
        </w:rPr>
        <w:t>1</w:t>
      </w:r>
      <w:r w:rsidR="00744B7A" w:rsidRPr="00B207B1">
        <w:rPr>
          <w:rFonts w:hAnsiTheme="minorEastAsia" w:hint="eastAsia"/>
          <w:color w:val="000000" w:themeColor="text1"/>
          <w:rPrChange w:id="5125" w:author="JY0225" w:date="2017-08-24T12:01:00Z">
            <w:rPr>
              <w:rFonts w:hint="eastAsia"/>
              <w:color w:val="000000" w:themeColor="text1"/>
            </w:rPr>
          </w:rPrChange>
        </w:rPr>
        <w:t>）</w:t>
      </w:r>
      <w:r w:rsidR="00961989" w:rsidRPr="00B207B1">
        <w:rPr>
          <w:rFonts w:hAnsiTheme="minorEastAsia" w:hint="eastAsia"/>
          <w:color w:val="000000" w:themeColor="text1"/>
          <w:rPrChange w:id="5126" w:author="JY0225" w:date="2017-08-24T12:01:00Z">
            <w:rPr>
              <w:rFonts w:hint="eastAsia"/>
              <w:color w:val="000000" w:themeColor="text1"/>
            </w:rPr>
          </w:rPrChange>
        </w:rPr>
        <w:t>下载文件本地缓存实现</w:t>
      </w:r>
    </w:p>
    <w:tbl>
      <w:tblPr>
        <w:tblStyle w:val="ae"/>
        <w:tblW w:w="0" w:type="auto"/>
        <w:tblInd w:w="445" w:type="dxa"/>
        <w:tblLook w:val="04A0" w:firstRow="1" w:lastRow="0" w:firstColumn="1" w:lastColumn="0" w:noHBand="0" w:noVBand="1"/>
      </w:tblPr>
      <w:tblGrid>
        <w:gridCol w:w="7851"/>
      </w:tblGrid>
      <w:tr w:rsidR="00744B7A" w:rsidRPr="00B207B1" w14:paraId="2676725B" w14:textId="77777777" w:rsidTr="00471485">
        <w:tc>
          <w:tcPr>
            <w:tcW w:w="7851" w:type="dxa"/>
          </w:tcPr>
          <w:p w14:paraId="7773AB2F" w14:textId="77777777" w:rsidR="00744B7A" w:rsidRPr="00B207B1" w:rsidRDefault="00744B7A" w:rsidP="00471485">
            <w:pPr>
              <w:pStyle w:val="a7"/>
              <w:spacing w:line="400" w:lineRule="exact"/>
              <w:jc w:val="both"/>
              <w:rPr>
                <w:rFonts w:eastAsiaTheme="minorEastAsia"/>
                <w:spacing w:val="0"/>
              </w:rPr>
            </w:pPr>
            <w:r w:rsidRPr="00B207B1">
              <w:rPr>
                <w:rFonts w:eastAsiaTheme="minorEastAsia"/>
                <w:spacing w:val="0"/>
              </w:rPr>
              <w:t>//</w:t>
            </w:r>
            <w:r w:rsidR="00961989" w:rsidRPr="00B207B1">
              <w:rPr>
                <w:rFonts w:eastAsiaTheme="minorEastAsia" w:hint="eastAsia"/>
                <w:spacing w:val="0"/>
              </w:rPr>
              <w:t>判断是否存在本地缓存</w:t>
            </w:r>
          </w:p>
          <w:p w14:paraId="2B7B14A0" w14:textId="77777777" w:rsidR="00744B7A" w:rsidRPr="00B207B1" w:rsidRDefault="008C4801" w:rsidP="00471485">
            <w:pPr>
              <w:pStyle w:val="a7"/>
              <w:spacing w:line="400" w:lineRule="exact"/>
              <w:jc w:val="both"/>
              <w:rPr>
                <w:rFonts w:eastAsiaTheme="minorEastAsia"/>
                <w:spacing w:val="0"/>
              </w:rPr>
            </w:pPr>
            <w:r w:rsidRPr="00B207B1">
              <w:rPr>
                <w:rFonts w:eastAsiaTheme="minorEastAsia"/>
                <w:spacing w:val="0"/>
              </w:rPr>
              <w:t>result = self.doCache(rq, n)</w:t>
            </w:r>
          </w:p>
          <w:p w14:paraId="2BD2FCFE" w14:textId="77777777" w:rsidR="008F45DE" w:rsidRPr="00B207B1" w:rsidRDefault="00612D83"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查询本地缓存数据库</w:t>
            </w:r>
          </w:p>
          <w:p w14:paraId="58405EF5"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cx = sqlite3.connect('/var/log/mwcache.db')</w:t>
            </w:r>
          </w:p>
          <w:p w14:paraId="3887D02B"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fname_result = cx.exe</w:t>
            </w:r>
            <w:r w:rsidR="00153D2B" w:rsidRPr="00B207B1">
              <w:rPr>
                <w:rFonts w:eastAsiaTheme="minorEastAsia"/>
                <w:spacing w:val="0"/>
              </w:rPr>
              <w:t xml:space="preserve">cute("select file_name from </w:t>
            </w:r>
            <w:r w:rsidR="00153D2B" w:rsidRPr="00B207B1">
              <w:rPr>
                <w:rFonts w:eastAsiaTheme="minorEastAsia" w:hint="eastAsia"/>
                <w:spacing w:val="0"/>
              </w:rPr>
              <w:t>local</w:t>
            </w:r>
            <w:r w:rsidRPr="00B207B1">
              <w:rPr>
                <w:rFonts w:eastAsiaTheme="minorEastAsia"/>
                <w:spacing w:val="0"/>
              </w:rPr>
              <w:t>Cache where MD5 = '" + MD5 + "';")</w:t>
            </w:r>
          </w:p>
          <w:p w14:paraId="4D49E26E" w14:textId="77777777" w:rsidR="00612D83" w:rsidRPr="00B207B1" w:rsidRDefault="008547A5" w:rsidP="00612D83">
            <w:pPr>
              <w:pStyle w:val="a7"/>
              <w:spacing w:line="400" w:lineRule="exact"/>
              <w:jc w:val="both"/>
              <w:rPr>
                <w:rFonts w:eastAsiaTheme="minorEastAsia"/>
                <w:spacing w:val="0"/>
              </w:rPr>
            </w:pPr>
            <w:r w:rsidRPr="00B207B1">
              <w:rPr>
                <w:rFonts w:eastAsiaTheme="minorEastAsia"/>
                <w:spacing w:val="0"/>
              </w:rPr>
              <w:t>//</w:t>
            </w:r>
            <w:r w:rsidR="0068559E" w:rsidRPr="00B207B1">
              <w:rPr>
                <w:rFonts w:eastAsiaTheme="minorEastAsia" w:hint="eastAsia"/>
                <w:spacing w:val="0"/>
              </w:rPr>
              <w:t>若存在本地缓存，则将缓存中文件拷贝到下载路径</w:t>
            </w:r>
          </w:p>
          <w:p w14:paraId="26806383" w14:textId="77777777" w:rsidR="0068559E" w:rsidRPr="00B207B1" w:rsidRDefault="00811397" w:rsidP="00612D83">
            <w:pPr>
              <w:pStyle w:val="a7"/>
              <w:spacing w:line="400" w:lineRule="exact"/>
              <w:jc w:val="both"/>
              <w:rPr>
                <w:rFonts w:eastAsiaTheme="minorEastAsia"/>
                <w:spacing w:val="0"/>
              </w:rPr>
            </w:pPr>
            <w:r w:rsidRPr="00B207B1">
              <w:rPr>
                <w:rFonts w:eastAsiaTheme="minorEastAsia"/>
                <w:spacing w:val="0"/>
              </w:rPr>
              <w:t>shutil.copy(cache_path, destination)</w:t>
            </w:r>
          </w:p>
        </w:tc>
      </w:tr>
    </w:tbl>
    <w:p w14:paraId="290DD7C4" w14:textId="77777777" w:rsidR="007D1F57" w:rsidRPr="00B207B1" w:rsidRDefault="00405BE7" w:rsidP="009931E4">
      <w:pPr>
        <w:spacing w:beforeLines="30" w:before="93" w:afterLines="30" w:after="93" w:line="400" w:lineRule="exact"/>
        <w:rPr>
          <w:rFonts w:hAnsiTheme="minorEastAsia"/>
          <w:color w:val="000000" w:themeColor="text1"/>
          <w:rPrChange w:id="5127" w:author="JY0225" w:date="2017-08-24T12:02:00Z">
            <w:rPr>
              <w:color w:val="000000" w:themeColor="text1"/>
            </w:rPr>
          </w:rPrChange>
        </w:rPr>
      </w:pPr>
      <w:r w:rsidRPr="00B207B1">
        <w:rPr>
          <w:rFonts w:hAnsiTheme="minorEastAsia"/>
          <w:rPrChange w:id="5128" w:author="JY0225" w:date="2017-08-24T12:02:00Z">
            <w:rPr/>
          </w:rPrChange>
        </w:rPr>
        <w:tab/>
      </w:r>
      <w:r w:rsidR="00171B66" w:rsidRPr="00B207B1">
        <w:rPr>
          <w:rFonts w:hAnsiTheme="minorEastAsia"/>
          <w:rPrChange w:id="5129" w:author="JY0225" w:date="2017-08-24T12:02:00Z">
            <w:rPr/>
          </w:rPrChange>
        </w:rPr>
        <w:t>2</w:t>
      </w:r>
      <w:r w:rsidRPr="00B207B1">
        <w:rPr>
          <w:rFonts w:hAnsiTheme="minorEastAsia" w:hint="eastAsia"/>
          <w:color w:val="000000" w:themeColor="text1"/>
          <w:rPrChange w:id="5130" w:author="JY0225" w:date="2017-08-24T12:02:00Z">
            <w:rPr>
              <w:rFonts w:hint="eastAsia"/>
              <w:color w:val="000000" w:themeColor="text1"/>
            </w:rPr>
          </w:rPrChange>
        </w:rPr>
        <w:t>）</w:t>
      </w:r>
      <w:r w:rsidR="00303E7C" w:rsidRPr="00B207B1">
        <w:rPr>
          <w:rFonts w:hAnsiTheme="minorEastAsia" w:hint="eastAsia"/>
          <w:color w:val="000000" w:themeColor="text1"/>
          <w:rPrChange w:id="5131" w:author="JY0225" w:date="2017-08-24T12:02:00Z">
            <w:rPr>
              <w:rFonts w:hint="eastAsia"/>
              <w:color w:val="000000" w:themeColor="text1"/>
            </w:rPr>
          </w:rPrChange>
        </w:rPr>
        <w:t>上传</w:t>
      </w:r>
      <w:r w:rsidRPr="00B207B1">
        <w:rPr>
          <w:rFonts w:hAnsiTheme="minorEastAsia" w:hint="eastAsia"/>
          <w:color w:val="000000" w:themeColor="text1"/>
          <w:rPrChange w:id="5132" w:author="JY0225" w:date="2017-08-24T12:02:00Z">
            <w:rPr>
              <w:rFonts w:hint="eastAsia"/>
              <w:color w:val="000000" w:themeColor="text1"/>
            </w:rPr>
          </w:rPrChange>
        </w:rPr>
        <w:t>文件实现</w:t>
      </w:r>
      <w:r w:rsidR="00EF6B3D" w:rsidRPr="00B207B1">
        <w:rPr>
          <w:rFonts w:hAnsiTheme="minorEastAsia" w:hint="eastAsia"/>
          <w:color w:val="000000" w:themeColor="text1"/>
          <w:rPrChange w:id="5133" w:author="JY0225" w:date="2017-08-24T12:02:00Z">
            <w:rPr>
              <w:rFonts w:hint="eastAsia"/>
              <w:color w:val="000000" w:themeColor="text1"/>
            </w:rPr>
          </w:rPrChange>
        </w:rPr>
        <w:t>“秒传功能”</w:t>
      </w:r>
    </w:p>
    <w:tbl>
      <w:tblPr>
        <w:tblStyle w:val="ae"/>
        <w:tblW w:w="0" w:type="auto"/>
        <w:tblInd w:w="445" w:type="dxa"/>
        <w:tblLook w:val="04A0" w:firstRow="1" w:lastRow="0" w:firstColumn="1" w:lastColumn="0" w:noHBand="0" w:noVBand="1"/>
      </w:tblPr>
      <w:tblGrid>
        <w:gridCol w:w="7851"/>
      </w:tblGrid>
      <w:tr w:rsidR="007D1F57" w:rsidRPr="00B207B1" w14:paraId="41FB1894" w14:textId="77777777" w:rsidTr="00471485">
        <w:tc>
          <w:tcPr>
            <w:tcW w:w="7851" w:type="dxa"/>
          </w:tcPr>
          <w:p w14:paraId="131B315A"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判断是否存在本地缓存</w:t>
            </w:r>
          </w:p>
          <w:p w14:paraId="1541178C"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result = self.doCache(rq, n)</w:t>
            </w:r>
          </w:p>
          <w:p w14:paraId="7D312521"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查询</w:t>
            </w:r>
            <w:r w:rsidR="00506B1D" w:rsidRPr="00B207B1">
              <w:rPr>
                <w:rFonts w:eastAsiaTheme="minorEastAsia" w:hint="eastAsia"/>
                <w:spacing w:val="0"/>
              </w:rPr>
              <w:t>服务器端是否存在待上传文件</w:t>
            </w:r>
          </w:p>
          <w:p w14:paraId="616A69EF" w14:textId="77777777" w:rsidR="003C3EA9" w:rsidRPr="00B207B1" w:rsidRDefault="003C3EA9" w:rsidP="003C3EA9">
            <w:pPr>
              <w:pStyle w:val="a7"/>
              <w:spacing w:line="400" w:lineRule="exact"/>
              <w:rPr>
                <w:rFonts w:eastAsiaTheme="minorEastAsia"/>
                <w:spacing w:val="0"/>
              </w:rPr>
            </w:pPr>
            <w:r w:rsidRPr="00B207B1">
              <w:rPr>
                <w:rFonts w:eastAsiaTheme="minorEastAsia"/>
                <w:spacing w:val="0"/>
              </w:rPr>
              <w:t>cx = sqlite3.connect('/var/log/mwcache.db')</w:t>
            </w:r>
          </w:p>
          <w:p w14:paraId="4A6ED4E8" w14:textId="77777777" w:rsidR="00B96C15" w:rsidRPr="00B207B1" w:rsidRDefault="003C3EA9" w:rsidP="00B96C15">
            <w:pPr>
              <w:pStyle w:val="a7"/>
              <w:spacing w:line="400" w:lineRule="exact"/>
              <w:jc w:val="both"/>
              <w:rPr>
                <w:rFonts w:eastAsiaTheme="minorEastAsia"/>
                <w:spacing w:val="0"/>
              </w:rPr>
            </w:pPr>
            <w:r w:rsidRPr="00B207B1">
              <w:rPr>
                <w:rFonts w:eastAsiaTheme="minorEastAsia"/>
                <w:spacing w:val="0"/>
              </w:rPr>
              <w:t xml:space="preserve">spath_result = cx.execute("select server_path from </w:t>
            </w:r>
            <w:r w:rsidR="00153D2B" w:rsidRPr="00B207B1">
              <w:rPr>
                <w:rFonts w:eastAsiaTheme="minorEastAsia" w:hint="eastAsia"/>
                <w:spacing w:val="0"/>
              </w:rPr>
              <w:t xml:space="preserve">serverCache </w:t>
            </w:r>
            <w:r w:rsidRPr="00B207B1">
              <w:rPr>
                <w:rFonts w:eastAsiaTheme="minorEastAsia"/>
                <w:spacing w:val="0"/>
              </w:rPr>
              <w:t>where user_id = '" + user_id + "' and MD5 = '" + MD5 + "';")</w:t>
            </w:r>
            <w:r w:rsidR="00B96C15" w:rsidRPr="00B207B1">
              <w:rPr>
                <w:rFonts w:eastAsiaTheme="minorEastAsia" w:hint="eastAsia"/>
                <w:spacing w:val="0"/>
              </w:rPr>
              <w:t xml:space="preserve"> </w:t>
            </w:r>
          </w:p>
          <w:p w14:paraId="18EAB561" w14:textId="77777777" w:rsidR="007D1F57" w:rsidRPr="00B207B1" w:rsidRDefault="00241DE8" w:rsidP="00B96C15">
            <w:pPr>
              <w:pStyle w:val="a7"/>
              <w:spacing w:line="400" w:lineRule="exact"/>
              <w:jc w:val="both"/>
              <w:rPr>
                <w:rFonts w:eastAsiaTheme="minorEastAsia"/>
                <w:spacing w:val="0"/>
              </w:rPr>
            </w:pPr>
            <w:r w:rsidRPr="00B207B1">
              <w:rPr>
                <w:rFonts w:eastAsiaTheme="minorEastAsia"/>
                <w:spacing w:val="0"/>
              </w:rPr>
              <w:t>/</w:t>
            </w:r>
            <w:r w:rsidR="00B96C15" w:rsidRPr="00B207B1">
              <w:rPr>
                <w:rFonts w:eastAsiaTheme="minorEastAsia" w:hint="eastAsia"/>
                <w:spacing w:val="0"/>
              </w:rPr>
              <w:t>/</w:t>
            </w:r>
            <w:r w:rsidRPr="00B207B1">
              <w:rPr>
                <w:rFonts w:eastAsiaTheme="minorEastAsia" w:hint="eastAsia"/>
                <w:spacing w:val="0"/>
              </w:rPr>
              <w:t>若服务器存在该文件，</w:t>
            </w:r>
            <w:r w:rsidR="001E5B54" w:rsidRPr="00B207B1">
              <w:rPr>
                <w:rFonts w:eastAsiaTheme="minorEastAsia" w:hint="eastAsia"/>
                <w:spacing w:val="0"/>
              </w:rPr>
              <w:t>调用服务器端复制文件接口</w:t>
            </w:r>
          </w:p>
          <w:p w14:paraId="7F3D0FB1" w14:textId="77777777" w:rsidR="001E5B54" w:rsidRPr="00B207B1" w:rsidRDefault="001E5B54" w:rsidP="00B96C15">
            <w:pPr>
              <w:pStyle w:val="a7"/>
              <w:spacing w:line="400" w:lineRule="exact"/>
              <w:jc w:val="both"/>
              <w:rPr>
                <w:rFonts w:eastAsiaTheme="minorEastAsia"/>
                <w:spacing w:val="0"/>
              </w:rPr>
            </w:pPr>
            <w:r w:rsidRPr="00B207B1">
              <w:rPr>
                <w:rFonts w:eastAsiaTheme="minorEastAsia"/>
                <w:spacing w:val="0"/>
              </w:rPr>
              <w:t>cp_req = __COPY__.replace("#src_path#", src_path)</w:t>
            </w:r>
          </w:p>
          <w:p w14:paraId="6490081D" w14:textId="77777777" w:rsidR="00C402F5" w:rsidRPr="00B207B1" w:rsidRDefault="00C402F5" w:rsidP="00B96C15">
            <w:pPr>
              <w:pStyle w:val="a7"/>
              <w:spacing w:line="400" w:lineRule="exact"/>
              <w:jc w:val="both"/>
              <w:rPr>
                <w:rFonts w:eastAsiaTheme="minorEastAsia"/>
                <w:spacing w:val="0"/>
              </w:rPr>
            </w:pPr>
            <w:r w:rsidRPr="00B207B1">
              <w:rPr>
                <w:rFonts w:eastAsiaTheme="minorEastAsia"/>
                <w:spacing w:val="0"/>
              </w:rPr>
              <w:t>cp_req = cp_req.replace("#des_path#", des_path)</w:t>
            </w:r>
          </w:p>
          <w:p w14:paraId="04942278" w14:textId="77777777" w:rsidR="001638DF" w:rsidRPr="00B207B1" w:rsidRDefault="004C715F" w:rsidP="00B96C15">
            <w:pPr>
              <w:pStyle w:val="a7"/>
              <w:spacing w:line="400" w:lineRule="exact"/>
              <w:jc w:val="both"/>
              <w:rPr>
                <w:rFonts w:eastAsiaTheme="minorEastAsia"/>
                <w:spacing w:val="0"/>
              </w:rPr>
            </w:pPr>
            <w:r w:rsidRPr="00B207B1">
              <w:rPr>
                <w:rFonts w:eastAsiaTheme="minorEastAsia"/>
                <w:spacing w:val="0"/>
              </w:rPr>
              <w:t>data = os.popen(cp_req)</w:t>
            </w:r>
          </w:p>
        </w:tc>
      </w:tr>
    </w:tbl>
    <w:p w14:paraId="58EACE70" w14:textId="77777777" w:rsidR="00744B7A" w:rsidRPr="00B207B1" w:rsidRDefault="00635D4C" w:rsidP="009111A4">
      <w:pPr>
        <w:spacing w:line="400" w:lineRule="exact"/>
        <w:rPr>
          <w:rFonts w:hAnsiTheme="minorEastAsia"/>
          <w:color w:val="000000" w:themeColor="text1"/>
          <w:rPrChange w:id="5134" w:author="JY0225" w:date="2017-08-24T12:02:00Z">
            <w:rPr>
              <w:color w:val="000000" w:themeColor="text1"/>
            </w:rPr>
          </w:rPrChange>
        </w:rPr>
      </w:pPr>
      <w:r w:rsidRPr="00B207B1">
        <w:tab/>
      </w:r>
      <w:r w:rsidR="00503C89" w:rsidRPr="00B207B1">
        <w:rPr>
          <w:rFonts w:hAnsiTheme="minorEastAsia" w:hint="eastAsia"/>
          <w:color w:val="000000" w:themeColor="text1"/>
          <w:rPrChange w:id="5135" w:author="JY0225" w:date="2017-08-24T12:02:00Z">
            <w:rPr>
              <w:rFonts w:hint="eastAsia"/>
              <w:color w:val="000000" w:themeColor="text1"/>
            </w:rPr>
          </w:rPrChange>
        </w:rPr>
        <w:t>上述代码中，使用到了了两张表分别保存本地缓存数据信息和</w:t>
      </w:r>
      <w:r w:rsidR="00476838" w:rsidRPr="00B207B1">
        <w:rPr>
          <w:rFonts w:hAnsiTheme="minorEastAsia" w:hint="eastAsia"/>
          <w:color w:val="000000" w:themeColor="text1"/>
          <w:rPrChange w:id="5136" w:author="JY0225" w:date="2017-08-24T12:02:00Z">
            <w:rPr>
              <w:rFonts w:hint="eastAsia"/>
              <w:color w:val="000000" w:themeColor="text1"/>
            </w:rPr>
          </w:rPrChange>
        </w:rPr>
        <w:t>备份</w:t>
      </w:r>
      <w:r w:rsidR="00503C89" w:rsidRPr="00B207B1">
        <w:rPr>
          <w:rFonts w:hAnsiTheme="minorEastAsia" w:hint="eastAsia"/>
          <w:color w:val="000000" w:themeColor="text1"/>
          <w:rPrChange w:id="5137" w:author="JY0225" w:date="2017-08-24T12:02:00Z">
            <w:rPr>
              <w:rFonts w:hint="eastAsia"/>
              <w:color w:val="000000" w:themeColor="text1"/>
            </w:rPr>
          </w:rPrChange>
        </w:rPr>
        <w:t>在服务器端的数据信息</w:t>
      </w:r>
      <w:r w:rsidR="00D91857" w:rsidRPr="00B207B1">
        <w:rPr>
          <w:rFonts w:hAnsiTheme="minorEastAsia" w:hint="eastAsia"/>
          <w:color w:val="000000" w:themeColor="text1"/>
          <w:rPrChange w:id="5138" w:author="JY0225" w:date="2017-08-24T12:02:00Z">
            <w:rPr>
              <w:rFonts w:hint="eastAsia"/>
              <w:color w:val="000000" w:themeColor="text1"/>
            </w:rPr>
          </w:rPrChange>
        </w:rPr>
        <w:t>，数据库的详细设计参见</w:t>
      </w:r>
      <w:r w:rsidR="00D91857" w:rsidRPr="00B207B1">
        <w:rPr>
          <w:rFonts w:hAnsiTheme="minorEastAsia"/>
          <w:color w:val="000000" w:themeColor="text1"/>
          <w:rPrChange w:id="5139" w:author="JY0225" w:date="2017-08-24T12:02:00Z">
            <w:rPr>
              <w:color w:val="000000" w:themeColor="text1"/>
            </w:rPr>
          </w:rPrChange>
        </w:rPr>
        <w:t>4.4</w:t>
      </w:r>
      <w:r w:rsidR="00D91857" w:rsidRPr="00B207B1">
        <w:rPr>
          <w:rFonts w:hAnsiTheme="minorEastAsia" w:hint="eastAsia"/>
          <w:color w:val="000000" w:themeColor="text1"/>
          <w:rPrChange w:id="5140" w:author="JY0225" w:date="2017-08-24T12:02:00Z">
            <w:rPr>
              <w:rFonts w:hint="eastAsia"/>
              <w:color w:val="000000" w:themeColor="text1"/>
            </w:rPr>
          </w:rPrChange>
        </w:rPr>
        <w:t>数据库设计。</w:t>
      </w:r>
      <w:r w:rsidR="00153D2B" w:rsidRPr="00B207B1">
        <w:rPr>
          <w:rFonts w:hAnsiTheme="minorEastAsia" w:hint="eastAsia"/>
          <w:color w:val="000000" w:themeColor="text1"/>
          <w:rPrChange w:id="5141" w:author="JY0225" w:date="2017-08-24T12:02:00Z">
            <w:rPr>
              <w:rFonts w:hint="eastAsia"/>
              <w:color w:val="000000" w:themeColor="text1"/>
            </w:rPr>
          </w:rPrChange>
        </w:rPr>
        <w:t>表</w:t>
      </w:r>
      <w:r w:rsidR="00153D2B" w:rsidRPr="00B207B1">
        <w:rPr>
          <w:rFonts w:hAnsiTheme="minorEastAsia"/>
          <w:color w:val="000000" w:themeColor="text1"/>
          <w:rPrChange w:id="5142" w:author="JY0225" w:date="2017-08-24T12:02:00Z">
            <w:rPr>
              <w:color w:val="000000" w:themeColor="text1"/>
            </w:rPr>
          </w:rPrChange>
        </w:rPr>
        <w:t>localCache</w:t>
      </w:r>
      <w:r w:rsidR="00153D2B" w:rsidRPr="00B207B1">
        <w:rPr>
          <w:rFonts w:hAnsiTheme="minorEastAsia" w:hint="eastAsia"/>
          <w:color w:val="000000" w:themeColor="text1"/>
          <w:rPrChange w:id="5143" w:author="JY0225" w:date="2017-08-24T12:02:00Z">
            <w:rPr>
              <w:rFonts w:hint="eastAsia"/>
              <w:color w:val="000000" w:themeColor="text1"/>
            </w:rPr>
          </w:rPrChange>
        </w:rPr>
        <w:t>用来保存保存在本地的缓存文件信息，用文件</w:t>
      </w:r>
      <w:r w:rsidR="00153D2B" w:rsidRPr="00B207B1">
        <w:rPr>
          <w:rFonts w:hAnsiTheme="minorEastAsia"/>
          <w:color w:val="000000" w:themeColor="text1"/>
          <w:rPrChange w:id="5144" w:author="JY0225" w:date="2017-08-24T12:02:00Z">
            <w:rPr>
              <w:color w:val="000000" w:themeColor="text1"/>
            </w:rPr>
          </w:rPrChange>
        </w:rPr>
        <w:t>MD5</w:t>
      </w:r>
      <w:r w:rsidR="00153D2B" w:rsidRPr="00B207B1">
        <w:rPr>
          <w:rFonts w:hAnsiTheme="minorEastAsia" w:hint="eastAsia"/>
          <w:color w:val="000000" w:themeColor="text1"/>
          <w:rPrChange w:id="5145" w:author="JY0225" w:date="2017-08-24T12:02:00Z">
            <w:rPr>
              <w:rFonts w:hint="eastAsia"/>
              <w:color w:val="000000" w:themeColor="text1"/>
            </w:rPr>
          </w:rPrChange>
        </w:rPr>
        <w:t>进行唯一标识；</w:t>
      </w:r>
      <w:r w:rsidR="00D0062E" w:rsidRPr="00B207B1">
        <w:rPr>
          <w:rFonts w:hAnsiTheme="minorEastAsia" w:hint="eastAsia"/>
          <w:color w:val="000000" w:themeColor="text1"/>
          <w:rPrChange w:id="5146" w:author="JY0225" w:date="2017-08-24T12:02:00Z">
            <w:rPr>
              <w:rFonts w:hint="eastAsia"/>
              <w:color w:val="000000" w:themeColor="text1"/>
            </w:rPr>
          </w:rPrChange>
        </w:rPr>
        <w:t>表</w:t>
      </w:r>
      <w:r w:rsidR="00D0062E" w:rsidRPr="00B207B1">
        <w:rPr>
          <w:rFonts w:hAnsiTheme="minorEastAsia"/>
          <w:color w:val="000000" w:themeColor="text1"/>
          <w:rPrChange w:id="5147" w:author="JY0225" w:date="2017-08-24T12:02:00Z">
            <w:rPr>
              <w:color w:val="000000" w:themeColor="text1"/>
            </w:rPr>
          </w:rPrChange>
        </w:rPr>
        <w:t>serverCache</w:t>
      </w:r>
      <w:r w:rsidR="00D0062E" w:rsidRPr="00B207B1">
        <w:rPr>
          <w:rFonts w:hAnsiTheme="minorEastAsia" w:hint="eastAsia"/>
          <w:color w:val="000000" w:themeColor="text1"/>
          <w:rPrChange w:id="5148" w:author="JY0225" w:date="2017-08-24T12:02:00Z">
            <w:rPr>
              <w:rFonts w:hint="eastAsia"/>
              <w:color w:val="000000" w:themeColor="text1"/>
            </w:rPr>
          </w:rPrChange>
        </w:rPr>
        <w:t>用来保存</w:t>
      </w:r>
      <w:r w:rsidR="00476838" w:rsidRPr="00B207B1">
        <w:rPr>
          <w:rFonts w:hAnsiTheme="minorEastAsia" w:hint="eastAsia"/>
          <w:color w:val="000000" w:themeColor="text1"/>
          <w:rPrChange w:id="5149" w:author="JY0225" w:date="2017-08-24T12:02:00Z">
            <w:rPr>
              <w:rFonts w:hint="eastAsia"/>
              <w:color w:val="000000" w:themeColor="text1"/>
            </w:rPr>
          </w:rPrChange>
        </w:rPr>
        <w:t>备份</w:t>
      </w:r>
      <w:r w:rsidR="00D0062E" w:rsidRPr="00B207B1">
        <w:rPr>
          <w:rFonts w:hAnsiTheme="minorEastAsia" w:hint="eastAsia"/>
          <w:color w:val="000000" w:themeColor="text1"/>
          <w:rPrChange w:id="5150" w:author="JY0225" w:date="2017-08-24T12:02:00Z">
            <w:rPr>
              <w:rFonts w:hint="eastAsia"/>
              <w:color w:val="000000" w:themeColor="text1"/>
            </w:rPr>
          </w:rPrChange>
        </w:rPr>
        <w:t>在服务器端的数据信息。</w:t>
      </w:r>
      <w:r w:rsidR="004E5FD3" w:rsidRPr="00B207B1">
        <w:rPr>
          <w:rFonts w:hAnsiTheme="minorEastAsia" w:hint="eastAsia"/>
          <w:color w:val="000000" w:themeColor="text1"/>
          <w:rPrChange w:id="5151" w:author="JY0225" w:date="2017-08-24T12:02:00Z">
            <w:rPr>
              <w:rFonts w:hint="eastAsia"/>
              <w:color w:val="000000" w:themeColor="text1"/>
            </w:rPr>
          </w:rPrChange>
        </w:rPr>
        <w:t>由于服务器端不提供去重服务，因为</w:t>
      </w:r>
      <w:r w:rsidR="009111A4" w:rsidRPr="00B207B1">
        <w:rPr>
          <w:rFonts w:hAnsiTheme="minorEastAsia" w:hint="eastAsia"/>
          <w:color w:val="000000" w:themeColor="text1"/>
          <w:rPrChange w:id="5152" w:author="JY0225" w:date="2017-08-24T12:02:00Z">
            <w:rPr>
              <w:rFonts w:hint="eastAsia"/>
              <w:color w:val="000000" w:themeColor="text1"/>
            </w:rPr>
          </w:rPrChange>
        </w:rPr>
        <w:t>需要组合服务器提供的接口，以实现“秒传”功能</w:t>
      </w:r>
      <w:r w:rsidR="00236D66" w:rsidRPr="00B207B1">
        <w:rPr>
          <w:rFonts w:hAnsiTheme="minorEastAsia" w:hint="eastAsia"/>
          <w:color w:val="000000" w:themeColor="text1"/>
          <w:rPrChange w:id="5153" w:author="JY0225" w:date="2017-08-24T12:02:00Z">
            <w:rPr>
              <w:rFonts w:hint="eastAsia"/>
              <w:color w:val="000000" w:themeColor="text1"/>
            </w:rPr>
          </w:rPrChange>
        </w:rPr>
        <w:t>，通过获取文件属性的接口获取服务器端文件的</w:t>
      </w:r>
      <w:r w:rsidR="00236D66" w:rsidRPr="00B207B1">
        <w:rPr>
          <w:rFonts w:hAnsiTheme="minorEastAsia"/>
          <w:color w:val="000000" w:themeColor="text1"/>
          <w:rPrChange w:id="5154" w:author="JY0225" w:date="2017-08-24T12:02:00Z">
            <w:rPr>
              <w:color w:val="000000" w:themeColor="text1"/>
            </w:rPr>
          </w:rPrChange>
        </w:rPr>
        <w:t>MD5</w:t>
      </w:r>
      <w:r w:rsidR="00236D66" w:rsidRPr="00B207B1">
        <w:rPr>
          <w:rFonts w:hAnsiTheme="minorEastAsia" w:hint="eastAsia"/>
          <w:color w:val="000000" w:themeColor="text1"/>
          <w:rPrChange w:id="5155" w:author="JY0225" w:date="2017-08-24T12:02:00Z">
            <w:rPr>
              <w:rFonts w:hint="eastAsia"/>
              <w:color w:val="000000" w:themeColor="text1"/>
            </w:rPr>
          </w:rPrChange>
        </w:rPr>
        <w:t>值，并通过该值与</w:t>
      </w:r>
      <w:r w:rsidR="00236D66" w:rsidRPr="00B207B1">
        <w:rPr>
          <w:rFonts w:hAnsiTheme="minorEastAsia"/>
          <w:color w:val="000000" w:themeColor="text1"/>
          <w:rPrChange w:id="5156" w:author="JY0225" w:date="2017-08-24T12:02:00Z">
            <w:rPr>
              <w:color w:val="000000" w:themeColor="text1"/>
            </w:rPr>
          </w:rPrChange>
        </w:rPr>
        <w:t>serverCache</w:t>
      </w:r>
      <w:r w:rsidR="00236D66" w:rsidRPr="00B207B1">
        <w:rPr>
          <w:rFonts w:hAnsiTheme="minorEastAsia" w:hint="eastAsia"/>
          <w:color w:val="000000" w:themeColor="text1"/>
          <w:rPrChange w:id="5157" w:author="JY0225" w:date="2017-08-24T12:02:00Z">
            <w:rPr>
              <w:rFonts w:hint="eastAsia"/>
              <w:color w:val="000000" w:themeColor="text1"/>
            </w:rPr>
          </w:rPrChange>
        </w:rPr>
        <w:t>中</w:t>
      </w:r>
      <w:r w:rsidR="00236D66" w:rsidRPr="00B207B1">
        <w:rPr>
          <w:rFonts w:hAnsiTheme="minorEastAsia"/>
          <w:color w:val="000000" w:themeColor="text1"/>
          <w:rPrChange w:id="5158" w:author="JY0225" w:date="2017-08-24T12:02:00Z">
            <w:rPr>
              <w:color w:val="000000" w:themeColor="text1"/>
            </w:rPr>
          </w:rPrChange>
        </w:rPr>
        <w:t>MD5</w:t>
      </w:r>
      <w:r w:rsidR="00236D66" w:rsidRPr="00B207B1">
        <w:rPr>
          <w:rFonts w:hAnsiTheme="minorEastAsia" w:hint="eastAsia"/>
          <w:color w:val="000000" w:themeColor="text1"/>
          <w:rPrChange w:id="5159" w:author="JY0225" w:date="2017-08-24T12:02:00Z">
            <w:rPr>
              <w:rFonts w:hint="eastAsia"/>
              <w:color w:val="000000" w:themeColor="text1"/>
            </w:rPr>
          </w:rPrChange>
        </w:rPr>
        <w:t>值进行匹配，若存在相同的</w:t>
      </w:r>
      <w:r w:rsidR="00236D66" w:rsidRPr="00B207B1">
        <w:rPr>
          <w:rFonts w:hAnsiTheme="minorEastAsia"/>
          <w:color w:val="000000" w:themeColor="text1"/>
          <w:rPrChange w:id="5160" w:author="JY0225" w:date="2017-08-24T12:02:00Z">
            <w:rPr>
              <w:color w:val="000000" w:themeColor="text1"/>
            </w:rPr>
          </w:rPrChange>
        </w:rPr>
        <w:t>MD5</w:t>
      </w:r>
      <w:r w:rsidR="004E5FD3" w:rsidRPr="00B207B1">
        <w:rPr>
          <w:rFonts w:hAnsiTheme="minorEastAsia" w:hint="eastAsia"/>
          <w:color w:val="000000" w:themeColor="text1"/>
          <w:rPrChange w:id="5161" w:author="JY0225" w:date="2017-08-24T12:02:00Z">
            <w:rPr>
              <w:rFonts w:hint="eastAsia"/>
              <w:color w:val="000000" w:themeColor="text1"/>
            </w:rPr>
          </w:rPrChange>
        </w:rPr>
        <w:t>值，则说明服务器端存在该文件，此时，</w:t>
      </w:r>
      <w:r w:rsidR="00236D66" w:rsidRPr="00B207B1">
        <w:rPr>
          <w:rFonts w:hAnsiTheme="minorEastAsia" w:hint="eastAsia"/>
          <w:color w:val="000000" w:themeColor="text1"/>
          <w:rPrChange w:id="5162" w:author="JY0225" w:date="2017-08-24T12:02:00Z">
            <w:rPr>
              <w:rFonts w:hint="eastAsia"/>
              <w:color w:val="000000" w:themeColor="text1"/>
            </w:rPr>
          </w:rPrChange>
        </w:rPr>
        <w:t>调用服务器提供的复制文件接口，提升</w:t>
      </w:r>
      <w:r w:rsidR="00D62F64" w:rsidRPr="00B207B1">
        <w:rPr>
          <w:rFonts w:hAnsiTheme="minorEastAsia" w:hint="eastAsia"/>
          <w:color w:val="000000" w:themeColor="text1"/>
          <w:rPrChange w:id="5163" w:author="JY0225" w:date="2017-08-24T12:02:00Z">
            <w:rPr>
              <w:rFonts w:hint="eastAsia"/>
              <w:color w:val="000000" w:themeColor="text1"/>
            </w:rPr>
          </w:rPrChange>
        </w:rPr>
        <w:t>上传文件</w:t>
      </w:r>
      <w:r w:rsidR="00236D66" w:rsidRPr="00B207B1">
        <w:rPr>
          <w:rFonts w:hAnsiTheme="minorEastAsia" w:hint="eastAsia"/>
          <w:color w:val="000000" w:themeColor="text1"/>
          <w:rPrChange w:id="5164" w:author="JY0225" w:date="2017-08-24T12:02:00Z">
            <w:rPr>
              <w:rFonts w:hint="eastAsia"/>
              <w:color w:val="000000" w:themeColor="text1"/>
            </w:rPr>
          </w:rPrChange>
        </w:rPr>
        <w:t>的效率。</w:t>
      </w:r>
    </w:p>
    <w:p w14:paraId="42FE9560" w14:textId="77777777" w:rsidR="0066403A" w:rsidRPr="00B207B1" w:rsidRDefault="00AA1092" w:rsidP="000E5F49">
      <w:pPr>
        <w:pStyle w:val="31"/>
      </w:pPr>
      <w:bookmarkStart w:id="5165" w:name="_Toc491952466"/>
      <w:r w:rsidRPr="00B207B1">
        <w:t>5.2.5</w:t>
      </w:r>
      <w:r w:rsidR="003E75E4" w:rsidRPr="00B207B1">
        <w:t xml:space="preserve"> LRU</w:t>
      </w:r>
      <w:r w:rsidR="003E75E4" w:rsidRPr="00B207B1">
        <w:t>替换策略</w:t>
      </w:r>
      <w:bookmarkEnd w:id="5165"/>
    </w:p>
    <w:p w14:paraId="3BB552ED" w14:textId="77777777" w:rsidR="00683933" w:rsidRPr="00B207B1" w:rsidRDefault="00683933" w:rsidP="00DA6E5C">
      <w:pPr>
        <w:spacing w:line="400" w:lineRule="exact"/>
        <w:ind w:firstLine="420"/>
        <w:rPr>
          <w:rFonts w:hAnsiTheme="minorEastAsia"/>
          <w:color w:val="000000" w:themeColor="text1"/>
          <w:rPrChange w:id="5166" w:author="JY0225" w:date="2017-08-24T12:02:00Z">
            <w:rPr>
              <w:color w:val="000000" w:themeColor="text1"/>
            </w:rPr>
          </w:rPrChange>
        </w:rPr>
      </w:pPr>
      <w:r w:rsidRPr="00B207B1">
        <w:rPr>
          <w:rFonts w:hAnsiTheme="minorEastAsia"/>
          <w:color w:val="000000" w:themeColor="text1"/>
          <w:rPrChange w:id="5167" w:author="JY0225" w:date="2017-08-24T12:02:00Z">
            <w:rPr>
              <w:color w:val="000000" w:themeColor="text1"/>
            </w:rPr>
          </w:rPrChange>
        </w:rPr>
        <w:t>LRU</w:t>
      </w:r>
      <w:r w:rsidRPr="00B207B1">
        <w:rPr>
          <w:rFonts w:hAnsiTheme="minorEastAsia" w:hint="eastAsia"/>
          <w:color w:val="000000" w:themeColor="text1"/>
          <w:rPrChange w:id="5168" w:author="JY0225" w:date="2017-08-24T12:02:00Z">
            <w:rPr>
              <w:rFonts w:hint="eastAsia"/>
              <w:color w:val="000000" w:themeColor="text1"/>
            </w:rPr>
          </w:rPrChange>
        </w:rPr>
        <w:t>缓存利用了这样的一种思想。</w:t>
      </w:r>
      <w:r w:rsidRPr="00B207B1">
        <w:rPr>
          <w:rFonts w:hAnsiTheme="minorEastAsia"/>
          <w:color w:val="000000" w:themeColor="text1"/>
          <w:rPrChange w:id="5169" w:author="JY0225" w:date="2017-08-24T12:02:00Z">
            <w:rPr>
              <w:color w:val="000000" w:themeColor="text1"/>
            </w:rPr>
          </w:rPrChange>
        </w:rPr>
        <w:t>LRU</w:t>
      </w:r>
      <w:r w:rsidRPr="00B207B1">
        <w:rPr>
          <w:rFonts w:hAnsiTheme="minorEastAsia" w:hint="eastAsia"/>
          <w:color w:val="000000" w:themeColor="text1"/>
          <w:rPrChange w:id="5170" w:author="JY0225" w:date="2017-08-24T12:02:00Z">
            <w:rPr>
              <w:rFonts w:hint="eastAsia"/>
              <w:color w:val="000000" w:themeColor="text1"/>
            </w:rPr>
          </w:rPrChange>
        </w:rPr>
        <w:t>是</w:t>
      </w:r>
      <w:r w:rsidRPr="00B207B1">
        <w:rPr>
          <w:rFonts w:hAnsiTheme="minorEastAsia"/>
          <w:color w:val="000000" w:themeColor="text1"/>
          <w:rPrChange w:id="5171" w:author="JY0225" w:date="2017-08-24T12:02:00Z">
            <w:rPr>
              <w:color w:val="000000" w:themeColor="text1"/>
            </w:rPr>
          </w:rPrChange>
        </w:rPr>
        <w:t xml:space="preserve">Least Recently Used </w:t>
      </w:r>
      <w:r w:rsidRPr="00B207B1">
        <w:rPr>
          <w:rFonts w:hAnsiTheme="minorEastAsia" w:hint="eastAsia"/>
          <w:color w:val="000000" w:themeColor="text1"/>
          <w:rPrChange w:id="5172" w:author="JY0225" w:date="2017-08-24T12:02:00Z">
            <w:rPr>
              <w:rFonts w:hint="eastAsia"/>
              <w:color w:val="000000" w:themeColor="text1"/>
            </w:rPr>
          </w:rPrChange>
        </w:rPr>
        <w:t>的缩写，</w:t>
      </w:r>
      <w:r w:rsidR="007902B1" w:rsidRPr="00B207B1">
        <w:rPr>
          <w:rFonts w:hAnsiTheme="minorEastAsia" w:hint="eastAsia"/>
          <w:color w:val="000000" w:themeColor="text1"/>
          <w:rPrChange w:id="5173" w:author="JY0225" w:date="2017-08-24T12:02:00Z">
            <w:rPr>
              <w:rFonts w:hint="eastAsia"/>
              <w:color w:val="000000" w:themeColor="text1"/>
            </w:rPr>
          </w:rPrChange>
        </w:rPr>
        <w:t>即</w:t>
      </w:r>
      <w:r w:rsidRPr="00B207B1">
        <w:rPr>
          <w:rFonts w:hAnsiTheme="minorEastAsia"/>
          <w:color w:val="000000" w:themeColor="text1"/>
          <w:rPrChange w:id="5174" w:author="JY0225" w:date="2017-08-24T12:02:00Z">
            <w:rPr>
              <w:color w:val="000000" w:themeColor="text1"/>
            </w:rPr>
          </w:rPrChange>
        </w:rPr>
        <w:t>“</w:t>
      </w:r>
      <w:r w:rsidRPr="00B207B1">
        <w:rPr>
          <w:rFonts w:hAnsiTheme="minorEastAsia" w:hint="eastAsia"/>
          <w:color w:val="000000" w:themeColor="text1"/>
          <w:rPrChange w:id="5175" w:author="JY0225" w:date="2017-08-24T12:02:00Z">
            <w:rPr>
              <w:rFonts w:hint="eastAsia"/>
              <w:color w:val="000000" w:themeColor="text1"/>
            </w:rPr>
          </w:rPrChange>
        </w:rPr>
        <w:t>最近最少使用</w:t>
      </w:r>
      <w:r w:rsidRPr="00B207B1">
        <w:rPr>
          <w:rFonts w:hAnsiTheme="minorEastAsia"/>
          <w:color w:val="000000" w:themeColor="text1"/>
          <w:rPrChange w:id="5176" w:author="JY0225" w:date="2017-08-24T12:02:00Z">
            <w:rPr>
              <w:color w:val="000000" w:themeColor="text1"/>
            </w:rPr>
          </w:rPrChange>
        </w:rPr>
        <w:t>”</w:t>
      </w:r>
      <w:r w:rsidRPr="00B207B1">
        <w:rPr>
          <w:rFonts w:hAnsiTheme="minorEastAsia" w:hint="eastAsia"/>
          <w:color w:val="000000" w:themeColor="text1"/>
          <w:rPrChange w:id="5177" w:author="JY0225" w:date="2017-08-24T12:02:00Z">
            <w:rPr>
              <w:rFonts w:hint="eastAsia"/>
              <w:color w:val="000000" w:themeColor="text1"/>
            </w:rPr>
          </w:rPrChange>
        </w:rPr>
        <w:t>，也就是说，</w:t>
      </w:r>
      <w:r w:rsidRPr="00B207B1">
        <w:rPr>
          <w:rFonts w:hAnsiTheme="minorEastAsia"/>
          <w:color w:val="000000" w:themeColor="text1"/>
          <w:rPrChange w:id="5178" w:author="JY0225" w:date="2017-08-24T12:02:00Z">
            <w:rPr>
              <w:color w:val="000000" w:themeColor="text1"/>
            </w:rPr>
          </w:rPrChange>
        </w:rPr>
        <w:t>LRU</w:t>
      </w:r>
      <w:r w:rsidRPr="00B207B1">
        <w:rPr>
          <w:rFonts w:hAnsiTheme="minorEastAsia" w:hint="eastAsia"/>
          <w:color w:val="000000" w:themeColor="text1"/>
          <w:rPrChange w:id="5179" w:author="JY0225" w:date="2017-08-24T12:02:00Z">
            <w:rPr>
              <w:rFonts w:hint="eastAsia"/>
              <w:color w:val="000000" w:themeColor="text1"/>
            </w:rPr>
          </w:rPrChange>
        </w:rPr>
        <w:t>缓存把最近最少使用的数据移除，</w:t>
      </w:r>
      <w:r w:rsidR="00E43560" w:rsidRPr="00B207B1">
        <w:rPr>
          <w:rFonts w:hAnsiTheme="minorEastAsia" w:hint="eastAsia"/>
          <w:color w:val="000000" w:themeColor="text1"/>
          <w:rPrChange w:id="5180" w:author="JY0225" w:date="2017-08-24T12:02:00Z">
            <w:rPr>
              <w:rFonts w:hint="eastAsia"/>
              <w:color w:val="000000" w:themeColor="text1"/>
            </w:rPr>
          </w:rPrChange>
        </w:rPr>
        <w:t>让给最新读取的数据。而往往最常读取的，也是读取次数最多的，所以</w:t>
      </w:r>
      <w:r w:rsidRPr="00B207B1">
        <w:rPr>
          <w:rFonts w:hAnsiTheme="minorEastAsia" w:hint="eastAsia"/>
          <w:color w:val="000000" w:themeColor="text1"/>
          <w:rPrChange w:id="5181" w:author="JY0225" w:date="2017-08-24T12:02:00Z">
            <w:rPr>
              <w:rFonts w:hint="eastAsia"/>
              <w:color w:val="000000" w:themeColor="text1"/>
            </w:rPr>
          </w:rPrChange>
        </w:rPr>
        <w:t>利用</w:t>
      </w:r>
      <w:r w:rsidRPr="00B207B1">
        <w:rPr>
          <w:rFonts w:hAnsiTheme="minorEastAsia"/>
          <w:color w:val="000000" w:themeColor="text1"/>
          <w:rPrChange w:id="5182" w:author="JY0225" w:date="2017-08-24T12:02:00Z">
            <w:rPr>
              <w:color w:val="000000" w:themeColor="text1"/>
            </w:rPr>
          </w:rPrChange>
        </w:rPr>
        <w:t>LRU</w:t>
      </w:r>
      <w:r w:rsidR="00E43560" w:rsidRPr="00B207B1">
        <w:rPr>
          <w:rFonts w:hAnsiTheme="minorEastAsia" w:hint="eastAsia"/>
          <w:color w:val="000000" w:themeColor="text1"/>
          <w:rPrChange w:id="5183" w:author="JY0225" w:date="2017-08-24T12:02:00Z">
            <w:rPr>
              <w:rFonts w:hint="eastAsia"/>
              <w:color w:val="000000" w:themeColor="text1"/>
            </w:rPr>
          </w:rPrChange>
        </w:rPr>
        <w:t>缓存策略</w:t>
      </w:r>
      <w:r w:rsidR="00575727" w:rsidRPr="00B207B1">
        <w:rPr>
          <w:rFonts w:hAnsiTheme="minorEastAsia" w:hint="eastAsia"/>
          <w:color w:val="000000" w:themeColor="text1"/>
          <w:rPrChange w:id="5184" w:author="JY0225" w:date="2017-08-24T12:02:00Z">
            <w:rPr>
              <w:rFonts w:hint="eastAsia"/>
              <w:color w:val="000000" w:themeColor="text1"/>
            </w:rPr>
          </w:rPrChange>
        </w:rPr>
        <w:t>能够提保证本地缓存文件的时效性</w:t>
      </w:r>
      <w:r w:rsidR="00080222" w:rsidRPr="00B207B1">
        <w:rPr>
          <w:rFonts w:hAnsiTheme="minorEastAsia" w:hint="eastAsia"/>
          <w:color w:val="000000" w:themeColor="text1"/>
          <w:rPrChange w:id="5185" w:author="JY0225" w:date="2017-08-24T12:02:00Z">
            <w:rPr>
              <w:rFonts w:hint="eastAsia"/>
              <w:color w:val="000000" w:themeColor="text1"/>
            </w:rPr>
          </w:rPrChange>
        </w:rPr>
        <w:t>。</w:t>
      </w:r>
    </w:p>
    <w:p w14:paraId="363B19C7" w14:textId="77777777" w:rsidR="0092719B" w:rsidRPr="00B207B1" w:rsidRDefault="0092719B" w:rsidP="009931E4">
      <w:pPr>
        <w:spacing w:afterLines="30" w:after="93" w:line="400" w:lineRule="exact"/>
        <w:ind w:firstLine="420"/>
        <w:rPr>
          <w:rFonts w:hAnsiTheme="minorEastAsia"/>
          <w:color w:val="000000" w:themeColor="text1"/>
          <w:rPrChange w:id="5186" w:author="JY0225" w:date="2017-08-24T12:02:00Z">
            <w:rPr>
              <w:color w:val="000000" w:themeColor="text1"/>
            </w:rPr>
          </w:rPrChange>
        </w:rPr>
      </w:pPr>
      <w:r w:rsidRPr="00B207B1">
        <w:rPr>
          <w:rFonts w:hAnsiTheme="minorEastAsia" w:hint="eastAsia"/>
          <w:color w:val="000000" w:themeColor="text1"/>
          <w:rPrChange w:id="5187" w:author="JY0225" w:date="2017-08-24T12:02:00Z">
            <w:rPr>
              <w:rFonts w:hint="eastAsia"/>
              <w:color w:val="000000" w:themeColor="text1"/>
            </w:rPr>
          </w:rPrChange>
        </w:rPr>
        <w:t>要实现</w:t>
      </w:r>
      <w:r w:rsidRPr="00B207B1">
        <w:rPr>
          <w:rFonts w:hAnsiTheme="minorEastAsia"/>
          <w:color w:val="000000" w:themeColor="text1"/>
          <w:rPrChange w:id="5188" w:author="JY0225" w:date="2017-08-24T12:02:00Z">
            <w:rPr>
              <w:color w:val="000000" w:themeColor="text1"/>
            </w:rPr>
          </w:rPrChange>
        </w:rPr>
        <w:t>LRU</w:t>
      </w:r>
      <w:r w:rsidR="008675FB" w:rsidRPr="00B207B1">
        <w:rPr>
          <w:rFonts w:hAnsiTheme="minorEastAsia" w:hint="eastAsia"/>
          <w:color w:val="000000" w:themeColor="text1"/>
          <w:rPrChange w:id="5189" w:author="JY0225" w:date="2017-08-24T12:02:00Z">
            <w:rPr>
              <w:rFonts w:hint="eastAsia"/>
              <w:color w:val="000000" w:themeColor="text1"/>
            </w:rPr>
          </w:rPrChange>
        </w:rPr>
        <w:t>缓存，</w:t>
      </w:r>
      <w:r w:rsidRPr="00B207B1">
        <w:rPr>
          <w:rFonts w:hAnsiTheme="minorEastAsia" w:hint="eastAsia"/>
          <w:color w:val="000000" w:themeColor="text1"/>
          <w:rPrChange w:id="5190" w:author="JY0225" w:date="2017-08-24T12:02:00Z">
            <w:rPr>
              <w:rFonts w:hint="eastAsia"/>
              <w:color w:val="000000" w:themeColor="text1"/>
            </w:rPr>
          </w:rPrChange>
        </w:rPr>
        <w:t>需要用一个数据库记录每个文件的使用频率，</w:t>
      </w:r>
      <w:r w:rsidR="00141160" w:rsidRPr="00B207B1">
        <w:rPr>
          <w:rFonts w:hAnsiTheme="minorEastAsia" w:hint="eastAsia"/>
          <w:color w:val="000000" w:themeColor="text1"/>
          <w:rPrChange w:id="5191" w:author="JY0225" w:date="2017-08-24T12:02:00Z">
            <w:rPr>
              <w:rFonts w:hint="eastAsia"/>
              <w:color w:val="000000" w:themeColor="text1"/>
            </w:rPr>
          </w:rPrChange>
        </w:rPr>
        <w:t>每当用户上传或者下载一个文件时，将会更新数据中关于该文件使用次数的字段</w:t>
      </w:r>
      <w:r w:rsidR="00AB031C" w:rsidRPr="00B207B1">
        <w:rPr>
          <w:rFonts w:hAnsiTheme="minorEastAsia" w:hint="eastAsia"/>
          <w:color w:val="000000" w:themeColor="text1"/>
          <w:rPrChange w:id="5192" w:author="JY0225" w:date="2017-08-24T12:02:00Z">
            <w:rPr>
              <w:rFonts w:hint="eastAsia"/>
              <w:color w:val="000000" w:themeColor="text1"/>
            </w:rPr>
          </w:rPrChange>
        </w:rPr>
        <w:t>，自动加一</w:t>
      </w:r>
      <w:r w:rsidR="00FF372F" w:rsidRPr="00B207B1">
        <w:rPr>
          <w:rFonts w:hAnsiTheme="minorEastAsia" w:hint="eastAsia"/>
          <w:color w:val="000000" w:themeColor="text1"/>
          <w:rPrChange w:id="5193" w:author="JY0225" w:date="2017-08-24T12:02:00Z">
            <w:rPr>
              <w:rFonts w:hint="eastAsia"/>
              <w:color w:val="000000" w:themeColor="text1"/>
            </w:rPr>
          </w:rPrChange>
        </w:rPr>
        <w:t>。</w:t>
      </w:r>
      <w:r w:rsidR="00864A9B" w:rsidRPr="00B207B1">
        <w:rPr>
          <w:rFonts w:hAnsiTheme="minorEastAsia" w:hint="eastAsia"/>
          <w:color w:val="000000" w:themeColor="text1"/>
          <w:rPrChange w:id="5194" w:author="JY0225" w:date="2017-08-24T12:02:00Z">
            <w:rPr>
              <w:rFonts w:hint="eastAsia"/>
              <w:color w:val="000000" w:themeColor="text1"/>
            </w:rPr>
          </w:rPrChange>
        </w:rPr>
        <w:t>当本地缓存达到</w:t>
      </w:r>
      <w:r w:rsidR="00476838" w:rsidRPr="00B207B1">
        <w:rPr>
          <w:rFonts w:hAnsiTheme="minorEastAsia" w:hint="eastAsia"/>
          <w:color w:val="000000" w:themeColor="text1"/>
          <w:rPrChange w:id="5195" w:author="JY0225" w:date="2017-08-24T12:02:00Z">
            <w:rPr>
              <w:rFonts w:hint="eastAsia"/>
              <w:color w:val="000000" w:themeColor="text1"/>
            </w:rPr>
          </w:rPrChange>
        </w:rPr>
        <w:t>备份</w:t>
      </w:r>
      <w:r w:rsidR="00864A9B" w:rsidRPr="00B207B1">
        <w:rPr>
          <w:rFonts w:hAnsiTheme="minorEastAsia" w:hint="eastAsia"/>
          <w:color w:val="000000" w:themeColor="text1"/>
          <w:rPrChange w:id="5196" w:author="JY0225" w:date="2017-08-24T12:02:00Z">
            <w:rPr>
              <w:rFonts w:hint="eastAsia"/>
              <w:color w:val="000000" w:themeColor="text1"/>
            </w:rPr>
          </w:rPrChange>
        </w:rPr>
        <w:t>空间的上限时，</w:t>
      </w:r>
      <w:r w:rsidR="002D5ABB" w:rsidRPr="00B207B1">
        <w:rPr>
          <w:rFonts w:hAnsiTheme="minorEastAsia"/>
          <w:color w:val="000000" w:themeColor="text1"/>
          <w:rPrChange w:id="5197" w:author="JY0225" w:date="2017-08-24T12:02:00Z">
            <w:rPr>
              <w:color w:val="000000" w:themeColor="text1"/>
            </w:rPr>
          </w:rPrChange>
        </w:rPr>
        <w:t>LRU</w:t>
      </w:r>
      <w:r w:rsidR="002D5ABB" w:rsidRPr="00B207B1">
        <w:rPr>
          <w:rFonts w:hAnsiTheme="minorEastAsia" w:hint="eastAsia"/>
          <w:color w:val="000000" w:themeColor="text1"/>
          <w:rPrChange w:id="5198" w:author="JY0225" w:date="2017-08-24T12:02:00Z">
            <w:rPr>
              <w:rFonts w:hint="eastAsia"/>
              <w:color w:val="000000" w:themeColor="text1"/>
            </w:rPr>
          </w:rPrChange>
        </w:rPr>
        <w:t>缓存策略</w:t>
      </w:r>
      <w:r w:rsidR="007A5675" w:rsidRPr="00B207B1">
        <w:rPr>
          <w:rFonts w:hAnsiTheme="minorEastAsia" w:hint="eastAsia"/>
          <w:color w:val="000000" w:themeColor="text1"/>
          <w:rPrChange w:id="5199" w:author="JY0225" w:date="2017-08-24T12:02:00Z">
            <w:rPr>
              <w:rFonts w:hint="eastAsia"/>
              <w:color w:val="000000" w:themeColor="text1"/>
            </w:rPr>
          </w:rPrChange>
        </w:rPr>
        <w:t>会将使用次数最少的文件替换掉，</w:t>
      </w:r>
      <w:r w:rsidR="00702A76" w:rsidRPr="00B207B1">
        <w:rPr>
          <w:rFonts w:hAnsiTheme="minorEastAsia" w:hint="eastAsia"/>
          <w:color w:val="000000" w:themeColor="text1"/>
          <w:rPrChange w:id="5200" w:author="JY0225" w:date="2017-08-24T12:02:00Z">
            <w:rPr>
              <w:rFonts w:hint="eastAsia"/>
              <w:color w:val="000000" w:themeColor="text1"/>
            </w:rPr>
          </w:rPrChange>
        </w:rPr>
        <w:t>如果同时存在两个使用次数相同的文件，那么</w:t>
      </w:r>
      <w:r w:rsidR="00B6265E" w:rsidRPr="00B207B1">
        <w:rPr>
          <w:rFonts w:hAnsiTheme="minorEastAsia" w:hint="eastAsia"/>
          <w:color w:val="000000" w:themeColor="text1"/>
          <w:rPrChange w:id="5201" w:author="JY0225" w:date="2017-08-24T12:02:00Z">
            <w:rPr>
              <w:rFonts w:hint="eastAsia"/>
              <w:color w:val="000000" w:themeColor="text1"/>
            </w:rPr>
          </w:rPrChange>
        </w:rPr>
        <w:t>会根据最近使用的时间来判断替换哪个文件。</w:t>
      </w:r>
      <w:r w:rsidR="00FC7C26" w:rsidRPr="00B207B1">
        <w:rPr>
          <w:rFonts w:hAnsiTheme="minorEastAsia"/>
          <w:color w:val="000000" w:themeColor="text1"/>
          <w:rPrChange w:id="5202" w:author="JY0225" w:date="2017-08-24T12:02:00Z">
            <w:rPr>
              <w:color w:val="000000" w:themeColor="text1"/>
            </w:rPr>
          </w:rPrChange>
        </w:rPr>
        <w:t>LRU</w:t>
      </w:r>
      <w:r w:rsidR="00FC7C26" w:rsidRPr="00B207B1">
        <w:rPr>
          <w:rFonts w:hAnsiTheme="minorEastAsia" w:hint="eastAsia"/>
          <w:color w:val="000000" w:themeColor="text1"/>
          <w:rPrChange w:id="5203" w:author="JY0225" w:date="2017-08-24T12:02:00Z">
            <w:rPr>
              <w:rFonts w:hint="eastAsia"/>
              <w:color w:val="000000" w:themeColor="text1"/>
            </w:rPr>
          </w:rPrChange>
        </w:rPr>
        <w:t>替换策略的核心代码如下：</w:t>
      </w:r>
    </w:p>
    <w:tbl>
      <w:tblPr>
        <w:tblStyle w:val="ae"/>
        <w:tblW w:w="0" w:type="auto"/>
        <w:tblInd w:w="445" w:type="dxa"/>
        <w:tblLook w:val="04A0" w:firstRow="1" w:lastRow="0" w:firstColumn="1" w:lastColumn="0" w:noHBand="0" w:noVBand="1"/>
      </w:tblPr>
      <w:tblGrid>
        <w:gridCol w:w="7851"/>
      </w:tblGrid>
      <w:tr w:rsidR="0041483B" w:rsidRPr="00B207B1" w14:paraId="3DAFDF8B" w14:textId="77777777" w:rsidTr="00471485">
        <w:tc>
          <w:tcPr>
            <w:tcW w:w="7851" w:type="dxa"/>
          </w:tcPr>
          <w:p w14:paraId="1458AC4E" w14:textId="77777777" w:rsidR="0041483B" w:rsidRPr="00B207B1" w:rsidRDefault="0041483B" w:rsidP="0041483B">
            <w:pPr>
              <w:pStyle w:val="a7"/>
              <w:spacing w:line="400" w:lineRule="exact"/>
              <w:jc w:val="both"/>
              <w:rPr>
                <w:rFonts w:eastAsiaTheme="minorEastAsia"/>
                <w:spacing w:val="0"/>
              </w:rPr>
            </w:pPr>
            <w:r w:rsidRPr="00B207B1">
              <w:rPr>
                <w:rFonts w:eastAsiaTheme="minorEastAsia"/>
                <w:spacing w:val="0"/>
              </w:rPr>
              <w:t>//</w:t>
            </w:r>
            <w:r w:rsidR="00710600" w:rsidRPr="00B207B1">
              <w:rPr>
                <w:rFonts w:eastAsiaTheme="minorEastAsia" w:hint="eastAsia"/>
                <w:spacing w:val="0"/>
              </w:rPr>
              <w:t>计算当前缓存文件的总大小</w:t>
            </w:r>
          </w:p>
          <w:p w14:paraId="28D6EAFA" w14:textId="77777777" w:rsidR="00E04AEE" w:rsidRPr="00B207B1" w:rsidRDefault="00710600" w:rsidP="00710600">
            <w:pPr>
              <w:pStyle w:val="a7"/>
              <w:spacing w:line="400" w:lineRule="exact"/>
              <w:rPr>
                <w:rFonts w:eastAsiaTheme="minorEastAsia"/>
                <w:spacing w:val="0"/>
              </w:rPr>
            </w:pPr>
            <w:r w:rsidRPr="00B207B1">
              <w:rPr>
                <w:rFonts w:eastAsiaTheme="minorEastAsia"/>
                <w:spacing w:val="0"/>
              </w:rPr>
              <w:t>for fsize in file_size_r</w:t>
            </w:r>
            <w:r w:rsidR="00E04AEE" w:rsidRPr="00B207B1">
              <w:rPr>
                <w:rFonts w:eastAsiaTheme="minorEastAsia"/>
                <w:spacing w:val="0"/>
              </w:rPr>
              <w:t>esult:</w:t>
            </w:r>
          </w:p>
          <w:p w14:paraId="58014CF7" w14:textId="77777777" w:rsidR="00710600" w:rsidRPr="00B207B1" w:rsidRDefault="00710600" w:rsidP="00E04AEE">
            <w:pPr>
              <w:pStyle w:val="a7"/>
              <w:spacing w:line="400" w:lineRule="exact"/>
              <w:ind w:firstLineChars="200" w:firstLine="480"/>
              <w:rPr>
                <w:rFonts w:eastAsiaTheme="minorEastAsia"/>
                <w:spacing w:val="0"/>
              </w:rPr>
            </w:pPr>
            <w:r w:rsidRPr="00B207B1">
              <w:rPr>
                <w:rFonts w:eastAsiaTheme="minorEastAsia"/>
                <w:spacing w:val="0"/>
              </w:rPr>
              <w:t>cache_size += fsize[0]</w:t>
            </w:r>
          </w:p>
          <w:p w14:paraId="44F278E5"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cache_size += os.path.getsize(path)</w:t>
            </w:r>
          </w:p>
          <w:p w14:paraId="2514C8E0" w14:textId="77777777" w:rsidR="00F46FC2" w:rsidRPr="00B207B1" w:rsidRDefault="00F46FC2" w:rsidP="00710600">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如果超过缓存空间的最大容量，</w:t>
            </w:r>
            <w:r w:rsidR="00527D81" w:rsidRPr="00B207B1">
              <w:rPr>
                <w:rFonts w:eastAsiaTheme="minorEastAsia" w:hint="eastAsia"/>
                <w:spacing w:val="0"/>
              </w:rPr>
              <w:t>执行</w:t>
            </w:r>
            <w:r w:rsidR="00527D81" w:rsidRPr="00B207B1">
              <w:rPr>
                <w:rFonts w:eastAsiaTheme="minorEastAsia" w:hint="eastAsia"/>
                <w:spacing w:val="0"/>
              </w:rPr>
              <w:t>LRU</w:t>
            </w:r>
            <w:r w:rsidR="00527D81" w:rsidRPr="00B207B1">
              <w:rPr>
                <w:rFonts w:eastAsiaTheme="minorEastAsia" w:hint="eastAsia"/>
                <w:spacing w:val="0"/>
              </w:rPr>
              <w:t>替换策略</w:t>
            </w:r>
          </w:p>
          <w:p w14:paraId="296B117E"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if(cache_size &gt; __CACHESIZE__):</w:t>
            </w:r>
          </w:p>
          <w:p w14:paraId="0B8AD9A1" w14:textId="77777777" w:rsidR="00710600" w:rsidRPr="00B207B1" w:rsidRDefault="00710600" w:rsidP="00E211FD">
            <w:pPr>
              <w:pStyle w:val="a7"/>
              <w:spacing w:line="400" w:lineRule="exact"/>
              <w:ind w:firstLineChars="200" w:firstLine="480"/>
              <w:jc w:val="both"/>
              <w:rPr>
                <w:rFonts w:eastAsiaTheme="minorEastAsia"/>
                <w:spacing w:val="0"/>
              </w:rPr>
            </w:pPr>
            <w:r w:rsidRPr="00B207B1">
              <w:rPr>
                <w:rFonts w:eastAsiaTheme="minorEastAsia"/>
                <w:spacing w:val="0"/>
              </w:rPr>
              <w:t>self.doLRU(rq, cx, path, MD5)</w:t>
            </w:r>
          </w:p>
          <w:p w14:paraId="68CBBA92" w14:textId="77777777" w:rsidR="0041483B" w:rsidRPr="00B207B1" w:rsidRDefault="0049662D" w:rsidP="00BC5FF9">
            <w:pPr>
              <w:pStyle w:val="a7"/>
              <w:spacing w:line="400" w:lineRule="exact"/>
              <w:jc w:val="both"/>
              <w:rPr>
                <w:rFonts w:eastAsiaTheme="minorEastAsia"/>
                <w:spacing w:val="0"/>
              </w:rPr>
            </w:pPr>
            <w:r w:rsidRPr="00B207B1">
              <w:rPr>
                <w:rFonts w:eastAsiaTheme="minorEastAsia" w:hint="eastAsia"/>
                <w:spacing w:val="0"/>
              </w:rPr>
              <w:lastRenderedPageBreak/>
              <w:t>//</w:t>
            </w:r>
            <w:r w:rsidR="002876F5" w:rsidRPr="00B207B1">
              <w:rPr>
                <w:rFonts w:eastAsiaTheme="minorEastAsia" w:hint="eastAsia"/>
                <w:spacing w:val="0"/>
              </w:rPr>
              <w:t>获取使用次数最少的文件</w:t>
            </w:r>
          </w:p>
          <w:p w14:paraId="6AC15F02" w14:textId="77777777" w:rsidR="002876F5" w:rsidRPr="00B207B1" w:rsidRDefault="00D72861" w:rsidP="00BC5FF9">
            <w:pPr>
              <w:pStyle w:val="a7"/>
              <w:spacing w:line="400" w:lineRule="exact"/>
              <w:jc w:val="both"/>
              <w:rPr>
                <w:rFonts w:eastAsiaTheme="minorEastAsia"/>
                <w:spacing w:val="0"/>
              </w:rPr>
            </w:pPr>
            <w:r w:rsidRPr="00B207B1">
              <w:rPr>
                <w:rFonts w:eastAsiaTheme="minorEastAsia"/>
                <w:spacing w:val="0"/>
              </w:rPr>
              <w:t>fcache_result = cx.execute("select * from fileCache where use_time &lt;= %d"%use_time + " order by use_time, modified_time;")</w:t>
            </w:r>
          </w:p>
          <w:p w14:paraId="1766C61E" w14:textId="77777777" w:rsidR="00645D28" w:rsidRPr="00B207B1" w:rsidRDefault="00D35FBB" w:rsidP="00BC5FF9">
            <w:pPr>
              <w:pStyle w:val="a7"/>
              <w:spacing w:line="400" w:lineRule="exact"/>
              <w:jc w:val="both"/>
              <w:rPr>
                <w:rFonts w:eastAsiaTheme="minorEastAsia"/>
                <w:spacing w:val="0"/>
              </w:rPr>
            </w:pPr>
            <w:r w:rsidRPr="00B207B1">
              <w:rPr>
                <w:rFonts w:eastAsiaTheme="minorEastAsia"/>
                <w:spacing w:val="0"/>
              </w:rPr>
              <w:t>//</w:t>
            </w:r>
            <w:r w:rsidR="00007196" w:rsidRPr="00B207B1">
              <w:rPr>
                <w:rFonts w:eastAsiaTheme="minorEastAsia" w:hint="eastAsia"/>
                <w:spacing w:val="0"/>
              </w:rPr>
              <w:t>删除使用次数最少的文件</w:t>
            </w:r>
          </w:p>
          <w:p w14:paraId="5CCB2013" w14:textId="77777777" w:rsidR="0097484F" w:rsidRPr="00B207B1" w:rsidRDefault="0097484F" w:rsidP="0097484F">
            <w:pPr>
              <w:pStyle w:val="a7"/>
              <w:spacing w:line="400" w:lineRule="exact"/>
              <w:rPr>
                <w:rFonts w:eastAsiaTheme="minorEastAsia"/>
                <w:spacing w:val="0"/>
              </w:rPr>
            </w:pPr>
            <w:r w:rsidRPr="00B207B1">
              <w:rPr>
                <w:rFonts w:eastAsiaTheme="minorEastAsia"/>
                <w:spacing w:val="0"/>
              </w:rPr>
              <w:t>cx.execute("delete from fileCache where MD5 = '" + fcache[3] + "';")</w:t>
            </w:r>
          </w:p>
          <w:p w14:paraId="779A5510" w14:textId="77777777" w:rsidR="00007196" w:rsidRPr="00B207B1" w:rsidRDefault="0097484F" w:rsidP="0097484F">
            <w:pPr>
              <w:pStyle w:val="a7"/>
              <w:spacing w:line="400" w:lineRule="exact"/>
              <w:jc w:val="both"/>
              <w:rPr>
                <w:rFonts w:eastAsiaTheme="minorEastAsia"/>
                <w:spacing w:val="0"/>
              </w:rPr>
            </w:pPr>
            <w:r w:rsidRPr="00B207B1">
              <w:rPr>
                <w:rFonts w:eastAsiaTheme="minorEastAsia"/>
                <w:spacing w:val="0"/>
              </w:rPr>
              <w:t>os.remove(sys.path[0] + "/mwcache/cache/" + fcache[1])</w:t>
            </w:r>
          </w:p>
          <w:p w14:paraId="76BE30AF" w14:textId="77777777" w:rsidR="006A7114" w:rsidRPr="00B207B1" w:rsidRDefault="00A23EFF" w:rsidP="0097484F">
            <w:pPr>
              <w:pStyle w:val="a7"/>
              <w:spacing w:line="400" w:lineRule="exact"/>
              <w:jc w:val="both"/>
              <w:rPr>
                <w:rFonts w:eastAsiaTheme="minorEastAsia"/>
                <w:spacing w:val="0"/>
              </w:rPr>
            </w:pPr>
            <w:r w:rsidRPr="00B207B1">
              <w:rPr>
                <w:rFonts w:eastAsiaTheme="minorEastAsia" w:hint="eastAsia"/>
                <w:spacing w:val="0"/>
              </w:rPr>
              <w:t>//</w:t>
            </w:r>
            <w:r w:rsidRPr="00B207B1">
              <w:rPr>
                <w:rFonts w:eastAsiaTheme="minorEastAsia" w:hint="eastAsia"/>
                <w:spacing w:val="0"/>
              </w:rPr>
              <w:t>将当前文件拷贝至缓存文件夹</w:t>
            </w:r>
          </w:p>
          <w:p w14:paraId="795E9CBC" w14:textId="77777777" w:rsidR="00A23EFF" w:rsidRPr="00B207B1" w:rsidRDefault="00A23EFF" w:rsidP="0097484F">
            <w:pPr>
              <w:pStyle w:val="a7"/>
              <w:spacing w:line="400" w:lineRule="exact"/>
              <w:jc w:val="both"/>
              <w:rPr>
                <w:rFonts w:eastAsiaTheme="minorEastAsia"/>
                <w:spacing w:val="0"/>
              </w:rPr>
            </w:pPr>
            <w:r w:rsidRPr="00B207B1">
              <w:rPr>
                <w:rFonts w:eastAsiaTheme="minorEastAsia"/>
                <w:spacing w:val="0"/>
              </w:rPr>
              <w:t>shutil.copy(path, sys.path[0] + "/mwcache/cache/" + file_name)</w:t>
            </w:r>
          </w:p>
        </w:tc>
      </w:tr>
    </w:tbl>
    <w:p w14:paraId="1F1FAC18" w14:textId="77777777" w:rsidR="00AF0CA2" w:rsidRPr="00B207B1" w:rsidDel="00AF0CA2" w:rsidRDefault="00AF0CA2" w:rsidP="00AF0CA2">
      <w:pPr>
        <w:pStyle w:val="31"/>
        <w:rPr>
          <w:del w:id="5204" w:author="微软用户" w:date="2017-08-19T21:40:00Z"/>
          <w:moveTo w:id="5205" w:author="微软用户" w:date="2017-08-19T21:40:00Z"/>
        </w:rPr>
      </w:pPr>
      <w:bookmarkStart w:id="5206" w:name="_Toc491952467"/>
      <w:moveToRangeStart w:id="5207" w:author="微软用户" w:date="2017-08-19T21:40:00Z" w:name="move490942165"/>
      <w:moveTo w:id="5208" w:author="微软用户" w:date="2017-08-19T21:40:00Z">
        <w:r w:rsidRPr="00B207B1">
          <w:t>5.2.6 Firefox</w:t>
        </w:r>
        <w:r w:rsidRPr="00B207B1">
          <w:t>扩展</w:t>
        </w:r>
        <w:bookmarkEnd w:id="5206"/>
      </w:moveTo>
    </w:p>
    <w:moveToRangeEnd w:id="5207"/>
    <w:p w14:paraId="1D19CAF8" w14:textId="77777777" w:rsidR="000E5613" w:rsidRPr="00B207B1" w:rsidRDefault="000E5613">
      <w:pPr>
        <w:pStyle w:val="31"/>
        <w:pPrChange w:id="5209" w:author="微软用户" w:date="2017-08-19T21:40:00Z">
          <w:pPr>
            <w:spacing w:line="400" w:lineRule="exact"/>
          </w:pPr>
        </w:pPrChange>
      </w:pPr>
    </w:p>
    <w:p w14:paraId="018C530E" w14:textId="77777777" w:rsidR="003D75FE" w:rsidRPr="00B207B1" w:rsidDel="00AF0CA2" w:rsidRDefault="008160D7">
      <w:pPr>
        <w:pStyle w:val="31"/>
        <w:rPr>
          <w:moveFrom w:id="5210" w:author="微软用户" w:date="2017-08-19T21:40:00Z"/>
          <w:rFonts w:asciiTheme="minorEastAsia" w:hAnsiTheme="minorEastAsia"/>
          <w:sz w:val="24"/>
          <w:szCs w:val="24"/>
          <w:rPrChange w:id="5211" w:author="JY0225" w:date="2017-08-24T12:02:00Z">
            <w:rPr>
              <w:moveFrom w:id="5212" w:author="微软用户" w:date="2017-08-19T21:40:00Z"/>
            </w:rPr>
          </w:rPrChange>
        </w:rPr>
      </w:pPr>
      <w:moveFromRangeStart w:id="5213" w:author="微软用户" w:date="2017-08-19T21:40:00Z" w:name="move490942165"/>
      <w:moveFrom w:id="5214" w:author="微软用户" w:date="2017-08-19T21:40:00Z">
        <w:r w:rsidRPr="00B207B1" w:rsidDel="00AF0CA2">
          <w:rPr>
            <w:rFonts w:asciiTheme="minorEastAsia" w:hAnsiTheme="minorEastAsia"/>
            <w:sz w:val="24"/>
            <w:szCs w:val="24"/>
            <w:rPrChange w:id="5215" w:author="JY0225" w:date="2017-08-24T12:02:00Z">
              <w:rPr/>
            </w:rPrChange>
          </w:rPr>
          <w:t>5.2.6</w:t>
        </w:r>
        <w:r w:rsidR="003D75FE" w:rsidRPr="00B207B1" w:rsidDel="00AF0CA2">
          <w:rPr>
            <w:rFonts w:asciiTheme="minorEastAsia" w:hAnsiTheme="minorEastAsia"/>
            <w:sz w:val="24"/>
            <w:szCs w:val="24"/>
            <w:rPrChange w:id="5216" w:author="JY0225" w:date="2017-08-24T12:02:00Z">
              <w:rPr/>
            </w:rPrChange>
          </w:rPr>
          <w:t xml:space="preserve"> Firefox</w:t>
        </w:r>
        <w:r w:rsidR="002E5718" w:rsidRPr="00B207B1" w:rsidDel="00AF0CA2">
          <w:rPr>
            <w:rFonts w:asciiTheme="minorEastAsia" w:hAnsiTheme="minorEastAsia" w:hint="eastAsia"/>
            <w:sz w:val="24"/>
            <w:szCs w:val="24"/>
            <w:rPrChange w:id="5217" w:author="JY0225" w:date="2017-08-24T12:02:00Z">
              <w:rPr>
                <w:rFonts w:hint="eastAsia"/>
              </w:rPr>
            </w:rPrChange>
          </w:rPr>
          <w:t>扩展</w:t>
        </w:r>
      </w:moveFrom>
    </w:p>
    <w:moveFromRangeEnd w:id="5213"/>
    <w:p w14:paraId="7F5AF415" w14:textId="77777777" w:rsidR="00566056" w:rsidRPr="00B207B1" w:rsidRDefault="0048420B" w:rsidP="00205EDA">
      <w:pPr>
        <w:spacing w:line="400" w:lineRule="exact"/>
        <w:rPr>
          <w:rFonts w:hAnsiTheme="minorEastAsia"/>
          <w:color w:val="000000" w:themeColor="text1"/>
          <w:rPrChange w:id="5218" w:author="JY0225" w:date="2017-08-24T12:02:00Z">
            <w:rPr>
              <w:color w:val="000000" w:themeColor="text1"/>
            </w:rPr>
          </w:rPrChange>
        </w:rPr>
      </w:pPr>
      <w:r w:rsidRPr="00B207B1">
        <w:rPr>
          <w:rFonts w:hAnsiTheme="minorEastAsia"/>
          <w:rPrChange w:id="5219" w:author="JY0225" w:date="2017-08-24T12:02:00Z">
            <w:rPr/>
          </w:rPrChange>
        </w:rPr>
        <w:tab/>
      </w:r>
      <w:r w:rsidR="00205EDA" w:rsidRPr="00B207B1">
        <w:rPr>
          <w:rFonts w:hAnsiTheme="minorEastAsia" w:hint="eastAsia"/>
          <w:color w:val="000000" w:themeColor="text1"/>
          <w:rPrChange w:id="5220" w:author="JY0225" w:date="2017-08-24T12:02:00Z">
            <w:rPr>
              <w:rFonts w:hint="eastAsia"/>
              <w:color w:val="000000" w:themeColor="text1"/>
            </w:rPr>
          </w:rPrChange>
        </w:rPr>
        <w:t>浏览器</w:t>
      </w:r>
      <w:r w:rsidR="002E5718" w:rsidRPr="00B207B1">
        <w:rPr>
          <w:rFonts w:hAnsiTheme="minorEastAsia" w:hint="eastAsia"/>
          <w:color w:val="000000" w:themeColor="text1"/>
          <w:rPrChange w:id="5221" w:author="JY0225" w:date="2017-08-24T12:02:00Z">
            <w:rPr>
              <w:rFonts w:hint="eastAsia"/>
              <w:color w:val="000000" w:themeColor="text1"/>
            </w:rPr>
          </w:rPrChange>
        </w:rPr>
        <w:t>扩展</w:t>
      </w:r>
      <w:r w:rsidR="00205EDA" w:rsidRPr="00B207B1">
        <w:rPr>
          <w:rFonts w:hAnsiTheme="minorEastAsia" w:hint="eastAsia"/>
          <w:color w:val="000000" w:themeColor="text1"/>
          <w:rPrChange w:id="5222" w:author="JY0225" w:date="2017-08-24T12:02:00Z">
            <w:rPr>
              <w:rFonts w:hint="eastAsia"/>
              <w:color w:val="000000" w:themeColor="text1"/>
            </w:rPr>
          </w:rPrChange>
        </w:rPr>
        <w:t>是一种用来</w:t>
      </w:r>
      <w:r w:rsidR="00566056" w:rsidRPr="00B207B1">
        <w:rPr>
          <w:rFonts w:hAnsiTheme="minorEastAsia" w:hint="eastAsia"/>
          <w:color w:val="000000" w:themeColor="text1"/>
          <w:rPrChange w:id="5223" w:author="JY0225" w:date="2017-08-24T12:02:00Z">
            <w:rPr>
              <w:rFonts w:hint="eastAsia"/>
              <w:color w:val="000000" w:themeColor="text1"/>
            </w:rPr>
          </w:rPrChange>
        </w:rPr>
        <w:t>修改</w:t>
      </w:r>
      <w:r w:rsidR="00566056" w:rsidRPr="00B207B1">
        <w:rPr>
          <w:rFonts w:hAnsiTheme="minorEastAsia"/>
          <w:color w:val="000000" w:themeColor="text1"/>
          <w:rPrChange w:id="5224" w:author="JY0225" w:date="2017-08-24T12:02:00Z">
            <w:rPr>
              <w:color w:val="000000" w:themeColor="text1"/>
            </w:rPr>
          </w:rPrChange>
        </w:rPr>
        <w:t>web</w:t>
      </w:r>
      <w:r w:rsidR="00A62FA3" w:rsidRPr="00B207B1">
        <w:rPr>
          <w:rFonts w:hAnsiTheme="minorEastAsia" w:hint="eastAsia"/>
          <w:color w:val="000000" w:themeColor="text1"/>
          <w:rPrChange w:id="5225" w:author="JY0225" w:date="2017-08-24T12:02:00Z">
            <w:rPr>
              <w:rFonts w:hint="eastAsia"/>
              <w:color w:val="000000" w:themeColor="text1"/>
            </w:rPr>
          </w:rPrChange>
        </w:rPr>
        <w:t>浏览器</w:t>
      </w:r>
      <w:r w:rsidR="00205EDA" w:rsidRPr="00B207B1">
        <w:rPr>
          <w:rFonts w:hAnsiTheme="minorEastAsia" w:hint="eastAsia"/>
          <w:color w:val="000000" w:themeColor="text1"/>
          <w:rPrChange w:id="5226" w:author="JY0225" w:date="2017-08-24T12:02:00Z">
            <w:rPr>
              <w:rFonts w:hint="eastAsia"/>
              <w:color w:val="000000" w:themeColor="text1"/>
            </w:rPr>
          </w:rPrChange>
        </w:rPr>
        <w:t>功能的工具</w:t>
      </w:r>
      <w:r w:rsidR="00566056" w:rsidRPr="00B207B1">
        <w:rPr>
          <w:rFonts w:hAnsiTheme="minorEastAsia" w:hint="eastAsia"/>
          <w:color w:val="000000" w:themeColor="text1"/>
          <w:rPrChange w:id="5227" w:author="JY0225" w:date="2017-08-24T12:02:00Z">
            <w:rPr>
              <w:rFonts w:hint="eastAsia"/>
              <w:color w:val="000000" w:themeColor="text1"/>
            </w:rPr>
          </w:rPrChange>
        </w:rPr>
        <w:t>。它们使用</w:t>
      </w:r>
      <w:r w:rsidR="00217C16" w:rsidRPr="00B207B1">
        <w:rPr>
          <w:rFonts w:hAnsiTheme="minorEastAsia"/>
          <w:color w:val="000000" w:themeColor="text1"/>
          <w:rPrChange w:id="5228" w:author="JY0225" w:date="2017-08-24T12:02:00Z">
            <w:rPr>
              <w:color w:val="000000" w:themeColor="text1"/>
            </w:rPr>
          </w:rPrChange>
        </w:rPr>
        <w:t>JavaScript</w:t>
      </w:r>
      <w:r w:rsidR="00217C16" w:rsidRPr="00B207B1">
        <w:rPr>
          <w:rFonts w:hAnsiTheme="minorEastAsia" w:hint="eastAsia"/>
          <w:color w:val="000000" w:themeColor="text1"/>
          <w:rPrChange w:id="5229" w:author="JY0225" w:date="2017-08-24T12:02:00Z">
            <w:rPr>
              <w:rFonts w:hint="eastAsia"/>
              <w:color w:val="000000" w:themeColor="text1"/>
            </w:rPr>
          </w:rPrChange>
        </w:rPr>
        <w:t>、</w:t>
      </w:r>
      <w:r w:rsidR="00217C16" w:rsidRPr="00B207B1">
        <w:rPr>
          <w:rFonts w:hAnsiTheme="minorEastAsia"/>
          <w:color w:val="000000" w:themeColor="text1"/>
          <w:rPrChange w:id="5230" w:author="JY0225" w:date="2017-08-24T12:02:00Z">
            <w:rPr>
              <w:color w:val="000000" w:themeColor="text1"/>
            </w:rPr>
          </w:rPrChange>
        </w:rPr>
        <w:t>Html</w:t>
      </w:r>
      <w:r w:rsidR="00217C16" w:rsidRPr="00B207B1">
        <w:rPr>
          <w:rFonts w:hAnsiTheme="minorEastAsia" w:hint="eastAsia"/>
          <w:color w:val="000000" w:themeColor="text1"/>
          <w:rPrChange w:id="5231" w:author="JY0225" w:date="2017-08-24T12:02:00Z">
            <w:rPr>
              <w:rFonts w:hint="eastAsia"/>
              <w:color w:val="000000" w:themeColor="text1"/>
            </w:rPr>
          </w:rPrChange>
        </w:rPr>
        <w:t>、</w:t>
      </w:r>
      <w:r w:rsidR="00217C16" w:rsidRPr="00B207B1">
        <w:rPr>
          <w:rFonts w:hAnsiTheme="minorEastAsia"/>
          <w:color w:val="000000" w:themeColor="text1"/>
          <w:rPrChange w:id="5232" w:author="JY0225" w:date="2017-08-24T12:02:00Z">
            <w:rPr>
              <w:color w:val="000000" w:themeColor="text1"/>
            </w:rPr>
          </w:rPrChange>
        </w:rPr>
        <w:t>CSS</w:t>
      </w:r>
      <w:r w:rsidR="00217C16" w:rsidRPr="00B207B1">
        <w:rPr>
          <w:rFonts w:hAnsiTheme="minorEastAsia" w:hint="eastAsia"/>
          <w:color w:val="000000" w:themeColor="text1"/>
          <w:rPrChange w:id="5233" w:author="JY0225" w:date="2017-08-24T12:02:00Z">
            <w:rPr>
              <w:rFonts w:hint="eastAsia"/>
              <w:color w:val="000000" w:themeColor="text1"/>
            </w:rPr>
          </w:rPrChange>
        </w:rPr>
        <w:t>等</w:t>
      </w:r>
      <w:r w:rsidR="00566056" w:rsidRPr="00B207B1">
        <w:rPr>
          <w:rFonts w:hAnsiTheme="minorEastAsia" w:hint="eastAsia"/>
          <w:color w:val="000000" w:themeColor="text1"/>
          <w:rPrChange w:id="5234" w:author="JY0225" w:date="2017-08-24T12:02:00Z">
            <w:rPr>
              <w:rFonts w:hint="eastAsia"/>
              <w:color w:val="000000" w:themeColor="text1"/>
            </w:rPr>
          </w:rPrChange>
        </w:rPr>
        <w:t>标准的</w:t>
      </w:r>
      <w:r w:rsidR="00566056" w:rsidRPr="00B207B1">
        <w:rPr>
          <w:rFonts w:hAnsiTheme="minorEastAsia"/>
          <w:color w:val="000000" w:themeColor="text1"/>
          <w:rPrChange w:id="5235" w:author="JY0225" w:date="2017-08-24T12:02:00Z">
            <w:rPr>
              <w:color w:val="000000" w:themeColor="text1"/>
            </w:rPr>
          </w:rPrChange>
        </w:rPr>
        <w:t>web</w:t>
      </w:r>
      <w:r w:rsidR="00566056" w:rsidRPr="00B207B1">
        <w:rPr>
          <w:rFonts w:hAnsiTheme="minorEastAsia" w:hint="eastAsia"/>
          <w:color w:val="000000" w:themeColor="text1"/>
          <w:rPrChange w:id="5236" w:author="JY0225" w:date="2017-08-24T12:02:00Z">
            <w:rPr>
              <w:rFonts w:hint="eastAsia"/>
              <w:color w:val="000000" w:themeColor="text1"/>
            </w:rPr>
          </w:rPrChange>
        </w:rPr>
        <w:t>技术</w:t>
      </w:r>
      <w:r w:rsidR="0056330B" w:rsidRPr="00B207B1">
        <w:rPr>
          <w:rFonts w:hAnsiTheme="minorEastAsia" w:hint="eastAsia"/>
          <w:color w:val="000000" w:themeColor="text1"/>
          <w:rPrChange w:id="5237" w:author="JY0225" w:date="2017-08-24T12:02:00Z">
            <w:rPr>
              <w:rFonts w:hint="eastAsia"/>
              <w:color w:val="000000" w:themeColor="text1"/>
            </w:rPr>
          </w:rPrChange>
        </w:rPr>
        <w:t>，再加上一些专用的</w:t>
      </w:r>
      <w:r w:rsidR="0056330B" w:rsidRPr="00B207B1">
        <w:rPr>
          <w:rFonts w:hAnsiTheme="minorEastAsia"/>
          <w:color w:val="000000" w:themeColor="text1"/>
          <w:rPrChange w:id="5238" w:author="JY0225" w:date="2017-08-24T12:02:00Z">
            <w:rPr>
              <w:color w:val="000000" w:themeColor="text1"/>
            </w:rPr>
          </w:rPrChange>
        </w:rPr>
        <w:t>javascrip API</w:t>
      </w:r>
      <w:r w:rsidR="00651ABF" w:rsidRPr="00B207B1">
        <w:rPr>
          <w:rFonts w:hAnsiTheme="minorEastAsia" w:hint="eastAsia"/>
          <w:color w:val="000000" w:themeColor="text1"/>
          <w:rPrChange w:id="5239" w:author="JY0225" w:date="2017-08-24T12:02:00Z">
            <w:rPr>
              <w:rFonts w:hint="eastAsia"/>
              <w:color w:val="000000" w:themeColor="text1"/>
            </w:rPr>
          </w:rPrChange>
        </w:rPr>
        <w:t>进行编写</w:t>
      </w:r>
      <w:r w:rsidR="00566056" w:rsidRPr="00B207B1">
        <w:rPr>
          <w:rFonts w:hAnsiTheme="minorEastAsia" w:hint="eastAsia"/>
          <w:color w:val="000000" w:themeColor="text1"/>
          <w:rPrChange w:id="5240" w:author="JY0225" w:date="2017-08-24T12:02:00Z">
            <w:rPr>
              <w:rFonts w:hint="eastAsia"/>
              <w:color w:val="000000" w:themeColor="text1"/>
            </w:rPr>
          </w:rPrChange>
        </w:rPr>
        <w:t>。</w:t>
      </w:r>
      <w:r w:rsidR="00983C5D" w:rsidRPr="00B207B1">
        <w:rPr>
          <w:rFonts w:hAnsiTheme="minorEastAsia" w:hint="eastAsia"/>
          <w:color w:val="000000" w:themeColor="text1"/>
          <w:rPrChange w:id="5241" w:author="JY0225" w:date="2017-08-24T12:02:00Z">
            <w:rPr>
              <w:rFonts w:hint="eastAsia"/>
              <w:color w:val="000000" w:themeColor="text1"/>
            </w:rPr>
          </w:rPrChange>
        </w:rPr>
        <w:t>火狐扩展</w:t>
      </w:r>
      <w:r w:rsidR="00983C5D" w:rsidRPr="00B207B1">
        <w:rPr>
          <w:rFonts w:hAnsiTheme="minorEastAsia"/>
          <w:color w:val="000000" w:themeColor="text1"/>
          <w:rPrChange w:id="5242" w:author="JY0225" w:date="2017-08-24T12:02:00Z">
            <w:rPr>
              <w:color w:val="000000" w:themeColor="text1"/>
            </w:rPr>
          </w:rPrChange>
        </w:rPr>
        <w:t>(Extensions for Firefox)</w:t>
      </w:r>
      <w:r w:rsidR="00983C5D" w:rsidRPr="00B207B1">
        <w:rPr>
          <w:rFonts w:hAnsiTheme="minorEastAsia" w:hint="eastAsia"/>
          <w:color w:val="000000" w:themeColor="text1"/>
          <w:rPrChange w:id="5243" w:author="JY0225" w:date="2017-08-24T12:02:00Z">
            <w:rPr>
              <w:rFonts w:hint="eastAsia"/>
              <w:color w:val="000000" w:themeColor="text1"/>
            </w:rPr>
          </w:rPrChange>
        </w:rPr>
        <w:t>由</w:t>
      </w:r>
      <w:r w:rsidR="00983C5D" w:rsidRPr="00B207B1">
        <w:rPr>
          <w:rFonts w:hAnsiTheme="minorEastAsia"/>
          <w:color w:val="000000" w:themeColor="text1"/>
          <w:rPrChange w:id="5244" w:author="JY0225" w:date="2017-08-24T12:02:00Z">
            <w:rPr>
              <w:color w:val="000000" w:themeColor="text1"/>
            </w:rPr>
          </w:rPrChange>
        </w:rPr>
        <w:t>WebExtensions API</w:t>
      </w:r>
      <w:r w:rsidR="00983C5D" w:rsidRPr="00B207B1">
        <w:rPr>
          <w:rFonts w:hAnsiTheme="minorEastAsia" w:hint="eastAsia"/>
          <w:color w:val="000000" w:themeColor="text1"/>
          <w:rPrChange w:id="5245" w:author="JY0225" w:date="2017-08-24T12:02:00Z">
            <w:rPr>
              <w:rFonts w:hint="eastAsia"/>
              <w:color w:val="000000" w:themeColor="text1"/>
            </w:rPr>
          </w:rPrChange>
        </w:rPr>
        <w:t>构建而成。</w:t>
      </w:r>
      <w:r w:rsidR="00983C5D" w:rsidRPr="00B207B1">
        <w:rPr>
          <w:rFonts w:hAnsiTheme="minorEastAsia"/>
          <w:color w:val="000000" w:themeColor="text1"/>
          <w:rPrChange w:id="5246" w:author="JY0225" w:date="2017-08-24T12:02:00Z">
            <w:rPr>
              <w:color w:val="000000" w:themeColor="text1"/>
            </w:rPr>
          </w:rPrChange>
        </w:rPr>
        <w:t xml:space="preserve"> </w:t>
      </w:r>
      <w:r w:rsidR="00983C5D" w:rsidRPr="00B207B1">
        <w:rPr>
          <w:rFonts w:hAnsiTheme="minorEastAsia" w:hint="eastAsia"/>
          <w:color w:val="000000" w:themeColor="text1"/>
          <w:rPrChange w:id="5247" w:author="JY0225" w:date="2017-08-24T12:02:00Z">
            <w:rPr>
              <w:rFonts w:hint="eastAsia"/>
              <w:color w:val="000000" w:themeColor="text1"/>
            </w:rPr>
          </w:rPrChange>
        </w:rPr>
        <w:t>在很大程度上，与谷歌浏览器</w:t>
      </w:r>
      <w:r w:rsidR="00983C5D" w:rsidRPr="00B207B1">
        <w:rPr>
          <w:rFonts w:hAnsiTheme="minorEastAsia"/>
          <w:color w:val="000000" w:themeColor="text1"/>
          <w:rPrChange w:id="5248" w:author="JY0225" w:date="2017-08-24T12:02:00Z">
            <w:rPr>
              <w:color w:val="000000" w:themeColor="text1"/>
            </w:rPr>
          </w:rPrChange>
        </w:rPr>
        <w:t>Chrome</w:t>
      </w:r>
      <w:r w:rsidR="00983C5D" w:rsidRPr="00B207B1">
        <w:rPr>
          <w:rFonts w:hAnsiTheme="minorEastAsia" w:hint="eastAsia"/>
          <w:color w:val="000000" w:themeColor="text1"/>
          <w:rPrChange w:id="5249" w:author="JY0225" w:date="2017-08-24T12:02:00Z">
            <w:rPr>
              <w:rFonts w:hint="eastAsia"/>
              <w:color w:val="000000" w:themeColor="text1"/>
            </w:rPr>
          </w:rPrChange>
        </w:rPr>
        <w:t>和欧朋浏览器</w:t>
      </w:r>
      <w:r w:rsidR="00983C5D" w:rsidRPr="00B207B1">
        <w:rPr>
          <w:rFonts w:hAnsiTheme="minorEastAsia"/>
          <w:color w:val="000000" w:themeColor="text1"/>
          <w:rPrChange w:id="5250" w:author="JY0225" w:date="2017-08-24T12:02:00Z">
            <w:rPr>
              <w:color w:val="000000" w:themeColor="text1"/>
            </w:rPr>
          </w:rPrChange>
        </w:rPr>
        <w:t>Opera</w:t>
      </w:r>
      <w:r w:rsidR="00983C5D" w:rsidRPr="00B207B1">
        <w:rPr>
          <w:rFonts w:hAnsiTheme="minorEastAsia" w:hint="eastAsia"/>
          <w:color w:val="000000" w:themeColor="text1"/>
          <w:rPrChange w:id="5251" w:author="JY0225" w:date="2017-08-24T12:02:00Z">
            <w:rPr>
              <w:rFonts w:hint="eastAsia"/>
              <w:color w:val="000000" w:themeColor="text1"/>
            </w:rPr>
          </w:rPrChange>
        </w:rPr>
        <w:t>所支持的扩展</w:t>
      </w:r>
      <w:r w:rsidR="00983C5D" w:rsidRPr="00B207B1">
        <w:rPr>
          <w:rFonts w:hAnsiTheme="minorEastAsia"/>
          <w:color w:val="000000" w:themeColor="text1"/>
          <w:rPrChange w:id="5252" w:author="JY0225" w:date="2017-08-24T12:02:00Z">
            <w:rPr>
              <w:color w:val="000000" w:themeColor="text1"/>
            </w:rPr>
          </w:rPrChange>
        </w:rPr>
        <w:t xml:space="preserve">API </w:t>
      </w:r>
      <w:r w:rsidR="00983C5D" w:rsidRPr="00B207B1">
        <w:rPr>
          <w:rFonts w:hAnsiTheme="minorEastAsia" w:hint="eastAsia"/>
          <w:color w:val="000000" w:themeColor="text1"/>
          <w:rPrChange w:id="5253" w:author="JY0225" w:date="2017-08-24T12:02:00Z">
            <w:rPr>
              <w:rFonts w:hint="eastAsia"/>
              <w:color w:val="000000" w:themeColor="text1"/>
            </w:rPr>
          </w:rPrChange>
        </w:rPr>
        <w:t>兼容。</w:t>
      </w:r>
      <w:r w:rsidR="00962804" w:rsidRPr="00B207B1">
        <w:rPr>
          <w:rFonts w:hAnsiTheme="minorEastAsia" w:hint="eastAsia"/>
          <w:color w:val="000000" w:themeColor="text1"/>
          <w:rPrChange w:id="5254" w:author="JY0225" w:date="2017-08-24T12:02:00Z">
            <w:rPr>
              <w:rFonts w:hint="eastAsia"/>
              <w:color w:val="000000" w:themeColor="text1"/>
            </w:rPr>
          </w:rPrChange>
        </w:rPr>
        <w:t>通过浏览器</w:t>
      </w:r>
      <w:r w:rsidR="002E5718" w:rsidRPr="00B207B1">
        <w:rPr>
          <w:rFonts w:hAnsiTheme="minorEastAsia" w:hint="eastAsia"/>
          <w:color w:val="000000" w:themeColor="text1"/>
          <w:rPrChange w:id="5255" w:author="JY0225" w:date="2017-08-24T12:02:00Z">
            <w:rPr>
              <w:rFonts w:hint="eastAsia"/>
              <w:color w:val="000000" w:themeColor="text1"/>
            </w:rPr>
          </w:rPrChange>
        </w:rPr>
        <w:t>扩展</w:t>
      </w:r>
      <w:r w:rsidR="00566056" w:rsidRPr="00B207B1">
        <w:rPr>
          <w:rFonts w:hAnsiTheme="minorEastAsia" w:hint="eastAsia"/>
          <w:color w:val="000000" w:themeColor="text1"/>
          <w:rPrChange w:id="5256" w:author="JY0225" w:date="2017-08-24T12:02:00Z">
            <w:rPr>
              <w:rFonts w:hint="eastAsia"/>
              <w:color w:val="000000" w:themeColor="text1"/>
            </w:rPr>
          </w:rPrChange>
        </w:rPr>
        <w:t>可以为浏览器增加新的特性或者改变某些网站的外观和内容。</w:t>
      </w:r>
      <w:r w:rsidR="004B24E5" w:rsidRPr="00B207B1">
        <w:rPr>
          <w:rFonts w:hAnsiTheme="minorEastAsia" w:hint="eastAsia"/>
          <w:color w:val="000000" w:themeColor="text1"/>
          <w:rPrChange w:id="5257" w:author="JY0225" w:date="2017-08-24T12:02:00Z">
            <w:rPr>
              <w:rFonts w:hint="eastAsia"/>
              <w:color w:val="000000" w:themeColor="text1"/>
            </w:rPr>
          </w:rPrChange>
        </w:rPr>
        <w:t>本文主要是为验证</w:t>
      </w:r>
      <w:r w:rsidR="00B163AD" w:rsidRPr="00B207B1">
        <w:rPr>
          <w:rFonts w:hAnsiTheme="minorEastAsia" w:hint="eastAsia"/>
          <w:color w:val="000000" w:themeColor="text1"/>
          <w:rPrChange w:id="5258" w:author="JY0225" w:date="2017-08-24T12:02:00Z">
            <w:rPr>
              <w:rFonts w:hint="eastAsia"/>
              <w:color w:val="000000" w:themeColor="text1"/>
            </w:rPr>
          </w:rPrChange>
        </w:rPr>
        <w:t>优化后的中间件系统具备多应用适配的特性，因此开发了一款基于</w:t>
      </w:r>
      <w:r w:rsidR="00B163AD" w:rsidRPr="00B207B1">
        <w:rPr>
          <w:rFonts w:hAnsiTheme="minorEastAsia"/>
          <w:color w:val="000000" w:themeColor="text1"/>
          <w:rPrChange w:id="5259" w:author="JY0225" w:date="2017-08-24T12:02:00Z">
            <w:rPr>
              <w:color w:val="000000" w:themeColor="text1"/>
            </w:rPr>
          </w:rPrChange>
        </w:rPr>
        <w:t>Firefox</w:t>
      </w:r>
      <w:r w:rsidR="00B163AD" w:rsidRPr="00B207B1">
        <w:rPr>
          <w:rFonts w:hAnsiTheme="minorEastAsia" w:hint="eastAsia"/>
          <w:color w:val="000000" w:themeColor="text1"/>
          <w:rPrChange w:id="5260" w:author="JY0225" w:date="2017-08-24T12:02:00Z">
            <w:rPr>
              <w:rFonts w:hint="eastAsia"/>
              <w:color w:val="000000" w:themeColor="text1"/>
            </w:rPr>
          </w:rPrChange>
        </w:rPr>
        <w:t>的</w:t>
      </w:r>
      <w:r w:rsidR="002E5718" w:rsidRPr="00B207B1">
        <w:rPr>
          <w:rFonts w:hAnsiTheme="minorEastAsia" w:hint="eastAsia"/>
          <w:color w:val="000000" w:themeColor="text1"/>
          <w:rPrChange w:id="5261" w:author="JY0225" w:date="2017-08-24T12:02:00Z">
            <w:rPr>
              <w:rFonts w:hint="eastAsia"/>
              <w:color w:val="000000" w:themeColor="text1"/>
            </w:rPr>
          </w:rPrChange>
        </w:rPr>
        <w:t>扩展</w:t>
      </w:r>
      <w:r w:rsidR="00B163AD" w:rsidRPr="00B207B1">
        <w:rPr>
          <w:rFonts w:hAnsiTheme="minorEastAsia" w:hint="eastAsia"/>
          <w:color w:val="000000" w:themeColor="text1"/>
          <w:rPrChange w:id="5262" w:author="JY0225" w:date="2017-08-24T12:02:00Z">
            <w:rPr>
              <w:rFonts w:hint="eastAsia"/>
              <w:color w:val="000000" w:themeColor="text1"/>
            </w:rPr>
          </w:rPrChange>
        </w:rPr>
        <w:t>，使得用户可以通过</w:t>
      </w:r>
      <w:r w:rsidR="002E5718" w:rsidRPr="00B207B1">
        <w:rPr>
          <w:rFonts w:hAnsiTheme="minorEastAsia" w:hint="eastAsia"/>
          <w:color w:val="000000" w:themeColor="text1"/>
          <w:rPrChange w:id="5263" w:author="JY0225" w:date="2017-08-24T12:02:00Z">
            <w:rPr>
              <w:rFonts w:hint="eastAsia"/>
              <w:color w:val="000000" w:themeColor="text1"/>
            </w:rPr>
          </w:rPrChange>
        </w:rPr>
        <w:t>扩展</w:t>
      </w:r>
      <w:r w:rsidR="00B163AD" w:rsidRPr="00B207B1">
        <w:rPr>
          <w:rFonts w:hAnsiTheme="minorEastAsia" w:hint="eastAsia"/>
          <w:color w:val="000000" w:themeColor="text1"/>
          <w:rPrChange w:id="5264" w:author="JY0225" w:date="2017-08-24T12:02:00Z">
            <w:rPr>
              <w:rFonts w:hint="eastAsia"/>
              <w:color w:val="000000" w:themeColor="text1"/>
            </w:rPr>
          </w:rPrChange>
        </w:rPr>
        <w:t>来使用云</w:t>
      </w:r>
      <w:r w:rsidR="00476838" w:rsidRPr="00B207B1">
        <w:rPr>
          <w:rFonts w:hAnsiTheme="minorEastAsia" w:hint="eastAsia"/>
          <w:color w:val="000000" w:themeColor="text1"/>
          <w:rPrChange w:id="5265" w:author="JY0225" w:date="2017-08-24T12:02:00Z">
            <w:rPr>
              <w:rFonts w:hint="eastAsia"/>
              <w:color w:val="000000" w:themeColor="text1"/>
            </w:rPr>
          </w:rPrChange>
        </w:rPr>
        <w:t>备份</w:t>
      </w:r>
      <w:r w:rsidR="00B163AD" w:rsidRPr="00B207B1">
        <w:rPr>
          <w:rFonts w:hAnsiTheme="minorEastAsia" w:hint="eastAsia"/>
          <w:color w:val="000000" w:themeColor="text1"/>
          <w:rPrChange w:id="5266" w:author="JY0225" w:date="2017-08-24T12:02:00Z">
            <w:rPr>
              <w:rFonts w:hint="eastAsia"/>
              <w:color w:val="000000" w:themeColor="text1"/>
            </w:rPr>
          </w:rPrChange>
        </w:rPr>
        <w:t>服务</w:t>
      </w:r>
      <w:r w:rsidR="00623005" w:rsidRPr="00B207B1">
        <w:rPr>
          <w:rFonts w:hAnsiTheme="minorEastAsia" w:hint="eastAsia"/>
          <w:color w:val="000000" w:themeColor="text1"/>
          <w:rPrChange w:id="5267" w:author="JY0225" w:date="2017-08-24T12:02:00Z">
            <w:rPr>
              <w:rFonts w:hint="eastAsia"/>
              <w:color w:val="000000" w:themeColor="text1"/>
            </w:rPr>
          </w:rPrChange>
        </w:rPr>
        <w:t>。</w:t>
      </w:r>
    </w:p>
    <w:p w14:paraId="5F52CC14" w14:textId="77777777" w:rsidR="0022666D" w:rsidRPr="00B207B1" w:rsidRDefault="0022666D" w:rsidP="00205EDA">
      <w:pPr>
        <w:spacing w:line="400" w:lineRule="exact"/>
        <w:rPr>
          <w:rFonts w:hAnsiTheme="minorEastAsia"/>
          <w:color w:val="000000" w:themeColor="text1"/>
          <w:rPrChange w:id="5268" w:author="JY0225" w:date="2017-08-24T12:02:00Z">
            <w:rPr>
              <w:color w:val="000000" w:themeColor="text1"/>
            </w:rPr>
          </w:rPrChange>
        </w:rPr>
      </w:pPr>
      <w:r w:rsidRPr="00B207B1">
        <w:rPr>
          <w:rFonts w:hAnsiTheme="minorEastAsia"/>
          <w:color w:val="000000" w:themeColor="text1"/>
          <w:rPrChange w:id="5269" w:author="JY0225" w:date="2017-08-24T12:02:00Z">
            <w:rPr>
              <w:color w:val="000000" w:themeColor="text1"/>
            </w:rPr>
          </w:rPrChange>
        </w:rPr>
        <w:tab/>
        <w:t>1</w:t>
      </w:r>
      <w:r w:rsidRPr="00B207B1">
        <w:rPr>
          <w:rFonts w:hAnsiTheme="minorEastAsia" w:hint="eastAsia"/>
          <w:color w:val="000000" w:themeColor="text1"/>
          <w:rPrChange w:id="5270" w:author="JY0225" w:date="2017-08-24T12:02:00Z">
            <w:rPr>
              <w:rFonts w:hint="eastAsia"/>
              <w:color w:val="000000" w:themeColor="text1"/>
            </w:rPr>
          </w:rPrChange>
        </w:rPr>
        <w:t>）组织结构</w:t>
      </w:r>
    </w:p>
    <w:p w14:paraId="066C09CA" w14:textId="77777777" w:rsidR="00F1459D" w:rsidRPr="00B207B1" w:rsidRDefault="00F1459D" w:rsidP="00205EDA">
      <w:pPr>
        <w:spacing w:line="400" w:lineRule="exact"/>
        <w:rPr>
          <w:rFonts w:hAnsiTheme="minorEastAsia"/>
          <w:color w:val="000000" w:themeColor="text1"/>
          <w:rPrChange w:id="5271" w:author="JY0225" w:date="2017-08-24T12:02:00Z">
            <w:rPr>
              <w:color w:val="000000" w:themeColor="text1"/>
            </w:rPr>
          </w:rPrChange>
        </w:rPr>
      </w:pPr>
      <w:r w:rsidRPr="00B207B1">
        <w:rPr>
          <w:rFonts w:hAnsiTheme="minorEastAsia"/>
          <w:color w:val="000000" w:themeColor="text1"/>
          <w:rPrChange w:id="5272" w:author="JY0225" w:date="2017-08-24T12:02:00Z">
            <w:rPr>
              <w:color w:val="000000" w:themeColor="text1"/>
            </w:rPr>
          </w:rPrChange>
        </w:rPr>
        <w:tab/>
      </w:r>
      <w:r w:rsidR="00EC5125" w:rsidRPr="00B207B1">
        <w:rPr>
          <w:rFonts w:hAnsiTheme="minorEastAsia"/>
          <w:color w:val="000000" w:themeColor="text1"/>
          <w:rPrChange w:id="5273" w:author="JY0225" w:date="2017-08-24T12:02:00Z">
            <w:rPr>
              <w:color w:val="000000" w:themeColor="text1"/>
            </w:rPr>
          </w:rPrChange>
        </w:rPr>
        <w:t>WebExtension</w:t>
      </w:r>
      <w:r w:rsidR="00957E2D" w:rsidRPr="00B207B1">
        <w:rPr>
          <w:rFonts w:hAnsiTheme="minorEastAsia" w:hint="eastAsia"/>
          <w:color w:val="000000" w:themeColor="text1"/>
          <w:rPrChange w:id="5274" w:author="JY0225" w:date="2017-08-24T12:02:00Z">
            <w:rPr>
              <w:rFonts w:hint="eastAsia"/>
              <w:color w:val="000000" w:themeColor="text1"/>
            </w:rPr>
          </w:rPrChange>
        </w:rPr>
        <w:t>中包含的组件如下：</w:t>
      </w:r>
    </w:p>
    <w:p w14:paraId="79C03AC9" w14:textId="77777777" w:rsidR="00BF4396" w:rsidRPr="00B207B1" w:rsidRDefault="00BF4396" w:rsidP="0074251F">
      <w:pPr>
        <w:numPr>
          <w:ilvl w:val="0"/>
          <w:numId w:val="18"/>
        </w:numPr>
        <w:spacing w:line="400" w:lineRule="exact"/>
        <w:rPr>
          <w:rFonts w:hAnsiTheme="minorEastAsia"/>
          <w:color w:val="000000" w:themeColor="text1"/>
          <w:rPrChange w:id="5275" w:author="JY0225" w:date="2017-08-24T12:02:00Z">
            <w:rPr>
              <w:color w:val="000000" w:themeColor="text1"/>
            </w:rPr>
          </w:rPrChange>
        </w:rPr>
      </w:pPr>
      <w:r w:rsidRPr="00B207B1">
        <w:rPr>
          <w:rFonts w:hAnsiTheme="minorEastAsia"/>
          <w:color w:val="000000" w:themeColor="text1"/>
          <w:rPrChange w:id="5276" w:author="JY0225" w:date="2017-08-24T12:02:00Z">
            <w:rPr>
              <w:color w:val="000000" w:themeColor="text1"/>
            </w:rPr>
          </w:rPrChange>
        </w:rPr>
        <w:t>background pages</w:t>
      </w:r>
      <w:r w:rsidRPr="00B207B1">
        <w:rPr>
          <w:rFonts w:hAnsiTheme="minorEastAsia" w:hint="eastAsia"/>
          <w:color w:val="000000" w:themeColor="text1"/>
          <w:rPrChange w:id="5277" w:author="JY0225" w:date="2017-08-24T12:02:00Z">
            <w:rPr>
              <w:rFonts w:hint="eastAsia"/>
              <w:color w:val="000000" w:themeColor="text1"/>
            </w:rPr>
          </w:rPrChange>
        </w:rPr>
        <w:t>：执行一个长时间运行的逻辑</w:t>
      </w:r>
    </w:p>
    <w:p w14:paraId="5E9C17E5" w14:textId="77777777" w:rsidR="00BF4396" w:rsidRPr="00B207B1" w:rsidRDefault="00BF4396" w:rsidP="0074251F">
      <w:pPr>
        <w:numPr>
          <w:ilvl w:val="0"/>
          <w:numId w:val="18"/>
        </w:numPr>
        <w:spacing w:line="400" w:lineRule="exact"/>
        <w:rPr>
          <w:rFonts w:hAnsiTheme="minorEastAsia"/>
          <w:color w:val="000000" w:themeColor="text1"/>
          <w:rPrChange w:id="5278" w:author="JY0225" w:date="2017-08-24T12:02:00Z">
            <w:rPr>
              <w:color w:val="000000" w:themeColor="text1"/>
            </w:rPr>
          </w:rPrChange>
        </w:rPr>
      </w:pPr>
      <w:r w:rsidRPr="00B207B1">
        <w:rPr>
          <w:rFonts w:hAnsiTheme="minorEastAsia"/>
          <w:color w:val="000000" w:themeColor="text1"/>
          <w:rPrChange w:id="5279" w:author="JY0225" w:date="2017-08-24T12:02:00Z">
            <w:rPr>
              <w:color w:val="000000" w:themeColor="text1"/>
            </w:rPr>
          </w:rPrChange>
        </w:rPr>
        <w:t>content scripts</w:t>
      </w:r>
      <w:r w:rsidRPr="00B207B1">
        <w:rPr>
          <w:rFonts w:hAnsiTheme="minorEastAsia" w:hint="eastAsia"/>
          <w:color w:val="000000" w:themeColor="text1"/>
          <w:rPrChange w:id="5280" w:author="JY0225" w:date="2017-08-24T12:02:00Z">
            <w:rPr>
              <w:rFonts w:hint="eastAsia"/>
              <w:color w:val="000000" w:themeColor="text1"/>
            </w:rPr>
          </w:rPrChange>
        </w:rPr>
        <w:t>：与网页进行交互</w:t>
      </w:r>
      <w:r w:rsidRPr="00B207B1">
        <w:rPr>
          <w:rFonts w:hAnsiTheme="minorEastAsia"/>
          <w:color w:val="000000" w:themeColor="text1"/>
          <w:rPrChange w:id="5281" w:author="JY0225" w:date="2017-08-24T12:02:00Z">
            <w:rPr>
              <w:color w:val="000000" w:themeColor="text1"/>
            </w:rPr>
          </w:rPrChange>
        </w:rPr>
        <w:t>(</w:t>
      </w:r>
      <w:r w:rsidRPr="00B207B1">
        <w:rPr>
          <w:rFonts w:hAnsiTheme="minorEastAsia" w:hint="eastAsia"/>
          <w:color w:val="000000" w:themeColor="text1"/>
          <w:rPrChange w:id="5282" w:author="JY0225" w:date="2017-08-24T12:02:00Z">
            <w:rPr>
              <w:rFonts w:hint="eastAsia"/>
              <w:color w:val="000000" w:themeColor="text1"/>
            </w:rPr>
          </w:rPrChange>
        </w:rPr>
        <w:t>与</w:t>
      </w:r>
      <w:r w:rsidRPr="00B207B1">
        <w:rPr>
          <w:rFonts w:hAnsiTheme="minorEastAsia"/>
          <w:color w:val="000000" w:themeColor="text1"/>
          <w:rPrChange w:id="5283" w:author="JY0225" w:date="2017-08-24T12:02:00Z">
            <w:rPr>
              <w:color w:val="000000" w:themeColor="text1"/>
            </w:rPr>
          </w:rPrChange>
        </w:rPr>
        <w:t>JS</w:t>
      </w:r>
      <w:r w:rsidRPr="00B207B1">
        <w:rPr>
          <w:rFonts w:hAnsiTheme="minorEastAsia" w:hint="eastAsia"/>
          <w:color w:val="000000" w:themeColor="text1"/>
          <w:rPrChange w:id="5284" w:author="JY0225" w:date="2017-08-24T12:02:00Z">
            <w:rPr>
              <w:rFonts w:hint="eastAsia"/>
              <w:color w:val="000000" w:themeColor="text1"/>
            </w:rPr>
          </w:rPrChange>
        </w:rPr>
        <w:t>在页面中的</w:t>
      </w:r>
      <w:r w:rsidRPr="00B207B1">
        <w:rPr>
          <w:rFonts w:hAnsiTheme="minorEastAsia"/>
          <w:color w:val="000000" w:themeColor="text1"/>
          <w:rPrChange w:id="5285" w:author="JY0225" w:date="2017-08-24T12:02:00Z">
            <w:rPr>
              <w:color w:val="000000" w:themeColor="text1"/>
            </w:rPr>
          </w:rPrChange>
        </w:rPr>
        <w:t>&lt;script&gt;</w:t>
      </w:r>
      <w:r w:rsidRPr="00B207B1">
        <w:rPr>
          <w:rFonts w:hAnsiTheme="minorEastAsia" w:hint="eastAsia"/>
          <w:color w:val="000000" w:themeColor="text1"/>
          <w:rPrChange w:id="5286" w:author="JY0225" w:date="2017-08-24T12:02:00Z">
            <w:rPr>
              <w:rFonts w:hint="eastAsia"/>
              <w:color w:val="000000" w:themeColor="text1"/>
            </w:rPr>
          </w:rPrChange>
        </w:rPr>
        <w:t>元素不一样</w:t>
      </w:r>
      <w:r w:rsidRPr="00B207B1">
        <w:rPr>
          <w:rFonts w:hAnsiTheme="minorEastAsia"/>
          <w:color w:val="000000" w:themeColor="text1"/>
          <w:rPrChange w:id="5287" w:author="JY0225" w:date="2017-08-24T12:02:00Z">
            <w:rPr>
              <w:color w:val="000000" w:themeColor="text1"/>
            </w:rPr>
          </w:rPrChange>
        </w:rPr>
        <w:t>)</w:t>
      </w:r>
    </w:p>
    <w:p w14:paraId="254D952B" w14:textId="77777777" w:rsidR="00BF4396" w:rsidRPr="00B207B1" w:rsidRDefault="00BF4396" w:rsidP="0074251F">
      <w:pPr>
        <w:numPr>
          <w:ilvl w:val="0"/>
          <w:numId w:val="18"/>
        </w:numPr>
        <w:spacing w:line="400" w:lineRule="exact"/>
        <w:rPr>
          <w:rFonts w:hAnsiTheme="minorEastAsia"/>
          <w:color w:val="000000" w:themeColor="text1"/>
          <w:rPrChange w:id="5288" w:author="JY0225" w:date="2017-08-24T12:02:00Z">
            <w:rPr>
              <w:color w:val="000000" w:themeColor="text1"/>
            </w:rPr>
          </w:rPrChange>
        </w:rPr>
      </w:pPr>
      <w:r w:rsidRPr="00B207B1">
        <w:rPr>
          <w:rFonts w:hAnsiTheme="minorEastAsia"/>
          <w:color w:val="000000" w:themeColor="text1"/>
          <w:rPrChange w:id="5289" w:author="JY0225" w:date="2017-08-24T12:02:00Z">
            <w:rPr>
              <w:color w:val="000000" w:themeColor="text1"/>
            </w:rPr>
          </w:rPrChange>
        </w:rPr>
        <w:t>browser action files</w:t>
      </w:r>
      <w:r w:rsidRPr="00B207B1">
        <w:rPr>
          <w:rFonts w:hAnsiTheme="minorEastAsia" w:hint="eastAsia"/>
          <w:color w:val="000000" w:themeColor="text1"/>
          <w:rPrChange w:id="5290" w:author="JY0225" w:date="2017-08-24T12:02:00Z">
            <w:rPr>
              <w:rFonts w:hint="eastAsia"/>
              <w:color w:val="000000" w:themeColor="text1"/>
            </w:rPr>
          </w:rPrChange>
        </w:rPr>
        <w:t>：在工具栏中添加按钮</w:t>
      </w:r>
    </w:p>
    <w:p w14:paraId="2C605875" w14:textId="77777777" w:rsidR="00BF4396" w:rsidRPr="00B207B1" w:rsidRDefault="00BF4396" w:rsidP="0074251F">
      <w:pPr>
        <w:numPr>
          <w:ilvl w:val="0"/>
          <w:numId w:val="18"/>
        </w:numPr>
        <w:spacing w:line="400" w:lineRule="exact"/>
        <w:rPr>
          <w:rFonts w:hAnsiTheme="minorEastAsia"/>
          <w:color w:val="000000" w:themeColor="text1"/>
          <w:rPrChange w:id="5291" w:author="JY0225" w:date="2017-08-24T12:02:00Z">
            <w:rPr>
              <w:color w:val="000000" w:themeColor="text1"/>
            </w:rPr>
          </w:rPrChange>
        </w:rPr>
      </w:pPr>
      <w:r w:rsidRPr="00B207B1">
        <w:rPr>
          <w:rFonts w:hAnsiTheme="minorEastAsia"/>
          <w:color w:val="000000" w:themeColor="text1"/>
          <w:rPrChange w:id="5292" w:author="JY0225" w:date="2017-08-24T12:02:00Z">
            <w:rPr>
              <w:color w:val="000000" w:themeColor="text1"/>
            </w:rPr>
          </w:rPrChange>
        </w:rPr>
        <w:t>page action files</w:t>
      </w:r>
      <w:r w:rsidRPr="00B207B1">
        <w:rPr>
          <w:rFonts w:hAnsiTheme="minorEastAsia" w:hint="eastAsia"/>
          <w:color w:val="000000" w:themeColor="text1"/>
          <w:rPrChange w:id="5293" w:author="JY0225" w:date="2017-08-24T12:02:00Z">
            <w:rPr>
              <w:rFonts w:hint="eastAsia"/>
              <w:color w:val="000000" w:themeColor="text1"/>
            </w:rPr>
          </w:rPrChange>
        </w:rPr>
        <w:t>：在地址栏添加按钮</w:t>
      </w:r>
    </w:p>
    <w:p w14:paraId="072E3F13" w14:textId="77777777" w:rsidR="00BF4396" w:rsidRPr="00B207B1" w:rsidRDefault="00BF4396" w:rsidP="0074251F">
      <w:pPr>
        <w:numPr>
          <w:ilvl w:val="0"/>
          <w:numId w:val="18"/>
        </w:numPr>
        <w:spacing w:line="400" w:lineRule="exact"/>
        <w:rPr>
          <w:rFonts w:hAnsiTheme="minorEastAsia"/>
          <w:color w:val="000000" w:themeColor="text1"/>
          <w:rPrChange w:id="5294" w:author="JY0225" w:date="2017-08-24T12:02:00Z">
            <w:rPr>
              <w:color w:val="000000" w:themeColor="text1"/>
            </w:rPr>
          </w:rPrChange>
        </w:rPr>
      </w:pPr>
      <w:r w:rsidRPr="00B207B1">
        <w:rPr>
          <w:rFonts w:hAnsiTheme="minorEastAsia"/>
          <w:color w:val="000000" w:themeColor="text1"/>
          <w:rPrChange w:id="5295" w:author="JY0225" w:date="2017-08-24T12:02:00Z">
            <w:rPr>
              <w:color w:val="000000" w:themeColor="text1"/>
            </w:rPr>
          </w:rPrChange>
        </w:rPr>
        <w:t>options pages</w:t>
      </w:r>
      <w:r w:rsidRPr="00B207B1">
        <w:rPr>
          <w:rFonts w:hAnsiTheme="minorEastAsia" w:hint="eastAsia"/>
          <w:color w:val="000000" w:themeColor="text1"/>
          <w:rPrChange w:id="5296" w:author="JY0225" w:date="2017-08-24T12:02:00Z">
            <w:rPr>
              <w:rFonts w:hint="eastAsia"/>
              <w:color w:val="000000" w:themeColor="text1"/>
            </w:rPr>
          </w:rPrChange>
        </w:rPr>
        <w:t>：为用户定义一个可浏览的</w:t>
      </w:r>
      <w:r w:rsidRPr="00B207B1">
        <w:rPr>
          <w:rFonts w:hAnsiTheme="minorEastAsia"/>
          <w:color w:val="000000" w:themeColor="text1"/>
          <w:rPrChange w:id="5297" w:author="JY0225" w:date="2017-08-24T12:02:00Z">
            <w:rPr>
              <w:color w:val="000000" w:themeColor="text1"/>
            </w:rPr>
          </w:rPrChange>
        </w:rPr>
        <w:t>UI</w:t>
      </w:r>
      <w:r w:rsidRPr="00B207B1">
        <w:rPr>
          <w:rFonts w:hAnsiTheme="minorEastAsia" w:hint="eastAsia"/>
          <w:color w:val="000000" w:themeColor="text1"/>
          <w:rPrChange w:id="5298" w:author="JY0225" w:date="2017-08-24T12:02:00Z">
            <w:rPr>
              <w:rFonts w:hint="eastAsia"/>
              <w:color w:val="000000" w:themeColor="text1"/>
            </w:rPr>
          </w:rPrChange>
        </w:rPr>
        <w:t>界面，可以改变曾经的设置</w:t>
      </w:r>
    </w:p>
    <w:p w14:paraId="143662B8" w14:textId="77777777" w:rsidR="00B56A2F" w:rsidRPr="00B207B1" w:rsidRDefault="00BF4396" w:rsidP="0074251F">
      <w:pPr>
        <w:numPr>
          <w:ilvl w:val="0"/>
          <w:numId w:val="18"/>
        </w:numPr>
        <w:spacing w:line="400" w:lineRule="exact"/>
        <w:rPr>
          <w:rFonts w:hAnsiTheme="minorEastAsia"/>
          <w:color w:val="000000" w:themeColor="text1"/>
          <w:rPrChange w:id="5299" w:author="JY0225" w:date="2017-08-24T12:02:00Z">
            <w:rPr>
              <w:color w:val="000000" w:themeColor="text1"/>
            </w:rPr>
          </w:rPrChange>
        </w:rPr>
      </w:pPr>
      <w:r w:rsidRPr="00B207B1">
        <w:rPr>
          <w:rFonts w:hAnsiTheme="minorEastAsia"/>
          <w:color w:val="000000" w:themeColor="text1"/>
          <w:rPrChange w:id="5300" w:author="JY0225" w:date="2017-08-24T12:02:00Z">
            <w:rPr>
              <w:color w:val="000000" w:themeColor="text1"/>
            </w:rPr>
          </w:rPrChange>
        </w:rPr>
        <w:t>web-accessible resources</w:t>
      </w:r>
      <w:r w:rsidRPr="00B207B1">
        <w:rPr>
          <w:rFonts w:hAnsiTheme="minorEastAsia" w:hint="eastAsia"/>
          <w:color w:val="000000" w:themeColor="text1"/>
          <w:rPrChange w:id="5301" w:author="JY0225" w:date="2017-08-24T12:02:00Z">
            <w:rPr>
              <w:rFonts w:hint="eastAsia"/>
              <w:color w:val="000000" w:themeColor="text1"/>
            </w:rPr>
          </w:rPrChange>
        </w:rPr>
        <w:t>：是打包好的内容可用于网页与目录脚本</w:t>
      </w:r>
    </w:p>
    <w:p w14:paraId="0575E3C5" w14:textId="77777777" w:rsidR="00453AD6" w:rsidRPr="00B207B1" w:rsidRDefault="007A48BF" w:rsidP="009931E4">
      <w:pPr>
        <w:spacing w:afterLines="30" w:after="93" w:line="400" w:lineRule="exact"/>
        <w:rPr>
          <w:rFonts w:hAnsiTheme="minorEastAsia"/>
          <w:color w:val="000000" w:themeColor="text1"/>
          <w:rPrChange w:id="5302" w:author="JY0225" w:date="2017-08-24T12:02:00Z">
            <w:rPr>
              <w:color w:val="000000" w:themeColor="text1"/>
            </w:rPr>
          </w:rPrChange>
        </w:rPr>
      </w:pPr>
      <w:r w:rsidRPr="00B207B1">
        <w:rPr>
          <w:rFonts w:hAnsiTheme="minorEastAsia"/>
          <w:color w:val="000000" w:themeColor="text1"/>
          <w:rPrChange w:id="5303" w:author="JY0225" w:date="2017-08-24T12:02:00Z">
            <w:rPr>
              <w:color w:val="000000" w:themeColor="text1"/>
            </w:rPr>
          </w:rPrChange>
        </w:rPr>
        <w:tab/>
      </w:r>
      <w:r w:rsidR="00655461" w:rsidRPr="00B207B1">
        <w:rPr>
          <w:rFonts w:hAnsiTheme="minorEastAsia"/>
          <w:color w:val="000000" w:themeColor="text1"/>
          <w:rPrChange w:id="5304" w:author="JY0225" w:date="2017-08-24T12:02:00Z">
            <w:rPr>
              <w:color w:val="000000" w:themeColor="text1"/>
            </w:rPr>
          </w:rPrChange>
        </w:rPr>
        <w:t>manifest.json</w:t>
      </w:r>
      <w:r w:rsidR="00385952" w:rsidRPr="00B207B1">
        <w:rPr>
          <w:rFonts w:hAnsiTheme="minorEastAsia" w:hint="eastAsia"/>
          <w:color w:val="000000" w:themeColor="text1"/>
          <w:rPrChange w:id="5305" w:author="JY0225" w:date="2017-08-24T12:02:00Z">
            <w:rPr>
              <w:rFonts w:hint="eastAsia"/>
              <w:color w:val="000000" w:themeColor="text1"/>
            </w:rPr>
          </w:rPrChange>
        </w:rPr>
        <w:t>是</w:t>
      </w:r>
      <w:r w:rsidR="00655461" w:rsidRPr="00B207B1">
        <w:rPr>
          <w:rFonts w:hAnsiTheme="minorEastAsia" w:hint="eastAsia"/>
          <w:color w:val="000000" w:themeColor="text1"/>
          <w:rPrChange w:id="5306" w:author="JY0225" w:date="2017-08-24T12:02:00Z">
            <w:rPr>
              <w:rFonts w:hint="eastAsia"/>
              <w:color w:val="000000" w:themeColor="text1"/>
            </w:rPr>
          </w:rPrChange>
        </w:rPr>
        <w:t>唯一一个在每个</w:t>
      </w:r>
      <w:r w:rsidR="00655461" w:rsidRPr="00B207B1">
        <w:rPr>
          <w:rFonts w:hAnsiTheme="minorEastAsia"/>
          <w:color w:val="000000" w:themeColor="text1"/>
          <w:rPrChange w:id="5307" w:author="JY0225" w:date="2017-08-24T12:02:00Z">
            <w:rPr>
              <w:color w:val="000000" w:themeColor="text1"/>
            </w:rPr>
          </w:rPrChange>
        </w:rPr>
        <w:t>WebExtension</w:t>
      </w:r>
      <w:r w:rsidR="00655461" w:rsidRPr="00B207B1">
        <w:rPr>
          <w:rFonts w:hAnsiTheme="minorEastAsia" w:hint="eastAsia"/>
          <w:color w:val="000000" w:themeColor="text1"/>
          <w:rPrChange w:id="5308" w:author="JY0225" w:date="2017-08-24T12:02:00Z">
            <w:rPr>
              <w:rFonts w:hint="eastAsia"/>
              <w:color w:val="000000" w:themeColor="text1"/>
            </w:rPr>
          </w:rPrChange>
        </w:rPr>
        <w:t>中必须存在的文件。包含了关于这个扩展</w:t>
      </w:r>
      <w:r w:rsidR="002E5718" w:rsidRPr="00B207B1">
        <w:rPr>
          <w:rFonts w:hAnsiTheme="minorEastAsia" w:hint="eastAsia"/>
          <w:color w:val="000000" w:themeColor="text1"/>
          <w:rPrChange w:id="5309" w:author="JY0225" w:date="2017-08-24T12:02:00Z">
            <w:rPr>
              <w:rFonts w:hint="eastAsia"/>
              <w:color w:val="000000" w:themeColor="text1"/>
            </w:rPr>
          </w:rPrChange>
        </w:rPr>
        <w:t>扩展</w:t>
      </w:r>
      <w:r w:rsidR="00655461" w:rsidRPr="00B207B1">
        <w:rPr>
          <w:rFonts w:hAnsiTheme="minorEastAsia" w:hint="eastAsia"/>
          <w:color w:val="000000" w:themeColor="text1"/>
          <w:rPrChange w:id="5310" w:author="JY0225" w:date="2017-08-24T12:02:00Z">
            <w:rPr>
              <w:rFonts w:hint="eastAsia"/>
              <w:color w:val="000000" w:themeColor="text1"/>
            </w:rPr>
          </w:rPrChange>
        </w:rPr>
        <w:t>基本的元数据。比如扩展的名字，版本和所需权限。以及扩张需要的版本信息与权限。并且，也对</w:t>
      </w:r>
      <w:r w:rsidR="00655461" w:rsidRPr="00B207B1">
        <w:rPr>
          <w:rFonts w:hAnsiTheme="minorEastAsia"/>
          <w:color w:val="000000" w:themeColor="text1"/>
          <w:rPrChange w:id="5311" w:author="JY0225" w:date="2017-08-24T12:02:00Z">
            <w:rPr>
              <w:color w:val="000000" w:themeColor="text1"/>
            </w:rPr>
          </w:rPrChange>
        </w:rPr>
        <w:t>WebExtension</w:t>
      </w:r>
      <w:r w:rsidR="00655461" w:rsidRPr="00B207B1">
        <w:rPr>
          <w:rFonts w:hAnsiTheme="minorEastAsia" w:hint="eastAsia"/>
          <w:color w:val="000000" w:themeColor="text1"/>
          <w:rPrChange w:id="5312" w:author="JY0225" w:date="2017-08-24T12:02:00Z">
            <w:rPr>
              <w:rFonts w:hint="eastAsia"/>
              <w:color w:val="000000" w:themeColor="text1"/>
            </w:rPr>
          </w:rPrChange>
        </w:rPr>
        <w:t>中其他文件进行了链接。</w:t>
      </w:r>
      <w:r w:rsidR="00D766B8" w:rsidRPr="00B207B1">
        <w:rPr>
          <w:rFonts w:hAnsiTheme="minorEastAsia" w:hint="eastAsia"/>
          <w:color w:val="000000" w:themeColor="text1"/>
          <w:rPrChange w:id="5313" w:author="JY0225" w:date="2017-08-24T12:02:00Z">
            <w:rPr>
              <w:rFonts w:hint="eastAsia"/>
              <w:color w:val="000000" w:themeColor="text1"/>
            </w:rPr>
          </w:rPrChange>
        </w:rPr>
        <w:t>本文中</w:t>
      </w:r>
      <w:r w:rsidR="00D766B8" w:rsidRPr="00B207B1">
        <w:rPr>
          <w:rFonts w:hAnsiTheme="minorEastAsia"/>
          <w:color w:val="000000" w:themeColor="text1"/>
          <w:rPrChange w:id="5314" w:author="JY0225" w:date="2017-08-24T12:02:00Z">
            <w:rPr>
              <w:color w:val="000000" w:themeColor="text1"/>
            </w:rPr>
          </w:rPrChange>
        </w:rPr>
        <w:t>manifest.json</w:t>
      </w:r>
      <w:r w:rsidR="00EB314C" w:rsidRPr="00B207B1">
        <w:rPr>
          <w:rFonts w:hAnsiTheme="minorEastAsia" w:hint="eastAsia"/>
          <w:color w:val="000000" w:themeColor="text1"/>
          <w:rPrChange w:id="5315" w:author="JY0225" w:date="2017-08-24T12:02:00Z">
            <w:rPr>
              <w:rFonts w:hint="eastAsia"/>
              <w:color w:val="000000" w:themeColor="text1"/>
            </w:rPr>
          </w:rPrChange>
        </w:rPr>
        <w:t>中</w:t>
      </w:r>
      <w:r w:rsidR="00D766B8" w:rsidRPr="00B207B1">
        <w:rPr>
          <w:rFonts w:hAnsiTheme="minorEastAsia" w:hint="eastAsia"/>
          <w:color w:val="000000" w:themeColor="text1"/>
          <w:rPrChange w:id="5316" w:author="JY0225" w:date="2017-08-24T12:02:00Z">
            <w:rPr>
              <w:rFonts w:hint="eastAsia"/>
              <w:color w:val="000000" w:themeColor="text1"/>
            </w:rPr>
          </w:rPrChange>
        </w:rPr>
        <w:t>的</w:t>
      </w:r>
      <w:r w:rsidR="00EB314C" w:rsidRPr="00B207B1">
        <w:rPr>
          <w:rFonts w:hAnsiTheme="minorEastAsia" w:hint="eastAsia"/>
          <w:color w:val="000000" w:themeColor="text1"/>
          <w:rPrChange w:id="5317" w:author="JY0225" w:date="2017-08-24T12:02:00Z">
            <w:rPr>
              <w:rFonts w:hint="eastAsia"/>
              <w:color w:val="000000" w:themeColor="text1"/>
            </w:rPr>
          </w:rPrChange>
        </w:rPr>
        <w:t>关键</w:t>
      </w:r>
      <w:r w:rsidR="00D766B8" w:rsidRPr="00B207B1">
        <w:rPr>
          <w:rFonts w:hAnsiTheme="minorEastAsia" w:hint="eastAsia"/>
          <w:color w:val="000000" w:themeColor="text1"/>
          <w:rPrChange w:id="5318" w:author="JY0225" w:date="2017-08-24T12:02:00Z">
            <w:rPr>
              <w:rFonts w:hint="eastAsia"/>
              <w:color w:val="000000" w:themeColor="text1"/>
            </w:rPr>
          </w:rPrChange>
        </w:rPr>
        <w:t>内容如下：</w:t>
      </w:r>
    </w:p>
    <w:tbl>
      <w:tblPr>
        <w:tblStyle w:val="ae"/>
        <w:tblW w:w="0" w:type="auto"/>
        <w:tblInd w:w="445" w:type="dxa"/>
        <w:tblLook w:val="04A0" w:firstRow="1" w:lastRow="0" w:firstColumn="1" w:lastColumn="0" w:noHBand="0" w:noVBand="1"/>
      </w:tblPr>
      <w:tblGrid>
        <w:gridCol w:w="7851"/>
      </w:tblGrid>
      <w:tr w:rsidR="00453AD6" w:rsidRPr="00B207B1" w14:paraId="48517492" w14:textId="77777777" w:rsidTr="001D656B">
        <w:tc>
          <w:tcPr>
            <w:tcW w:w="7851" w:type="dxa"/>
          </w:tcPr>
          <w:p w14:paraId="16AFB58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w:t>
            </w:r>
          </w:p>
          <w:p w14:paraId="6DD33E3A" w14:textId="77777777" w:rsidR="00DD7190" w:rsidRPr="00B207B1" w:rsidRDefault="00691BA1"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版本信息</w:t>
            </w:r>
          </w:p>
          <w:p w14:paraId="5C071687"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"manifest_version": 2,</w:t>
            </w:r>
          </w:p>
          <w:p w14:paraId="16F822C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"name": "Middleware",</w:t>
            </w:r>
          </w:p>
          <w:p w14:paraId="485A9E5B" w14:textId="77777777" w:rsidR="00DD7190" w:rsidRPr="00B207B1" w:rsidRDefault="00DD7190" w:rsidP="00EB314C">
            <w:pPr>
              <w:pStyle w:val="a7"/>
              <w:spacing w:line="400" w:lineRule="exact"/>
              <w:rPr>
                <w:rFonts w:eastAsiaTheme="minorEastAsia"/>
                <w:spacing w:val="0"/>
              </w:rPr>
            </w:pPr>
            <w:r w:rsidRPr="00B207B1">
              <w:rPr>
                <w:rFonts w:eastAsiaTheme="minorEastAsia"/>
                <w:spacing w:val="0"/>
              </w:rPr>
              <w:lastRenderedPageBreak/>
              <w:t xml:space="preserve">  "version": "1.0",</w:t>
            </w:r>
          </w:p>
          <w:p w14:paraId="5779EB23" w14:textId="77777777" w:rsidR="00EB314C" w:rsidRPr="00B207B1" w:rsidRDefault="002A4046" w:rsidP="00EB314C">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所需的权限信息</w:t>
            </w:r>
          </w:p>
          <w:p w14:paraId="7B3E94F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"permissions": [</w:t>
            </w:r>
          </w:p>
          <w:p w14:paraId="2AE7016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"activeTab",</w:t>
            </w:r>
          </w:p>
          <w:p w14:paraId="7B2ED078"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"tabs",</w:t>
            </w:r>
          </w:p>
          <w:p w14:paraId="4E0080EE"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"cookies",</w:t>
            </w:r>
          </w:p>
          <w:p w14:paraId="045F15B0"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"&lt;all_urls&gt;"</w:t>
            </w:r>
          </w:p>
          <w:p w14:paraId="4ECFB1A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w:t>
            </w:r>
          </w:p>
          <w:p w14:paraId="10DEBCF8" w14:textId="77777777" w:rsidR="00DD7190" w:rsidRPr="00B207B1" w:rsidRDefault="00432723"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图标信息与初始界面</w:t>
            </w:r>
          </w:p>
          <w:p w14:paraId="4C04282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"browser_action": {</w:t>
            </w:r>
          </w:p>
          <w:p w14:paraId="5684FA2B"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"default_icon": "icons/beasts-32.png",</w:t>
            </w:r>
          </w:p>
          <w:p w14:paraId="467E1E9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"default_title": "Middleware",</w:t>
            </w:r>
          </w:p>
          <w:p w14:paraId="6F682799"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"default_popup": "popup/middleware_login.html"</w:t>
            </w:r>
          </w:p>
          <w:p w14:paraId="09C400E3" w14:textId="77777777" w:rsidR="00DD7190" w:rsidRPr="00B207B1" w:rsidRDefault="00203044" w:rsidP="00DD7190">
            <w:pPr>
              <w:pStyle w:val="a7"/>
              <w:spacing w:line="400" w:lineRule="exact"/>
              <w:rPr>
                <w:rFonts w:eastAsiaTheme="minorEastAsia"/>
                <w:spacing w:val="0"/>
              </w:rPr>
            </w:pPr>
            <w:r w:rsidRPr="00B207B1">
              <w:rPr>
                <w:rFonts w:eastAsiaTheme="minorEastAsia"/>
                <w:spacing w:val="0"/>
              </w:rPr>
              <w:t xml:space="preserve">  },</w:t>
            </w:r>
          </w:p>
          <w:p w14:paraId="3F62B1F2" w14:textId="77777777" w:rsidR="00453AD6" w:rsidRPr="00B207B1" w:rsidRDefault="00DD7190" w:rsidP="00DD7190">
            <w:pPr>
              <w:pStyle w:val="a7"/>
              <w:spacing w:line="400" w:lineRule="exact"/>
              <w:jc w:val="both"/>
              <w:rPr>
                <w:rFonts w:eastAsiaTheme="minorEastAsia"/>
                <w:spacing w:val="0"/>
              </w:rPr>
            </w:pPr>
            <w:r w:rsidRPr="00B207B1">
              <w:rPr>
                <w:rFonts w:eastAsiaTheme="minorEastAsia"/>
                <w:spacing w:val="0"/>
              </w:rPr>
              <w:t>}</w:t>
            </w:r>
          </w:p>
        </w:tc>
      </w:tr>
    </w:tbl>
    <w:p w14:paraId="77F1CED7" w14:textId="77777777" w:rsidR="0075713A" w:rsidRPr="00B207B1" w:rsidRDefault="00E90FAA" w:rsidP="00655461">
      <w:pPr>
        <w:spacing w:line="400" w:lineRule="exact"/>
        <w:rPr>
          <w:rFonts w:hAnsiTheme="minorEastAsia"/>
          <w:color w:val="000000" w:themeColor="text1"/>
          <w:rPrChange w:id="5319" w:author="JY0225" w:date="2017-08-24T12:03:00Z">
            <w:rPr>
              <w:color w:val="000000" w:themeColor="text1"/>
            </w:rPr>
          </w:rPrChange>
        </w:rPr>
      </w:pPr>
      <w:r w:rsidRPr="00B207B1">
        <w:rPr>
          <w:color w:val="000000" w:themeColor="text1"/>
        </w:rPr>
        <w:tab/>
      </w:r>
      <w:r w:rsidR="00FB357A" w:rsidRPr="00B207B1">
        <w:rPr>
          <w:rFonts w:hAnsiTheme="minorEastAsia" w:hint="eastAsia"/>
          <w:color w:val="000000" w:themeColor="text1"/>
          <w:rPrChange w:id="5320" w:author="JY0225" w:date="2017-08-24T12:03:00Z">
            <w:rPr>
              <w:rFonts w:hint="eastAsia"/>
              <w:color w:val="000000" w:themeColor="text1"/>
            </w:rPr>
          </w:rPrChange>
        </w:rPr>
        <w:t>上述代码描述的是</w:t>
      </w:r>
      <w:r w:rsidR="00FB357A" w:rsidRPr="00B207B1">
        <w:rPr>
          <w:rFonts w:hAnsiTheme="minorEastAsia"/>
          <w:color w:val="000000" w:themeColor="text1"/>
          <w:rPrChange w:id="5321" w:author="JY0225" w:date="2017-08-24T12:03:00Z">
            <w:rPr>
              <w:color w:val="000000" w:themeColor="text1"/>
            </w:rPr>
          </w:rPrChange>
        </w:rPr>
        <w:t>manifest.json</w:t>
      </w:r>
      <w:r w:rsidR="00FB357A" w:rsidRPr="00B207B1">
        <w:rPr>
          <w:rFonts w:hAnsiTheme="minorEastAsia" w:hint="eastAsia"/>
          <w:color w:val="000000" w:themeColor="text1"/>
          <w:rPrChange w:id="5322" w:author="JY0225" w:date="2017-08-24T12:03:00Z">
            <w:rPr>
              <w:rFonts w:hint="eastAsia"/>
              <w:color w:val="000000" w:themeColor="text1"/>
            </w:rPr>
          </w:rPrChange>
        </w:rPr>
        <w:t>中一些较为关键的内容，从配置文件中可以清晰地看到</w:t>
      </w:r>
      <w:r w:rsidR="002E5718" w:rsidRPr="00B207B1">
        <w:rPr>
          <w:rFonts w:hAnsiTheme="minorEastAsia" w:hint="eastAsia"/>
          <w:color w:val="000000" w:themeColor="text1"/>
          <w:rPrChange w:id="5323" w:author="JY0225" w:date="2017-08-24T12:03:00Z">
            <w:rPr>
              <w:rFonts w:hint="eastAsia"/>
              <w:color w:val="000000" w:themeColor="text1"/>
            </w:rPr>
          </w:rPrChange>
        </w:rPr>
        <w:t>扩展</w:t>
      </w:r>
      <w:r w:rsidR="00FB357A" w:rsidRPr="00B207B1">
        <w:rPr>
          <w:rFonts w:hAnsiTheme="minorEastAsia" w:hint="eastAsia"/>
          <w:color w:val="000000" w:themeColor="text1"/>
          <w:rPrChange w:id="5324" w:author="JY0225" w:date="2017-08-24T12:03:00Z">
            <w:rPr>
              <w:rFonts w:hint="eastAsia"/>
              <w:color w:val="000000" w:themeColor="text1"/>
            </w:rPr>
          </w:rPrChange>
        </w:rPr>
        <w:t>的名称</w:t>
      </w:r>
      <w:r w:rsidR="00587D24" w:rsidRPr="00B207B1">
        <w:rPr>
          <w:rFonts w:hAnsiTheme="minorEastAsia" w:hint="eastAsia"/>
          <w:color w:val="000000" w:themeColor="text1"/>
          <w:rPrChange w:id="5325" w:author="JY0225" w:date="2017-08-24T12:03:00Z">
            <w:rPr>
              <w:rFonts w:hint="eastAsia"/>
              <w:color w:val="000000" w:themeColor="text1"/>
            </w:rPr>
          </w:rPrChange>
        </w:rPr>
        <w:t>、</w:t>
      </w:r>
      <w:r w:rsidR="00FB357A" w:rsidRPr="00B207B1">
        <w:rPr>
          <w:rFonts w:hAnsiTheme="minorEastAsia" w:hint="eastAsia"/>
          <w:color w:val="000000" w:themeColor="text1"/>
          <w:rPrChange w:id="5326" w:author="JY0225" w:date="2017-08-24T12:03:00Z">
            <w:rPr>
              <w:rFonts w:hint="eastAsia"/>
              <w:color w:val="000000" w:themeColor="text1"/>
            </w:rPr>
          </w:rPrChange>
        </w:rPr>
        <w:t>版本信息</w:t>
      </w:r>
      <w:r w:rsidR="00763508" w:rsidRPr="00B207B1">
        <w:rPr>
          <w:rFonts w:hAnsiTheme="minorEastAsia" w:hint="eastAsia"/>
          <w:color w:val="000000" w:themeColor="text1"/>
          <w:rPrChange w:id="5327" w:author="JY0225" w:date="2017-08-24T12:03:00Z">
            <w:rPr>
              <w:rFonts w:hint="eastAsia"/>
              <w:color w:val="000000" w:themeColor="text1"/>
            </w:rPr>
          </w:rPrChange>
        </w:rPr>
        <w:t>以及所需的权限信息。</w:t>
      </w:r>
      <w:r w:rsidR="008F7D3A" w:rsidRPr="00B207B1">
        <w:rPr>
          <w:rFonts w:hAnsiTheme="minorEastAsia" w:hint="eastAsia"/>
          <w:color w:val="000000" w:themeColor="text1"/>
          <w:rPrChange w:id="5328" w:author="JY0225" w:date="2017-08-24T12:03:00Z">
            <w:rPr>
              <w:rFonts w:hint="eastAsia"/>
              <w:color w:val="000000" w:themeColor="text1"/>
            </w:rPr>
          </w:rPrChange>
        </w:rPr>
        <w:t>作为</w:t>
      </w:r>
      <w:r w:rsidR="002E5718" w:rsidRPr="00B207B1">
        <w:rPr>
          <w:rFonts w:hAnsiTheme="minorEastAsia" w:hint="eastAsia"/>
          <w:color w:val="000000" w:themeColor="text1"/>
          <w:rPrChange w:id="5329" w:author="JY0225" w:date="2017-08-24T12:03:00Z">
            <w:rPr>
              <w:rFonts w:hint="eastAsia"/>
              <w:color w:val="000000" w:themeColor="text1"/>
            </w:rPr>
          </w:rPrChange>
        </w:rPr>
        <w:t>扩展</w:t>
      </w:r>
      <w:r w:rsidR="00E309DF" w:rsidRPr="00B207B1">
        <w:rPr>
          <w:rFonts w:hAnsiTheme="minorEastAsia" w:hint="eastAsia"/>
          <w:color w:val="000000" w:themeColor="text1"/>
          <w:rPrChange w:id="5330" w:author="JY0225" w:date="2017-08-24T12:03:00Z">
            <w:rPr>
              <w:rFonts w:hint="eastAsia"/>
              <w:color w:val="000000" w:themeColor="text1"/>
            </w:rPr>
          </w:rPrChange>
        </w:rPr>
        <w:t>的入口，</w:t>
      </w:r>
      <w:r w:rsidR="008F7D3A" w:rsidRPr="00B207B1">
        <w:rPr>
          <w:rFonts w:hAnsiTheme="minorEastAsia" w:hint="eastAsia"/>
          <w:color w:val="000000" w:themeColor="text1"/>
          <w:rPrChange w:id="5331" w:author="JY0225" w:date="2017-08-24T12:03:00Z">
            <w:rPr>
              <w:rFonts w:hint="eastAsia"/>
              <w:color w:val="000000" w:themeColor="text1"/>
            </w:rPr>
          </w:rPrChange>
        </w:rPr>
        <w:t>需要在浏览器的导航栏里定义一个图标，以及一个初始界面，</w:t>
      </w:r>
      <w:r w:rsidR="002C2594" w:rsidRPr="00B207B1">
        <w:rPr>
          <w:rFonts w:hAnsiTheme="minorEastAsia"/>
          <w:color w:val="000000" w:themeColor="text1"/>
          <w:rPrChange w:id="5332" w:author="JY0225" w:date="2017-08-24T12:03:00Z">
            <w:rPr>
              <w:color w:val="000000" w:themeColor="text1"/>
            </w:rPr>
          </w:rPrChange>
        </w:rPr>
        <w:t>browser_action</w:t>
      </w:r>
      <w:r w:rsidR="002C2594" w:rsidRPr="00B207B1">
        <w:rPr>
          <w:rFonts w:hAnsiTheme="minorEastAsia" w:hint="eastAsia"/>
          <w:color w:val="000000" w:themeColor="text1"/>
          <w:rPrChange w:id="5333" w:author="JY0225" w:date="2017-08-24T12:03:00Z">
            <w:rPr>
              <w:rFonts w:hint="eastAsia"/>
              <w:color w:val="000000" w:themeColor="text1"/>
            </w:rPr>
          </w:rPrChange>
        </w:rPr>
        <w:t>参数中的</w:t>
      </w:r>
      <w:r w:rsidR="002C2594" w:rsidRPr="00B207B1">
        <w:rPr>
          <w:rFonts w:hAnsiTheme="minorEastAsia"/>
          <w:color w:val="000000" w:themeColor="text1"/>
          <w:rPrChange w:id="5334" w:author="JY0225" w:date="2017-08-24T12:03:00Z">
            <w:rPr>
              <w:color w:val="000000" w:themeColor="text1"/>
            </w:rPr>
          </w:rPrChange>
        </w:rPr>
        <w:t>default_icon</w:t>
      </w:r>
      <w:r w:rsidR="002C2594" w:rsidRPr="00B207B1">
        <w:rPr>
          <w:rFonts w:hAnsiTheme="minorEastAsia" w:hint="eastAsia"/>
          <w:color w:val="000000" w:themeColor="text1"/>
          <w:rPrChange w:id="5335" w:author="JY0225" w:date="2017-08-24T12:03:00Z">
            <w:rPr>
              <w:rFonts w:hint="eastAsia"/>
              <w:color w:val="000000" w:themeColor="text1"/>
            </w:rPr>
          </w:rPrChange>
        </w:rPr>
        <w:t>属性指定</w:t>
      </w:r>
      <w:r w:rsidR="002E5718" w:rsidRPr="00B207B1">
        <w:rPr>
          <w:rFonts w:hAnsiTheme="minorEastAsia" w:hint="eastAsia"/>
          <w:color w:val="000000" w:themeColor="text1"/>
          <w:rPrChange w:id="5336" w:author="JY0225" w:date="2017-08-24T12:03:00Z">
            <w:rPr>
              <w:rFonts w:hint="eastAsia"/>
              <w:color w:val="000000" w:themeColor="text1"/>
            </w:rPr>
          </w:rPrChange>
        </w:rPr>
        <w:t>扩展</w:t>
      </w:r>
      <w:r w:rsidR="002C2594" w:rsidRPr="00B207B1">
        <w:rPr>
          <w:rFonts w:hAnsiTheme="minorEastAsia" w:hint="eastAsia"/>
          <w:color w:val="000000" w:themeColor="text1"/>
          <w:rPrChange w:id="5337" w:author="JY0225" w:date="2017-08-24T12:03:00Z">
            <w:rPr>
              <w:rFonts w:hint="eastAsia"/>
              <w:color w:val="000000" w:themeColor="text1"/>
            </w:rPr>
          </w:rPrChange>
        </w:rPr>
        <w:t>的图标，而</w:t>
      </w:r>
      <w:r w:rsidR="002C2594" w:rsidRPr="00B207B1">
        <w:rPr>
          <w:rFonts w:hAnsiTheme="minorEastAsia"/>
          <w:color w:val="000000" w:themeColor="text1"/>
          <w:rPrChange w:id="5338" w:author="JY0225" w:date="2017-08-24T12:03:00Z">
            <w:rPr>
              <w:color w:val="000000" w:themeColor="text1"/>
            </w:rPr>
          </w:rPrChange>
        </w:rPr>
        <w:t>default_popup</w:t>
      </w:r>
      <w:r w:rsidR="002C2594" w:rsidRPr="00B207B1">
        <w:rPr>
          <w:rFonts w:hAnsiTheme="minorEastAsia" w:hint="eastAsia"/>
          <w:color w:val="000000" w:themeColor="text1"/>
          <w:rPrChange w:id="5339" w:author="JY0225" w:date="2017-08-24T12:03:00Z">
            <w:rPr>
              <w:rFonts w:hint="eastAsia"/>
              <w:color w:val="000000" w:themeColor="text1"/>
            </w:rPr>
          </w:rPrChange>
        </w:rPr>
        <w:t>指定了初始界面。</w:t>
      </w:r>
    </w:p>
    <w:p w14:paraId="12990B17" w14:textId="77777777" w:rsidR="007B3025" w:rsidRPr="00B207B1" w:rsidRDefault="003B7F7E" w:rsidP="004F34F8">
      <w:pPr>
        <w:spacing w:line="400" w:lineRule="exact"/>
        <w:rPr>
          <w:rFonts w:hAnsiTheme="minorEastAsia"/>
          <w:color w:val="000000" w:themeColor="text1"/>
          <w:rPrChange w:id="5340" w:author="JY0225" w:date="2017-08-24T12:03:00Z">
            <w:rPr>
              <w:color w:val="000000" w:themeColor="text1"/>
            </w:rPr>
          </w:rPrChange>
        </w:rPr>
      </w:pPr>
      <w:r w:rsidRPr="00B207B1">
        <w:rPr>
          <w:rFonts w:hAnsiTheme="minorEastAsia"/>
          <w:color w:val="000000" w:themeColor="text1"/>
          <w:rPrChange w:id="5341" w:author="JY0225" w:date="2017-08-24T12:03:00Z">
            <w:rPr>
              <w:color w:val="000000" w:themeColor="text1"/>
            </w:rPr>
          </w:rPrChange>
        </w:rPr>
        <w:tab/>
        <w:t>2</w:t>
      </w:r>
      <w:r w:rsidRPr="00B207B1">
        <w:rPr>
          <w:rFonts w:hAnsiTheme="minorEastAsia" w:hint="eastAsia"/>
          <w:color w:val="000000" w:themeColor="text1"/>
          <w:rPrChange w:id="5342" w:author="JY0225" w:date="2017-08-24T12:03:00Z">
            <w:rPr>
              <w:rFonts w:hint="eastAsia"/>
              <w:color w:val="000000" w:themeColor="text1"/>
            </w:rPr>
          </w:rPrChange>
        </w:rPr>
        <w:t>）</w:t>
      </w:r>
      <w:r w:rsidR="004733F0" w:rsidRPr="00B207B1">
        <w:rPr>
          <w:rFonts w:hAnsiTheme="minorEastAsia" w:hint="eastAsia"/>
          <w:color w:val="000000" w:themeColor="text1"/>
          <w:rPrChange w:id="5343" w:author="JY0225" w:date="2017-08-24T12:03:00Z">
            <w:rPr>
              <w:rFonts w:hint="eastAsia"/>
              <w:color w:val="000000" w:themeColor="text1"/>
            </w:rPr>
          </w:rPrChange>
        </w:rPr>
        <w:t>通信方式</w:t>
      </w:r>
    </w:p>
    <w:p w14:paraId="144B23EF" w14:textId="77777777" w:rsidR="003E3ABC" w:rsidRPr="00B207B1" w:rsidRDefault="003E3ABC" w:rsidP="004F34F8">
      <w:pPr>
        <w:spacing w:line="400" w:lineRule="exact"/>
        <w:rPr>
          <w:rFonts w:hAnsiTheme="minorEastAsia"/>
          <w:color w:val="000000" w:themeColor="text1"/>
          <w:rPrChange w:id="5344" w:author="JY0225" w:date="2017-08-24T12:03:00Z">
            <w:rPr>
              <w:color w:val="000000" w:themeColor="text1"/>
            </w:rPr>
          </w:rPrChange>
        </w:rPr>
      </w:pPr>
      <w:r w:rsidRPr="00B207B1">
        <w:rPr>
          <w:rFonts w:hAnsiTheme="minorEastAsia"/>
          <w:color w:val="000000" w:themeColor="text1"/>
          <w:rPrChange w:id="5345" w:author="JY0225" w:date="2017-08-24T12:03:00Z">
            <w:rPr>
              <w:color w:val="000000" w:themeColor="text1"/>
            </w:rPr>
          </w:rPrChange>
        </w:rPr>
        <w:tab/>
      </w:r>
      <w:r w:rsidR="006F7B24" w:rsidRPr="00B207B1">
        <w:rPr>
          <w:rFonts w:hAnsiTheme="minorEastAsia"/>
          <w:color w:val="000000" w:themeColor="text1"/>
          <w:rPrChange w:id="5346" w:author="JY0225" w:date="2017-08-24T12:03:00Z">
            <w:rPr>
              <w:color w:val="000000" w:themeColor="text1"/>
            </w:rPr>
          </w:rPrChange>
        </w:rPr>
        <w:t>WebExtension</w:t>
      </w:r>
      <w:r w:rsidR="008A1F2A" w:rsidRPr="00B207B1">
        <w:rPr>
          <w:rFonts w:hAnsiTheme="minorEastAsia" w:hint="eastAsia"/>
          <w:color w:val="000000" w:themeColor="text1"/>
          <w:rPrChange w:id="5347" w:author="JY0225" w:date="2017-08-24T12:03:00Z">
            <w:rPr>
              <w:rFonts w:hint="eastAsia"/>
              <w:color w:val="000000" w:themeColor="text1"/>
            </w:rPr>
          </w:rPrChange>
        </w:rPr>
        <w:t>使用的是网页开发的标准技术，因此与服务器的通讯方式也与一般网页开发的方式相同</w:t>
      </w:r>
      <w:r w:rsidR="00B22E16" w:rsidRPr="00B207B1">
        <w:rPr>
          <w:rFonts w:hAnsiTheme="minorEastAsia" w:hint="eastAsia"/>
          <w:color w:val="000000" w:themeColor="text1"/>
          <w:rPrChange w:id="5348" w:author="JY0225" w:date="2017-08-24T12:03:00Z">
            <w:rPr>
              <w:rFonts w:hint="eastAsia"/>
              <w:color w:val="000000" w:themeColor="text1"/>
            </w:rPr>
          </w:rPrChange>
        </w:rPr>
        <w:t>，使用的是</w:t>
      </w:r>
      <w:r w:rsidR="00B22E16" w:rsidRPr="00B207B1">
        <w:rPr>
          <w:rFonts w:hAnsiTheme="minorEastAsia"/>
          <w:color w:val="000000" w:themeColor="text1"/>
          <w:rPrChange w:id="5349" w:author="JY0225" w:date="2017-08-24T12:03:00Z">
            <w:rPr>
              <w:color w:val="000000" w:themeColor="text1"/>
            </w:rPr>
          </w:rPrChange>
        </w:rPr>
        <w:t>Websocket</w:t>
      </w:r>
      <w:r w:rsidR="00B22E16" w:rsidRPr="00B207B1">
        <w:rPr>
          <w:rFonts w:hAnsiTheme="minorEastAsia" w:hint="eastAsia"/>
          <w:color w:val="000000" w:themeColor="text1"/>
          <w:rPrChange w:id="5350" w:author="JY0225" w:date="2017-08-24T12:03:00Z">
            <w:rPr>
              <w:rFonts w:hint="eastAsia"/>
              <w:color w:val="000000" w:themeColor="text1"/>
            </w:rPr>
          </w:rPrChange>
        </w:rPr>
        <w:t>。</w:t>
      </w:r>
      <w:r w:rsidR="004807FA" w:rsidRPr="00B207B1">
        <w:rPr>
          <w:rFonts w:hAnsiTheme="minorEastAsia"/>
          <w:color w:val="000000" w:themeColor="text1"/>
          <w:rPrChange w:id="5351" w:author="JY0225" w:date="2017-08-24T12:03:00Z">
            <w:rPr>
              <w:color w:val="000000" w:themeColor="text1"/>
            </w:rPr>
          </w:rPrChange>
        </w:rPr>
        <w:t>Websocket</w:t>
      </w:r>
      <w:r w:rsidR="00C97D37" w:rsidRPr="00B207B1">
        <w:rPr>
          <w:rFonts w:hAnsiTheme="minorEastAsia" w:hint="eastAsia"/>
          <w:color w:val="000000" w:themeColor="text1"/>
          <w:rPrChange w:id="5352" w:author="JY0225" w:date="2017-08-24T12:03:00Z">
            <w:rPr>
              <w:rFonts w:hint="eastAsia"/>
              <w:color w:val="000000" w:themeColor="text1"/>
            </w:rPr>
          </w:rPrChange>
        </w:rPr>
        <w:t>需要通过一次握手协议才能与服务器建立连接</w:t>
      </w:r>
      <w:r w:rsidR="0048733E" w:rsidRPr="00B207B1">
        <w:rPr>
          <w:rFonts w:hAnsiTheme="minorEastAsia" w:hint="eastAsia"/>
          <w:color w:val="000000" w:themeColor="text1"/>
          <w:rPrChange w:id="5353" w:author="JY0225" w:date="2017-08-24T12:03:00Z">
            <w:rPr>
              <w:rFonts w:hint="eastAsia"/>
              <w:color w:val="000000" w:themeColor="text1"/>
            </w:rPr>
          </w:rPrChange>
        </w:rPr>
        <w:t>，其实现的核心代码如下：</w:t>
      </w:r>
    </w:p>
    <w:p w14:paraId="21AE529B" w14:textId="77777777" w:rsidR="009E0465" w:rsidRPr="00B207B1" w:rsidRDefault="00955C50" w:rsidP="009931E4">
      <w:pPr>
        <w:spacing w:afterLines="30" w:after="93" w:line="400" w:lineRule="exact"/>
        <w:rPr>
          <w:rFonts w:hAnsiTheme="minorEastAsia"/>
          <w:color w:val="000000" w:themeColor="text1"/>
          <w:rPrChange w:id="5354" w:author="JY0225" w:date="2017-08-24T12:03:00Z">
            <w:rPr>
              <w:color w:val="000000" w:themeColor="text1"/>
            </w:rPr>
          </w:rPrChange>
        </w:rPr>
      </w:pPr>
      <w:r w:rsidRPr="00B207B1">
        <w:rPr>
          <w:rFonts w:hAnsiTheme="minorEastAsia"/>
          <w:color w:val="000000" w:themeColor="text1"/>
          <w:rPrChange w:id="5355" w:author="JY0225" w:date="2017-08-24T12:03:00Z">
            <w:rPr>
              <w:color w:val="000000" w:themeColor="text1"/>
            </w:rPr>
          </w:rPrChange>
        </w:rPr>
        <w:tab/>
      </w:r>
      <w:r w:rsidR="00AB5CA4" w:rsidRPr="00B207B1">
        <w:rPr>
          <w:rFonts w:hAnsiTheme="minorEastAsia"/>
          <w:color w:val="000000" w:themeColor="text1"/>
          <w:rPrChange w:id="5356" w:author="JY0225" w:date="2017-08-24T12:03:00Z">
            <w:rPr>
              <w:color w:val="000000" w:themeColor="text1"/>
            </w:rPr>
          </w:rPrChange>
        </w:rPr>
        <w:t>Firefox</w:t>
      </w:r>
      <w:r w:rsidR="002E5718" w:rsidRPr="00B207B1">
        <w:rPr>
          <w:rFonts w:hAnsiTheme="minorEastAsia" w:hint="eastAsia"/>
          <w:color w:val="000000" w:themeColor="text1"/>
          <w:rPrChange w:id="5357" w:author="JY0225" w:date="2017-08-24T12:03:00Z">
            <w:rPr>
              <w:rFonts w:hint="eastAsia"/>
              <w:color w:val="000000" w:themeColor="text1"/>
            </w:rPr>
          </w:rPrChange>
        </w:rPr>
        <w:t>扩展</w:t>
      </w:r>
      <w:r w:rsidR="00AB5CA4" w:rsidRPr="00B207B1">
        <w:rPr>
          <w:rFonts w:hAnsiTheme="minorEastAsia" w:hint="eastAsia"/>
          <w:color w:val="000000" w:themeColor="text1"/>
          <w:rPrChange w:id="5358" w:author="JY0225" w:date="2017-08-24T12:03:00Z">
            <w:rPr>
              <w:rFonts w:hint="eastAsia"/>
              <w:color w:val="000000" w:themeColor="text1"/>
            </w:rPr>
          </w:rPrChange>
        </w:rPr>
        <w:t>客户端核心代码：</w:t>
      </w:r>
    </w:p>
    <w:tbl>
      <w:tblPr>
        <w:tblStyle w:val="ae"/>
        <w:tblW w:w="0" w:type="auto"/>
        <w:tblInd w:w="445" w:type="dxa"/>
        <w:tblLook w:val="04A0" w:firstRow="1" w:lastRow="0" w:firstColumn="1" w:lastColumn="0" w:noHBand="0" w:noVBand="1"/>
      </w:tblPr>
      <w:tblGrid>
        <w:gridCol w:w="7851"/>
      </w:tblGrid>
      <w:tr w:rsidR="009E0465" w:rsidRPr="00B207B1" w14:paraId="5C2F56A3" w14:textId="77777777" w:rsidTr="001D656B">
        <w:tc>
          <w:tcPr>
            <w:tcW w:w="7851" w:type="dxa"/>
          </w:tcPr>
          <w:p w14:paraId="37A3C26D" w14:textId="77777777" w:rsidR="006245C9" w:rsidRPr="00B207B1" w:rsidRDefault="006245C9"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设置服务器地址和端口号，并新建</w:t>
            </w:r>
            <w:r w:rsidRPr="00B207B1">
              <w:rPr>
                <w:rFonts w:eastAsiaTheme="minorEastAsia" w:hint="eastAsia"/>
                <w:spacing w:val="0"/>
              </w:rPr>
              <w:t>WebSocket</w:t>
            </w:r>
            <w:r w:rsidR="0058080B" w:rsidRPr="00B207B1">
              <w:rPr>
                <w:rFonts w:eastAsiaTheme="minorEastAsia" w:hint="eastAsia"/>
                <w:spacing w:val="0"/>
              </w:rPr>
              <w:t>对象</w:t>
            </w:r>
          </w:p>
          <w:p w14:paraId="20669954"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var host = "ws://127.0.0.1:10000/"</w:t>
            </w:r>
          </w:p>
          <w:p w14:paraId="1B14FB2B"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 = new WebSocket(host);</w:t>
            </w:r>
          </w:p>
          <w:p w14:paraId="0EF45752" w14:textId="77777777" w:rsidR="004D1562" w:rsidRPr="00B207B1" w:rsidRDefault="004D1562"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连接建立时</w:t>
            </w:r>
          </w:p>
          <w:p w14:paraId="4EC6AF31"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socket.onopen = function (msg) {</w:t>
            </w:r>
          </w:p>
          <w:p w14:paraId="373BD2CD" w14:textId="77777777" w:rsidR="00F770E6" w:rsidRPr="00B207B1" w:rsidRDefault="00F770E6" w:rsidP="009F4191">
            <w:pPr>
              <w:pStyle w:val="a7"/>
              <w:spacing w:line="400" w:lineRule="exact"/>
              <w:ind w:firstLineChars="200" w:firstLine="480"/>
              <w:rPr>
                <w:rFonts w:eastAsiaTheme="minorEastAsia"/>
                <w:spacing w:val="0"/>
              </w:rPr>
            </w:pPr>
            <w:r w:rsidRPr="00B207B1">
              <w:rPr>
                <w:rFonts w:eastAsiaTheme="minorEastAsia"/>
                <w:spacing w:val="0"/>
              </w:rPr>
              <w:t>send(request);</w:t>
            </w:r>
          </w:p>
          <w:p w14:paraId="0D12E0D0"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284732FA" w14:textId="77777777" w:rsidR="0072391A" w:rsidRPr="00B207B1" w:rsidRDefault="0072391A"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收到服务器返回的消息时</w:t>
            </w:r>
          </w:p>
          <w:p w14:paraId="4E7B6920" w14:textId="77777777" w:rsidR="00614CCF" w:rsidRPr="00B207B1" w:rsidRDefault="00F770E6" w:rsidP="00F770E6">
            <w:pPr>
              <w:pStyle w:val="a7"/>
              <w:spacing w:line="400" w:lineRule="exact"/>
              <w:rPr>
                <w:rFonts w:eastAsiaTheme="minorEastAsia"/>
                <w:spacing w:val="0"/>
              </w:rPr>
            </w:pPr>
            <w:r w:rsidRPr="00B207B1">
              <w:rPr>
                <w:rFonts w:eastAsiaTheme="minorEastAsia"/>
                <w:spacing w:val="0"/>
              </w:rPr>
              <w:t>sock</w:t>
            </w:r>
            <w:r w:rsidR="00614CCF" w:rsidRPr="00B207B1">
              <w:rPr>
                <w:rFonts w:eastAsiaTheme="minorEastAsia"/>
                <w:spacing w:val="0"/>
              </w:rPr>
              <w:t>et.onmessage = function (msg) {</w:t>
            </w:r>
          </w:p>
          <w:p w14:paraId="6F7CD553"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pyresult = pyresult + msg.data</w:t>
            </w:r>
          </w:p>
          <w:p w14:paraId="2310D62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lastRenderedPageBreak/>
              <w:t>var JResult = JSON.parse(pyresult);</w:t>
            </w:r>
          </w:p>
          <w:p w14:paraId="57F4598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portFromCS.postMessage({"JResult": JResult</w:t>
            </w:r>
            <w:r w:rsidR="00A53D1D" w:rsidRPr="00B207B1">
              <w:rPr>
                <w:rFonts w:eastAsiaTheme="minorEastAsia"/>
                <w:spacing w:val="0"/>
              </w:rPr>
              <w:t xml:space="preserve"> </w:t>
            </w:r>
            <w:r w:rsidRPr="00B207B1">
              <w:rPr>
                <w:rFonts w:eastAsiaTheme="minorEastAsia"/>
                <w:spacing w:val="0"/>
              </w:rPr>
              <w:t>});</w:t>
            </w:r>
          </w:p>
          <w:p w14:paraId="541B7532"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3C6BE13F" w14:textId="77777777" w:rsidR="00F770E6" w:rsidRPr="00B207B1" w:rsidRDefault="0033627C"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连接关闭后</w:t>
            </w:r>
          </w:p>
          <w:p w14:paraId="11ACFED0" w14:textId="77777777" w:rsidR="00D7274A" w:rsidRPr="00B207B1" w:rsidRDefault="00F770E6" w:rsidP="00F770E6">
            <w:pPr>
              <w:pStyle w:val="a7"/>
              <w:spacing w:line="400" w:lineRule="exact"/>
              <w:rPr>
                <w:rFonts w:eastAsiaTheme="minorEastAsia"/>
                <w:spacing w:val="0"/>
              </w:rPr>
            </w:pPr>
            <w:r w:rsidRPr="00B207B1">
              <w:rPr>
                <w:rFonts w:eastAsiaTheme="minorEastAsia"/>
                <w:spacing w:val="0"/>
              </w:rPr>
              <w:t>so</w:t>
            </w:r>
            <w:r w:rsidR="00D7274A" w:rsidRPr="00B207B1">
              <w:rPr>
                <w:rFonts w:eastAsiaTheme="minorEastAsia"/>
                <w:spacing w:val="0"/>
              </w:rPr>
              <w:t>cket.onclose = function (msg) {</w:t>
            </w:r>
          </w:p>
          <w:p w14:paraId="34B82BA2" w14:textId="77777777" w:rsidR="00D7274A" w:rsidRPr="00B207B1" w:rsidRDefault="00F770E6" w:rsidP="00D7274A">
            <w:pPr>
              <w:pStyle w:val="a7"/>
              <w:spacing w:line="400" w:lineRule="exact"/>
              <w:ind w:firstLineChars="200" w:firstLine="480"/>
              <w:rPr>
                <w:rFonts w:eastAsiaTheme="minorEastAsia"/>
                <w:spacing w:val="0"/>
              </w:rPr>
            </w:pPr>
            <w:r w:rsidRPr="00B207B1">
              <w:rPr>
                <w:rFonts w:eastAsiaTheme="minorEastAsia"/>
                <w:spacing w:val="0"/>
              </w:rPr>
              <w:t>portFromCS.postMessage({"mstatus": "connection closed"});</w:t>
            </w:r>
          </w:p>
          <w:p w14:paraId="186EB6ED" w14:textId="77777777" w:rsidR="009A384D" w:rsidRPr="00B207B1" w:rsidRDefault="009A384D" w:rsidP="009A384D">
            <w:pPr>
              <w:pStyle w:val="a7"/>
              <w:spacing w:line="400" w:lineRule="exact"/>
              <w:ind w:firstLineChars="200" w:firstLine="480"/>
              <w:rPr>
                <w:rFonts w:eastAsiaTheme="minorEastAsia"/>
                <w:spacing w:val="0"/>
              </w:rPr>
            </w:pPr>
            <w:r w:rsidRPr="00B207B1">
              <w:rPr>
                <w:rFonts w:eastAsiaTheme="minorEastAsia"/>
                <w:spacing w:val="0"/>
              </w:rPr>
              <w:t>login = false;</w:t>
            </w:r>
            <w:r w:rsidRPr="00B207B1">
              <w:rPr>
                <w:rFonts w:eastAsiaTheme="minorEastAsia"/>
                <w:spacing w:val="0"/>
              </w:rPr>
              <w:tab/>
            </w:r>
          </w:p>
          <w:p w14:paraId="6A6C6A1A" w14:textId="77777777" w:rsidR="009E0465" w:rsidRPr="00B207B1" w:rsidRDefault="00F770E6" w:rsidP="00D3034C">
            <w:pPr>
              <w:pStyle w:val="a7"/>
              <w:spacing w:line="400" w:lineRule="exact"/>
              <w:rPr>
                <w:rFonts w:eastAsiaTheme="minorEastAsia"/>
                <w:spacing w:val="0"/>
              </w:rPr>
            </w:pPr>
            <w:r w:rsidRPr="00B207B1">
              <w:rPr>
                <w:rFonts w:eastAsiaTheme="minorEastAsia"/>
                <w:spacing w:val="0"/>
              </w:rPr>
              <w:t>};</w:t>
            </w:r>
          </w:p>
        </w:tc>
      </w:tr>
    </w:tbl>
    <w:p w14:paraId="1F1B9A56" w14:textId="77777777" w:rsidR="00CE262F" w:rsidRPr="00B207B1" w:rsidRDefault="00023300" w:rsidP="009931E4">
      <w:pPr>
        <w:spacing w:beforeLines="30" w:before="93" w:afterLines="30" w:after="93" w:line="400" w:lineRule="exact"/>
        <w:rPr>
          <w:color w:val="000000" w:themeColor="text1"/>
        </w:rPr>
      </w:pPr>
      <w:r w:rsidRPr="00B207B1">
        <w:rPr>
          <w:color w:val="000000" w:themeColor="text1"/>
        </w:rPr>
        <w:tab/>
      </w:r>
      <w:r w:rsidRPr="00B207B1">
        <w:rPr>
          <w:rFonts w:hint="eastAsia"/>
          <w:color w:val="000000" w:themeColor="text1"/>
        </w:rPr>
        <w:t>Python服务器端核心代码：</w:t>
      </w:r>
    </w:p>
    <w:tbl>
      <w:tblPr>
        <w:tblStyle w:val="ae"/>
        <w:tblW w:w="0" w:type="auto"/>
        <w:tblInd w:w="445" w:type="dxa"/>
        <w:tblLook w:val="04A0" w:firstRow="1" w:lastRow="0" w:firstColumn="1" w:lastColumn="0" w:noHBand="0" w:noVBand="1"/>
      </w:tblPr>
      <w:tblGrid>
        <w:gridCol w:w="7851"/>
      </w:tblGrid>
      <w:tr w:rsidR="00CE262F" w:rsidRPr="00B207B1" w14:paraId="55F0247F" w14:textId="77777777" w:rsidTr="001D656B">
        <w:tc>
          <w:tcPr>
            <w:tcW w:w="7851" w:type="dxa"/>
          </w:tcPr>
          <w:p w14:paraId="00FC9709" w14:textId="77777777" w:rsidR="00CE262F" w:rsidRPr="00B207B1" w:rsidRDefault="00CE262F" w:rsidP="001D656B">
            <w:pPr>
              <w:pStyle w:val="a7"/>
              <w:spacing w:line="400" w:lineRule="exact"/>
              <w:rPr>
                <w:rFonts w:eastAsiaTheme="minorEastAsia"/>
                <w:spacing w:val="0"/>
              </w:rPr>
            </w:pPr>
            <w:r w:rsidRPr="00B207B1">
              <w:rPr>
                <w:rFonts w:eastAsiaTheme="minorEastAsia" w:hint="eastAsia"/>
                <w:spacing w:val="0"/>
              </w:rPr>
              <w:t>//</w:t>
            </w:r>
            <w:r w:rsidR="007F58A6" w:rsidRPr="00B207B1">
              <w:rPr>
                <w:rFonts w:eastAsiaTheme="minorEastAsia" w:hint="eastAsia"/>
                <w:spacing w:val="0"/>
              </w:rPr>
              <w:t>判断是否为来自</w:t>
            </w:r>
            <w:r w:rsidR="007F58A6" w:rsidRPr="00B207B1">
              <w:rPr>
                <w:rFonts w:eastAsiaTheme="minorEastAsia" w:hint="eastAsia"/>
                <w:spacing w:val="0"/>
              </w:rPr>
              <w:t>Firefox</w:t>
            </w:r>
            <w:r w:rsidR="007F58A6" w:rsidRPr="00B207B1">
              <w:rPr>
                <w:rFonts w:eastAsiaTheme="minorEastAsia" w:hint="eastAsia"/>
                <w:spacing w:val="0"/>
              </w:rPr>
              <w:t>的请求</w:t>
            </w:r>
          </w:p>
          <w:p w14:paraId="753AD3D0" w14:textId="77777777" w:rsidR="00CE262F" w:rsidRPr="00B207B1" w:rsidRDefault="00CE262F" w:rsidP="00CE262F">
            <w:pPr>
              <w:pStyle w:val="a7"/>
              <w:spacing w:line="400" w:lineRule="exact"/>
              <w:rPr>
                <w:rFonts w:eastAsiaTheme="minorEastAsia"/>
                <w:spacing w:val="0"/>
              </w:rPr>
            </w:pPr>
            <w:r w:rsidRPr="00B207B1">
              <w:rPr>
                <w:rFonts w:eastAsiaTheme="minorEastAsia"/>
                <w:spacing w:val="0"/>
              </w:rPr>
              <w:t>if(recvdata.find("websocket")!=-1):</w:t>
            </w:r>
          </w:p>
          <w:p w14:paraId="6CDCBE75" w14:textId="77777777" w:rsidR="00CE262F" w:rsidRPr="00B207B1" w:rsidRDefault="00CE262F" w:rsidP="00CE262F">
            <w:pPr>
              <w:pStyle w:val="a7"/>
              <w:spacing w:line="400" w:lineRule="exact"/>
              <w:ind w:firstLineChars="200" w:firstLine="480"/>
              <w:rPr>
                <w:rFonts w:eastAsiaTheme="minorEastAsia"/>
                <w:spacing w:val="0"/>
              </w:rPr>
            </w:pPr>
            <w:r w:rsidRPr="00B207B1">
              <w:rPr>
                <w:rFonts w:eastAsiaTheme="minorEastAsia"/>
                <w:spacing w:val="0"/>
              </w:rPr>
              <w:t>clientrequest = handle_WebRequest(sock, recvdata)</w:t>
            </w:r>
          </w:p>
          <w:p w14:paraId="6B838975" w14:textId="77777777" w:rsidR="00CE262F" w:rsidRPr="00B207B1" w:rsidRDefault="00610292" w:rsidP="001D656B">
            <w:pPr>
              <w:pStyle w:val="a7"/>
              <w:spacing w:line="400" w:lineRule="exact"/>
              <w:rPr>
                <w:rFonts w:eastAsiaTheme="minorEastAsia"/>
                <w:spacing w:val="0"/>
              </w:rPr>
            </w:pPr>
            <w:r w:rsidRPr="00B207B1">
              <w:rPr>
                <w:rFonts w:eastAsiaTheme="minorEastAsia" w:hint="eastAsia"/>
                <w:spacing w:val="0"/>
              </w:rPr>
              <w:t>//</w:t>
            </w:r>
            <w:r w:rsidR="00C23204" w:rsidRPr="00B207B1">
              <w:rPr>
                <w:rFonts w:eastAsiaTheme="minorEastAsia" w:hint="eastAsia"/>
                <w:spacing w:val="0"/>
              </w:rPr>
              <w:t>返回握手协议信息</w:t>
            </w:r>
          </w:p>
          <w:p w14:paraId="303D508E"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def handle_WebRequest(sock, request):</w:t>
            </w:r>
          </w:p>
          <w:p w14:paraId="3B482596"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 xml:space="preserve">    sock.send('\</w:t>
            </w:r>
          </w:p>
          <w:p w14:paraId="59D6C8B4"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HTTP/1.1 101 WebSocket Protocol Hybi-10\r\n\</w:t>
            </w:r>
          </w:p>
          <w:p w14:paraId="1FDE79BC"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Upgrade: WebSocket\r\n\</w:t>
            </w:r>
          </w:p>
          <w:p w14:paraId="34F0DAB1"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Connection: Upgrade\r\n\</w:t>
            </w:r>
          </w:p>
          <w:p w14:paraId="17029763"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Sec-WebSocket-Accept: %s\r\n\r\n' % token)</w:t>
            </w:r>
          </w:p>
          <w:p w14:paraId="597677B2" w14:textId="77777777" w:rsidR="00DC5D4D" w:rsidRPr="00B207B1" w:rsidRDefault="00DC5D4D" w:rsidP="00DC5D4D">
            <w:pPr>
              <w:pStyle w:val="a7"/>
              <w:spacing w:line="400" w:lineRule="exact"/>
              <w:rPr>
                <w:rFonts w:eastAsiaTheme="minorEastAsia"/>
                <w:spacing w:val="0"/>
              </w:rPr>
            </w:pPr>
            <w:r w:rsidRPr="00B207B1">
              <w:rPr>
                <w:rFonts w:eastAsiaTheme="minorEastAsia"/>
                <w:spacing w:val="0"/>
              </w:rPr>
              <w:t>//</w:t>
            </w:r>
            <w:r w:rsidR="006007B7" w:rsidRPr="00B207B1">
              <w:rPr>
                <w:rFonts w:eastAsiaTheme="minorEastAsia" w:hint="eastAsia"/>
                <w:spacing w:val="0"/>
              </w:rPr>
              <w:t>处理来自</w:t>
            </w:r>
            <w:r w:rsidR="006007B7" w:rsidRPr="00B207B1">
              <w:rPr>
                <w:rFonts w:eastAsiaTheme="minorEastAsia" w:hint="eastAsia"/>
                <w:spacing w:val="0"/>
              </w:rPr>
              <w:t>Firefox</w:t>
            </w:r>
            <w:r w:rsidR="006007B7" w:rsidRPr="00B207B1">
              <w:rPr>
                <w:rFonts w:eastAsiaTheme="minorEastAsia" w:hint="eastAsia"/>
                <w:spacing w:val="0"/>
              </w:rPr>
              <w:t>客户端的请求</w:t>
            </w:r>
          </w:p>
          <w:p w14:paraId="30DAD37D" w14:textId="77777777" w:rsidR="00D518D5" w:rsidRPr="00B207B1" w:rsidRDefault="00DC5D4D" w:rsidP="00D518D5">
            <w:pPr>
              <w:pStyle w:val="a7"/>
              <w:spacing w:line="400" w:lineRule="exact"/>
              <w:rPr>
                <w:rFonts w:eastAsiaTheme="minorEastAsia"/>
                <w:spacing w:val="0"/>
              </w:rPr>
            </w:pPr>
            <w:r w:rsidRPr="00B207B1">
              <w:rPr>
                <w:rFonts w:eastAsiaTheme="minorEastAsia"/>
                <w:spacing w:val="0"/>
              </w:rPr>
              <w:t>data = sock.recv(RECV_BUFFER)</w:t>
            </w:r>
          </w:p>
        </w:tc>
      </w:tr>
    </w:tbl>
    <w:p w14:paraId="78B4FDEA" w14:textId="77777777" w:rsidR="006907E2" w:rsidRPr="00B207B1" w:rsidRDefault="003B3EE1" w:rsidP="006907E2">
      <w:pPr>
        <w:pStyle w:val="a7"/>
        <w:spacing w:line="400" w:lineRule="exact"/>
        <w:rPr>
          <w:rFonts w:asciiTheme="minorEastAsia" w:eastAsiaTheme="minorEastAsia" w:hAnsiTheme="minorEastAsia"/>
          <w:spacing w:val="0"/>
          <w:rPrChange w:id="5359" w:author="JY0225" w:date="2017-08-24T12:03:00Z">
            <w:rPr>
              <w:rFonts w:eastAsiaTheme="minorEastAsia"/>
            </w:rPr>
          </w:rPrChange>
        </w:rPr>
      </w:pPr>
      <w:r w:rsidRPr="00B207B1">
        <w:rPr>
          <w:color w:val="000000" w:themeColor="text1"/>
          <w:spacing w:val="0"/>
        </w:rPr>
        <w:tab/>
      </w:r>
      <w:r w:rsidR="002F6E39" w:rsidRPr="00B207B1">
        <w:rPr>
          <w:rFonts w:asciiTheme="minorEastAsia" w:eastAsiaTheme="minorEastAsia" w:hAnsiTheme="minorEastAsia" w:hint="eastAsia"/>
          <w:color w:val="000000" w:themeColor="text1"/>
          <w:spacing w:val="0"/>
          <w:rPrChange w:id="5360" w:author="JY0225" w:date="2017-08-24T12:03:00Z">
            <w:rPr>
              <w:rFonts w:hint="eastAsia"/>
              <w:color w:val="000000" w:themeColor="text1"/>
            </w:rPr>
          </w:rPrChange>
        </w:rPr>
        <w:t>在</w:t>
      </w:r>
      <w:r w:rsidR="002F6E39" w:rsidRPr="00B207B1">
        <w:rPr>
          <w:rFonts w:asciiTheme="minorEastAsia" w:eastAsiaTheme="minorEastAsia" w:hAnsiTheme="minorEastAsia"/>
          <w:color w:val="000000" w:themeColor="text1"/>
          <w:spacing w:val="0"/>
          <w:rPrChange w:id="5361" w:author="JY0225" w:date="2017-08-24T12:03:00Z">
            <w:rPr>
              <w:color w:val="000000" w:themeColor="text1"/>
            </w:rPr>
          </w:rPrChange>
        </w:rPr>
        <w:t>Firefox</w:t>
      </w:r>
      <w:r w:rsidR="002E5718" w:rsidRPr="00B207B1">
        <w:rPr>
          <w:rFonts w:asciiTheme="minorEastAsia" w:eastAsiaTheme="minorEastAsia" w:hAnsiTheme="minorEastAsia" w:hint="eastAsia"/>
          <w:color w:val="000000" w:themeColor="text1"/>
          <w:spacing w:val="0"/>
          <w:rPrChange w:id="5362" w:author="JY0225" w:date="2017-08-24T12:03:00Z">
            <w:rPr>
              <w:rFonts w:hint="eastAsia"/>
              <w:color w:val="000000" w:themeColor="text1"/>
            </w:rPr>
          </w:rPrChange>
        </w:rPr>
        <w:t>扩展</w:t>
      </w:r>
      <w:r w:rsidR="002F6E39" w:rsidRPr="00B207B1">
        <w:rPr>
          <w:rFonts w:asciiTheme="minorEastAsia" w:eastAsiaTheme="minorEastAsia" w:hAnsiTheme="minorEastAsia" w:hint="eastAsia"/>
          <w:color w:val="000000" w:themeColor="text1"/>
          <w:spacing w:val="0"/>
          <w:rPrChange w:id="5363" w:author="JY0225" w:date="2017-08-24T12:03:00Z">
            <w:rPr>
              <w:rFonts w:hint="eastAsia"/>
              <w:color w:val="000000" w:themeColor="text1"/>
            </w:rPr>
          </w:rPrChange>
        </w:rPr>
        <w:t>客户端</w:t>
      </w:r>
      <w:r w:rsidR="00750792" w:rsidRPr="00B207B1">
        <w:rPr>
          <w:rFonts w:asciiTheme="minorEastAsia" w:eastAsiaTheme="minorEastAsia" w:hAnsiTheme="minorEastAsia" w:hint="eastAsia"/>
          <w:color w:val="000000" w:themeColor="text1"/>
          <w:spacing w:val="0"/>
          <w:rPrChange w:id="5364" w:author="JY0225" w:date="2017-08-24T12:03:00Z">
            <w:rPr>
              <w:rFonts w:hint="eastAsia"/>
              <w:color w:val="000000" w:themeColor="text1"/>
            </w:rPr>
          </w:rPrChange>
        </w:rPr>
        <w:t>中，首先需要通过服务器的地址和端口号建立连接，</w:t>
      </w:r>
      <w:r w:rsidR="00D833E1" w:rsidRPr="00B207B1">
        <w:rPr>
          <w:rFonts w:asciiTheme="minorEastAsia" w:eastAsiaTheme="minorEastAsia" w:hAnsiTheme="minorEastAsia" w:hint="eastAsia"/>
          <w:color w:val="000000" w:themeColor="text1"/>
          <w:spacing w:val="0"/>
          <w:rPrChange w:id="5365" w:author="JY0225" w:date="2017-08-24T12:03:00Z">
            <w:rPr>
              <w:rFonts w:hint="eastAsia"/>
              <w:color w:val="000000" w:themeColor="text1"/>
            </w:rPr>
          </w:rPrChange>
        </w:rPr>
        <w:t>在创建</w:t>
      </w:r>
      <w:r w:rsidR="00081D73" w:rsidRPr="00B207B1">
        <w:rPr>
          <w:rFonts w:asciiTheme="minorEastAsia" w:eastAsiaTheme="minorEastAsia" w:hAnsiTheme="minorEastAsia"/>
          <w:color w:val="000000" w:themeColor="text1"/>
          <w:spacing w:val="0"/>
          <w:rPrChange w:id="5366" w:author="JY0225" w:date="2017-08-24T12:03:00Z">
            <w:rPr>
              <w:color w:val="000000" w:themeColor="text1"/>
            </w:rPr>
          </w:rPrChange>
        </w:rPr>
        <w:t>WebSocket</w:t>
      </w:r>
      <w:r w:rsidR="00081D73" w:rsidRPr="00B207B1">
        <w:rPr>
          <w:rFonts w:asciiTheme="minorEastAsia" w:eastAsiaTheme="minorEastAsia" w:hAnsiTheme="minorEastAsia" w:hint="eastAsia"/>
          <w:color w:val="000000" w:themeColor="text1"/>
          <w:spacing w:val="0"/>
          <w:rPrChange w:id="5367" w:author="JY0225" w:date="2017-08-24T12:03:00Z">
            <w:rPr>
              <w:rFonts w:hint="eastAsia"/>
              <w:color w:val="000000" w:themeColor="text1"/>
            </w:rPr>
          </w:rPrChange>
        </w:rPr>
        <w:t>对象时，会主动向服务器发送握手协议，报文由</w:t>
      </w:r>
      <w:r w:rsidR="001E2637" w:rsidRPr="00B207B1">
        <w:rPr>
          <w:rFonts w:asciiTheme="minorEastAsia" w:eastAsiaTheme="minorEastAsia" w:hAnsiTheme="minorEastAsia"/>
          <w:color w:val="000000" w:themeColor="text1"/>
          <w:spacing w:val="0"/>
          <w:rPrChange w:id="5368" w:author="JY0225" w:date="2017-08-24T12:03:00Z">
            <w:rPr>
              <w:color w:val="000000" w:themeColor="text1"/>
            </w:rPr>
          </w:rPrChange>
        </w:rPr>
        <w:t>WebSocket</w:t>
      </w:r>
      <w:r w:rsidR="001E2637" w:rsidRPr="00B207B1">
        <w:rPr>
          <w:rFonts w:asciiTheme="minorEastAsia" w:eastAsiaTheme="minorEastAsia" w:hAnsiTheme="minorEastAsia" w:hint="eastAsia"/>
          <w:color w:val="000000" w:themeColor="text1"/>
          <w:spacing w:val="0"/>
          <w:rPrChange w:id="5369" w:author="JY0225" w:date="2017-08-24T12:03:00Z">
            <w:rPr>
              <w:rFonts w:hint="eastAsia"/>
              <w:color w:val="000000" w:themeColor="text1"/>
            </w:rPr>
          </w:rPrChange>
        </w:rPr>
        <w:t>自动生成。</w:t>
      </w:r>
      <w:r w:rsidR="009866F5" w:rsidRPr="00B207B1">
        <w:rPr>
          <w:rFonts w:asciiTheme="minorEastAsia" w:eastAsiaTheme="minorEastAsia" w:hAnsiTheme="minorEastAsia" w:hint="eastAsia"/>
          <w:color w:val="000000" w:themeColor="text1"/>
          <w:spacing w:val="0"/>
          <w:rPrChange w:id="5370" w:author="JY0225" w:date="2017-08-24T12:03:00Z">
            <w:rPr>
              <w:rFonts w:hint="eastAsia"/>
              <w:color w:val="000000" w:themeColor="text1"/>
            </w:rPr>
          </w:rPrChange>
        </w:rPr>
        <w:t>建立连接之后，</w:t>
      </w:r>
      <w:r w:rsidR="009866F5" w:rsidRPr="00B207B1">
        <w:rPr>
          <w:rFonts w:asciiTheme="minorEastAsia" w:eastAsiaTheme="minorEastAsia" w:hAnsiTheme="minorEastAsia"/>
          <w:color w:val="000000" w:themeColor="text1"/>
          <w:spacing w:val="0"/>
          <w:rPrChange w:id="5371" w:author="JY0225" w:date="2017-08-24T12:03:00Z">
            <w:rPr>
              <w:color w:val="000000" w:themeColor="text1"/>
            </w:rPr>
          </w:rPrChange>
        </w:rPr>
        <w:t>WebSocket</w:t>
      </w:r>
      <w:r w:rsidR="009866F5" w:rsidRPr="00B207B1">
        <w:rPr>
          <w:rFonts w:asciiTheme="minorEastAsia" w:eastAsiaTheme="minorEastAsia" w:hAnsiTheme="minorEastAsia" w:hint="eastAsia"/>
          <w:color w:val="000000" w:themeColor="text1"/>
          <w:spacing w:val="0"/>
          <w:rPrChange w:id="5372" w:author="JY0225" w:date="2017-08-24T12:03:00Z">
            <w:rPr>
              <w:rFonts w:hint="eastAsia"/>
              <w:color w:val="000000" w:themeColor="text1"/>
            </w:rPr>
          </w:rPrChange>
        </w:rPr>
        <w:t>通过三个回调函数</w:t>
      </w:r>
      <w:r w:rsidR="009866F5" w:rsidRPr="00B207B1">
        <w:rPr>
          <w:rFonts w:asciiTheme="minorEastAsia" w:eastAsiaTheme="minorEastAsia" w:hAnsiTheme="minorEastAsia"/>
          <w:color w:val="000000" w:themeColor="text1"/>
          <w:spacing w:val="0"/>
          <w:rPrChange w:id="5373" w:author="JY0225" w:date="2017-08-24T12:03:00Z">
            <w:rPr>
              <w:color w:val="000000" w:themeColor="text1"/>
            </w:rPr>
          </w:rPrChange>
        </w:rPr>
        <w:t>onopen</w:t>
      </w:r>
      <w:r w:rsidR="009866F5" w:rsidRPr="00B207B1">
        <w:rPr>
          <w:rFonts w:asciiTheme="minorEastAsia" w:eastAsiaTheme="minorEastAsia" w:hAnsiTheme="minorEastAsia" w:hint="eastAsia"/>
          <w:color w:val="000000" w:themeColor="text1"/>
          <w:spacing w:val="0"/>
          <w:rPrChange w:id="5374"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375" w:author="JY0225" w:date="2017-08-24T12:03:00Z">
            <w:rPr>
              <w:color w:val="000000" w:themeColor="text1"/>
            </w:rPr>
          </w:rPrChange>
        </w:rPr>
        <w:t>onmessage</w:t>
      </w:r>
      <w:r w:rsidR="006907E2" w:rsidRPr="00B207B1">
        <w:rPr>
          <w:rFonts w:asciiTheme="minorEastAsia" w:eastAsiaTheme="minorEastAsia" w:hAnsiTheme="minorEastAsia" w:hint="eastAsia"/>
          <w:color w:val="000000" w:themeColor="text1"/>
          <w:spacing w:val="0"/>
          <w:rPrChange w:id="5376"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377" w:author="JY0225" w:date="2017-08-24T12:03:00Z">
            <w:rPr>
              <w:color w:val="000000" w:themeColor="text1"/>
            </w:rPr>
          </w:rPrChange>
        </w:rPr>
        <w:t>onclose</w:t>
      </w:r>
      <w:r w:rsidR="006907E2" w:rsidRPr="00B207B1">
        <w:rPr>
          <w:rFonts w:asciiTheme="minorEastAsia" w:eastAsiaTheme="minorEastAsia" w:hAnsiTheme="minorEastAsia" w:hint="eastAsia"/>
          <w:color w:val="000000" w:themeColor="text1"/>
          <w:spacing w:val="0"/>
          <w:rPrChange w:id="5378" w:author="JY0225" w:date="2017-08-24T12:03:00Z">
            <w:rPr>
              <w:rFonts w:hint="eastAsia"/>
              <w:color w:val="000000" w:themeColor="text1"/>
            </w:rPr>
          </w:rPrChange>
        </w:rPr>
        <w:t>分别来处理</w:t>
      </w:r>
      <w:r w:rsidR="006907E2" w:rsidRPr="00B207B1">
        <w:rPr>
          <w:rFonts w:asciiTheme="minorEastAsia" w:eastAsiaTheme="minorEastAsia" w:hAnsiTheme="minorEastAsia" w:hint="eastAsia"/>
          <w:spacing w:val="0"/>
          <w:rPrChange w:id="5379" w:author="JY0225" w:date="2017-08-24T12:03:00Z">
            <w:rPr>
              <w:rFonts w:eastAsiaTheme="minorEastAsia" w:hint="eastAsia"/>
            </w:rPr>
          </w:rPrChange>
        </w:rPr>
        <w:t>连接建立时、收到服务器返回的消息时、连接关闭后</w:t>
      </w:r>
      <w:r w:rsidR="00E277EE" w:rsidRPr="00B207B1">
        <w:rPr>
          <w:rFonts w:asciiTheme="minorEastAsia" w:eastAsiaTheme="minorEastAsia" w:hAnsiTheme="minorEastAsia" w:hint="eastAsia"/>
          <w:spacing w:val="0"/>
          <w:rPrChange w:id="5380" w:author="JY0225" w:date="2017-08-24T12:03:00Z">
            <w:rPr>
              <w:rFonts w:eastAsiaTheme="minorEastAsia" w:hint="eastAsia"/>
            </w:rPr>
          </w:rPrChange>
        </w:rPr>
        <w:t>的</w:t>
      </w:r>
      <w:r w:rsidR="007725E4" w:rsidRPr="00B207B1">
        <w:rPr>
          <w:rFonts w:asciiTheme="minorEastAsia" w:eastAsiaTheme="minorEastAsia" w:hAnsiTheme="minorEastAsia" w:hint="eastAsia"/>
          <w:spacing w:val="0"/>
          <w:rPrChange w:id="5381" w:author="JY0225" w:date="2017-08-24T12:03:00Z">
            <w:rPr>
              <w:rFonts w:eastAsiaTheme="minorEastAsia" w:hint="eastAsia"/>
            </w:rPr>
          </w:rPrChange>
        </w:rPr>
        <w:t>请求和</w:t>
      </w:r>
      <w:r w:rsidR="00E277EE" w:rsidRPr="00B207B1">
        <w:rPr>
          <w:rFonts w:asciiTheme="minorEastAsia" w:eastAsiaTheme="minorEastAsia" w:hAnsiTheme="minorEastAsia" w:hint="eastAsia"/>
          <w:spacing w:val="0"/>
          <w:rPrChange w:id="5382" w:author="JY0225" w:date="2017-08-24T12:03:00Z">
            <w:rPr>
              <w:rFonts w:eastAsiaTheme="minorEastAsia" w:hint="eastAsia"/>
            </w:rPr>
          </w:rPrChange>
        </w:rPr>
        <w:t>数据。</w:t>
      </w:r>
    </w:p>
    <w:p w14:paraId="527DFBC8" w14:textId="77777777" w:rsidR="00487A3B" w:rsidRPr="00B207B1" w:rsidRDefault="005E6FC5" w:rsidP="006907E2">
      <w:pPr>
        <w:spacing w:line="400" w:lineRule="exact"/>
        <w:rPr>
          <w:rFonts w:hAnsiTheme="minorEastAsia"/>
          <w:color w:val="000000" w:themeColor="text1"/>
          <w:rPrChange w:id="5383" w:author="JY0225" w:date="2017-08-24T12:03:00Z">
            <w:rPr>
              <w:color w:val="000000" w:themeColor="text1"/>
            </w:rPr>
          </w:rPrChange>
        </w:rPr>
      </w:pPr>
      <w:r w:rsidRPr="00B207B1">
        <w:rPr>
          <w:rFonts w:hAnsiTheme="minorEastAsia"/>
          <w:color w:val="000000" w:themeColor="text1"/>
          <w:rPrChange w:id="5384" w:author="JY0225" w:date="2017-08-24T12:03:00Z">
            <w:rPr>
              <w:color w:val="000000" w:themeColor="text1"/>
            </w:rPr>
          </w:rPrChange>
        </w:rPr>
        <w:tab/>
      </w:r>
      <w:r w:rsidR="00183797" w:rsidRPr="00B207B1">
        <w:rPr>
          <w:rFonts w:hAnsiTheme="minorEastAsia" w:hint="eastAsia"/>
          <w:color w:val="000000" w:themeColor="text1"/>
          <w:rPrChange w:id="5385" w:author="JY0225" w:date="2017-08-24T12:03:00Z">
            <w:rPr>
              <w:rFonts w:hint="eastAsia"/>
              <w:color w:val="000000" w:themeColor="text1"/>
            </w:rPr>
          </w:rPrChange>
        </w:rPr>
        <w:t>在</w:t>
      </w:r>
      <w:r w:rsidR="004623B9" w:rsidRPr="00B207B1">
        <w:rPr>
          <w:rFonts w:hAnsiTheme="minorEastAsia"/>
          <w:color w:val="000000" w:themeColor="text1"/>
          <w:rPrChange w:id="5386" w:author="JY0225" w:date="2017-08-24T12:03:00Z">
            <w:rPr>
              <w:color w:val="000000" w:themeColor="text1"/>
            </w:rPr>
          </w:rPrChange>
        </w:rPr>
        <w:t>Python</w:t>
      </w:r>
      <w:r w:rsidR="004623B9" w:rsidRPr="00B207B1">
        <w:rPr>
          <w:rFonts w:hAnsiTheme="minorEastAsia" w:hint="eastAsia"/>
          <w:color w:val="000000" w:themeColor="text1"/>
          <w:rPrChange w:id="5387" w:author="JY0225" w:date="2017-08-24T12:03:00Z">
            <w:rPr>
              <w:rFonts w:hint="eastAsia"/>
              <w:color w:val="000000" w:themeColor="text1"/>
            </w:rPr>
          </w:rPrChange>
        </w:rPr>
        <w:t>服务器端</w:t>
      </w:r>
      <w:r w:rsidR="00D65756" w:rsidRPr="00B207B1">
        <w:rPr>
          <w:rFonts w:hAnsiTheme="minorEastAsia" w:hint="eastAsia"/>
          <w:color w:val="000000" w:themeColor="text1"/>
          <w:rPrChange w:id="5388" w:author="JY0225" w:date="2017-08-24T12:03:00Z">
            <w:rPr>
              <w:rFonts w:hint="eastAsia"/>
              <w:color w:val="000000" w:themeColor="text1"/>
            </w:rPr>
          </w:rPrChange>
        </w:rPr>
        <w:t>，</w:t>
      </w:r>
      <w:r w:rsidR="00DA42AE" w:rsidRPr="00B207B1">
        <w:rPr>
          <w:rFonts w:hAnsiTheme="minorEastAsia" w:hint="eastAsia"/>
          <w:color w:val="000000" w:themeColor="text1"/>
          <w:rPrChange w:id="5389" w:author="JY0225" w:date="2017-08-24T12:03:00Z">
            <w:rPr>
              <w:rFonts w:hint="eastAsia"/>
              <w:color w:val="000000" w:themeColor="text1"/>
            </w:rPr>
          </w:rPrChange>
        </w:rPr>
        <w:t>接收用户的请求之前需要完成握手协议。</w:t>
      </w:r>
      <w:r w:rsidR="00E21204" w:rsidRPr="00B207B1">
        <w:rPr>
          <w:rFonts w:hAnsiTheme="minorEastAsia"/>
          <w:color w:val="000000" w:themeColor="text1"/>
          <w:rPrChange w:id="5390" w:author="JY0225" w:date="2017-08-24T12:03:00Z">
            <w:rPr>
              <w:color w:val="000000" w:themeColor="text1"/>
            </w:rPr>
          </w:rPrChange>
        </w:rPr>
        <w:t>WebSocket</w:t>
      </w:r>
      <w:r w:rsidR="00E21204" w:rsidRPr="00B207B1">
        <w:rPr>
          <w:rFonts w:hAnsiTheme="minorEastAsia" w:hint="eastAsia"/>
          <w:color w:val="000000" w:themeColor="text1"/>
          <w:rPrChange w:id="5391" w:author="JY0225" w:date="2017-08-24T12:03:00Z">
            <w:rPr>
              <w:rFonts w:hint="eastAsia"/>
              <w:color w:val="000000" w:themeColor="text1"/>
            </w:rPr>
          </w:rPrChange>
        </w:rPr>
        <w:t>有一套标准的格式来规定服务器返回的信息，</w:t>
      </w:r>
      <w:r w:rsidR="0080146D" w:rsidRPr="00B207B1">
        <w:rPr>
          <w:rFonts w:hAnsiTheme="minorEastAsia" w:hint="eastAsia"/>
          <w:color w:val="000000" w:themeColor="text1"/>
          <w:rPrChange w:id="5392" w:author="JY0225" w:date="2017-08-24T12:03:00Z">
            <w:rPr>
              <w:rFonts w:hint="eastAsia"/>
              <w:color w:val="000000" w:themeColor="text1"/>
            </w:rPr>
          </w:rPrChange>
        </w:rPr>
        <w:t>通过此报文以完成握手协议。</w:t>
      </w:r>
      <w:r w:rsidR="005A5251" w:rsidRPr="00B207B1">
        <w:rPr>
          <w:rFonts w:hAnsiTheme="minorEastAsia" w:hint="eastAsia"/>
          <w:color w:val="000000" w:themeColor="text1"/>
          <w:rPrChange w:id="5393" w:author="JY0225" w:date="2017-08-24T12:03:00Z">
            <w:rPr>
              <w:rFonts w:hint="eastAsia"/>
              <w:color w:val="000000" w:themeColor="text1"/>
            </w:rPr>
          </w:rPrChange>
        </w:rPr>
        <w:t>随后，通过</w:t>
      </w:r>
      <w:r w:rsidR="005A5251" w:rsidRPr="00B207B1">
        <w:rPr>
          <w:rFonts w:hAnsiTheme="minorEastAsia"/>
          <w:color w:val="000000" w:themeColor="text1"/>
          <w:rPrChange w:id="5394" w:author="JY0225" w:date="2017-08-24T12:03:00Z">
            <w:rPr>
              <w:color w:val="000000" w:themeColor="text1"/>
            </w:rPr>
          </w:rPrChange>
        </w:rPr>
        <w:t>recv</w:t>
      </w:r>
      <w:r w:rsidR="005A5251" w:rsidRPr="00B207B1">
        <w:rPr>
          <w:rFonts w:hAnsiTheme="minorEastAsia" w:hint="eastAsia"/>
          <w:color w:val="000000" w:themeColor="text1"/>
          <w:rPrChange w:id="5395" w:author="JY0225" w:date="2017-08-24T12:03:00Z">
            <w:rPr>
              <w:rFonts w:hint="eastAsia"/>
              <w:color w:val="000000" w:themeColor="text1"/>
            </w:rPr>
          </w:rPrChange>
        </w:rPr>
        <w:t>方法接收用户的请求。</w:t>
      </w:r>
    </w:p>
    <w:p w14:paraId="46311893" w14:textId="77777777" w:rsidR="007302FB" w:rsidRPr="00B207B1" w:rsidDel="003224A2" w:rsidRDefault="00642CA3" w:rsidP="009931E4">
      <w:pPr>
        <w:spacing w:afterLines="30" w:after="93" w:line="400" w:lineRule="exact"/>
        <w:rPr>
          <w:del w:id="5396" w:author="微软用户" w:date="2017-08-19T21:41:00Z"/>
          <w:rFonts w:hAnsiTheme="minorEastAsia"/>
          <w:color w:val="000000" w:themeColor="text1"/>
          <w:rPrChange w:id="5397" w:author="JY0225" w:date="2017-08-24T12:03:00Z">
            <w:rPr>
              <w:del w:id="5398" w:author="微软用户" w:date="2017-08-19T21:41:00Z"/>
              <w:color w:val="000000" w:themeColor="text1"/>
            </w:rPr>
          </w:rPrChange>
        </w:rPr>
      </w:pPr>
      <w:r>
        <w:rPr>
          <w:rFonts w:asciiTheme="minorHAnsi"/>
          <w:noProof/>
          <w:sz w:val="21"/>
        </w:rPr>
        <w:lastRenderedPageBreak/>
        <w:pict w14:anchorId="79273DE5">
          <v:shape id="_x0000_s1037" type="#_x0000_t75" style="position:absolute;left:0;text-align:left;margin-left:17.65pt;margin-top:21.95pt;width:393.9pt;height:114.15pt;z-index:251665408;mso-position-horizontal-relative:text;mso-position-vertical-relative:text;mso-width-relative:page;mso-height-relative:page">
            <v:imagedata r:id="rId74" o:title="加载插件"/>
            <w10:wrap type="topAndBottom"/>
          </v:shape>
        </w:pict>
      </w:r>
      <w:r w:rsidR="007302FB" w:rsidRPr="00B207B1">
        <w:rPr>
          <w:color w:val="000000" w:themeColor="text1"/>
        </w:rPr>
        <w:tab/>
      </w:r>
      <w:r w:rsidR="00C877A6" w:rsidRPr="00B207B1">
        <w:rPr>
          <w:rFonts w:hAnsiTheme="minorEastAsia"/>
          <w:color w:val="000000" w:themeColor="text1"/>
          <w:rPrChange w:id="5399" w:author="JY0225" w:date="2017-08-24T12:03:00Z">
            <w:rPr>
              <w:color w:val="000000" w:themeColor="text1"/>
            </w:rPr>
          </w:rPrChange>
        </w:rPr>
        <w:t>3</w:t>
      </w:r>
      <w:r w:rsidR="00F41689" w:rsidRPr="00B207B1">
        <w:rPr>
          <w:rFonts w:hAnsiTheme="minorEastAsia" w:hint="eastAsia"/>
          <w:color w:val="000000" w:themeColor="text1"/>
          <w:rPrChange w:id="5400" w:author="JY0225" w:date="2017-08-24T12:03:00Z">
            <w:rPr>
              <w:rFonts w:hint="eastAsia"/>
              <w:color w:val="000000" w:themeColor="text1"/>
            </w:rPr>
          </w:rPrChange>
        </w:rPr>
        <w:t>）</w:t>
      </w:r>
      <w:r w:rsidR="00A358E9" w:rsidRPr="00B207B1">
        <w:rPr>
          <w:rFonts w:hAnsiTheme="minorEastAsia" w:hint="eastAsia"/>
          <w:color w:val="000000" w:themeColor="text1"/>
          <w:rPrChange w:id="5401" w:author="JY0225" w:date="2017-08-24T12:03:00Z">
            <w:rPr>
              <w:rFonts w:hint="eastAsia"/>
              <w:color w:val="000000" w:themeColor="text1"/>
            </w:rPr>
          </w:rPrChange>
        </w:rPr>
        <w:t>部署</w:t>
      </w:r>
      <w:r w:rsidR="007D13D1" w:rsidRPr="00B207B1">
        <w:rPr>
          <w:rFonts w:hAnsiTheme="minorEastAsia" w:hint="eastAsia"/>
          <w:color w:val="000000" w:themeColor="text1"/>
          <w:rPrChange w:id="5402" w:author="JY0225" w:date="2017-08-24T12:03:00Z">
            <w:rPr>
              <w:rFonts w:hint="eastAsia"/>
              <w:color w:val="000000" w:themeColor="text1"/>
            </w:rPr>
          </w:rPrChange>
        </w:rPr>
        <w:t>与实现</w:t>
      </w:r>
    </w:p>
    <w:p w14:paraId="64888EF9" w14:textId="77777777" w:rsidR="00253D4A" w:rsidRPr="00B207B1" w:rsidRDefault="00253D4A" w:rsidP="009931E4">
      <w:pPr>
        <w:spacing w:afterLines="30" w:after="93" w:line="400" w:lineRule="exact"/>
        <w:rPr>
          <w:rFonts w:hAnsiTheme="minorEastAsia"/>
          <w:color w:val="000000" w:themeColor="text1"/>
          <w:rPrChange w:id="5403" w:author="JY0225" w:date="2017-08-24T12:03:00Z">
            <w:rPr>
              <w:color w:val="000000" w:themeColor="text1"/>
            </w:rPr>
          </w:rPrChange>
        </w:rPr>
      </w:pPr>
      <w:del w:id="5404" w:author="微软用户" w:date="2017-08-19T21:41:00Z">
        <w:r w:rsidRPr="00B207B1" w:rsidDel="003224A2">
          <w:rPr>
            <w:rFonts w:hAnsiTheme="minorEastAsia"/>
            <w:color w:val="000000" w:themeColor="text1"/>
            <w:rPrChange w:id="5405" w:author="JY0225" w:date="2017-08-24T12:03:00Z">
              <w:rPr>
                <w:color w:val="000000" w:themeColor="text1"/>
              </w:rPr>
            </w:rPrChange>
          </w:rPr>
          <w:tab/>
        </w:r>
      </w:del>
      <w:del w:id="5406" w:author="微软用户" w:date="2017-08-19T21:40:00Z">
        <w:r w:rsidR="007226B2" w:rsidRPr="00B207B1" w:rsidDel="003224A2">
          <w:rPr>
            <w:rFonts w:hAnsiTheme="minorEastAsia" w:hint="eastAsia"/>
            <w:color w:val="000000" w:themeColor="text1"/>
            <w:rPrChange w:id="5407" w:author="JY0225" w:date="2017-08-24T12:03:00Z">
              <w:rPr>
                <w:rFonts w:hint="eastAsia"/>
                <w:color w:val="000000" w:themeColor="text1"/>
              </w:rPr>
            </w:rPrChange>
          </w:rPr>
          <w:delText>在</w:delText>
        </w:r>
        <w:r w:rsidR="007226B2" w:rsidRPr="00B207B1" w:rsidDel="003224A2">
          <w:rPr>
            <w:rFonts w:hAnsiTheme="minorEastAsia"/>
            <w:color w:val="000000" w:themeColor="text1"/>
            <w:rPrChange w:id="5408" w:author="JY0225" w:date="2017-08-24T12:03:00Z">
              <w:rPr>
                <w:color w:val="000000" w:themeColor="text1"/>
              </w:rPr>
            </w:rPrChange>
          </w:rPr>
          <w:delText>Firefox</w:delText>
        </w:r>
        <w:r w:rsidR="007226B2" w:rsidRPr="00B207B1" w:rsidDel="003224A2">
          <w:rPr>
            <w:rFonts w:hAnsiTheme="minorEastAsia" w:hint="eastAsia"/>
            <w:color w:val="000000" w:themeColor="text1"/>
            <w:rPrChange w:id="5409" w:author="JY0225" w:date="2017-08-24T12:03:00Z">
              <w:rPr>
                <w:rFonts w:hint="eastAsia"/>
                <w:color w:val="000000" w:themeColor="text1"/>
              </w:rPr>
            </w:rPrChange>
          </w:rPr>
          <w:delText>浏览器中输入“</w:delText>
        </w:r>
        <w:r w:rsidR="007226B2" w:rsidRPr="00B207B1" w:rsidDel="003224A2">
          <w:rPr>
            <w:rFonts w:hAnsiTheme="minorEastAsia"/>
            <w:color w:val="000000" w:themeColor="text1"/>
            <w:rPrChange w:id="5410" w:author="JY0225" w:date="2017-08-24T12:03:00Z">
              <w:rPr>
                <w:color w:val="000000" w:themeColor="text1"/>
              </w:rPr>
            </w:rPrChange>
          </w:rPr>
          <w:delText>about:debugging</w:delText>
        </w:r>
        <w:r w:rsidR="007226B2" w:rsidRPr="00B207B1" w:rsidDel="003224A2">
          <w:rPr>
            <w:rFonts w:hAnsiTheme="minorEastAsia" w:hint="eastAsia"/>
            <w:color w:val="000000" w:themeColor="text1"/>
            <w:rPrChange w:id="5411" w:author="JY0225" w:date="2017-08-24T12:03:00Z">
              <w:rPr>
                <w:rFonts w:hint="eastAsia"/>
                <w:color w:val="000000" w:themeColor="text1"/>
              </w:rPr>
            </w:rPrChange>
          </w:rPr>
          <w:delText>”</w:delText>
        </w:r>
        <w:r w:rsidR="00AC25F6" w:rsidRPr="00B207B1" w:rsidDel="003224A2">
          <w:rPr>
            <w:rFonts w:hAnsiTheme="minorEastAsia"/>
            <w:rPrChange w:id="5412" w:author="JY0225" w:date="2017-08-24T12:03:00Z">
              <w:rPr/>
            </w:rPrChange>
          </w:rPr>
          <w:delText xml:space="preserve"> </w:delText>
        </w:r>
        <w:r w:rsidR="00AC25F6" w:rsidRPr="00B207B1" w:rsidDel="003224A2">
          <w:rPr>
            <w:rFonts w:hAnsiTheme="minorEastAsia" w:hint="eastAsia"/>
            <w:color w:val="000000" w:themeColor="text1"/>
            <w:rPrChange w:id="5413" w:author="JY0225" w:date="2017-08-24T12:03:00Z">
              <w:rPr>
                <w:rFonts w:hint="eastAsia"/>
                <w:color w:val="000000" w:themeColor="text1"/>
              </w:rPr>
            </w:rPrChange>
          </w:rPr>
          <w:delText>页面</w:delText>
        </w:r>
        <w:r w:rsidR="00AC25F6" w:rsidRPr="00B207B1" w:rsidDel="003224A2">
          <w:rPr>
            <w:rFonts w:hAnsiTheme="minorEastAsia"/>
            <w:color w:val="000000" w:themeColor="text1"/>
            <w:rPrChange w:id="5414"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415" w:author="JY0225" w:date="2017-08-24T12:03:00Z">
              <w:rPr>
                <w:rFonts w:hint="eastAsia"/>
                <w:color w:val="000000" w:themeColor="text1"/>
              </w:rPr>
            </w:rPrChange>
          </w:rPr>
          <w:delText>点击</w:delText>
        </w:r>
        <w:r w:rsidR="00AC25F6" w:rsidRPr="00B207B1" w:rsidDel="003224A2">
          <w:rPr>
            <w:rFonts w:hAnsiTheme="minorEastAsia"/>
            <w:color w:val="000000" w:themeColor="text1"/>
            <w:rPrChange w:id="5416"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417" w:author="JY0225" w:date="2017-08-24T12:03:00Z">
              <w:rPr>
                <w:rFonts w:hint="eastAsia"/>
                <w:color w:val="000000" w:themeColor="text1"/>
              </w:rPr>
            </w:rPrChange>
          </w:rPr>
          <w:delText>临时加载附加组件按钮</w:delText>
        </w:r>
        <w:r w:rsidR="00AC25F6" w:rsidRPr="00B207B1" w:rsidDel="003224A2">
          <w:rPr>
            <w:rFonts w:hAnsiTheme="minorEastAsia"/>
            <w:color w:val="000000" w:themeColor="text1"/>
            <w:rPrChange w:id="5418"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419" w:author="JY0225" w:date="2017-08-24T12:03:00Z">
              <w:rPr>
                <w:rFonts w:hint="eastAsia"/>
                <w:color w:val="000000" w:themeColor="text1"/>
              </w:rPr>
            </w:rPrChange>
          </w:rPr>
          <w:delText>并选择附加组件目录</w:delText>
        </w:r>
        <w:r w:rsidR="008432DE" w:rsidRPr="00B207B1" w:rsidDel="003224A2">
          <w:rPr>
            <w:rFonts w:hAnsiTheme="minorEastAsia" w:hint="eastAsia"/>
            <w:color w:val="000000" w:themeColor="text1"/>
            <w:rPrChange w:id="5420" w:author="JY0225" w:date="2017-08-24T12:03:00Z">
              <w:rPr>
                <w:rFonts w:hint="eastAsia"/>
                <w:color w:val="000000" w:themeColor="text1"/>
              </w:rPr>
            </w:rPrChange>
          </w:rPr>
          <w:delText>，即选择</w:delText>
        </w:r>
        <w:r w:rsidR="008432DE" w:rsidRPr="00B207B1" w:rsidDel="003224A2">
          <w:rPr>
            <w:rFonts w:hAnsiTheme="minorEastAsia"/>
            <w:color w:val="000000" w:themeColor="text1"/>
            <w:rPrChange w:id="5421" w:author="JY0225" w:date="2017-08-24T12:03:00Z">
              <w:rPr>
                <w:color w:val="000000" w:themeColor="text1"/>
              </w:rPr>
            </w:rPrChange>
          </w:rPr>
          <w:delText>manifest.json</w:delText>
        </w:r>
        <w:r w:rsidR="008432DE" w:rsidRPr="00B207B1" w:rsidDel="003224A2">
          <w:rPr>
            <w:rFonts w:hAnsiTheme="minorEastAsia" w:hint="eastAsia"/>
            <w:color w:val="000000" w:themeColor="text1"/>
            <w:rPrChange w:id="5422" w:author="JY0225" w:date="2017-08-24T12:03:00Z">
              <w:rPr>
                <w:rFonts w:hint="eastAsia"/>
                <w:color w:val="000000" w:themeColor="text1"/>
              </w:rPr>
            </w:rPrChange>
          </w:rPr>
          <w:delText>文件</w:delText>
        </w:r>
        <w:r w:rsidR="00F63AB9" w:rsidRPr="00B207B1" w:rsidDel="003224A2">
          <w:rPr>
            <w:rFonts w:hAnsiTheme="minorEastAsia" w:hint="eastAsia"/>
            <w:color w:val="000000" w:themeColor="text1"/>
            <w:rPrChange w:id="5423" w:author="JY0225" w:date="2017-08-24T12:03:00Z">
              <w:rPr>
                <w:rFonts w:hint="eastAsia"/>
                <w:color w:val="000000" w:themeColor="text1"/>
              </w:rPr>
            </w:rPrChange>
          </w:rPr>
          <w:delText>，如下图所示：</w:delText>
        </w:r>
      </w:del>
    </w:p>
    <w:p w14:paraId="65E1E2E9" w14:textId="77777777" w:rsidR="00731C1A" w:rsidRPr="00B207B1" w:rsidRDefault="00906DFB">
      <w:pPr>
        <w:spacing w:line="400" w:lineRule="exact"/>
        <w:ind w:left="420"/>
        <w:jc w:val="center"/>
        <w:rPr>
          <w:ins w:id="5424" w:author="微软用户" w:date="2017-08-19T21:41:00Z"/>
          <w:rFonts w:hAnsiTheme="minorEastAsia"/>
          <w:color w:val="000000" w:themeColor="text1"/>
          <w:rPrChange w:id="5425" w:author="JY0225" w:date="2017-08-24T12:03:00Z">
            <w:rPr>
              <w:ins w:id="5426" w:author="微软用户" w:date="2017-08-19T21:41:00Z"/>
              <w:color w:val="000000" w:themeColor="text1"/>
            </w:rPr>
          </w:rPrChange>
        </w:rPr>
        <w:pPrChange w:id="5427" w:author="JY0225" w:date="2017-08-24T12:04:00Z">
          <w:pPr>
            <w:spacing w:line="360" w:lineRule="auto"/>
            <w:ind w:left="420"/>
            <w:jc w:val="center"/>
          </w:pPr>
        </w:pPrChange>
      </w:pPr>
      <w:del w:id="5428" w:author="微软用户" w:date="2017-08-19T21:42:00Z">
        <w:r w:rsidRPr="00B207B1" w:rsidDel="00FD13BC">
          <w:rPr>
            <w:rFonts w:hAnsiTheme="minorEastAsia"/>
            <w:noProof/>
            <w:rPrChange w:id="5429" w:author="JY0225" w:date="2017-08-24T12:03:00Z">
              <w:rPr>
                <w:noProof/>
              </w:rPr>
            </w:rPrChange>
          </w:rPr>
          <w:drawing>
            <wp:anchor distT="0" distB="0" distL="114300" distR="114300" simplePos="0" relativeHeight="251672576" behindDoc="0" locked="0" layoutInCell="1" allowOverlap="1" wp14:anchorId="717E76DF" wp14:editId="1BA32C72">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B207B1">
        <w:rPr>
          <w:rFonts w:hAnsiTheme="minorEastAsia" w:hint="eastAsia"/>
          <w:color w:val="000000" w:themeColor="text1"/>
          <w:rPrChange w:id="5430" w:author="JY0225" w:date="2017-08-24T12:03:00Z">
            <w:rPr>
              <w:rFonts w:hint="eastAsia"/>
              <w:color w:val="000000" w:themeColor="text1"/>
            </w:rPr>
          </w:rPrChange>
        </w:rPr>
        <w:t>图</w:t>
      </w:r>
      <w:r w:rsidR="00B73D9B" w:rsidRPr="00B207B1">
        <w:rPr>
          <w:rFonts w:hAnsiTheme="minorEastAsia"/>
          <w:color w:val="000000" w:themeColor="text1"/>
          <w:rPrChange w:id="5431" w:author="JY0225" w:date="2017-08-24T12:03:00Z">
            <w:rPr>
              <w:color w:val="000000" w:themeColor="text1"/>
            </w:rPr>
          </w:rPrChange>
        </w:rPr>
        <w:t>5-2</w:t>
      </w:r>
      <w:r w:rsidR="00EB30CA" w:rsidRPr="00B207B1">
        <w:rPr>
          <w:rFonts w:hAnsiTheme="minorEastAsia"/>
          <w:color w:val="000000" w:themeColor="text1"/>
          <w:rPrChange w:id="5432" w:author="JY0225" w:date="2017-08-24T12:03:00Z">
            <w:rPr>
              <w:color w:val="000000" w:themeColor="text1"/>
            </w:rPr>
          </w:rPrChange>
        </w:rPr>
        <w:t xml:space="preserve"> </w:t>
      </w:r>
      <w:r w:rsidR="00ED372F" w:rsidRPr="00B207B1">
        <w:rPr>
          <w:rFonts w:hAnsiTheme="minorEastAsia"/>
          <w:color w:val="000000" w:themeColor="text1"/>
          <w:rPrChange w:id="5433" w:author="JY0225" w:date="2017-08-24T12:03:00Z">
            <w:rPr>
              <w:color w:val="000000" w:themeColor="text1"/>
            </w:rPr>
          </w:rPrChange>
        </w:rPr>
        <w:t>Firefox</w:t>
      </w:r>
      <w:r w:rsidR="002E5718" w:rsidRPr="00B207B1">
        <w:rPr>
          <w:rFonts w:hAnsiTheme="minorEastAsia" w:hint="eastAsia"/>
          <w:color w:val="000000" w:themeColor="text1"/>
          <w:rPrChange w:id="5434" w:author="JY0225" w:date="2017-08-24T12:03:00Z">
            <w:rPr>
              <w:rFonts w:hint="eastAsia"/>
              <w:color w:val="000000" w:themeColor="text1"/>
            </w:rPr>
          </w:rPrChange>
        </w:rPr>
        <w:t>扩展</w:t>
      </w:r>
      <w:r w:rsidR="00ED372F" w:rsidRPr="00B207B1">
        <w:rPr>
          <w:rFonts w:hAnsiTheme="minorEastAsia" w:hint="eastAsia"/>
          <w:color w:val="000000" w:themeColor="text1"/>
          <w:rPrChange w:id="5435" w:author="JY0225" w:date="2017-08-24T12:03:00Z">
            <w:rPr>
              <w:rFonts w:hint="eastAsia"/>
              <w:color w:val="000000" w:themeColor="text1"/>
            </w:rPr>
          </w:rPrChange>
        </w:rPr>
        <w:t>部署</w:t>
      </w:r>
    </w:p>
    <w:p w14:paraId="25CAF989" w14:textId="6B493D11" w:rsidR="00FD13BC" w:rsidRPr="00B207B1" w:rsidRDefault="005705E7">
      <w:pPr>
        <w:spacing w:line="400" w:lineRule="exact"/>
        <w:ind w:firstLine="420"/>
        <w:rPr>
          <w:rFonts w:hAnsiTheme="minorEastAsia"/>
          <w:color w:val="000000" w:themeColor="text1"/>
          <w:rPrChange w:id="5436" w:author="JY0225" w:date="2017-08-24T12:03:00Z">
            <w:rPr>
              <w:color w:val="000000" w:themeColor="text1"/>
            </w:rPr>
          </w:rPrChange>
        </w:rPr>
        <w:pPrChange w:id="5437" w:author="微软用户" w:date="2017-08-19T21:43:00Z">
          <w:pPr>
            <w:spacing w:line="360" w:lineRule="auto"/>
            <w:ind w:left="420"/>
            <w:jc w:val="center"/>
          </w:pPr>
        </w:pPrChange>
      </w:pPr>
      <w:ins w:id="5438" w:author="微软用户" w:date="2017-08-19T21:42:00Z">
        <w:r w:rsidRPr="00B207B1">
          <w:rPr>
            <w:noProof/>
          </w:rPr>
          <w:drawing>
            <wp:anchor distT="0" distB="0" distL="114300" distR="114300" simplePos="0" relativeHeight="251675648" behindDoc="0" locked="0" layoutInCell="1" allowOverlap="1" wp14:anchorId="5DECC663" wp14:editId="5F83ADE9">
              <wp:simplePos x="0" y="0"/>
              <wp:positionH relativeFrom="column">
                <wp:posOffset>176530</wp:posOffset>
              </wp:positionH>
              <wp:positionV relativeFrom="paragraph">
                <wp:posOffset>643615</wp:posOffset>
              </wp:positionV>
              <wp:extent cx="4945380" cy="1016000"/>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ins>
      <w:ins w:id="5439" w:author="微软用户" w:date="2017-08-19T21:41:00Z">
        <w:r w:rsidR="003224A2" w:rsidRPr="00B207B1">
          <w:rPr>
            <w:rFonts w:hint="eastAsia"/>
            <w:color w:val="000000" w:themeColor="text1"/>
          </w:rPr>
          <w:t>在</w:t>
        </w:r>
        <w:r w:rsidR="003224A2" w:rsidRPr="00B207B1">
          <w:rPr>
            <w:rFonts w:hAnsiTheme="minorEastAsia"/>
            <w:color w:val="000000" w:themeColor="text1"/>
            <w:rPrChange w:id="5440" w:author="JY0225" w:date="2017-08-24T12:03:00Z">
              <w:rPr>
                <w:color w:val="000000" w:themeColor="text1"/>
              </w:rPr>
            </w:rPrChange>
          </w:rPr>
          <w:t>Firefox</w:t>
        </w:r>
        <w:r w:rsidR="003224A2" w:rsidRPr="00B207B1">
          <w:rPr>
            <w:rFonts w:hAnsiTheme="minorEastAsia" w:hint="eastAsia"/>
            <w:color w:val="000000" w:themeColor="text1"/>
            <w:rPrChange w:id="5441" w:author="JY0225" w:date="2017-08-24T12:03:00Z">
              <w:rPr>
                <w:rFonts w:hint="eastAsia"/>
                <w:color w:val="000000" w:themeColor="text1"/>
              </w:rPr>
            </w:rPrChange>
          </w:rPr>
          <w:t>浏览器中输入“</w:t>
        </w:r>
        <w:r w:rsidR="003224A2" w:rsidRPr="00B207B1">
          <w:rPr>
            <w:rFonts w:hAnsiTheme="minorEastAsia"/>
            <w:color w:val="000000" w:themeColor="text1"/>
            <w:rPrChange w:id="5442" w:author="JY0225" w:date="2017-08-24T12:03:00Z">
              <w:rPr>
                <w:color w:val="000000" w:themeColor="text1"/>
              </w:rPr>
            </w:rPrChange>
          </w:rPr>
          <w:t>about:debugging</w:t>
        </w:r>
        <w:r w:rsidR="003224A2" w:rsidRPr="00B207B1">
          <w:rPr>
            <w:rFonts w:hAnsiTheme="minorEastAsia" w:hint="eastAsia"/>
            <w:color w:val="000000" w:themeColor="text1"/>
            <w:rPrChange w:id="5443" w:author="JY0225" w:date="2017-08-24T12:03:00Z">
              <w:rPr>
                <w:rFonts w:hint="eastAsia"/>
                <w:color w:val="000000" w:themeColor="text1"/>
              </w:rPr>
            </w:rPrChange>
          </w:rPr>
          <w:t>”</w:t>
        </w:r>
        <w:r w:rsidR="003224A2" w:rsidRPr="00B207B1">
          <w:rPr>
            <w:rFonts w:hAnsiTheme="minorEastAsia"/>
            <w:rPrChange w:id="5444" w:author="JY0225" w:date="2017-08-24T12:03:00Z">
              <w:rPr/>
            </w:rPrChange>
          </w:rPr>
          <w:t xml:space="preserve"> </w:t>
        </w:r>
        <w:r w:rsidR="003224A2" w:rsidRPr="00B207B1">
          <w:rPr>
            <w:rFonts w:hAnsiTheme="minorEastAsia" w:hint="eastAsia"/>
            <w:color w:val="000000" w:themeColor="text1"/>
            <w:rPrChange w:id="5445" w:author="JY0225" w:date="2017-08-24T12:03:00Z">
              <w:rPr>
                <w:rFonts w:hint="eastAsia"/>
                <w:color w:val="000000" w:themeColor="text1"/>
              </w:rPr>
            </w:rPrChange>
          </w:rPr>
          <w:t>页面</w:t>
        </w:r>
        <w:r w:rsidR="003224A2" w:rsidRPr="00B207B1">
          <w:rPr>
            <w:rFonts w:hAnsiTheme="minorEastAsia"/>
            <w:color w:val="000000" w:themeColor="text1"/>
            <w:rPrChange w:id="5446" w:author="JY0225" w:date="2017-08-24T12:03:00Z">
              <w:rPr>
                <w:color w:val="000000" w:themeColor="text1"/>
              </w:rPr>
            </w:rPrChange>
          </w:rPr>
          <w:t xml:space="preserve">, </w:t>
        </w:r>
        <w:r w:rsidR="003224A2" w:rsidRPr="00B207B1">
          <w:rPr>
            <w:rFonts w:hAnsiTheme="minorEastAsia" w:hint="eastAsia"/>
            <w:color w:val="000000" w:themeColor="text1"/>
            <w:rPrChange w:id="5447" w:author="JY0225" w:date="2017-08-24T12:03:00Z">
              <w:rPr>
                <w:rFonts w:hint="eastAsia"/>
                <w:color w:val="000000" w:themeColor="text1"/>
              </w:rPr>
            </w:rPrChange>
          </w:rPr>
          <w:t>点击</w:t>
        </w:r>
        <w:r w:rsidR="003224A2" w:rsidRPr="00B207B1">
          <w:rPr>
            <w:rFonts w:hAnsiTheme="minorEastAsia"/>
            <w:color w:val="000000" w:themeColor="text1"/>
            <w:rPrChange w:id="5448" w:author="JY0225" w:date="2017-08-24T12:03:00Z">
              <w:rPr>
                <w:color w:val="000000" w:themeColor="text1"/>
              </w:rPr>
            </w:rPrChange>
          </w:rPr>
          <w:t xml:space="preserve"> "</w:t>
        </w:r>
        <w:r w:rsidR="003224A2" w:rsidRPr="00B207B1">
          <w:rPr>
            <w:rFonts w:hAnsiTheme="minorEastAsia" w:hint="eastAsia"/>
            <w:color w:val="000000" w:themeColor="text1"/>
            <w:rPrChange w:id="5449" w:author="JY0225" w:date="2017-08-24T12:03:00Z">
              <w:rPr>
                <w:rFonts w:hint="eastAsia"/>
                <w:color w:val="000000" w:themeColor="text1"/>
              </w:rPr>
            </w:rPrChange>
          </w:rPr>
          <w:t>临时加载附加组件按钮</w:t>
        </w:r>
        <w:r w:rsidR="003224A2" w:rsidRPr="00B207B1">
          <w:rPr>
            <w:rFonts w:hAnsiTheme="minorEastAsia"/>
            <w:color w:val="000000" w:themeColor="text1"/>
            <w:rPrChange w:id="5450" w:author="JY0225" w:date="2017-08-24T12:03:00Z">
              <w:rPr>
                <w:color w:val="000000" w:themeColor="text1"/>
              </w:rPr>
            </w:rPrChange>
          </w:rPr>
          <w:t xml:space="preserve">" </w:t>
        </w:r>
        <w:r w:rsidR="003224A2" w:rsidRPr="00B207B1">
          <w:rPr>
            <w:rFonts w:hAnsiTheme="minorEastAsia" w:hint="eastAsia"/>
            <w:color w:val="000000" w:themeColor="text1"/>
            <w:rPrChange w:id="5451" w:author="JY0225" w:date="2017-08-24T12:03:00Z">
              <w:rPr>
                <w:rFonts w:hint="eastAsia"/>
                <w:color w:val="000000" w:themeColor="text1"/>
              </w:rPr>
            </w:rPrChange>
          </w:rPr>
          <w:t>并选择附加组件目录，即选择</w:t>
        </w:r>
        <w:r w:rsidR="003224A2" w:rsidRPr="00B207B1">
          <w:rPr>
            <w:rFonts w:hAnsiTheme="minorEastAsia"/>
            <w:color w:val="000000" w:themeColor="text1"/>
            <w:rPrChange w:id="5452" w:author="JY0225" w:date="2017-08-24T12:03:00Z">
              <w:rPr>
                <w:color w:val="000000" w:themeColor="text1"/>
              </w:rPr>
            </w:rPrChange>
          </w:rPr>
          <w:t>manifest.json</w:t>
        </w:r>
        <w:r w:rsidR="003224A2" w:rsidRPr="00B207B1">
          <w:rPr>
            <w:rFonts w:hAnsiTheme="minorEastAsia" w:hint="eastAsia"/>
            <w:color w:val="000000" w:themeColor="text1"/>
            <w:rPrChange w:id="5453" w:author="JY0225" w:date="2017-08-24T12:03:00Z">
              <w:rPr>
                <w:rFonts w:hint="eastAsia"/>
                <w:color w:val="000000" w:themeColor="text1"/>
              </w:rPr>
            </w:rPrChange>
          </w:rPr>
          <w:t>文件，如图</w:t>
        </w:r>
      </w:ins>
      <w:r w:rsidR="00322F17">
        <w:rPr>
          <w:rFonts w:hAnsiTheme="minorEastAsia" w:hint="eastAsia"/>
          <w:color w:val="000000" w:themeColor="text1"/>
        </w:rPr>
        <w:t>5-3</w:t>
      </w:r>
      <w:ins w:id="5454" w:author="微软用户" w:date="2017-08-19T21:41:00Z">
        <w:r w:rsidR="003224A2" w:rsidRPr="00B207B1">
          <w:rPr>
            <w:rFonts w:hAnsiTheme="minorEastAsia" w:hint="eastAsia"/>
            <w:color w:val="000000" w:themeColor="text1"/>
            <w:rPrChange w:id="5455" w:author="JY0225" w:date="2017-08-24T12:03:00Z">
              <w:rPr>
                <w:rFonts w:hint="eastAsia"/>
                <w:color w:val="000000" w:themeColor="text1"/>
              </w:rPr>
            </w:rPrChange>
          </w:rPr>
          <w:t>所示：</w:t>
        </w:r>
      </w:ins>
    </w:p>
    <w:p w14:paraId="76D3BE07" w14:textId="77777777" w:rsidR="00731C1A" w:rsidRPr="00B207B1" w:rsidRDefault="000E23F3">
      <w:pPr>
        <w:spacing w:line="400" w:lineRule="exact"/>
        <w:ind w:left="420"/>
        <w:jc w:val="center"/>
        <w:rPr>
          <w:rFonts w:hAnsiTheme="minorEastAsia"/>
          <w:color w:val="000000" w:themeColor="text1"/>
          <w:rPrChange w:id="5456" w:author="JY0225" w:date="2017-08-24T12:04:00Z">
            <w:rPr>
              <w:color w:val="000000" w:themeColor="text1"/>
            </w:rPr>
          </w:rPrChange>
        </w:rPr>
        <w:pPrChange w:id="5457" w:author="JY0225" w:date="2017-08-24T12:04:00Z">
          <w:pPr>
            <w:spacing w:line="360" w:lineRule="auto"/>
            <w:ind w:left="420"/>
            <w:jc w:val="center"/>
          </w:pPr>
        </w:pPrChange>
      </w:pPr>
      <w:r w:rsidRPr="00B207B1">
        <w:rPr>
          <w:color w:val="000000" w:themeColor="text1"/>
        </w:rPr>
        <w:tab/>
      </w:r>
      <w:r w:rsidR="00731C1A" w:rsidRPr="00B207B1">
        <w:rPr>
          <w:rFonts w:hAnsiTheme="minorEastAsia" w:hint="eastAsia"/>
          <w:color w:val="000000" w:themeColor="text1"/>
          <w:rPrChange w:id="5458" w:author="JY0225" w:date="2017-08-24T12:04:00Z">
            <w:rPr>
              <w:rFonts w:hint="eastAsia"/>
              <w:color w:val="000000" w:themeColor="text1"/>
            </w:rPr>
          </w:rPrChange>
        </w:rPr>
        <w:t>图</w:t>
      </w:r>
      <w:r w:rsidR="009032A8" w:rsidRPr="00B207B1">
        <w:rPr>
          <w:rFonts w:hAnsiTheme="minorEastAsia"/>
          <w:color w:val="000000" w:themeColor="text1"/>
          <w:rPrChange w:id="5459" w:author="JY0225" w:date="2017-08-24T12:04:00Z">
            <w:rPr>
              <w:color w:val="000000" w:themeColor="text1"/>
            </w:rPr>
          </w:rPrChange>
        </w:rPr>
        <w:t>5-3</w:t>
      </w:r>
      <w:r w:rsidR="00731C1A" w:rsidRPr="00B207B1">
        <w:rPr>
          <w:rFonts w:hAnsiTheme="minorEastAsia"/>
          <w:color w:val="000000" w:themeColor="text1"/>
          <w:rPrChange w:id="5460" w:author="JY0225" w:date="2017-08-24T12:04:00Z">
            <w:rPr>
              <w:color w:val="000000" w:themeColor="text1"/>
            </w:rPr>
          </w:rPrChange>
        </w:rPr>
        <w:t xml:space="preserve"> Firefox</w:t>
      </w:r>
      <w:r w:rsidR="002E5718" w:rsidRPr="00B207B1">
        <w:rPr>
          <w:rFonts w:hAnsiTheme="minorEastAsia" w:hint="eastAsia"/>
          <w:color w:val="000000" w:themeColor="text1"/>
          <w:rPrChange w:id="5461" w:author="JY0225" w:date="2017-08-24T12:04:00Z">
            <w:rPr>
              <w:rFonts w:hint="eastAsia"/>
              <w:color w:val="000000" w:themeColor="text1"/>
            </w:rPr>
          </w:rPrChange>
        </w:rPr>
        <w:t>扩展</w:t>
      </w:r>
      <w:r w:rsidR="00C66E07" w:rsidRPr="00B207B1">
        <w:rPr>
          <w:rFonts w:hAnsiTheme="minorEastAsia" w:hint="eastAsia"/>
          <w:color w:val="000000" w:themeColor="text1"/>
          <w:rPrChange w:id="5462" w:author="JY0225" w:date="2017-08-24T12:04:00Z">
            <w:rPr>
              <w:rFonts w:hint="eastAsia"/>
              <w:color w:val="000000" w:themeColor="text1"/>
            </w:rPr>
          </w:rPrChange>
        </w:rPr>
        <w:t>登录后查询</w:t>
      </w:r>
      <w:r w:rsidR="00476838" w:rsidRPr="00B207B1">
        <w:rPr>
          <w:rFonts w:hAnsiTheme="minorEastAsia" w:hint="eastAsia"/>
          <w:color w:val="000000" w:themeColor="text1"/>
          <w:rPrChange w:id="5463" w:author="JY0225" w:date="2017-08-24T12:04:00Z">
            <w:rPr>
              <w:rFonts w:hint="eastAsia"/>
              <w:color w:val="000000" w:themeColor="text1"/>
            </w:rPr>
          </w:rPrChange>
        </w:rPr>
        <w:t>备份</w:t>
      </w:r>
      <w:r w:rsidR="00C66E07" w:rsidRPr="00B207B1">
        <w:rPr>
          <w:rFonts w:hAnsiTheme="minorEastAsia" w:hint="eastAsia"/>
          <w:color w:val="000000" w:themeColor="text1"/>
          <w:rPrChange w:id="5464" w:author="JY0225" w:date="2017-08-24T12:04:00Z">
            <w:rPr>
              <w:rFonts w:hint="eastAsia"/>
              <w:color w:val="000000" w:themeColor="text1"/>
            </w:rPr>
          </w:rPrChange>
        </w:rPr>
        <w:t>空间效果图</w:t>
      </w:r>
    </w:p>
    <w:p w14:paraId="342E1AC3" w14:textId="77777777" w:rsidR="000E23F3" w:rsidRPr="00B207B1" w:rsidRDefault="003A0B04">
      <w:pPr>
        <w:spacing w:line="400" w:lineRule="exact"/>
        <w:rPr>
          <w:rFonts w:hAnsiTheme="minorEastAsia"/>
          <w:color w:val="000000" w:themeColor="text1"/>
          <w:rPrChange w:id="5465" w:author="JY0225" w:date="2017-08-24T12:04:00Z">
            <w:rPr>
              <w:color w:val="000000" w:themeColor="text1"/>
            </w:rPr>
          </w:rPrChange>
        </w:rPr>
      </w:pPr>
      <w:r w:rsidRPr="00B207B1">
        <w:rPr>
          <w:rFonts w:hAnsiTheme="minorEastAsia"/>
          <w:color w:val="000000" w:themeColor="text1"/>
          <w:rPrChange w:id="5466" w:author="JY0225" w:date="2017-08-24T12:04:00Z">
            <w:rPr>
              <w:color w:val="000000" w:themeColor="text1"/>
            </w:rPr>
          </w:rPrChange>
        </w:rPr>
        <w:tab/>
      </w:r>
      <w:r w:rsidR="00C91E4A" w:rsidRPr="00B207B1">
        <w:rPr>
          <w:rFonts w:hAnsiTheme="minorEastAsia" w:hint="eastAsia"/>
          <w:color w:val="000000" w:themeColor="text1"/>
          <w:rPrChange w:id="5467" w:author="JY0225" w:date="2017-08-24T12:04:00Z">
            <w:rPr>
              <w:rFonts w:hint="eastAsia"/>
              <w:color w:val="000000" w:themeColor="text1"/>
            </w:rPr>
          </w:rPrChange>
        </w:rPr>
        <w:t>图</w:t>
      </w:r>
      <w:r w:rsidR="00C91E4A" w:rsidRPr="00B207B1">
        <w:rPr>
          <w:rFonts w:hAnsiTheme="minorEastAsia"/>
          <w:color w:val="000000" w:themeColor="text1"/>
          <w:rPrChange w:id="5468" w:author="JY0225" w:date="2017-08-24T12:04:00Z">
            <w:rPr>
              <w:color w:val="000000" w:themeColor="text1"/>
            </w:rPr>
          </w:rPrChange>
        </w:rPr>
        <w:t>5-2</w:t>
      </w:r>
      <w:r w:rsidR="00C91E4A" w:rsidRPr="00B207B1">
        <w:rPr>
          <w:rFonts w:hAnsiTheme="minorEastAsia" w:hint="eastAsia"/>
          <w:color w:val="000000" w:themeColor="text1"/>
          <w:rPrChange w:id="5469" w:author="JY0225" w:date="2017-08-24T12:04:00Z">
            <w:rPr>
              <w:rFonts w:hint="eastAsia"/>
              <w:color w:val="000000" w:themeColor="text1"/>
            </w:rPr>
          </w:rPrChange>
        </w:rPr>
        <w:t>展示的是将开发好的</w:t>
      </w:r>
      <w:r w:rsidR="00C91E4A" w:rsidRPr="00B207B1">
        <w:rPr>
          <w:rFonts w:hAnsiTheme="minorEastAsia"/>
          <w:color w:val="000000" w:themeColor="text1"/>
          <w:rPrChange w:id="5470" w:author="JY0225" w:date="2017-08-24T12:04:00Z">
            <w:rPr>
              <w:color w:val="000000" w:themeColor="text1"/>
            </w:rPr>
          </w:rPrChange>
        </w:rPr>
        <w:t>Firefox</w:t>
      </w:r>
      <w:r w:rsidR="002E5718" w:rsidRPr="00B207B1">
        <w:rPr>
          <w:rFonts w:hAnsiTheme="minorEastAsia" w:hint="eastAsia"/>
          <w:color w:val="000000" w:themeColor="text1"/>
          <w:rPrChange w:id="5471" w:author="JY0225" w:date="2017-08-24T12:04:00Z">
            <w:rPr>
              <w:rFonts w:hint="eastAsia"/>
              <w:color w:val="000000" w:themeColor="text1"/>
            </w:rPr>
          </w:rPrChange>
        </w:rPr>
        <w:t>扩展</w:t>
      </w:r>
      <w:r w:rsidR="00C91E4A" w:rsidRPr="00B207B1">
        <w:rPr>
          <w:rFonts w:hAnsiTheme="minorEastAsia" w:hint="eastAsia"/>
          <w:color w:val="000000" w:themeColor="text1"/>
          <w:rPrChange w:id="5472" w:author="JY0225" w:date="2017-08-24T12:04:00Z">
            <w:rPr>
              <w:rFonts w:hint="eastAsia"/>
              <w:color w:val="000000" w:themeColor="text1"/>
            </w:rPr>
          </w:rPrChange>
        </w:rPr>
        <w:t>导入到</w:t>
      </w:r>
      <w:r w:rsidR="00C91E4A" w:rsidRPr="00B207B1">
        <w:rPr>
          <w:rFonts w:hAnsiTheme="minorEastAsia"/>
          <w:color w:val="000000" w:themeColor="text1"/>
          <w:rPrChange w:id="5473" w:author="JY0225" w:date="2017-08-24T12:04:00Z">
            <w:rPr>
              <w:color w:val="000000" w:themeColor="text1"/>
            </w:rPr>
          </w:rPrChange>
        </w:rPr>
        <w:t>Firefox</w:t>
      </w:r>
      <w:r w:rsidR="008B25D3" w:rsidRPr="00B207B1">
        <w:rPr>
          <w:rFonts w:hAnsiTheme="minorEastAsia" w:hint="eastAsia"/>
          <w:color w:val="000000" w:themeColor="text1"/>
          <w:rPrChange w:id="5474" w:author="JY0225" w:date="2017-08-24T12:04:00Z">
            <w:rPr>
              <w:rFonts w:hint="eastAsia"/>
              <w:color w:val="000000" w:themeColor="text1"/>
            </w:rPr>
          </w:rPrChange>
        </w:rPr>
        <w:t>浏览器中，从上图中</w:t>
      </w:r>
      <w:r w:rsidR="00C91E4A" w:rsidRPr="00B207B1">
        <w:rPr>
          <w:rFonts w:hAnsiTheme="minorEastAsia" w:hint="eastAsia"/>
          <w:color w:val="000000" w:themeColor="text1"/>
          <w:rPrChange w:id="5475" w:author="JY0225" w:date="2017-08-24T12:04:00Z">
            <w:rPr>
              <w:rFonts w:hint="eastAsia"/>
              <w:color w:val="000000" w:themeColor="text1"/>
            </w:rPr>
          </w:rPrChange>
        </w:rPr>
        <w:t>可以看到，名为</w:t>
      </w:r>
      <w:r w:rsidR="00C91E4A" w:rsidRPr="00B207B1">
        <w:rPr>
          <w:rFonts w:hAnsiTheme="minorEastAsia"/>
          <w:color w:val="000000" w:themeColor="text1"/>
          <w:rPrChange w:id="5476" w:author="JY0225" w:date="2017-08-24T12:04:00Z">
            <w:rPr>
              <w:color w:val="000000" w:themeColor="text1"/>
            </w:rPr>
          </w:rPrChange>
        </w:rPr>
        <w:t>Middleware</w:t>
      </w:r>
      <w:r w:rsidR="00C91E4A" w:rsidRPr="00B207B1">
        <w:rPr>
          <w:rFonts w:hAnsiTheme="minorEastAsia" w:hint="eastAsia"/>
          <w:color w:val="000000" w:themeColor="text1"/>
          <w:rPrChange w:id="5477" w:author="JY0225" w:date="2017-08-24T12:04:00Z">
            <w:rPr>
              <w:rFonts w:hint="eastAsia"/>
              <w:color w:val="000000" w:themeColor="text1"/>
            </w:rPr>
          </w:rPrChange>
        </w:rPr>
        <w:t>的</w:t>
      </w:r>
      <w:r w:rsidR="002E5718" w:rsidRPr="00B207B1">
        <w:rPr>
          <w:rFonts w:hAnsiTheme="minorEastAsia" w:hint="eastAsia"/>
          <w:color w:val="000000" w:themeColor="text1"/>
          <w:rPrChange w:id="5478" w:author="JY0225" w:date="2017-08-24T12:04:00Z">
            <w:rPr>
              <w:rFonts w:hint="eastAsia"/>
              <w:color w:val="000000" w:themeColor="text1"/>
            </w:rPr>
          </w:rPrChange>
        </w:rPr>
        <w:t>扩展</w:t>
      </w:r>
      <w:r w:rsidR="00C91E4A" w:rsidRPr="00B207B1">
        <w:rPr>
          <w:rFonts w:hAnsiTheme="minorEastAsia" w:hint="eastAsia"/>
          <w:color w:val="000000" w:themeColor="text1"/>
          <w:rPrChange w:id="5479" w:author="JY0225" w:date="2017-08-24T12:04:00Z">
            <w:rPr>
              <w:rFonts w:hint="eastAsia"/>
              <w:color w:val="000000" w:themeColor="text1"/>
            </w:rPr>
          </w:rPrChange>
        </w:rPr>
        <w:t>已经被部署到了浏览器中。</w:t>
      </w:r>
      <w:r w:rsidR="00175557" w:rsidRPr="00B207B1">
        <w:rPr>
          <w:rFonts w:hAnsiTheme="minorEastAsia"/>
          <w:color w:val="000000" w:themeColor="text1"/>
          <w:rPrChange w:id="5480" w:author="JY0225" w:date="2017-08-24T12:04:00Z">
            <w:rPr>
              <w:color w:val="000000" w:themeColor="text1"/>
            </w:rPr>
          </w:rPrChange>
        </w:rPr>
        <w:t>5-3</w:t>
      </w:r>
      <w:r w:rsidR="00175557" w:rsidRPr="00B207B1">
        <w:rPr>
          <w:rFonts w:hAnsiTheme="minorEastAsia" w:hint="eastAsia"/>
          <w:color w:val="000000" w:themeColor="text1"/>
          <w:rPrChange w:id="5481" w:author="JY0225" w:date="2017-08-24T12:04:00Z">
            <w:rPr>
              <w:rFonts w:hint="eastAsia"/>
              <w:color w:val="000000" w:themeColor="text1"/>
            </w:rPr>
          </w:rPrChange>
        </w:rPr>
        <w:t>展示的是使用浏览器</w:t>
      </w:r>
      <w:r w:rsidR="002E5718" w:rsidRPr="00B207B1">
        <w:rPr>
          <w:rFonts w:hAnsiTheme="minorEastAsia" w:hint="eastAsia"/>
          <w:color w:val="000000" w:themeColor="text1"/>
          <w:rPrChange w:id="5482" w:author="JY0225" w:date="2017-08-24T12:04:00Z">
            <w:rPr>
              <w:rFonts w:hint="eastAsia"/>
              <w:color w:val="000000" w:themeColor="text1"/>
            </w:rPr>
          </w:rPrChange>
        </w:rPr>
        <w:t>扩展</w:t>
      </w:r>
      <w:r w:rsidR="00175557" w:rsidRPr="00B207B1">
        <w:rPr>
          <w:rFonts w:hAnsiTheme="minorEastAsia" w:hint="eastAsia"/>
          <w:color w:val="000000" w:themeColor="text1"/>
          <w:rPrChange w:id="5483" w:author="JY0225" w:date="2017-08-24T12:04:00Z">
            <w:rPr>
              <w:rFonts w:hint="eastAsia"/>
              <w:color w:val="000000" w:themeColor="text1"/>
            </w:rPr>
          </w:rPrChange>
        </w:rPr>
        <w:t>登录云</w:t>
      </w:r>
      <w:r w:rsidR="00476838" w:rsidRPr="00B207B1">
        <w:rPr>
          <w:rFonts w:hAnsiTheme="minorEastAsia" w:hint="eastAsia"/>
          <w:color w:val="000000" w:themeColor="text1"/>
          <w:rPrChange w:id="5484" w:author="JY0225" w:date="2017-08-24T12:04:00Z">
            <w:rPr>
              <w:rFonts w:hint="eastAsia"/>
              <w:color w:val="000000" w:themeColor="text1"/>
            </w:rPr>
          </w:rPrChange>
        </w:rPr>
        <w:t>备份</w:t>
      </w:r>
      <w:r w:rsidR="00175557" w:rsidRPr="00B207B1">
        <w:rPr>
          <w:rFonts w:hAnsiTheme="minorEastAsia" w:hint="eastAsia"/>
          <w:color w:val="000000" w:themeColor="text1"/>
          <w:rPrChange w:id="5485" w:author="JY0225" w:date="2017-08-24T12:04:00Z">
            <w:rPr>
              <w:rFonts w:hint="eastAsia"/>
              <w:color w:val="000000" w:themeColor="text1"/>
            </w:rPr>
          </w:rPrChange>
        </w:rPr>
        <w:t>服务器，然后查询</w:t>
      </w:r>
      <w:r w:rsidR="00476838" w:rsidRPr="00B207B1">
        <w:rPr>
          <w:rFonts w:hAnsiTheme="minorEastAsia" w:hint="eastAsia"/>
          <w:color w:val="000000" w:themeColor="text1"/>
          <w:rPrChange w:id="5486" w:author="JY0225" w:date="2017-08-24T12:04:00Z">
            <w:rPr>
              <w:rFonts w:hint="eastAsia"/>
              <w:color w:val="000000" w:themeColor="text1"/>
            </w:rPr>
          </w:rPrChange>
        </w:rPr>
        <w:t>备份</w:t>
      </w:r>
      <w:r w:rsidR="00175557" w:rsidRPr="00B207B1">
        <w:rPr>
          <w:rFonts w:hAnsiTheme="minorEastAsia" w:hint="eastAsia"/>
          <w:color w:val="000000" w:themeColor="text1"/>
          <w:rPrChange w:id="5487" w:author="JY0225" w:date="2017-08-24T12:04:00Z">
            <w:rPr>
              <w:rFonts w:hint="eastAsia"/>
              <w:color w:val="000000" w:themeColor="text1"/>
            </w:rPr>
          </w:rPrChange>
        </w:rPr>
        <w:t>空间的</w:t>
      </w:r>
      <w:r w:rsidR="00473B86" w:rsidRPr="00B207B1">
        <w:rPr>
          <w:rFonts w:hAnsiTheme="minorEastAsia" w:hint="eastAsia"/>
          <w:color w:val="000000" w:themeColor="text1"/>
          <w:rPrChange w:id="5488" w:author="JY0225" w:date="2017-08-24T12:04:00Z">
            <w:rPr>
              <w:rFonts w:hint="eastAsia"/>
              <w:color w:val="000000" w:themeColor="text1"/>
            </w:rPr>
          </w:rPrChange>
        </w:rPr>
        <w:t>效果图。</w:t>
      </w:r>
    </w:p>
    <w:p w14:paraId="67C58D5E" w14:textId="77777777" w:rsidR="0066403A" w:rsidRPr="00B207B1" w:rsidRDefault="000B497A" w:rsidP="0066403A">
      <w:pPr>
        <w:pStyle w:val="31"/>
      </w:pPr>
      <w:bookmarkStart w:id="5489" w:name="_Toc491952468"/>
      <w:r w:rsidRPr="00B207B1">
        <w:t>5.2.7</w:t>
      </w:r>
      <w:r w:rsidR="003D75FE" w:rsidRPr="00B207B1">
        <w:t xml:space="preserve"> </w:t>
      </w:r>
      <w:r w:rsidR="00D47CD7" w:rsidRPr="00B207B1">
        <w:t>Java SDK</w:t>
      </w:r>
      <w:bookmarkEnd w:id="5489"/>
    </w:p>
    <w:p w14:paraId="20CD49E2" w14:textId="77777777" w:rsidR="00CA22B1" w:rsidRPr="00B207B1" w:rsidRDefault="00F44AA4" w:rsidP="00654745">
      <w:pPr>
        <w:spacing w:line="400" w:lineRule="exact"/>
        <w:rPr>
          <w:rFonts w:hAnsiTheme="minorEastAsia"/>
          <w:color w:val="000000" w:themeColor="text1"/>
          <w:rPrChange w:id="5490" w:author="JY0225" w:date="2017-08-24T12:04:00Z">
            <w:rPr>
              <w:color w:val="000000" w:themeColor="text1"/>
            </w:rPr>
          </w:rPrChange>
        </w:rPr>
      </w:pPr>
      <w:r w:rsidRPr="00B207B1">
        <w:tab/>
      </w:r>
      <w:r w:rsidR="00654745" w:rsidRPr="00B207B1">
        <w:rPr>
          <w:rFonts w:hAnsiTheme="minorEastAsia" w:hint="eastAsia"/>
          <w:color w:val="000000" w:themeColor="text1"/>
          <w:rPrChange w:id="5491" w:author="JY0225" w:date="2017-08-24T12:04:00Z">
            <w:rPr>
              <w:rFonts w:hint="eastAsia"/>
              <w:color w:val="000000" w:themeColor="text1"/>
            </w:rPr>
          </w:rPrChange>
        </w:rPr>
        <w:t>优化的中间件系统具备一定的可扩展性，即支持多平台的应用使用云</w:t>
      </w:r>
      <w:r w:rsidR="00476838" w:rsidRPr="00B207B1">
        <w:rPr>
          <w:rFonts w:hAnsiTheme="minorEastAsia" w:hint="eastAsia"/>
          <w:color w:val="000000" w:themeColor="text1"/>
          <w:rPrChange w:id="5492" w:author="JY0225" w:date="2017-08-24T12:04:00Z">
            <w:rPr>
              <w:rFonts w:hint="eastAsia"/>
              <w:color w:val="000000" w:themeColor="text1"/>
            </w:rPr>
          </w:rPrChange>
        </w:rPr>
        <w:t>备份</w:t>
      </w:r>
      <w:r w:rsidR="00654745" w:rsidRPr="00B207B1">
        <w:rPr>
          <w:rFonts w:hAnsiTheme="minorEastAsia" w:hint="eastAsia"/>
          <w:color w:val="000000" w:themeColor="text1"/>
          <w:rPrChange w:id="5493" w:author="JY0225" w:date="2017-08-24T12:04:00Z">
            <w:rPr>
              <w:rFonts w:hint="eastAsia"/>
              <w:color w:val="000000" w:themeColor="text1"/>
            </w:rPr>
          </w:rPrChange>
        </w:rPr>
        <w:t>服务。</w:t>
      </w:r>
      <w:r w:rsidR="000F4B08" w:rsidRPr="00B207B1">
        <w:rPr>
          <w:rFonts w:hAnsiTheme="minorEastAsia" w:hint="eastAsia"/>
          <w:color w:val="000000" w:themeColor="text1"/>
          <w:rPrChange w:id="5494" w:author="JY0225" w:date="2017-08-24T12:04:00Z">
            <w:rPr>
              <w:rFonts w:hint="eastAsia"/>
              <w:color w:val="000000" w:themeColor="text1"/>
            </w:rPr>
          </w:rPrChange>
        </w:rPr>
        <w:t>除了提供基于</w:t>
      </w:r>
      <w:r w:rsidR="000F4B08" w:rsidRPr="00B207B1">
        <w:rPr>
          <w:rFonts w:hAnsiTheme="minorEastAsia"/>
          <w:color w:val="000000" w:themeColor="text1"/>
          <w:rPrChange w:id="5495" w:author="JY0225" w:date="2017-08-24T12:04:00Z">
            <w:rPr>
              <w:color w:val="000000" w:themeColor="text1"/>
            </w:rPr>
          </w:rPrChange>
        </w:rPr>
        <w:t>Firefox</w:t>
      </w:r>
      <w:r w:rsidR="000F4B08" w:rsidRPr="00B207B1">
        <w:rPr>
          <w:rFonts w:hAnsiTheme="minorEastAsia" w:hint="eastAsia"/>
          <w:color w:val="000000" w:themeColor="text1"/>
          <w:rPrChange w:id="5496" w:author="JY0225" w:date="2017-08-24T12:04:00Z">
            <w:rPr>
              <w:rFonts w:hint="eastAsia"/>
              <w:color w:val="000000" w:themeColor="text1"/>
            </w:rPr>
          </w:rPrChange>
        </w:rPr>
        <w:t>浏览器的中间件</w:t>
      </w:r>
      <w:r w:rsidR="002E5718" w:rsidRPr="00B207B1">
        <w:rPr>
          <w:rFonts w:hAnsiTheme="minorEastAsia" w:hint="eastAsia"/>
          <w:color w:val="000000" w:themeColor="text1"/>
          <w:rPrChange w:id="5497" w:author="JY0225" w:date="2017-08-24T12:04:00Z">
            <w:rPr>
              <w:rFonts w:hint="eastAsia"/>
              <w:color w:val="000000" w:themeColor="text1"/>
            </w:rPr>
          </w:rPrChange>
        </w:rPr>
        <w:t>扩展</w:t>
      </w:r>
      <w:r w:rsidR="000F4B08" w:rsidRPr="00B207B1">
        <w:rPr>
          <w:rFonts w:hAnsiTheme="minorEastAsia" w:hint="eastAsia"/>
          <w:color w:val="000000" w:themeColor="text1"/>
          <w:rPrChange w:id="5498" w:author="JY0225" w:date="2017-08-24T12:04:00Z">
            <w:rPr>
              <w:rFonts w:hint="eastAsia"/>
              <w:color w:val="000000" w:themeColor="text1"/>
            </w:rPr>
          </w:rPrChange>
        </w:rPr>
        <w:t>以外，</w:t>
      </w:r>
      <w:r w:rsidR="00D030B8" w:rsidRPr="00B207B1">
        <w:rPr>
          <w:rFonts w:hAnsiTheme="minorEastAsia" w:hint="eastAsia"/>
          <w:color w:val="000000" w:themeColor="text1"/>
          <w:rPrChange w:id="5499" w:author="JY0225" w:date="2017-08-24T12:04:00Z">
            <w:rPr>
              <w:rFonts w:hint="eastAsia"/>
              <w:color w:val="000000" w:themeColor="text1"/>
            </w:rPr>
          </w:rPrChange>
        </w:rPr>
        <w:t>本文</w:t>
      </w:r>
      <w:r w:rsidR="000F4B08" w:rsidRPr="00B207B1">
        <w:rPr>
          <w:rFonts w:hAnsiTheme="minorEastAsia" w:hint="eastAsia"/>
          <w:color w:val="000000" w:themeColor="text1"/>
          <w:rPrChange w:id="5500" w:author="JY0225" w:date="2017-08-24T12:04:00Z">
            <w:rPr>
              <w:rFonts w:hint="eastAsia"/>
              <w:color w:val="000000" w:themeColor="text1"/>
            </w:rPr>
          </w:rPrChange>
        </w:rPr>
        <w:t>还开发了一款基于</w:t>
      </w:r>
      <w:r w:rsidR="000F4B08" w:rsidRPr="00B207B1">
        <w:rPr>
          <w:rFonts w:hAnsiTheme="minorEastAsia"/>
          <w:color w:val="000000" w:themeColor="text1"/>
          <w:rPrChange w:id="5501" w:author="JY0225" w:date="2017-08-24T12:04:00Z">
            <w:rPr>
              <w:color w:val="000000" w:themeColor="text1"/>
            </w:rPr>
          </w:rPrChange>
        </w:rPr>
        <w:t>Java</w:t>
      </w:r>
      <w:r w:rsidR="000F4B08" w:rsidRPr="00B207B1">
        <w:rPr>
          <w:rFonts w:hAnsiTheme="minorEastAsia" w:hint="eastAsia"/>
          <w:color w:val="000000" w:themeColor="text1"/>
          <w:rPrChange w:id="5502" w:author="JY0225" w:date="2017-08-24T12:04:00Z">
            <w:rPr>
              <w:rFonts w:hint="eastAsia"/>
              <w:color w:val="000000" w:themeColor="text1"/>
            </w:rPr>
          </w:rPrChange>
        </w:rPr>
        <w:t>平台的</w:t>
      </w:r>
      <w:r w:rsidR="000F4B08" w:rsidRPr="00B207B1">
        <w:rPr>
          <w:rFonts w:hAnsiTheme="minorEastAsia"/>
          <w:color w:val="000000" w:themeColor="text1"/>
          <w:rPrChange w:id="5503" w:author="JY0225" w:date="2017-08-24T12:04:00Z">
            <w:rPr>
              <w:color w:val="000000" w:themeColor="text1"/>
            </w:rPr>
          </w:rPrChange>
        </w:rPr>
        <w:t>SDK</w:t>
      </w:r>
      <w:r w:rsidR="000F4B08" w:rsidRPr="00B207B1">
        <w:rPr>
          <w:rFonts w:hAnsiTheme="minorEastAsia" w:hint="eastAsia"/>
          <w:color w:val="000000" w:themeColor="text1"/>
          <w:rPrChange w:id="5504" w:author="JY0225" w:date="2017-08-24T12:04:00Z">
            <w:rPr>
              <w:rFonts w:hint="eastAsia"/>
              <w:color w:val="000000" w:themeColor="text1"/>
            </w:rPr>
          </w:rPrChange>
        </w:rPr>
        <w:t>。</w:t>
      </w:r>
      <w:r w:rsidR="00654745" w:rsidRPr="00B207B1">
        <w:rPr>
          <w:rFonts w:hAnsiTheme="minorEastAsia"/>
          <w:color w:val="000000" w:themeColor="text1"/>
          <w:rPrChange w:id="5505" w:author="JY0225" w:date="2017-08-24T12:04:00Z">
            <w:rPr>
              <w:color w:val="000000" w:themeColor="text1"/>
            </w:rPr>
          </w:rPrChange>
        </w:rPr>
        <w:t>Java SDK</w:t>
      </w:r>
      <w:r w:rsidR="00654745" w:rsidRPr="00B207B1">
        <w:rPr>
          <w:rFonts w:hAnsiTheme="minorEastAsia" w:hint="eastAsia"/>
          <w:color w:val="000000" w:themeColor="text1"/>
          <w:rPrChange w:id="5506" w:author="JY0225" w:date="2017-08-24T12:04:00Z">
            <w:rPr>
              <w:rFonts w:hint="eastAsia"/>
              <w:color w:val="000000" w:themeColor="text1"/>
            </w:rPr>
          </w:rPrChange>
        </w:rPr>
        <w:t>是提供给</w:t>
      </w:r>
      <w:r w:rsidR="00654745" w:rsidRPr="00B207B1">
        <w:rPr>
          <w:rFonts w:hAnsiTheme="minorEastAsia"/>
          <w:color w:val="000000" w:themeColor="text1"/>
          <w:rPrChange w:id="5507" w:author="JY0225" w:date="2017-08-24T12:04:00Z">
            <w:rPr>
              <w:color w:val="000000" w:themeColor="text1"/>
            </w:rPr>
          </w:rPrChange>
        </w:rPr>
        <w:t>Java</w:t>
      </w:r>
      <w:r w:rsidR="00654745" w:rsidRPr="00B207B1">
        <w:rPr>
          <w:rFonts w:hAnsiTheme="minorEastAsia" w:hint="eastAsia"/>
          <w:color w:val="000000" w:themeColor="text1"/>
          <w:rPrChange w:id="5508" w:author="JY0225" w:date="2017-08-24T12:04:00Z">
            <w:rPr>
              <w:rFonts w:hint="eastAsia"/>
              <w:color w:val="000000" w:themeColor="text1"/>
            </w:rPr>
          </w:rPrChange>
        </w:rPr>
        <w:t>开发人员建立应用时使用的开发工具集合，</w:t>
      </w:r>
      <w:r w:rsidR="000F4B08" w:rsidRPr="00B207B1">
        <w:rPr>
          <w:rFonts w:hAnsiTheme="minorEastAsia"/>
          <w:color w:val="000000" w:themeColor="text1"/>
          <w:rPrChange w:id="5509" w:author="JY0225" w:date="2017-08-24T12:04:00Z">
            <w:rPr>
              <w:color w:val="000000" w:themeColor="text1"/>
            </w:rPr>
          </w:rPrChange>
        </w:rPr>
        <w:t xml:space="preserve"> </w:t>
      </w:r>
      <w:r w:rsidR="00A2790A" w:rsidRPr="00B207B1">
        <w:rPr>
          <w:rFonts w:hAnsiTheme="minorEastAsia" w:hint="eastAsia"/>
          <w:color w:val="000000" w:themeColor="text1"/>
          <w:rPrChange w:id="5510" w:author="JY0225" w:date="2017-08-24T12:04:00Z">
            <w:rPr>
              <w:rFonts w:hint="eastAsia"/>
              <w:color w:val="000000" w:themeColor="text1"/>
            </w:rPr>
          </w:rPrChange>
        </w:rPr>
        <w:t>开发人员通过调用</w:t>
      </w:r>
      <w:r w:rsidR="00A2790A" w:rsidRPr="00B207B1">
        <w:rPr>
          <w:rFonts w:hAnsiTheme="minorEastAsia"/>
          <w:color w:val="000000" w:themeColor="text1"/>
          <w:rPrChange w:id="5511" w:author="JY0225" w:date="2017-08-24T12:04:00Z">
            <w:rPr>
              <w:color w:val="000000" w:themeColor="text1"/>
            </w:rPr>
          </w:rPrChange>
        </w:rPr>
        <w:t>SDK</w:t>
      </w:r>
      <w:r w:rsidR="00A2790A" w:rsidRPr="00B207B1">
        <w:rPr>
          <w:rFonts w:hAnsiTheme="minorEastAsia" w:hint="eastAsia"/>
          <w:color w:val="000000" w:themeColor="text1"/>
          <w:rPrChange w:id="5512" w:author="JY0225" w:date="2017-08-24T12:04:00Z">
            <w:rPr>
              <w:rFonts w:hint="eastAsia"/>
              <w:color w:val="000000" w:themeColor="text1"/>
            </w:rPr>
          </w:rPrChange>
        </w:rPr>
        <w:t>提供的接口，便可以与云</w:t>
      </w:r>
      <w:r w:rsidR="00476838" w:rsidRPr="00B207B1">
        <w:rPr>
          <w:rFonts w:hAnsiTheme="minorEastAsia" w:hint="eastAsia"/>
          <w:color w:val="000000" w:themeColor="text1"/>
          <w:rPrChange w:id="5513" w:author="JY0225" w:date="2017-08-24T12:04:00Z">
            <w:rPr>
              <w:rFonts w:hint="eastAsia"/>
              <w:color w:val="000000" w:themeColor="text1"/>
            </w:rPr>
          </w:rPrChange>
        </w:rPr>
        <w:t>备份</w:t>
      </w:r>
      <w:r w:rsidR="00A2790A" w:rsidRPr="00B207B1">
        <w:rPr>
          <w:rFonts w:hAnsiTheme="minorEastAsia" w:hint="eastAsia"/>
          <w:color w:val="000000" w:themeColor="text1"/>
          <w:rPrChange w:id="5514" w:author="JY0225" w:date="2017-08-24T12:04:00Z">
            <w:rPr>
              <w:rFonts w:hint="eastAsia"/>
              <w:color w:val="000000" w:themeColor="text1"/>
            </w:rPr>
          </w:rPrChange>
        </w:rPr>
        <w:t>服务器进行连接，从而使用云</w:t>
      </w:r>
      <w:r w:rsidR="00476838" w:rsidRPr="00B207B1">
        <w:rPr>
          <w:rFonts w:hAnsiTheme="minorEastAsia" w:hint="eastAsia"/>
          <w:color w:val="000000" w:themeColor="text1"/>
          <w:rPrChange w:id="5515" w:author="JY0225" w:date="2017-08-24T12:04:00Z">
            <w:rPr>
              <w:rFonts w:hint="eastAsia"/>
              <w:color w:val="000000" w:themeColor="text1"/>
            </w:rPr>
          </w:rPrChange>
        </w:rPr>
        <w:t>备份</w:t>
      </w:r>
      <w:r w:rsidR="00A2790A" w:rsidRPr="00B207B1">
        <w:rPr>
          <w:rFonts w:hAnsiTheme="minorEastAsia" w:hint="eastAsia"/>
          <w:color w:val="000000" w:themeColor="text1"/>
          <w:rPrChange w:id="5516" w:author="JY0225" w:date="2017-08-24T12:04:00Z">
            <w:rPr>
              <w:rFonts w:hint="eastAsia"/>
              <w:color w:val="000000" w:themeColor="text1"/>
            </w:rPr>
          </w:rPrChange>
        </w:rPr>
        <w:t>服务。</w:t>
      </w:r>
      <w:r w:rsidR="001D656B" w:rsidRPr="00B207B1">
        <w:rPr>
          <w:rFonts w:hAnsiTheme="minorEastAsia"/>
          <w:color w:val="000000" w:themeColor="text1"/>
          <w:rPrChange w:id="5517" w:author="JY0225" w:date="2017-08-24T12:04:00Z">
            <w:rPr>
              <w:color w:val="000000" w:themeColor="text1"/>
            </w:rPr>
          </w:rPrChange>
        </w:rPr>
        <w:t>Java</w:t>
      </w:r>
      <w:r w:rsidR="001D656B" w:rsidRPr="00B207B1">
        <w:rPr>
          <w:rFonts w:hAnsiTheme="minorEastAsia" w:hint="eastAsia"/>
          <w:color w:val="000000" w:themeColor="text1"/>
          <w:rPrChange w:id="5518" w:author="JY0225" w:date="2017-08-24T12:04:00Z">
            <w:rPr>
              <w:rFonts w:hint="eastAsia"/>
              <w:color w:val="000000" w:themeColor="text1"/>
            </w:rPr>
          </w:rPrChange>
        </w:rPr>
        <w:t>语言能够适用于当前很多应用的开发，如</w:t>
      </w:r>
      <w:r w:rsidR="001D656B" w:rsidRPr="00B207B1">
        <w:rPr>
          <w:rFonts w:hAnsiTheme="minorEastAsia"/>
          <w:color w:val="000000" w:themeColor="text1"/>
          <w:rPrChange w:id="5519" w:author="JY0225" w:date="2017-08-24T12:04:00Z">
            <w:rPr>
              <w:color w:val="000000" w:themeColor="text1"/>
            </w:rPr>
          </w:rPrChange>
        </w:rPr>
        <w:t>Web</w:t>
      </w:r>
      <w:r w:rsidR="001D656B" w:rsidRPr="00B207B1">
        <w:rPr>
          <w:rFonts w:hAnsiTheme="minorEastAsia" w:hint="eastAsia"/>
          <w:color w:val="000000" w:themeColor="text1"/>
          <w:rPrChange w:id="5520" w:author="JY0225" w:date="2017-08-24T12:04:00Z">
            <w:rPr>
              <w:rFonts w:hint="eastAsia"/>
              <w:color w:val="000000" w:themeColor="text1"/>
            </w:rPr>
          </w:rPrChange>
        </w:rPr>
        <w:t>开发、</w:t>
      </w:r>
      <w:r w:rsidR="001D656B" w:rsidRPr="00B207B1">
        <w:rPr>
          <w:rFonts w:hAnsiTheme="minorEastAsia"/>
          <w:color w:val="000000" w:themeColor="text1"/>
          <w:rPrChange w:id="5521" w:author="JY0225" w:date="2017-08-24T12:04:00Z">
            <w:rPr>
              <w:color w:val="000000" w:themeColor="text1"/>
            </w:rPr>
          </w:rPrChange>
        </w:rPr>
        <w:t>Android</w:t>
      </w:r>
      <w:r w:rsidR="00F706F4" w:rsidRPr="00B207B1">
        <w:rPr>
          <w:rFonts w:hAnsiTheme="minorEastAsia" w:hint="eastAsia"/>
          <w:color w:val="000000" w:themeColor="text1"/>
          <w:rPrChange w:id="5522" w:author="JY0225" w:date="2017-08-24T12:04:00Z">
            <w:rPr>
              <w:rFonts w:hint="eastAsia"/>
              <w:color w:val="000000" w:themeColor="text1"/>
            </w:rPr>
          </w:rPrChange>
        </w:rPr>
        <w:t>开发等，因此</w:t>
      </w:r>
      <w:r w:rsidR="001D656B" w:rsidRPr="00B207B1">
        <w:rPr>
          <w:rFonts w:hAnsiTheme="minorEastAsia" w:hint="eastAsia"/>
          <w:color w:val="000000" w:themeColor="text1"/>
          <w:rPrChange w:id="5523" w:author="JY0225" w:date="2017-08-24T12:04:00Z">
            <w:rPr>
              <w:rFonts w:hint="eastAsia"/>
              <w:color w:val="000000" w:themeColor="text1"/>
            </w:rPr>
          </w:rPrChange>
        </w:rPr>
        <w:t>通过提供</w:t>
      </w:r>
      <w:r w:rsidR="001D656B" w:rsidRPr="00B207B1">
        <w:rPr>
          <w:rFonts w:hAnsiTheme="minorEastAsia"/>
          <w:color w:val="000000" w:themeColor="text1"/>
          <w:rPrChange w:id="5524" w:author="JY0225" w:date="2017-08-24T12:04:00Z">
            <w:rPr>
              <w:color w:val="000000" w:themeColor="text1"/>
            </w:rPr>
          </w:rPrChange>
        </w:rPr>
        <w:t>SDK</w:t>
      </w:r>
      <w:r w:rsidR="002076CD" w:rsidRPr="00B207B1">
        <w:rPr>
          <w:rFonts w:hAnsiTheme="minorEastAsia" w:hint="eastAsia"/>
          <w:color w:val="000000" w:themeColor="text1"/>
          <w:rPrChange w:id="5525" w:author="JY0225" w:date="2017-08-24T12:04:00Z">
            <w:rPr>
              <w:rFonts w:hint="eastAsia"/>
              <w:color w:val="000000" w:themeColor="text1"/>
            </w:rPr>
          </w:rPrChange>
        </w:rPr>
        <w:t>的形式，让现有的中间件系统支持更多的应用。</w:t>
      </w:r>
    </w:p>
    <w:p w14:paraId="7E982ACE" w14:textId="77777777" w:rsidR="003145E9" w:rsidRPr="00B207B1" w:rsidRDefault="003145E9" w:rsidP="00654745">
      <w:pPr>
        <w:spacing w:line="400" w:lineRule="exact"/>
        <w:rPr>
          <w:rFonts w:hAnsiTheme="minorEastAsia"/>
          <w:color w:val="000000" w:themeColor="text1"/>
          <w:rPrChange w:id="5526" w:author="JY0225" w:date="2017-08-24T12:04:00Z">
            <w:rPr>
              <w:color w:val="000000" w:themeColor="text1"/>
            </w:rPr>
          </w:rPrChange>
        </w:rPr>
      </w:pPr>
      <w:r w:rsidRPr="00B207B1">
        <w:rPr>
          <w:rFonts w:hAnsiTheme="minorEastAsia"/>
          <w:color w:val="000000" w:themeColor="text1"/>
          <w:rPrChange w:id="5527" w:author="JY0225" w:date="2017-08-24T12:04:00Z">
            <w:rPr>
              <w:color w:val="000000" w:themeColor="text1"/>
            </w:rPr>
          </w:rPrChange>
        </w:rPr>
        <w:tab/>
      </w:r>
      <w:r w:rsidR="00CB3D06" w:rsidRPr="00B207B1">
        <w:rPr>
          <w:rFonts w:hAnsiTheme="minorEastAsia"/>
          <w:color w:val="000000" w:themeColor="text1"/>
          <w:rPrChange w:id="5528" w:author="JY0225" w:date="2017-08-24T12:04:00Z">
            <w:rPr>
              <w:color w:val="000000" w:themeColor="text1"/>
            </w:rPr>
          </w:rPrChange>
        </w:rPr>
        <w:t>1</w:t>
      </w:r>
      <w:r w:rsidR="00CB3D06" w:rsidRPr="00B207B1">
        <w:rPr>
          <w:rFonts w:hAnsiTheme="minorEastAsia" w:hint="eastAsia"/>
          <w:color w:val="000000" w:themeColor="text1"/>
          <w:rPrChange w:id="5529" w:author="JY0225" w:date="2017-08-24T12:04:00Z">
            <w:rPr>
              <w:rFonts w:hint="eastAsia"/>
              <w:color w:val="000000" w:themeColor="text1"/>
            </w:rPr>
          </w:rPrChange>
        </w:rPr>
        <w:t>）通信方式</w:t>
      </w:r>
    </w:p>
    <w:p w14:paraId="2EAF1A85" w14:textId="77777777" w:rsidR="00AB7D23" w:rsidRPr="00B207B1" w:rsidRDefault="00CB3D06" w:rsidP="00654745">
      <w:pPr>
        <w:spacing w:line="400" w:lineRule="exact"/>
        <w:rPr>
          <w:rFonts w:hAnsiTheme="minorEastAsia"/>
          <w:color w:val="000000" w:themeColor="text1"/>
          <w:rPrChange w:id="5530" w:author="JY0225" w:date="2017-08-24T12:04:00Z">
            <w:rPr>
              <w:color w:val="000000" w:themeColor="text1"/>
            </w:rPr>
          </w:rPrChange>
        </w:rPr>
      </w:pPr>
      <w:r w:rsidRPr="00B207B1">
        <w:rPr>
          <w:rFonts w:hAnsiTheme="minorEastAsia"/>
          <w:rPrChange w:id="5531" w:author="JY0225" w:date="2017-08-24T12:04:00Z">
            <w:rPr/>
          </w:rPrChange>
        </w:rPr>
        <w:tab/>
      </w:r>
      <w:r w:rsidR="00A6009F" w:rsidRPr="00B207B1">
        <w:rPr>
          <w:rFonts w:hAnsiTheme="minorEastAsia" w:hint="eastAsia"/>
          <w:color w:val="000000" w:themeColor="text1"/>
          <w:rPrChange w:id="5532" w:author="JY0225" w:date="2017-08-24T12:04:00Z">
            <w:rPr>
              <w:rFonts w:hint="eastAsia"/>
              <w:color w:val="000000" w:themeColor="text1"/>
            </w:rPr>
          </w:rPrChange>
        </w:rPr>
        <w:t>服务器端的代码是由</w:t>
      </w:r>
      <w:r w:rsidR="00A6009F" w:rsidRPr="00B207B1">
        <w:rPr>
          <w:rFonts w:hAnsiTheme="minorEastAsia"/>
          <w:color w:val="000000" w:themeColor="text1"/>
          <w:rPrChange w:id="5533" w:author="JY0225" w:date="2017-08-24T12:04:00Z">
            <w:rPr>
              <w:color w:val="000000" w:themeColor="text1"/>
            </w:rPr>
          </w:rPrChange>
        </w:rPr>
        <w:t>Python</w:t>
      </w:r>
      <w:r w:rsidR="00A6009F" w:rsidRPr="00B207B1">
        <w:rPr>
          <w:rFonts w:hAnsiTheme="minorEastAsia" w:hint="eastAsia"/>
          <w:color w:val="000000" w:themeColor="text1"/>
          <w:rPrChange w:id="5534" w:author="JY0225" w:date="2017-08-24T12:04:00Z">
            <w:rPr>
              <w:rFonts w:hint="eastAsia"/>
              <w:color w:val="000000" w:themeColor="text1"/>
            </w:rPr>
          </w:rPrChange>
        </w:rPr>
        <w:t>语言编写的，</w:t>
      </w:r>
      <w:r w:rsidR="00C91A33" w:rsidRPr="00B207B1">
        <w:rPr>
          <w:rFonts w:hAnsiTheme="minorEastAsia"/>
          <w:color w:val="000000" w:themeColor="text1"/>
          <w:rPrChange w:id="5535" w:author="JY0225" w:date="2017-08-24T12:04:00Z">
            <w:rPr>
              <w:color w:val="000000" w:themeColor="text1"/>
            </w:rPr>
          </w:rPrChange>
        </w:rPr>
        <w:t>Java</w:t>
      </w:r>
      <w:r w:rsidR="00C91A33" w:rsidRPr="00B207B1">
        <w:rPr>
          <w:rFonts w:hAnsiTheme="minorEastAsia" w:hint="eastAsia"/>
          <w:color w:val="000000" w:themeColor="text1"/>
          <w:rPrChange w:id="5536" w:author="JY0225" w:date="2017-08-24T12:04:00Z">
            <w:rPr>
              <w:rFonts w:hint="eastAsia"/>
              <w:color w:val="000000" w:themeColor="text1"/>
            </w:rPr>
          </w:rPrChange>
        </w:rPr>
        <w:t>与</w:t>
      </w:r>
      <w:r w:rsidR="00C91A33" w:rsidRPr="00B207B1">
        <w:rPr>
          <w:rFonts w:hAnsiTheme="minorEastAsia"/>
          <w:color w:val="000000" w:themeColor="text1"/>
          <w:rPrChange w:id="5537" w:author="JY0225" w:date="2017-08-24T12:04:00Z">
            <w:rPr>
              <w:color w:val="000000" w:themeColor="text1"/>
            </w:rPr>
          </w:rPrChange>
        </w:rPr>
        <w:t>Python</w:t>
      </w:r>
      <w:r w:rsidR="00C91A33" w:rsidRPr="00B207B1">
        <w:rPr>
          <w:rFonts w:hAnsiTheme="minorEastAsia" w:hint="eastAsia"/>
          <w:color w:val="000000" w:themeColor="text1"/>
          <w:rPrChange w:id="5538" w:author="JY0225" w:date="2017-08-24T12:04:00Z">
            <w:rPr>
              <w:rFonts w:hint="eastAsia"/>
              <w:color w:val="000000" w:themeColor="text1"/>
            </w:rPr>
          </w:rPrChange>
        </w:rPr>
        <w:t>可以直接</w:t>
      </w:r>
      <w:r w:rsidR="00C91A33" w:rsidRPr="00B207B1">
        <w:rPr>
          <w:rFonts w:hAnsiTheme="minorEastAsia"/>
          <w:color w:val="000000" w:themeColor="text1"/>
          <w:rPrChange w:id="5539" w:author="JY0225" w:date="2017-08-24T12:04:00Z">
            <w:rPr>
              <w:color w:val="000000" w:themeColor="text1"/>
            </w:rPr>
          </w:rPrChange>
        </w:rPr>
        <w:t>Socket</w:t>
      </w:r>
      <w:r w:rsidR="00C91A33" w:rsidRPr="00B207B1">
        <w:rPr>
          <w:rFonts w:hAnsiTheme="minorEastAsia" w:hint="eastAsia"/>
          <w:color w:val="000000" w:themeColor="text1"/>
          <w:rPrChange w:id="5540" w:author="JY0225" w:date="2017-08-24T12:04:00Z">
            <w:rPr>
              <w:rFonts w:hint="eastAsia"/>
              <w:color w:val="000000" w:themeColor="text1"/>
            </w:rPr>
          </w:rPrChange>
        </w:rPr>
        <w:t>进行通信，</w:t>
      </w:r>
      <w:r w:rsidR="00E82C90" w:rsidRPr="00B207B1">
        <w:rPr>
          <w:rFonts w:hAnsiTheme="minorEastAsia" w:hint="eastAsia"/>
          <w:color w:val="000000" w:themeColor="text1"/>
          <w:rPrChange w:id="5541" w:author="JY0225" w:date="2017-08-24T12:04:00Z">
            <w:rPr>
              <w:rFonts w:hint="eastAsia"/>
              <w:color w:val="000000" w:themeColor="text1"/>
            </w:rPr>
          </w:rPrChange>
        </w:rPr>
        <w:t>因此可以使用</w:t>
      </w:r>
      <w:r w:rsidR="00E82C90" w:rsidRPr="00B207B1">
        <w:rPr>
          <w:rFonts w:hAnsiTheme="minorEastAsia"/>
          <w:color w:val="000000" w:themeColor="text1"/>
          <w:rPrChange w:id="5542" w:author="JY0225" w:date="2017-08-24T12:04:00Z">
            <w:rPr>
              <w:color w:val="000000" w:themeColor="text1"/>
            </w:rPr>
          </w:rPrChange>
        </w:rPr>
        <w:t>Java</w:t>
      </w:r>
      <w:r w:rsidR="00E82C90" w:rsidRPr="00B207B1">
        <w:rPr>
          <w:rFonts w:hAnsiTheme="minorEastAsia" w:hint="eastAsia"/>
          <w:color w:val="000000" w:themeColor="text1"/>
          <w:rPrChange w:id="5543" w:author="JY0225" w:date="2017-08-24T12:04:00Z">
            <w:rPr>
              <w:rFonts w:hint="eastAsia"/>
              <w:color w:val="000000" w:themeColor="text1"/>
            </w:rPr>
          </w:rPrChange>
        </w:rPr>
        <w:t>自带的</w:t>
      </w:r>
      <w:r w:rsidR="00C91A33" w:rsidRPr="00B207B1">
        <w:rPr>
          <w:rFonts w:hAnsiTheme="minorEastAsia"/>
          <w:color w:val="000000" w:themeColor="text1"/>
          <w:rPrChange w:id="5544" w:author="JY0225" w:date="2017-08-24T12:04:00Z">
            <w:rPr>
              <w:color w:val="000000" w:themeColor="text1"/>
            </w:rPr>
          </w:rPrChange>
        </w:rPr>
        <w:t>java.net.Socket</w:t>
      </w:r>
      <w:r w:rsidR="00C91A33" w:rsidRPr="00B207B1">
        <w:rPr>
          <w:rFonts w:hAnsiTheme="minorEastAsia" w:hint="eastAsia"/>
          <w:color w:val="000000" w:themeColor="text1"/>
          <w:rPrChange w:id="5545" w:author="JY0225" w:date="2017-08-24T12:04:00Z">
            <w:rPr>
              <w:rFonts w:hint="eastAsia"/>
              <w:color w:val="000000" w:themeColor="text1"/>
            </w:rPr>
          </w:rPrChange>
        </w:rPr>
        <w:t>工具包</w:t>
      </w:r>
      <w:r w:rsidR="00CA138B" w:rsidRPr="00B207B1">
        <w:rPr>
          <w:rFonts w:hAnsiTheme="minorEastAsia" w:hint="eastAsia"/>
          <w:color w:val="000000" w:themeColor="text1"/>
          <w:rPrChange w:id="5546" w:author="JY0225" w:date="2017-08-24T12:04:00Z">
            <w:rPr>
              <w:rFonts w:hint="eastAsia"/>
              <w:color w:val="000000" w:themeColor="text1"/>
            </w:rPr>
          </w:rPrChange>
        </w:rPr>
        <w:t>。</w:t>
      </w:r>
      <w:r w:rsidR="00BF3FF7" w:rsidRPr="00B207B1">
        <w:rPr>
          <w:rFonts w:hAnsiTheme="minorEastAsia" w:hint="eastAsia"/>
          <w:color w:val="000000" w:themeColor="text1"/>
          <w:rPrChange w:id="5547" w:author="JY0225" w:date="2017-08-24T12:04:00Z">
            <w:rPr>
              <w:rFonts w:hint="eastAsia"/>
              <w:color w:val="000000" w:themeColor="text1"/>
            </w:rPr>
          </w:rPrChange>
        </w:rPr>
        <w:t>相较于</w:t>
      </w:r>
      <w:r w:rsidR="00BF3FF7" w:rsidRPr="00B207B1">
        <w:rPr>
          <w:rFonts w:hAnsiTheme="minorEastAsia"/>
          <w:color w:val="000000" w:themeColor="text1"/>
          <w:rPrChange w:id="5548" w:author="JY0225" w:date="2017-08-24T12:04:00Z">
            <w:rPr>
              <w:color w:val="000000" w:themeColor="text1"/>
            </w:rPr>
          </w:rPrChange>
        </w:rPr>
        <w:t>WebSocket</w:t>
      </w:r>
      <w:r w:rsidR="006D31CB" w:rsidRPr="00B207B1">
        <w:rPr>
          <w:rFonts w:hAnsiTheme="minorEastAsia" w:hint="eastAsia"/>
          <w:color w:val="000000" w:themeColor="text1"/>
          <w:rPrChange w:id="5549" w:author="JY0225" w:date="2017-08-24T12:04:00Z">
            <w:rPr>
              <w:rFonts w:hint="eastAsia"/>
              <w:color w:val="000000" w:themeColor="text1"/>
            </w:rPr>
          </w:rPrChange>
        </w:rPr>
        <w:t>来说，</w:t>
      </w:r>
      <w:r w:rsidR="006D31CB" w:rsidRPr="00B207B1">
        <w:rPr>
          <w:rFonts w:hAnsiTheme="minorEastAsia"/>
          <w:color w:val="000000" w:themeColor="text1"/>
          <w:rPrChange w:id="5550" w:author="JY0225" w:date="2017-08-24T12:04:00Z">
            <w:rPr>
              <w:color w:val="000000" w:themeColor="text1"/>
            </w:rPr>
          </w:rPrChange>
        </w:rPr>
        <w:t>Socket</w:t>
      </w:r>
      <w:r w:rsidR="006D31CB" w:rsidRPr="00B207B1">
        <w:rPr>
          <w:rFonts w:hAnsiTheme="minorEastAsia" w:hint="eastAsia"/>
          <w:color w:val="000000" w:themeColor="text1"/>
          <w:rPrChange w:id="5551" w:author="JY0225" w:date="2017-08-24T12:04:00Z">
            <w:rPr>
              <w:rFonts w:hint="eastAsia"/>
              <w:color w:val="000000" w:themeColor="text1"/>
            </w:rPr>
          </w:rPrChange>
        </w:rPr>
        <w:t>与服务器进行连接无需通过握手协议，因此，可以在建立连接后直接向服务器发送请求</w:t>
      </w:r>
      <w:r w:rsidR="00875B6B" w:rsidRPr="00B207B1">
        <w:rPr>
          <w:rFonts w:hAnsiTheme="minorEastAsia" w:hint="eastAsia"/>
          <w:color w:val="000000" w:themeColor="text1"/>
          <w:rPrChange w:id="5552" w:author="JY0225" w:date="2017-08-24T12:04:00Z">
            <w:rPr>
              <w:rFonts w:hint="eastAsia"/>
              <w:color w:val="000000" w:themeColor="text1"/>
            </w:rPr>
          </w:rPrChange>
        </w:rPr>
        <w:t>。</w:t>
      </w:r>
      <w:r w:rsidR="003A6E91" w:rsidRPr="00B207B1">
        <w:rPr>
          <w:rFonts w:hAnsiTheme="minorEastAsia" w:hint="eastAsia"/>
          <w:color w:val="000000" w:themeColor="text1"/>
          <w:rPrChange w:id="5553" w:author="JY0225" w:date="2017-08-24T12:04:00Z">
            <w:rPr>
              <w:rFonts w:hint="eastAsia"/>
              <w:color w:val="000000" w:themeColor="text1"/>
            </w:rPr>
          </w:rPrChange>
        </w:rPr>
        <w:t>用户在使用</w:t>
      </w:r>
      <w:r w:rsidR="003A6E91" w:rsidRPr="00B207B1">
        <w:rPr>
          <w:rFonts w:hAnsiTheme="minorEastAsia"/>
          <w:color w:val="000000" w:themeColor="text1"/>
          <w:rPrChange w:id="5554" w:author="JY0225" w:date="2017-08-24T12:04:00Z">
            <w:rPr>
              <w:color w:val="000000" w:themeColor="text1"/>
            </w:rPr>
          </w:rPrChange>
        </w:rPr>
        <w:t>Java SDK</w:t>
      </w:r>
      <w:r w:rsidR="003A6E91" w:rsidRPr="00B207B1">
        <w:rPr>
          <w:rFonts w:hAnsiTheme="minorEastAsia" w:hint="eastAsia"/>
          <w:color w:val="000000" w:themeColor="text1"/>
          <w:rPrChange w:id="5555" w:author="JY0225" w:date="2017-08-24T12:04:00Z">
            <w:rPr>
              <w:rFonts w:hint="eastAsia"/>
              <w:color w:val="000000" w:themeColor="text1"/>
            </w:rPr>
          </w:rPrChange>
        </w:rPr>
        <w:t>时，每调用一个接口便会开启一个线程来处理用户的请求，由于需要处理</w:t>
      </w:r>
      <w:r w:rsidR="00C93D4E" w:rsidRPr="00B207B1">
        <w:rPr>
          <w:rFonts w:hAnsiTheme="minorEastAsia" w:hint="eastAsia"/>
          <w:color w:val="000000" w:themeColor="text1"/>
          <w:rPrChange w:id="5556" w:author="JY0225" w:date="2017-08-24T12:04:00Z">
            <w:rPr>
              <w:rFonts w:hint="eastAsia"/>
              <w:color w:val="000000" w:themeColor="text1"/>
            </w:rPr>
          </w:rPrChange>
        </w:rPr>
        <w:t>服务器反馈回来的信息，因此我们选用了</w:t>
      </w:r>
      <w:r w:rsidR="00DE0F73" w:rsidRPr="00B207B1">
        <w:rPr>
          <w:rFonts w:hAnsiTheme="minorEastAsia"/>
          <w:color w:val="000000" w:themeColor="text1"/>
          <w:rPrChange w:id="5557" w:author="JY0225" w:date="2017-08-24T12:04:00Z">
            <w:rPr>
              <w:color w:val="000000" w:themeColor="text1"/>
            </w:rPr>
          </w:rPrChange>
        </w:rPr>
        <w:t>java.util.concurrent.Callable</w:t>
      </w:r>
      <w:r w:rsidR="00DE0F73" w:rsidRPr="00B207B1">
        <w:rPr>
          <w:rFonts w:hAnsiTheme="minorEastAsia" w:hint="eastAsia"/>
          <w:color w:val="000000" w:themeColor="text1"/>
          <w:rPrChange w:id="5558" w:author="JY0225" w:date="2017-08-24T12:04:00Z">
            <w:rPr>
              <w:rFonts w:hint="eastAsia"/>
              <w:color w:val="000000" w:themeColor="text1"/>
            </w:rPr>
          </w:rPrChange>
        </w:rPr>
        <w:t>类作为线程类的接口。实现的核心代码如下：</w:t>
      </w:r>
    </w:p>
    <w:tbl>
      <w:tblPr>
        <w:tblStyle w:val="ae"/>
        <w:tblW w:w="0" w:type="auto"/>
        <w:tblInd w:w="445" w:type="dxa"/>
        <w:tblLook w:val="04A0" w:firstRow="1" w:lastRow="0" w:firstColumn="1" w:lastColumn="0" w:noHBand="0" w:noVBand="1"/>
      </w:tblPr>
      <w:tblGrid>
        <w:gridCol w:w="7851"/>
      </w:tblGrid>
      <w:tr w:rsidR="00AB7D23" w:rsidRPr="00B207B1" w14:paraId="4E78927C" w14:textId="77777777" w:rsidTr="006E11F6">
        <w:tc>
          <w:tcPr>
            <w:tcW w:w="7851" w:type="dxa"/>
          </w:tcPr>
          <w:p w14:paraId="0E99398F" w14:textId="77777777" w:rsidR="00AB7D23" w:rsidRPr="00B207B1" w:rsidRDefault="00AB7D23" w:rsidP="00AB7D23">
            <w:pPr>
              <w:pStyle w:val="a7"/>
              <w:spacing w:line="400" w:lineRule="exact"/>
              <w:rPr>
                <w:rFonts w:eastAsiaTheme="minorEastAsia"/>
                <w:spacing w:val="0"/>
              </w:rPr>
            </w:pPr>
            <w:r w:rsidRPr="00B207B1">
              <w:rPr>
                <w:rFonts w:eastAsiaTheme="minorEastAsia" w:hint="eastAsia"/>
                <w:spacing w:val="0"/>
              </w:rPr>
              <w:lastRenderedPageBreak/>
              <w:t>//</w:t>
            </w:r>
            <w:r w:rsidR="000201FC" w:rsidRPr="00B207B1">
              <w:rPr>
                <w:rFonts w:eastAsiaTheme="minorEastAsia" w:hint="eastAsia"/>
                <w:spacing w:val="0"/>
              </w:rPr>
              <w:t>通过服务器地址和端口号简历</w:t>
            </w:r>
            <w:r w:rsidR="000201FC" w:rsidRPr="00B207B1">
              <w:rPr>
                <w:rFonts w:eastAsiaTheme="minorEastAsia" w:hint="eastAsia"/>
                <w:spacing w:val="0"/>
              </w:rPr>
              <w:t>socket</w:t>
            </w:r>
            <w:r w:rsidR="000201FC" w:rsidRPr="00B207B1">
              <w:rPr>
                <w:rFonts w:eastAsiaTheme="minorEastAsia" w:hint="eastAsia"/>
                <w:spacing w:val="0"/>
              </w:rPr>
              <w:t>连接</w:t>
            </w:r>
          </w:p>
          <w:p w14:paraId="2741E33D" w14:textId="77777777" w:rsidR="00014E67" w:rsidRPr="00B207B1" w:rsidRDefault="00E43680" w:rsidP="00014E67">
            <w:pPr>
              <w:pStyle w:val="a7"/>
              <w:spacing w:line="400" w:lineRule="exact"/>
              <w:rPr>
                <w:rFonts w:eastAsiaTheme="minorEastAsia"/>
                <w:spacing w:val="0"/>
              </w:rPr>
            </w:pPr>
            <w:r w:rsidRPr="00B207B1">
              <w:rPr>
                <w:rFonts w:eastAsiaTheme="minorEastAsia" w:hint="eastAsia"/>
                <w:spacing w:val="0"/>
              </w:rPr>
              <w:t>socket</w:t>
            </w:r>
            <w:r w:rsidR="00014E67" w:rsidRPr="00B207B1">
              <w:rPr>
                <w:rFonts w:eastAsiaTheme="minorEastAsia"/>
                <w:spacing w:val="0"/>
              </w:rPr>
              <w:t>= new Socket(SOCKET_HOST, SOCKET_PORT);</w:t>
            </w:r>
          </w:p>
          <w:p w14:paraId="25B76F28" w14:textId="77777777" w:rsidR="00AC2EF2" w:rsidRPr="00B207B1" w:rsidRDefault="00AC2EF2" w:rsidP="00014E67">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向服务器发送请求</w:t>
            </w:r>
          </w:p>
          <w:p w14:paraId="09301CC3"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PrintWriter mwWriter = new PrintWrit</w:t>
            </w:r>
            <w:r w:rsidR="00F3271C" w:rsidRPr="00B207B1">
              <w:rPr>
                <w:rFonts w:eastAsiaTheme="minorEastAsia"/>
                <w:spacing w:val="0"/>
              </w:rPr>
              <w:t>er(</w:t>
            </w:r>
            <w:r w:rsidR="00E43680" w:rsidRPr="00B207B1">
              <w:rPr>
                <w:rFonts w:eastAsiaTheme="minorEastAsia" w:hint="eastAsia"/>
                <w:spacing w:val="0"/>
              </w:rPr>
              <w:t>socket</w:t>
            </w:r>
            <w:r w:rsidR="00F3271C" w:rsidRPr="00B207B1">
              <w:rPr>
                <w:rFonts w:eastAsiaTheme="minorEastAsia"/>
                <w:spacing w:val="0"/>
              </w:rPr>
              <w:t>.getOutputStream());</w:t>
            </w:r>
          </w:p>
          <w:p w14:paraId="15CC2668"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mwWriter.write(this.request);</w:t>
            </w:r>
          </w:p>
          <w:p w14:paraId="53EA14C9" w14:textId="77777777" w:rsidR="00AB7D23" w:rsidRPr="00B207B1" w:rsidRDefault="00014E67" w:rsidP="00014E67">
            <w:pPr>
              <w:pStyle w:val="a7"/>
              <w:spacing w:line="400" w:lineRule="exact"/>
              <w:rPr>
                <w:rFonts w:eastAsiaTheme="minorEastAsia"/>
                <w:spacing w:val="0"/>
              </w:rPr>
            </w:pPr>
            <w:r w:rsidRPr="00B207B1">
              <w:rPr>
                <w:rFonts w:eastAsiaTheme="minorEastAsia"/>
                <w:spacing w:val="0"/>
              </w:rPr>
              <w:t>mwWriter.flush();</w:t>
            </w:r>
          </w:p>
          <w:p w14:paraId="562C34EA" w14:textId="77777777" w:rsidR="00E12578" w:rsidRPr="00B207B1" w:rsidRDefault="00E12578" w:rsidP="00014E67">
            <w:pPr>
              <w:pStyle w:val="a7"/>
              <w:spacing w:line="400" w:lineRule="exact"/>
              <w:rPr>
                <w:rFonts w:eastAsiaTheme="minorEastAsia"/>
                <w:spacing w:val="0"/>
              </w:rPr>
            </w:pPr>
            <w:r w:rsidRPr="00B207B1">
              <w:rPr>
                <w:rFonts w:eastAsiaTheme="minorEastAsia"/>
                <w:spacing w:val="0"/>
              </w:rPr>
              <w:t>//</w:t>
            </w:r>
            <w:r w:rsidR="00A75925" w:rsidRPr="00B207B1">
              <w:rPr>
                <w:rFonts w:eastAsiaTheme="minorEastAsia"/>
                <w:spacing w:val="0"/>
              </w:rPr>
              <w:t>接收来自服务器的响应</w:t>
            </w:r>
          </w:p>
          <w:p w14:paraId="78F6E34D"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InputStream mwInputStream=mwSocket.getInputStream();</w:t>
            </w:r>
          </w:p>
          <w:p w14:paraId="327AE933" w14:textId="77777777" w:rsidR="00C06089" w:rsidRPr="00B207B1" w:rsidRDefault="00C06089" w:rsidP="00A75925">
            <w:pPr>
              <w:pStyle w:val="a7"/>
              <w:spacing w:line="400" w:lineRule="exact"/>
              <w:rPr>
                <w:rFonts w:eastAsiaTheme="minorEastAsia"/>
                <w:spacing w:val="0"/>
              </w:rPr>
            </w:pPr>
            <w:r w:rsidRPr="00B207B1">
              <w:rPr>
                <w:rFonts w:eastAsiaTheme="minorEastAsia"/>
                <w:spacing w:val="0"/>
              </w:rPr>
              <w:t xml:space="preserve">InputStreamReader isr </w:t>
            </w:r>
            <w:r w:rsidRPr="00B207B1">
              <w:rPr>
                <w:rFonts w:eastAsiaTheme="minorEastAsia" w:hint="eastAsia"/>
                <w:spacing w:val="0"/>
              </w:rPr>
              <w:t>=</w:t>
            </w:r>
            <w:r w:rsidRPr="00B207B1">
              <w:rPr>
                <w:rFonts w:eastAsiaTheme="minorEastAsia"/>
                <w:spacing w:val="0"/>
              </w:rPr>
              <w:t xml:space="preserve"> new InputStreamReader(mwInputStream)</w:t>
            </w:r>
            <w:r w:rsidR="00230346" w:rsidRPr="00B207B1">
              <w:rPr>
                <w:rFonts w:eastAsiaTheme="minorEastAsia" w:hint="eastAsia"/>
                <w:spacing w:val="0"/>
              </w:rPr>
              <w:t>;</w:t>
            </w:r>
          </w:p>
          <w:p w14:paraId="3051167B"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BufferedReader mwBufferedReader = new BufferedReader();</w:t>
            </w:r>
          </w:p>
          <w:p w14:paraId="31D83511"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String info=mwBufferedReader.readLine();</w:t>
            </w:r>
          </w:p>
        </w:tc>
      </w:tr>
    </w:tbl>
    <w:p w14:paraId="02987990" w14:textId="77777777" w:rsidR="001A04B4" w:rsidRPr="00B207B1" w:rsidRDefault="00E06E9E" w:rsidP="00654745">
      <w:pPr>
        <w:spacing w:line="400" w:lineRule="exact"/>
        <w:rPr>
          <w:rFonts w:hAnsiTheme="minorEastAsia"/>
          <w:rPrChange w:id="5559" w:author="JY0225" w:date="2017-08-24T12:04:00Z">
            <w:rPr/>
          </w:rPrChange>
        </w:rPr>
      </w:pPr>
      <w:r w:rsidRPr="00B207B1">
        <w:tab/>
      </w:r>
      <w:r w:rsidR="00C17141" w:rsidRPr="00B207B1">
        <w:rPr>
          <w:rFonts w:hAnsiTheme="minorEastAsia"/>
          <w:color w:val="000000" w:themeColor="text1"/>
          <w:rPrChange w:id="5560" w:author="JY0225" w:date="2017-08-24T12:04:00Z">
            <w:rPr>
              <w:color w:val="000000" w:themeColor="text1"/>
            </w:rPr>
          </w:rPrChange>
        </w:rPr>
        <w:t>2</w:t>
      </w:r>
      <w:r w:rsidR="00C17141" w:rsidRPr="00B207B1">
        <w:rPr>
          <w:rFonts w:hAnsiTheme="minorEastAsia" w:hint="eastAsia"/>
          <w:color w:val="000000" w:themeColor="text1"/>
          <w:rPrChange w:id="5561" w:author="JY0225" w:date="2017-08-24T12:04:00Z">
            <w:rPr>
              <w:rFonts w:hint="eastAsia"/>
              <w:color w:val="000000" w:themeColor="text1"/>
            </w:rPr>
          </w:rPrChange>
        </w:rPr>
        <w:t>）接口设计</w:t>
      </w:r>
      <w:r w:rsidR="008A1710" w:rsidRPr="00B207B1">
        <w:rPr>
          <w:rFonts w:hAnsiTheme="minorEastAsia" w:hint="eastAsia"/>
          <w:color w:val="000000" w:themeColor="text1"/>
          <w:rPrChange w:id="5562" w:author="JY0225" w:date="2017-08-24T12:04:00Z">
            <w:rPr>
              <w:rFonts w:hint="eastAsia"/>
              <w:color w:val="000000" w:themeColor="text1"/>
            </w:rPr>
          </w:rPrChange>
        </w:rPr>
        <w:t>与实现</w:t>
      </w:r>
    </w:p>
    <w:p w14:paraId="2E7C4CF9" w14:textId="77777777" w:rsidR="00D87ABD" w:rsidRPr="00B207B1" w:rsidRDefault="00C17141" w:rsidP="009931E4">
      <w:pPr>
        <w:spacing w:afterLines="30" w:after="93" w:line="400" w:lineRule="exact"/>
        <w:rPr>
          <w:rFonts w:hAnsiTheme="minorEastAsia"/>
          <w:color w:val="000000" w:themeColor="text1"/>
          <w:rPrChange w:id="5563" w:author="JY0225" w:date="2017-08-24T12:04:00Z">
            <w:rPr>
              <w:color w:val="000000" w:themeColor="text1"/>
            </w:rPr>
          </w:rPrChange>
        </w:rPr>
      </w:pPr>
      <w:r w:rsidRPr="00B207B1">
        <w:rPr>
          <w:rFonts w:hAnsiTheme="minorEastAsia"/>
          <w:rPrChange w:id="5564" w:author="JY0225" w:date="2017-08-24T12:04:00Z">
            <w:rPr/>
          </w:rPrChange>
        </w:rPr>
        <w:tab/>
      </w:r>
      <w:r w:rsidR="001E074E" w:rsidRPr="00B207B1">
        <w:rPr>
          <w:rFonts w:hAnsiTheme="minorEastAsia" w:hint="eastAsia"/>
          <w:color w:val="000000" w:themeColor="text1"/>
          <w:rPrChange w:id="5565" w:author="JY0225" w:date="2017-08-24T12:04:00Z">
            <w:rPr>
              <w:rFonts w:hint="eastAsia"/>
              <w:color w:val="000000" w:themeColor="text1"/>
            </w:rPr>
          </w:rPrChange>
        </w:rPr>
        <w:t>中间件</w:t>
      </w:r>
      <w:r w:rsidR="001E074E" w:rsidRPr="00B207B1">
        <w:rPr>
          <w:rFonts w:hAnsiTheme="minorEastAsia"/>
          <w:color w:val="000000" w:themeColor="text1"/>
          <w:rPrChange w:id="5566" w:author="JY0225" w:date="2017-08-24T12:04:00Z">
            <w:rPr>
              <w:color w:val="000000" w:themeColor="text1"/>
            </w:rPr>
          </w:rPrChange>
        </w:rPr>
        <w:t>Java SDK</w:t>
      </w:r>
      <w:r w:rsidR="001E074E" w:rsidRPr="00B207B1">
        <w:rPr>
          <w:rFonts w:hAnsiTheme="minorEastAsia" w:hint="eastAsia"/>
          <w:color w:val="000000" w:themeColor="text1"/>
          <w:rPrChange w:id="5567" w:author="JY0225" w:date="2017-08-24T12:04:00Z">
            <w:rPr>
              <w:rFonts w:hint="eastAsia"/>
              <w:color w:val="000000" w:themeColor="text1"/>
            </w:rPr>
          </w:rPrChange>
        </w:rPr>
        <w:t>的设计目的是使</w:t>
      </w:r>
      <w:r w:rsidR="001E074E" w:rsidRPr="00B207B1">
        <w:rPr>
          <w:rFonts w:hAnsiTheme="minorEastAsia"/>
          <w:color w:val="000000" w:themeColor="text1"/>
          <w:rPrChange w:id="5568" w:author="JY0225" w:date="2017-08-24T12:04:00Z">
            <w:rPr>
              <w:color w:val="000000" w:themeColor="text1"/>
            </w:rPr>
          </w:rPrChange>
        </w:rPr>
        <w:t>Java</w:t>
      </w:r>
      <w:r w:rsidR="00917FF9" w:rsidRPr="00B207B1">
        <w:rPr>
          <w:rFonts w:hAnsiTheme="minorEastAsia" w:hint="eastAsia"/>
          <w:color w:val="000000" w:themeColor="text1"/>
          <w:rPrChange w:id="5569" w:author="JY0225" w:date="2017-08-24T12:04:00Z">
            <w:rPr>
              <w:rFonts w:hint="eastAsia"/>
              <w:color w:val="000000" w:themeColor="text1"/>
            </w:rPr>
          </w:rPrChange>
        </w:rPr>
        <w:t>开发人员集成本文所优化</w:t>
      </w:r>
      <w:r w:rsidR="005D1EBC" w:rsidRPr="00B207B1">
        <w:rPr>
          <w:rFonts w:hAnsiTheme="minorEastAsia" w:hint="eastAsia"/>
          <w:color w:val="000000" w:themeColor="text1"/>
          <w:rPrChange w:id="5570" w:author="JY0225" w:date="2017-08-24T12:04:00Z">
            <w:rPr>
              <w:rFonts w:hint="eastAsia"/>
              <w:color w:val="000000" w:themeColor="text1"/>
            </w:rPr>
          </w:rPrChange>
        </w:rPr>
        <w:t>的</w:t>
      </w:r>
      <w:r w:rsidR="001E074E" w:rsidRPr="00B207B1">
        <w:rPr>
          <w:rFonts w:hAnsiTheme="minorEastAsia" w:hint="eastAsia"/>
          <w:color w:val="000000" w:themeColor="text1"/>
          <w:rPrChange w:id="5571" w:author="JY0225" w:date="2017-08-24T12:04:00Z">
            <w:rPr>
              <w:rFonts w:hint="eastAsia"/>
              <w:color w:val="000000" w:themeColor="text1"/>
            </w:rPr>
          </w:rPrChange>
        </w:rPr>
        <w:t>云</w:t>
      </w:r>
      <w:r w:rsidR="00476838" w:rsidRPr="00B207B1">
        <w:rPr>
          <w:rFonts w:hAnsiTheme="minorEastAsia" w:hint="eastAsia"/>
          <w:color w:val="000000" w:themeColor="text1"/>
          <w:rPrChange w:id="5572" w:author="JY0225" w:date="2017-08-24T12:04:00Z">
            <w:rPr>
              <w:rFonts w:hint="eastAsia"/>
              <w:color w:val="000000" w:themeColor="text1"/>
            </w:rPr>
          </w:rPrChange>
        </w:rPr>
        <w:t>备份</w:t>
      </w:r>
      <w:r w:rsidR="001E074E" w:rsidRPr="00B207B1">
        <w:rPr>
          <w:rFonts w:hAnsiTheme="minorEastAsia" w:hint="eastAsia"/>
          <w:color w:val="000000" w:themeColor="text1"/>
          <w:rPrChange w:id="5573" w:author="JY0225" w:date="2017-08-24T12:04:00Z">
            <w:rPr>
              <w:rFonts w:hint="eastAsia"/>
              <w:color w:val="000000" w:themeColor="text1"/>
            </w:rPr>
          </w:rPrChange>
        </w:rPr>
        <w:t>服务器到</w:t>
      </w:r>
      <w:r w:rsidR="001E074E" w:rsidRPr="00B207B1">
        <w:rPr>
          <w:rFonts w:hAnsiTheme="minorEastAsia"/>
          <w:color w:val="000000" w:themeColor="text1"/>
          <w:rPrChange w:id="5574" w:author="JY0225" w:date="2017-08-24T12:04:00Z">
            <w:rPr>
              <w:color w:val="000000" w:themeColor="text1"/>
            </w:rPr>
          </w:rPrChange>
        </w:rPr>
        <w:t>Java</w:t>
      </w:r>
      <w:r w:rsidR="001E074E" w:rsidRPr="00B207B1">
        <w:rPr>
          <w:rFonts w:hAnsiTheme="minorEastAsia" w:hint="eastAsia"/>
          <w:color w:val="000000" w:themeColor="text1"/>
          <w:rPrChange w:id="5575" w:author="JY0225" w:date="2017-08-24T12:04:00Z">
            <w:rPr>
              <w:rFonts w:hint="eastAsia"/>
              <w:color w:val="000000" w:themeColor="text1"/>
            </w:rPr>
          </w:rPrChange>
        </w:rPr>
        <w:t>应用中去，从而使应用能够使用云</w:t>
      </w:r>
      <w:r w:rsidR="00476838" w:rsidRPr="00B207B1">
        <w:rPr>
          <w:rFonts w:hAnsiTheme="minorEastAsia" w:hint="eastAsia"/>
          <w:color w:val="000000" w:themeColor="text1"/>
          <w:rPrChange w:id="5576" w:author="JY0225" w:date="2017-08-24T12:04:00Z">
            <w:rPr>
              <w:rFonts w:hint="eastAsia"/>
              <w:color w:val="000000" w:themeColor="text1"/>
            </w:rPr>
          </w:rPrChange>
        </w:rPr>
        <w:t>备份</w:t>
      </w:r>
      <w:r w:rsidR="001E074E" w:rsidRPr="00B207B1">
        <w:rPr>
          <w:rFonts w:hAnsiTheme="minorEastAsia" w:hint="eastAsia"/>
          <w:color w:val="000000" w:themeColor="text1"/>
          <w:rPrChange w:id="5577" w:author="JY0225" w:date="2017-08-24T12:04:00Z">
            <w:rPr>
              <w:rFonts w:hint="eastAsia"/>
              <w:color w:val="000000" w:themeColor="text1"/>
            </w:rPr>
          </w:rPrChange>
        </w:rPr>
        <w:t>服务。</w:t>
      </w:r>
      <w:r w:rsidR="00C71F34" w:rsidRPr="00B207B1">
        <w:rPr>
          <w:rFonts w:hAnsiTheme="minorEastAsia" w:hint="eastAsia"/>
          <w:color w:val="000000" w:themeColor="text1"/>
          <w:rPrChange w:id="5578" w:author="JY0225" w:date="2017-08-24T12:04:00Z">
            <w:rPr>
              <w:rFonts w:hint="eastAsia"/>
              <w:color w:val="000000" w:themeColor="text1"/>
            </w:rPr>
          </w:rPrChange>
        </w:rPr>
        <w:t>在设计</w:t>
      </w:r>
      <w:r w:rsidR="00C71F34" w:rsidRPr="00B207B1">
        <w:rPr>
          <w:rFonts w:hAnsiTheme="minorEastAsia"/>
          <w:color w:val="000000" w:themeColor="text1"/>
          <w:rPrChange w:id="5579" w:author="JY0225" w:date="2017-08-24T12:04:00Z">
            <w:rPr>
              <w:color w:val="000000" w:themeColor="text1"/>
            </w:rPr>
          </w:rPrChange>
        </w:rPr>
        <w:t>Java SDK</w:t>
      </w:r>
      <w:r w:rsidR="00C71F34" w:rsidRPr="00B207B1">
        <w:rPr>
          <w:rFonts w:hAnsiTheme="minorEastAsia" w:hint="eastAsia"/>
          <w:color w:val="000000" w:themeColor="text1"/>
          <w:rPrChange w:id="5580" w:author="JY0225" w:date="2017-08-24T12:04:00Z">
            <w:rPr>
              <w:rFonts w:hint="eastAsia"/>
              <w:color w:val="000000" w:themeColor="text1"/>
            </w:rPr>
          </w:rPrChange>
        </w:rPr>
        <w:t>的接口时，参照现有的中间件</w:t>
      </w:r>
      <w:r w:rsidR="00C71F34" w:rsidRPr="00B207B1">
        <w:rPr>
          <w:rFonts w:hAnsiTheme="minorEastAsia"/>
          <w:color w:val="000000" w:themeColor="text1"/>
          <w:rPrChange w:id="5581" w:author="JY0225" w:date="2017-08-24T12:04:00Z">
            <w:rPr>
              <w:color w:val="000000" w:themeColor="text1"/>
            </w:rPr>
          </w:rPrChange>
        </w:rPr>
        <w:t>CLI</w:t>
      </w:r>
      <w:r w:rsidR="00C71F34" w:rsidRPr="00B207B1">
        <w:rPr>
          <w:rFonts w:hAnsiTheme="minorEastAsia" w:hint="eastAsia"/>
          <w:color w:val="000000" w:themeColor="text1"/>
          <w:rPrChange w:id="5582" w:author="JY0225" w:date="2017-08-24T12:04:00Z">
            <w:rPr>
              <w:rFonts w:hint="eastAsia"/>
              <w:color w:val="000000" w:themeColor="text1"/>
            </w:rPr>
          </w:rPrChange>
        </w:rPr>
        <w:t>客户端接口</w:t>
      </w:r>
      <w:r w:rsidR="0091511C" w:rsidRPr="00B207B1">
        <w:rPr>
          <w:rFonts w:hAnsiTheme="minorEastAsia" w:hint="eastAsia"/>
          <w:color w:val="000000" w:themeColor="text1"/>
          <w:rPrChange w:id="5583" w:author="JY0225" w:date="2017-08-24T12:04:00Z">
            <w:rPr>
              <w:rFonts w:hint="eastAsia"/>
              <w:color w:val="000000" w:themeColor="text1"/>
            </w:rPr>
          </w:rPrChange>
        </w:rPr>
        <w:t>，确保了</w:t>
      </w:r>
      <w:r w:rsidR="0091511C" w:rsidRPr="00B207B1">
        <w:rPr>
          <w:rFonts w:hAnsiTheme="minorEastAsia"/>
          <w:color w:val="000000" w:themeColor="text1"/>
          <w:rPrChange w:id="5584" w:author="JY0225" w:date="2017-08-24T12:04:00Z">
            <w:rPr>
              <w:color w:val="000000" w:themeColor="text1"/>
            </w:rPr>
          </w:rPrChange>
        </w:rPr>
        <w:t>Java SDK</w:t>
      </w:r>
      <w:r w:rsidR="0091511C" w:rsidRPr="00B207B1">
        <w:rPr>
          <w:rFonts w:hAnsiTheme="minorEastAsia" w:hint="eastAsia"/>
          <w:color w:val="000000" w:themeColor="text1"/>
          <w:rPrChange w:id="5585" w:author="JY0225" w:date="2017-08-24T12:04:00Z">
            <w:rPr>
              <w:rFonts w:hint="eastAsia"/>
              <w:color w:val="000000" w:themeColor="text1"/>
            </w:rPr>
          </w:rPrChange>
        </w:rPr>
        <w:t>开发工具提供的接口与其保持一致，除了</w:t>
      </w:r>
      <w:r w:rsidR="00E4327E" w:rsidRPr="00B207B1">
        <w:rPr>
          <w:rFonts w:hAnsiTheme="minorEastAsia" w:hint="eastAsia"/>
          <w:color w:val="000000" w:themeColor="text1"/>
          <w:rPrChange w:id="5586" w:author="JY0225" w:date="2017-08-24T12:04:00Z">
            <w:rPr>
              <w:rFonts w:hint="eastAsia"/>
              <w:color w:val="000000" w:themeColor="text1"/>
            </w:rPr>
          </w:rPrChange>
        </w:rPr>
        <w:t>现有</w:t>
      </w:r>
      <w:r w:rsidR="0091511C" w:rsidRPr="00B207B1">
        <w:rPr>
          <w:rFonts w:hAnsiTheme="minorEastAsia" w:hint="eastAsia"/>
          <w:color w:val="000000" w:themeColor="text1"/>
          <w:rPrChange w:id="5587" w:author="JY0225" w:date="2017-08-24T12:04:00Z">
            <w:rPr>
              <w:rFonts w:hint="eastAsia"/>
              <w:color w:val="000000" w:themeColor="text1"/>
            </w:rPr>
          </w:rPrChange>
        </w:rPr>
        <w:t>的中间件系统提供的基本接口外，还加入了优化后实现的一些高级接口，接口的定义和实现如下所示：</w:t>
      </w:r>
    </w:p>
    <w:tbl>
      <w:tblPr>
        <w:tblStyle w:val="ae"/>
        <w:tblW w:w="0" w:type="auto"/>
        <w:tblInd w:w="445" w:type="dxa"/>
        <w:tblLook w:val="04A0" w:firstRow="1" w:lastRow="0" w:firstColumn="1" w:lastColumn="0" w:noHBand="0" w:noVBand="1"/>
      </w:tblPr>
      <w:tblGrid>
        <w:gridCol w:w="7851"/>
      </w:tblGrid>
      <w:tr w:rsidR="00D87ABD" w:rsidRPr="00B207B1" w14:paraId="67BFA3A4" w14:textId="77777777" w:rsidTr="006E11F6">
        <w:tc>
          <w:tcPr>
            <w:tcW w:w="7851" w:type="dxa"/>
          </w:tcPr>
          <w:p w14:paraId="71A1C71F" w14:textId="77777777" w:rsidR="00D87ABD" w:rsidRPr="00B207B1" w:rsidRDefault="00D87ABD" w:rsidP="00D87ABD">
            <w:pPr>
              <w:pStyle w:val="a7"/>
              <w:spacing w:line="400" w:lineRule="exact"/>
              <w:rPr>
                <w:rFonts w:eastAsiaTheme="minorEastAsia"/>
                <w:spacing w:val="0"/>
              </w:rPr>
            </w:pPr>
            <w:r w:rsidRPr="00B207B1">
              <w:rPr>
                <w:rFonts w:eastAsiaTheme="minorEastAsia" w:hint="eastAsia"/>
                <w:spacing w:val="0"/>
              </w:rPr>
              <w:t>//</w:t>
            </w:r>
            <w:r w:rsidR="00AA74DC" w:rsidRPr="00B207B1">
              <w:rPr>
                <w:rFonts w:eastAsiaTheme="minorEastAsia" w:hint="eastAsia"/>
                <w:spacing w:val="0"/>
              </w:rPr>
              <w:t>接口定义</w:t>
            </w:r>
          </w:p>
          <w:p w14:paraId="6660D8DC" w14:textId="77777777" w:rsidR="00AE7978" w:rsidRPr="00B207B1" w:rsidRDefault="00AE7978" w:rsidP="00AE7978">
            <w:pPr>
              <w:pStyle w:val="a7"/>
              <w:spacing w:line="400" w:lineRule="exact"/>
              <w:rPr>
                <w:rFonts w:eastAsiaTheme="minorEastAsia"/>
                <w:spacing w:val="0"/>
              </w:rPr>
            </w:pPr>
            <w:r w:rsidRPr="00B207B1">
              <w:rPr>
                <w:rFonts w:eastAsiaTheme="minorEastAsia"/>
                <w:spacing w:val="0"/>
              </w:rPr>
              <w:t>public interface IMiddlewareAPI {</w:t>
            </w:r>
          </w:p>
          <w:p w14:paraId="2C6C5FA4" w14:textId="77777777" w:rsidR="008E0C5D" w:rsidRPr="00B207B1" w:rsidRDefault="008E0C5D" w:rsidP="00AE7978">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spacing w:val="0"/>
              </w:rPr>
              <w:t>用户登录接口</w:t>
            </w:r>
          </w:p>
          <w:p w14:paraId="549DE9BF" w14:textId="77777777" w:rsidR="00AA74DC" w:rsidRPr="00B207B1" w:rsidRDefault="00AE7978" w:rsidP="00AE7978">
            <w:pPr>
              <w:pStyle w:val="a7"/>
              <w:spacing w:line="400" w:lineRule="exact"/>
              <w:rPr>
                <w:rFonts w:eastAsiaTheme="minorEastAsia"/>
                <w:spacing w:val="0"/>
              </w:rPr>
            </w:pPr>
            <w:r w:rsidRPr="00B207B1">
              <w:rPr>
                <w:rFonts w:eastAsiaTheme="minorEastAsia"/>
                <w:spacing w:val="0"/>
              </w:rPr>
              <w:tab/>
              <w:t>String getAccessToken(String userID, String pwd);</w:t>
            </w:r>
          </w:p>
          <w:p w14:paraId="491D360D" w14:textId="77777777" w:rsidR="00D87ABD" w:rsidRPr="00B207B1" w:rsidRDefault="00AE7978" w:rsidP="006E11F6">
            <w:pPr>
              <w:pStyle w:val="a7"/>
              <w:spacing w:line="400" w:lineRule="exact"/>
              <w:rPr>
                <w:rFonts w:eastAsiaTheme="minorEastAsia"/>
                <w:spacing w:val="0"/>
              </w:rPr>
            </w:pPr>
            <w:r w:rsidRPr="00B207B1">
              <w:rPr>
                <w:rFonts w:eastAsiaTheme="minorEastAsia"/>
                <w:spacing w:val="0"/>
              </w:rPr>
              <w:t xml:space="preserve">   ……</w:t>
            </w:r>
          </w:p>
          <w:p w14:paraId="00AF7F9F" w14:textId="77777777" w:rsidR="00AE7978" w:rsidRPr="00B207B1" w:rsidRDefault="00AE7978" w:rsidP="006E11F6">
            <w:pPr>
              <w:pStyle w:val="a7"/>
              <w:spacing w:line="400" w:lineRule="exact"/>
              <w:rPr>
                <w:rFonts w:eastAsiaTheme="minorEastAsia"/>
                <w:spacing w:val="0"/>
              </w:rPr>
            </w:pPr>
            <w:r w:rsidRPr="00B207B1">
              <w:rPr>
                <w:rFonts w:eastAsiaTheme="minorEastAsia"/>
                <w:spacing w:val="0"/>
              </w:rPr>
              <w:t>}</w:t>
            </w:r>
          </w:p>
        </w:tc>
      </w:tr>
    </w:tbl>
    <w:p w14:paraId="3DF5C337" w14:textId="77777777" w:rsidR="00AB75F9" w:rsidRPr="00B207B1"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207B1" w14:paraId="63BF62A2" w14:textId="77777777" w:rsidTr="006E11F6">
        <w:tc>
          <w:tcPr>
            <w:tcW w:w="7851" w:type="dxa"/>
          </w:tcPr>
          <w:p w14:paraId="184EE4DB" w14:textId="77777777" w:rsidR="00AB75F9" w:rsidRPr="00B207B1" w:rsidRDefault="00AB75F9" w:rsidP="006E11F6">
            <w:pPr>
              <w:pStyle w:val="a7"/>
              <w:spacing w:line="400" w:lineRule="exact"/>
              <w:rPr>
                <w:rFonts w:eastAsiaTheme="minorEastAsia"/>
                <w:spacing w:val="0"/>
              </w:rPr>
            </w:pPr>
            <w:r w:rsidRPr="00B207B1">
              <w:rPr>
                <w:rFonts w:eastAsiaTheme="minorEastAsia" w:hint="eastAsia"/>
                <w:spacing w:val="0"/>
              </w:rPr>
              <w:t>//</w:t>
            </w:r>
            <w:r w:rsidR="00831052" w:rsidRPr="00B207B1">
              <w:rPr>
                <w:rFonts w:eastAsiaTheme="minorEastAsia" w:hint="eastAsia"/>
                <w:spacing w:val="0"/>
              </w:rPr>
              <w:t>接口实现</w:t>
            </w:r>
          </w:p>
          <w:p w14:paraId="25AE712A" w14:textId="77777777" w:rsidR="00494F15" w:rsidRPr="00B207B1" w:rsidRDefault="00494F15" w:rsidP="00494F15">
            <w:pPr>
              <w:pStyle w:val="a7"/>
              <w:spacing w:line="400" w:lineRule="exact"/>
              <w:rPr>
                <w:rFonts w:eastAsiaTheme="minorEastAsia"/>
                <w:spacing w:val="0"/>
              </w:rPr>
            </w:pPr>
            <w:r w:rsidRPr="00B207B1">
              <w:rPr>
                <w:rFonts w:eastAsiaTheme="minorEastAsia"/>
                <w:spacing w:val="0"/>
              </w:rPr>
              <w:t>public class MiddlewareAPI implements IMiddlewareAPI{</w:t>
            </w:r>
            <w:r w:rsidRPr="00B207B1">
              <w:rPr>
                <w:rFonts w:eastAsiaTheme="minorEastAsia"/>
                <w:spacing w:val="0"/>
              </w:rPr>
              <w:tab/>
            </w:r>
          </w:p>
          <w:p w14:paraId="3038164D" w14:textId="77777777" w:rsidR="00DE1043" w:rsidRPr="00B207B1" w:rsidRDefault="00DE1043" w:rsidP="00DE1043">
            <w:pPr>
              <w:pStyle w:val="a7"/>
              <w:spacing w:line="400" w:lineRule="exact"/>
              <w:ind w:firstLineChars="100" w:firstLine="240"/>
              <w:rPr>
                <w:rFonts w:eastAsiaTheme="minorEastAsia"/>
                <w:spacing w:val="0"/>
              </w:rPr>
            </w:pPr>
            <w:r w:rsidRPr="00B207B1">
              <w:rPr>
                <w:rFonts w:eastAsiaTheme="minorEastAsia"/>
                <w:spacing w:val="0"/>
              </w:rPr>
              <w:t>@Override</w:t>
            </w:r>
          </w:p>
          <w:p w14:paraId="72BC4ABB"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t>public String getAccessToken(String userID, String pwd) {</w:t>
            </w:r>
          </w:p>
          <w:p w14:paraId="3C8BE211" w14:textId="77777777" w:rsidR="00985BA9" w:rsidRPr="00B207B1" w:rsidRDefault="00985BA9"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构建登录请求</w:t>
            </w:r>
          </w:p>
          <w:p w14:paraId="5D6C8303" w14:textId="77777777" w:rsidR="00DE1043" w:rsidRPr="00B207B1" w:rsidRDefault="00DE1043" w:rsidP="00985BA9">
            <w:pPr>
              <w:pStyle w:val="a7"/>
              <w:spacing w:line="400" w:lineRule="exact"/>
              <w:ind w:left="720" w:hangingChars="300" w:hanging="720"/>
              <w:rPr>
                <w:rFonts w:eastAsiaTheme="minorEastAsia"/>
                <w:spacing w:val="0"/>
              </w:rPr>
            </w:pPr>
            <w:r w:rsidRPr="00B207B1">
              <w:rPr>
                <w:rFonts w:eastAsiaTheme="minorEastAsia"/>
                <w:spacing w:val="0"/>
              </w:rPr>
              <w:tab/>
            </w:r>
            <w:r w:rsidRPr="00B207B1">
              <w:rPr>
                <w:rFonts w:eastAsiaTheme="minorEastAsia"/>
                <w:spacing w:val="0"/>
              </w:rPr>
              <w:tab/>
              <w:t>String request = Constant.GET_ACCESS_TOKEN.replace("#email#", userID).replace("#password#", pwd);</w:t>
            </w:r>
          </w:p>
          <w:p w14:paraId="26EAE5F4" w14:textId="77777777" w:rsidR="00A7107A" w:rsidRPr="00B207B1" w:rsidRDefault="00A7107A" w:rsidP="00985BA9">
            <w:pPr>
              <w:pStyle w:val="a7"/>
              <w:spacing w:line="400" w:lineRule="exact"/>
              <w:ind w:left="720" w:hangingChars="300" w:hanging="720"/>
              <w:rPr>
                <w:rFonts w:eastAsiaTheme="minorEastAsia"/>
                <w:spacing w:val="0"/>
              </w:rPr>
            </w:pPr>
            <w:r w:rsidRPr="00B207B1">
              <w:rPr>
                <w:rFonts w:eastAsiaTheme="minorEastAsia"/>
                <w:spacing w:val="0"/>
              </w:rPr>
              <w:t xml:space="preserve">      //</w:t>
            </w:r>
            <w:r w:rsidRPr="00B207B1">
              <w:rPr>
                <w:rFonts w:eastAsiaTheme="minorEastAsia"/>
                <w:spacing w:val="0"/>
              </w:rPr>
              <w:t>发送请求</w:t>
            </w:r>
          </w:p>
          <w:p w14:paraId="1C848FA5"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String result = this.sendRequest(request</w:t>
            </w:r>
            <w:r w:rsidR="0010366F" w:rsidRPr="00B207B1">
              <w:rPr>
                <w:rFonts w:eastAsiaTheme="minorEastAsia"/>
                <w:spacing w:val="0"/>
              </w:rPr>
              <w:t>)</w:t>
            </w:r>
          </w:p>
          <w:p w14:paraId="248763CA" w14:textId="77777777" w:rsidR="001E0876" w:rsidRPr="00B207B1" w:rsidRDefault="001E0876" w:rsidP="00DE1043">
            <w:pPr>
              <w:pStyle w:val="a7"/>
              <w:spacing w:line="400" w:lineRule="exact"/>
              <w:rPr>
                <w:rFonts w:eastAsiaTheme="minorEastAsia"/>
                <w:spacing w:val="0"/>
              </w:rPr>
            </w:pPr>
            <w:r w:rsidRPr="00B207B1">
              <w:rPr>
                <w:rFonts w:eastAsiaTheme="minorEastAsia"/>
                <w:spacing w:val="0"/>
              </w:rPr>
              <w:lastRenderedPageBreak/>
              <w:t xml:space="preserve">      //</w:t>
            </w:r>
            <w:r w:rsidRPr="00B207B1">
              <w:rPr>
                <w:rFonts w:eastAsiaTheme="minorEastAsia"/>
                <w:spacing w:val="0"/>
              </w:rPr>
              <w:t>处理请求</w:t>
            </w:r>
          </w:p>
          <w:p w14:paraId="790C14B8"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JSONObject jsonObject = JSONObject.fromObject(result);</w:t>
            </w:r>
          </w:p>
          <w:p w14:paraId="5F83DCF7"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token = (String) jsonObject.get("access_token");</w:t>
            </w:r>
          </w:p>
          <w:p w14:paraId="60C0CEF6"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return token;</w:t>
            </w:r>
          </w:p>
          <w:p w14:paraId="5FD0AE66" w14:textId="77777777" w:rsidR="00AB75F9" w:rsidRPr="00B207B1" w:rsidRDefault="00DE1043" w:rsidP="00DE1043">
            <w:pPr>
              <w:pStyle w:val="a7"/>
              <w:spacing w:line="400" w:lineRule="exact"/>
              <w:rPr>
                <w:rFonts w:eastAsiaTheme="minorEastAsia"/>
                <w:spacing w:val="0"/>
              </w:rPr>
            </w:pPr>
            <w:r w:rsidRPr="00B207B1">
              <w:rPr>
                <w:rFonts w:eastAsiaTheme="minorEastAsia"/>
                <w:spacing w:val="0"/>
              </w:rPr>
              <w:tab/>
              <w:t>}</w:t>
            </w:r>
            <w:r w:rsidR="00494F15" w:rsidRPr="00B207B1">
              <w:rPr>
                <w:rFonts w:eastAsiaTheme="minorEastAsia"/>
                <w:spacing w:val="0"/>
              </w:rPr>
              <w:br/>
              <w:t>}</w:t>
            </w:r>
          </w:p>
        </w:tc>
      </w:tr>
    </w:tbl>
    <w:p w14:paraId="4037CA0D" w14:textId="77777777" w:rsidR="002E0997" w:rsidRPr="00B207B1" w:rsidRDefault="003A3922" w:rsidP="00654745">
      <w:pPr>
        <w:spacing w:line="400" w:lineRule="exact"/>
        <w:rPr>
          <w:rFonts w:hAnsiTheme="minorEastAsia"/>
          <w:color w:val="000000" w:themeColor="text1"/>
          <w:rPrChange w:id="5588" w:author="JY0225" w:date="2017-08-24T12:04:00Z">
            <w:rPr>
              <w:color w:val="000000" w:themeColor="text1"/>
            </w:rPr>
          </w:rPrChange>
        </w:rPr>
      </w:pPr>
      <w:r w:rsidRPr="00B207B1">
        <w:tab/>
      </w:r>
      <w:r w:rsidR="00972983" w:rsidRPr="00B207B1">
        <w:rPr>
          <w:rFonts w:hAnsiTheme="minorEastAsia" w:hint="eastAsia"/>
          <w:color w:val="000000" w:themeColor="text1"/>
          <w:rPrChange w:id="5589" w:author="JY0225" w:date="2017-08-24T12:04:00Z">
            <w:rPr>
              <w:rFonts w:hint="eastAsia"/>
              <w:color w:val="000000" w:themeColor="text1"/>
            </w:rPr>
          </w:rPrChange>
        </w:rPr>
        <w:t>在</w:t>
      </w:r>
      <w:r w:rsidR="00972983" w:rsidRPr="00B207B1">
        <w:rPr>
          <w:rFonts w:hAnsiTheme="minorEastAsia"/>
          <w:color w:val="000000" w:themeColor="text1"/>
          <w:rPrChange w:id="5590" w:author="JY0225" w:date="2017-08-24T12:04:00Z">
            <w:rPr>
              <w:color w:val="000000" w:themeColor="text1"/>
            </w:rPr>
          </w:rPrChange>
        </w:rPr>
        <w:t>IMiddlewareAPI</w:t>
      </w:r>
      <w:r w:rsidR="00972983" w:rsidRPr="00B207B1">
        <w:rPr>
          <w:rFonts w:hAnsiTheme="minorEastAsia" w:hint="eastAsia"/>
          <w:color w:val="000000" w:themeColor="text1"/>
          <w:rPrChange w:id="5591" w:author="JY0225" w:date="2017-08-24T12:04:00Z">
            <w:rPr>
              <w:rFonts w:hint="eastAsia"/>
              <w:color w:val="000000" w:themeColor="text1"/>
            </w:rPr>
          </w:rPrChange>
        </w:rPr>
        <w:t>类中定义了</w:t>
      </w:r>
      <w:r w:rsidR="00972983" w:rsidRPr="00B207B1">
        <w:rPr>
          <w:rFonts w:hAnsiTheme="minorEastAsia"/>
          <w:color w:val="000000" w:themeColor="text1"/>
          <w:rPrChange w:id="5592" w:author="JY0225" w:date="2017-08-24T12:04:00Z">
            <w:rPr>
              <w:color w:val="000000" w:themeColor="text1"/>
            </w:rPr>
          </w:rPrChange>
        </w:rPr>
        <w:t>Java SDK</w:t>
      </w:r>
      <w:r w:rsidR="00972983" w:rsidRPr="00B207B1">
        <w:rPr>
          <w:rFonts w:hAnsiTheme="minorEastAsia" w:hint="eastAsia"/>
          <w:color w:val="000000" w:themeColor="text1"/>
          <w:rPrChange w:id="5593" w:author="JY0225" w:date="2017-08-24T12:04:00Z">
            <w:rPr>
              <w:rFonts w:hint="eastAsia"/>
              <w:color w:val="000000" w:themeColor="text1"/>
            </w:rPr>
          </w:rPrChange>
        </w:rPr>
        <w:t>提供的所有接口，包含了</w:t>
      </w:r>
      <w:r w:rsidR="00972983" w:rsidRPr="00B207B1">
        <w:rPr>
          <w:rFonts w:hAnsiTheme="minorEastAsia"/>
          <w:color w:val="000000" w:themeColor="text1"/>
          <w:rPrChange w:id="5594" w:author="JY0225" w:date="2017-08-24T12:04:00Z">
            <w:rPr>
              <w:color w:val="000000" w:themeColor="text1"/>
            </w:rPr>
          </w:rPrChange>
        </w:rPr>
        <w:t>CLI</w:t>
      </w:r>
      <w:r w:rsidR="00972983" w:rsidRPr="00B207B1">
        <w:rPr>
          <w:rFonts w:hAnsiTheme="minorEastAsia" w:hint="eastAsia"/>
          <w:color w:val="000000" w:themeColor="text1"/>
          <w:rPrChange w:id="5595" w:author="JY0225" w:date="2017-08-24T12:04:00Z">
            <w:rPr>
              <w:rFonts w:hint="eastAsia"/>
              <w:color w:val="000000" w:themeColor="text1"/>
            </w:rPr>
          </w:rPrChange>
        </w:rPr>
        <w:t>客户端所有的功能以及优化后扩展的功能。</w:t>
      </w:r>
      <w:r w:rsidR="00063903" w:rsidRPr="00B207B1">
        <w:rPr>
          <w:rFonts w:hAnsiTheme="minorEastAsia" w:hint="eastAsia"/>
          <w:color w:val="000000" w:themeColor="text1"/>
          <w:rPrChange w:id="5596" w:author="JY0225" w:date="2017-08-24T12:04:00Z">
            <w:rPr>
              <w:rFonts w:hint="eastAsia"/>
              <w:color w:val="000000" w:themeColor="text1"/>
            </w:rPr>
          </w:rPrChange>
        </w:rPr>
        <w:t>为保证与</w:t>
      </w:r>
      <w:r w:rsidR="00063903" w:rsidRPr="00B207B1">
        <w:rPr>
          <w:rFonts w:hAnsiTheme="minorEastAsia"/>
          <w:color w:val="000000" w:themeColor="text1"/>
          <w:rPrChange w:id="5597" w:author="JY0225" w:date="2017-08-24T12:04:00Z">
            <w:rPr>
              <w:color w:val="000000" w:themeColor="text1"/>
            </w:rPr>
          </w:rPrChange>
        </w:rPr>
        <w:t>CLI</w:t>
      </w:r>
      <w:r w:rsidR="00063903" w:rsidRPr="00B207B1">
        <w:rPr>
          <w:rFonts w:hAnsiTheme="minorEastAsia" w:hint="eastAsia"/>
          <w:color w:val="000000" w:themeColor="text1"/>
          <w:rPrChange w:id="5598" w:author="JY0225" w:date="2017-08-24T12:04:00Z">
            <w:rPr>
              <w:rFonts w:hint="eastAsia"/>
              <w:color w:val="000000" w:themeColor="text1"/>
            </w:rPr>
          </w:rPrChange>
        </w:rPr>
        <w:t>客户端的特性一致，相同功能的接口参数和返回值与其保持一致。</w:t>
      </w:r>
      <w:r w:rsidR="00C2307A" w:rsidRPr="00B207B1">
        <w:rPr>
          <w:rFonts w:hAnsiTheme="minorEastAsia" w:hint="eastAsia"/>
          <w:color w:val="000000" w:themeColor="text1"/>
          <w:rPrChange w:id="5599" w:author="JY0225" w:date="2017-08-24T12:04:00Z">
            <w:rPr>
              <w:rFonts w:hint="eastAsia"/>
              <w:color w:val="000000" w:themeColor="text1"/>
            </w:rPr>
          </w:rPrChange>
        </w:rPr>
        <w:t>在</w:t>
      </w:r>
      <w:r w:rsidR="00C2307A" w:rsidRPr="00B207B1">
        <w:rPr>
          <w:rFonts w:hAnsiTheme="minorEastAsia"/>
          <w:color w:val="000000" w:themeColor="text1"/>
          <w:rPrChange w:id="5600" w:author="JY0225" w:date="2017-08-24T12:04:00Z">
            <w:rPr>
              <w:color w:val="000000" w:themeColor="text1"/>
            </w:rPr>
          </w:rPrChange>
        </w:rPr>
        <w:t>MiddlewareAPI</w:t>
      </w:r>
      <w:r w:rsidR="00C2307A" w:rsidRPr="00B207B1">
        <w:rPr>
          <w:rFonts w:hAnsiTheme="minorEastAsia" w:hint="eastAsia"/>
          <w:color w:val="000000" w:themeColor="text1"/>
          <w:rPrChange w:id="5601" w:author="JY0225" w:date="2017-08-24T12:04:00Z">
            <w:rPr>
              <w:rFonts w:hint="eastAsia"/>
              <w:color w:val="000000" w:themeColor="text1"/>
            </w:rPr>
          </w:rPrChange>
        </w:rPr>
        <w:t>类中实现了所有接口</w:t>
      </w:r>
      <w:r w:rsidR="003B6119" w:rsidRPr="00B207B1">
        <w:rPr>
          <w:rFonts w:hAnsiTheme="minorEastAsia" w:hint="eastAsia"/>
          <w:color w:val="000000" w:themeColor="text1"/>
          <w:rPrChange w:id="5602" w:author="JY0225" w:date="2017-08-24T12:04:00Z">
            <w:rPr>
              <w:rFonts w:hint="eastAsia"/>
              <w:color w:val="000000" w:themeColor="text1"/>
            </w:rPr>
          </w:rPrChange>
        </w:rPr>
        <w:t>，实现接口一般分为三</w:t>
      </w:r>
      <w:ins w:id="5603" w:author="JY0225" w:date="2017-08-24T12:05:00Z">
        <w:r w:rsidR="00094C36" w:rsidRPr="00B207B1">
          <w:rPr>
            <w:rFonts w:hAnsiTheme="minorEastAsia" w:hint="eastAsia"/>
            <w:color w:val="000000" w:themeColor="text1"/>
          </w:rPr>
          <w:t>个步骤</w:t>
        </w:r>
      </w:ins>
      <w:del w:id="5604" w:author="JY0225" w:date="2017-08-24T12:05:00Z">
        <w:r w:rsidR="003B6119" w:rsidRPr="00B207B1" w:rsidDel="00094C36">
          <w:rPr>
            <w:rFonts w:hAnsiTheme="minorEastAsia" w:hint="eastAsia"/>
            <w:color w:val="000000" w:themeColor="text1"/>
            <w:rPrChange w:id="5605" w:author="JY0225" w:date="2017-08-24T12:04:00Z">
              <w:rPr>
                <w:rFonts w:hint="eastAsia"/>
                <w:color w:val="000000" w:themeColor="text1"/>
              </w:rPr>
            </w:rPrChange>
          </w:rPr>
          <w:delText>个步奏</w:delText>
        </w:r>
      </w:del>
      <w:r w:rsidR="003B6119" w:rsidRPr="00B207B1">
        <w:rPr>
          <w:rFonts w:hAnsiTheme="minorEastAsia" w:hint="eastAsia"/>
          <w:color w:val="000000" w:themeColor="text1"/>
          <w:rPrChange w:id="5606" w:author="JY0225" w:date="2017-08-24T12:04:00Z">
            <w:rPr>
              <w:rFonts w:hint="eastAsia"/>
              <w:color w:val="000000" w:themeColor="text1"/>
            </w:rPr>
          </w:rPrChange>
        </w:rPr>
        <w:t>，首先构建请求，通过</w:t>
      </w:r>
      <w:r w:rsidR="004D6C86" w:rsidRPr="00B207B1">
        <w:rPr>
          <w:rFonts w:hAnsiTheme="minorEastAsia" w:hint="eastAsia"/>
          <w:color w:val="000000" w:themeColor="text1"/>
          <w:rPrChange w:id="5607" w:author="JY0225" w:date="2017-08-24T12:04:00Z">
            <w:rPr>
              <w:rFonts w:hint="eastAsia"/>
              <w:color w:val="000000" w:themeColor="text1"/>
            </w:rPr>
          </w:rPrChange>
        </w:rPr>
        <w:t>引用</w:t>
      </w:r>
      <w:r w:rsidR="003B6119" w:rsidRPr="00B207B1">
        <w:rPr>
          <w:rFonts w:hAnsiTheme="minorEastAsia"/>
          <w:color w:val="000000" w:themeColor="text1"/>
          <w:rPrChange w:id="5608" w:author="JY0225" w:date="2017-08-24T12:04:00Z">
            <w:rPr>
              <w:color w:val="000000" w:themeColor="text1"/>
            </w:rPr>
          </w:rPrChange>
        </w:rPr>
        <w:t>Constant</w:t>
      </w:r>
      <w:r w:rsidR="003B6119" w:rsidRPr="00B207B1">
        <w:rPr>
          <w:rFonts w:hAnsiTheme="minorEastAsia" w:hint="eastAsia"/>
          <w:color w:val="000000" w:themeColor="text1"/>
          <w:rPrChange w:id="5609" w:author="JY0225" w:date="2017-08-24T12:04:00Z">
            <w:rPr>
              <w:rFonts w:hint="eastAsia"/>
              <w:color w:val="000000" w:themeColor="text1"/>
            </w:rPr>
          </w:rPrChange>
        </w:rPr>
        <w:t>常量类中预定义好的请求模式，替换相应的参数值；</w:t>
      </w:r>
      <w:r w:rsidR="00EF055F" w:rsidRPr="00B207B1">
        <w:rPr>
          <w:rFonts w:hAnsiTheme="minorEastAsia" w:hint="eastAsia"/>
          <w:color w:val="000000" w:themeColor="text1"/>
          <w:rPrChange w:id="5610" w:author="JY0225" w:date="2017-08-24T12:04:00Z">
            <w:rPr>
              <w:rFonts w:hint="eastAsia"/>
              <w:color w:val="000000" w:themeColor="text1"/>
            </w:rPr>
          </w:rPrChange>
        </w:rPr>
        <w:t>然后新建一个线程，发送用户请求；</w:t>
      </w:r>
      <w:r w:rsidR="00566309" w:rsidRPr="00B207B1">
        <w:rPr>
          <w:rFonts w:hAnsiTheme="minorEastAsia" w:hint="eastAsia"/>
          <w:color w:val="000000" w:themeColor="text1"/>
          <w:rPrChange w:id="5611" w:author="JY0225" w:date="2017-08-24T12:04:00Z">
            <w:rPr>
              <w:rFonts w:hint="eastAsia"/>
              <w:color w:val="000000" w:themeColor="text1"/>
            </w:rPr>
          </w:rPrChange>
        </w:rPr>
        <w:t>最后处理服务器返回的信息，将其转化为标准的</w:t>
      </w:r>
      <w:r w:rsidR="00566309" w:rsidRPr="00B207B1">
        <w:rPr>
          <w:rFonts w:hAnsiTheme="minorEastAsia"/>
          <w:color w:val="000000" w:themeColor="text1"/>
          <w:rPrChange w:id="5612" w:author="JY0225" w:date="2017-08-24T12:04:00Z">
            <w:rPr>
              <w:color w:val="000000" w:themeColor="text1"/>
            </w:rPr>
          </w:rPrChange>
        </w:rPr>
        <w:t>Json</w:t>
      </w:r>
      <w:r w:rsidR="00566309" w:rsidRPr="00B207B1">
        <w:rPr>
          <w:rFonts w:hAnsiTheme="minorEastAsia" w:hint="eastAsia"/>
          <w:color w:val="000000" w:themeColor="text1"/>
          <w:rPrChange w:id="5613" w:author="JY0225" w:date="2017-08-24T12:04:00Z">
            <w:rPr>
              <w:rFonts w:hint="eastAsia"/>
              <w:color w:val="000000" w:themeColor="text1"/>
            </w:rPr>
          </w:rPrChange>
        </w:rPr>
        <w:t>格式。</w:t>
      </w:r>
    </w:p>
    <w:p w14:paraId="374F2F76" w14:textId="77777777" w:rsidR="00DA1C78" w:rsidRPr="00B207B1" w:rsidRDefault="00287C78" w:rsidP="00DA1C78">
      <w:pPr>
        <w:spacing w:line="400" w:lineRule="exact"/>
        <w:rPr>
          <w:rFonts w:hAnsiTheme="minorEastAsia"/>
          <w:rPrChange w:id="5614" w:author="JY0225" w:date="2017-08-24T12:04:00Z">
            <w:rPr/>
          </w:rPrChange>
        </w:rPr>
      </w:pPr>
      <w:r w:rsidRPr="00B207B1">
        <w:rPr>
          <w:rFonts w:hAnsiTheme="minorEastAsia"/>
          <w:color w:val="000000" w:themeColor="text1"/>
          <w:rPrChange w:id="5615" w:author="JY0225" w:date="2017-08-24T12:04:00Z">
            <w:rPr>
              <w:color w:val="000000" w:themeColor="text1"/>
            </w:rPr>
          </w:rPrChange>
        </w:rPr>
        <w:tab/>
      </w:r>
      <w:r w:rsidR="007C1A70" w:rsidRPr="00B207B1">
        <w:rPr>
          <w:rFonts w:hAnsiTheme="minorEastAsia"/>
          <w:color w:val="000000" w:themeColor="text1"/>
          <w:rPrChange w:id="5616" w:author="JY0225" w:date="2017-08-24T12:04:00Z">
            <w:rPr>
              <w:color w:val="000000" w:themeColor="text1"/>
            </w:rPr>
          </w:rPrChange>
        </w:rPr>
        <w:t>3</w:t>
      </w:r>
      <w:r w:rsidR="00DA1C78" w:rsidRPr="00B207B1">
        <w:rPr>
          <w:rFonts w:hAnsiTheme="minorEastAsia" w:hint="eastAsia"/>
          <w:color w:val="000000" w:themeColor="text1"/>
          <w:rPrChange w:id="5617" w:author="JY0225" w:date="2017-08-24T12:04:00Z">
            <w:rPr>
              <w:rFonts w:hint="eastAsia"/>
              <w:color w:val="000000" w:themeColor="text1"/>
            </w:rPr>
          </w:rPrChange>
        </w:rPr>
        <w:t>）</w:t>
      </w:r>
      <w:r w:rsidR="006C1A99" w:rsidRPr="00B207B1">
        <w:rPr>
          <w:rFonts w:hAnsiTheme="minorEastAsia" w:hint="eastAsia"/>
          <w:color w:val="000000" w:themeColor="text1"/>
          <w:rPrChange w:id="5618" w:author="JY0225" w:date="2017-08-24T12:04:00Z">
            <w:rPr>
              <w:rFonts w:hint="eastAsia"/>
              <w:color w:val="000000" w:themeColor="text1"/>
            </w:rPr>
          </w:rPrChange>
        </w:rPr>
        <w:t>部署与</w:t>
      </w:r>
      <w:r w:rsidR="00C0328A" w:rsidRPr="00B207B1">
        <w:rPr>
          <w:rFonts w:hAnsiTheme="minorEastAsia" w:hint="eastAsia"/>
          <w:color w:val="000000" w:themeColor="text1"/>
          <w:rPrChange w:id="5619" w:author="JY0225" w:date="2017-08-24T12:04:00Z">
            <w:rPr>
              <w:rFonts w:hint="eastAsia"/>
              <w:color w:val="000000" w:themeColor="text1"/>
            </w:rPr>
          </w:rPrChange>
        </w:rPr>
        <w:t>使用</w:t>
      </w:r>
    </w:p>
    <w:p w14:paraId="73DC9A6E" w14:textId="77777777" w:rsidR="00287C78" w:rsidRPr="00B207B1" w:rsidRDefault="006B3681" w:rsidP="00654745">
      <w:pPr>
        <w:spacing w:line="400" w:lineRule="exact"/>
        <w:rPr>
          <w:rFonts w:hAnsiTheme="minorEastAsia"/>
          <w:color w:val="000000" w:themeColor="text1"/>
          <w:rPrChange w:id="5620" w:author="JY0225" w:date="2017-08-24T12:04:00Z">
            <w:rPr>
              <w:color w:val="000000" w:themeColor="text1"/>
            </w:rPr>
          </w:rPrChange>
        </w:rPr>
      </w:pPr>
      <w:r w:rsidRPr="00B207B1">
        <w:rPr>
          <w:rFonts w:hAnsiTheme="minorEastAsia"/>
          <w:rPrChange w:id="5621" w:author="JY0225" w:date="2017-08-24T12:04:00Z">
            <w:rPr/>
          </w:rPrChange>
        </w:rPr>
        <w:tab/>
      </w:r>
      <w:r w:rsidR="0091285B" w:rsidRPr="00B207B1">
        <w:rPr>
          <w:rFonts w:hAnsiTheme="minorEastAsia"/>
          <w:color w:val="000000" w:themeColor="text1"/>
          <w:rPrChange w:id="5622" w:author="JY0225" w:date="2017-08-24T12:04:00Z">
            <w:rPr>
              <w:color w:val="000000" w:themeColor="text1"/>
            </w:rPr>
          </w:rPrChange>
        </w:rPr>
        <w:t>Java SDK</w:t>
      </w:r>
      <w:r w:rsidR="00A31B05" w:rsidRPr="00B207B1">
        <w:rPr>
          <w:rFonts w:hAnsiTheme="minorEastAsia" w:hint="eastAsia"/>
          <w:color w:val="000000" w:themeColor="text1"/>
          <w:rPrChange w:id="5623" w:author="JY0225" w:date="2017-08-24T12:04:00Z">
            <w:rPr>
              <w:rFonts w:hint="eastAsia"/>
              <w:color w:val="000000" w:themeColor="text1"/>
            </w:rPr>
          </w:rPrChange>
        </w:rPr>
        <w:t>的使用一共分为五个步骤：</w:t>
      </w:r>
    </w:p>
    <w:p w14:paraId="711D629F" w14:textId="77777777" w:rsidR="006425B8" w:rsidRPr="00B207B1" w:rsidRDefault="006425B8" w:rsidP="00654745">
      <w:pPr>
        <w:spacing w:line="400" w:lineRule="exact"/>
        <w:rPr>
          <w:rFonts w:hAnsiTheme="minorEastAsia"/>
          <w:color w:val="000000" w:themeColor="text1"/>
          <w:rPrChange w:id="5624" w:author="JY0225" w:date="2017-08-24T12:04:00Z">
            <w:rPr>
              <w:color w:val="000000" w:themeColor="text1"/>
            </w:rPr>
          </w:rPrChange>
        </w:rPr>
      </w:pPr>
      <w:r w:rsidRPr="00B207B1">
        <w:rPr>
          <w:rFonts w:hAnsiTheme="minorEastAsia"/>
          <w:color w:val="000000" w:themeColor="text1"/>
          <w:rPrChange w:id="5625" w:author="JY0225" w:date="2017-08-24T12:04:00Z">
            <w:rPr>
              <w:color w:val="000000" w:themeColor="text1"/>
            </w:rPr>
          </w:rPrChange>
        </w:rPr>
        <w:tab/>
        <w:t xml:space="preserve">1. </w:t>
      </w:r>
      <w:r w:rsidR="00B11CED" w:rsidRPr="00B207B1">
        <w:rPr>
          <w:rFonts w:hAnsiTheme="minorEastAsia" w:hint="eastAsia"/>
          <w:color w:val="000000" w:themeColor="text1"/>
          <w:rPrChange w:id="5626" w:author="JY0225" w:date="2017-08-24T12:04:00Z">
            <w:rPr>
              <w:rFonts w:hint="eastAsia"/>
              <w:color w:val="000000" w:themeColor="text1"/>
            </w:rPr>
          </w:rPrChange>
        </w:rPr>
        <w:t>新建一个</w:t>
      </w:r>
      <w:r w:rsidR="00B11CED" w:rsidRPr="00B207B1">
        <w:rPr>
          <w:rFonts w:hAnsiTheme="minorEastAsia"/>
          <w:color w:val="000000" w:themeColor="text1"/>
          <w:rPrChange w:id="5627" w:author="JY0225" w:date="2017-08-24T12:04:00Z">
            <w:rPr>
              <w:color w:val="000000" w:themeColor="text1"/>
            </w:rPr>
          </w:rPrChange>
        </w:rPr>
        <w:t>Java</w:t>
      </w:r>
      <w:r w:rsidR="00B11CED" w:rsidRPr="00B207B1">
        <w:rPr>
          <w:rFonts w:hAnsiTheme="minorEastAsia" w:hint="eastAsia"/>
          <w:color w:val="000000" w:themeColor="text1"/>
          <w:rPrChange w:id="5628" w:author="JY0225" w:date="2017-08-24T12:04:00Z">
            <w:rPr>
              <w:rFonts w:hint="eastAsia"/>
              <w:color w:val="000000" w:themeColor="text1"/>
            </w:rPr>
          </w:rPrChange>
        </w:rPr>
        <w:t>项目，并创建</w:t>
      </w:r>
      <w:r w:rsidR="00B11CED" w:rsidRPr="00B207B1">
        <w:rPr>
          <w:rFonts w:hAnsiTheme="minorEastAsia"/>
          <w:color w:val="000000" w:themeColor="text1"/>
          <w:rPrChange w:id="5629" w:author="JY0225" w:date="2017-08-24T12:04:00Z">
            <w:rPr>
              <w:color w:val="000000" w:themeColor="text1"/>
            </w:rPr>
          </w:rPrChange>
        </w:rPr>
        <w:t>lib</w:t>
      </w:r>
      <w:r w:rsidR="00B11CED" w:rsidRPr="00B207B1">
        <w:rPr>
          <w:rFonts w:hAnsiTheme="minorEastAsia" w:hint="eastAsia"/>
          <w:color w:val="000000" w:themeColor="text1"/>
          <w:rPrChange w:id="5630" w:author="JY0225" w:date="2017-08-24T12:04:00Z">
            <w:rPr>
              <w:rFonts w:hint="eastAsia"/>
              <w:color w:val="000000" w:themeColor="text1"/>
            </w:rPr>
          </w:rPrChange>
        </w:rPr>
        <w:t>文件夹</w:t>
      </w:r>
      <w:r w:rsidR="00272641" w:rsidRPr="00B207B1">
        <w:rPr>
          <w:rFonts w:hAnsiTheme="minorEastAsia" w:hint="eastAsia"/>
          <w:color w:val="000000" w:themeColor="text1"/>
          <w:rPrChange w:id="5631" w:author="JY0225" w:date="2017-08-24T12:04:00Z">
            <w:rPr>
              <w:rFonts w:hint="eastAsia"/>
              <w:color w:val="000000" w:themeColor="text1"/>
            </w:rPr>
          </w:rPrChange>
        </w:rPr>
        <w:t>；</w:t>
      </w:r>
    </w:p>
    <w:p w14:paraId="0F5D66ED" w14:textId="77777777" w:rsidR="00991264" w:rsidRPr="00B207B1" w:rsidRDefault="001F466B" w:rsidP="00654745">
      <w:pPr>
        <w:spacing w:line="400" w:lineRule="exact"/>
        <w:rPr>
          <w:rFonts w:hAnsiTheme="minorEastAsia"/>
          <w:color w:val="000000" w:themeColor="text1"/>
          <w:rPrChange w:id="5632" w:author="JY0225" w:date="2017-08-24T12:04:00Z">
            <w:rPr>
              <w:color w:val="000000" w:themeColor="text1"/>
            </w:rPr>
          </w:rPrChange>
        </w:rPr>
      </w:pPr>
      <w:r w:rsidRPr="00B207B1">
        <w:rPr>
          <w:rFonts w:hAnsiTheme="minorEastAsia"/>
          <w:color w:val="000000" w:themeColor="text1"/>
          <w:rPrChange w:id="5633" w:author="JY0225" w:date="2017-08-24T12:04:00Z">
            <w:rPr>
              <w:color w:val="000000" w:themeColor="text1"/>
            </w:rPr>
          </w:rPrChange>
        </w:rPr>
        <w:tab/>
        <w:t xml:space="preserve">2. </w:t>
      </w:r>
      <w:r w:rsidR="00CD57BB" w:rsidRPr="00B207B1">
        <w:rPr>
          <w:rFonts w:hAnsiTheme="minorEastAsia" w:hint="eastAsia"/>
          <w:color w:val="000000" w:themeColor="text1"/>
          <w:rPrChange w:id="5634" w:author="JY0225" w:date="2017-08-24T12:04:00Z">
            <w:rPr>
              <w:rFonts w:hint="eastAsia"/>
              <w:color w:val="000000" w:themeColor="text1"/>
            </w:rPr>
          </w:rPrChange>
        </w:rPr>
        <w:t>将</w:t>
      </w:r>
      <w:r w:rsidR="00CD57BB" w:rsidRPr="00B207B1">
        <w:rPr>
          <w:rFonts w:hAnsiTheme="minorEastAsia"/>
          <w:color w:val="000000" w:themeColor="text1"/>
          <w:rPrChange w:id="5635" w:author="JY0225" w:date="2017-08-24T12:04:00Z">
            <w:rPr>
              <w:color w:val="000000" w:themeColor="text1"/>
            </w:rPr>
          </w:rPrChange>
        </w:rPr>
        <w:t>Java SDK MiddlewareSDK.jar</w:t>
      </w:r>
      <w:r w:rsidR="00272641" w:rsidRPr="00B207B1">
        <w:rPr>
          <w:rFonts w:hAnsiTheme="minorEastAsia" w:hint="eastAsia"/>
          <w:color w:val="000000" w:themeColor="text1"/>
          <w:rPrChange w:id="5636" w:author="JY0225" w:date="2017-08-24T12:04:00Z">
            <w:rPr>
              <w:rFonts w:hint="eastAsia"/>
              <w:color w:val="000000" w:themeColor="text1"/>
            </w:rPr>
          </w:rPrChange>
        </w:rPr>
        <w:t>拷贝纸</w:t>
      </w:r>
      <w:r w:rsidR="00272641" w:rsidRPr="00B207B1">
        <w:rPr>
          <w:rFonts w:hAnsiTheme="minorEastAsia"/>
          <w:color w:val="000000" w:themeColor="text1"/>
          <w:rPrChange w:id="5637" w:author="JY0225" w:date="2017-08-24T12:04:00Z">
            <w:rPr>
              <w:color w:val="000000" w:themeColor="text1"/>
            </w:rPr>
          </w:rPrChange>
        </w:rPr>
        <w:t>lib</w:t>
      </w:r>
      <w:r w:rsidR="00272641" w:rsidRPr="00B207B1">
        <w:rPr>
          <w:rFonts w:hAnsiTheme="minorEastAsia" w:hint="eastAsia"/>
          <w:color w:val="000000" w:themeColor="text1"/>
          <w:rPrChange w:id="5638" w:author="JY0225" w:date="2017-08-24T12:04:00Z">
            <w:rPr>
              <w:rFonts w:hint="eastAsia"/>
              <w:color w:val="000000" w:themeColor="text1"/>
            </w:rPr>
          </w:rPrChange>
        </w:rPr>
        <w:t>目录下</w:t>
      </w:r>
      <w:r w:rsidR="001F2EF8" w:rsidRPr="00B207B1">
        <w:rPr>
          <w:rFonts w:hAnsiTheme="minorEastAsia" w:hint="eastAsia"/>
          <w:color w:val="000000" w:themeColor="text1"/>
          <w:rPrChange w:id="5639" w:author="JY0225" w:date="2017-08-24T12:04:00Z">
            <w:rPr>
              <w:rFonts w:hint="eastAsia"/>
              <w:color w:val="000000" w:themeColor="text1"/>
            </w:rPr>
          </w:rPrChange>
        </w:rPr>
        <w:t>；</w:t>
      </w:r>
    </w:p>
    <w:p w14:paraId="0D423AA3" w14:textId="77777777" w:rsidR="00991264" w:rsidRPr="00B207B1" w:rsidRDefault="00991264" w:rsidP="00991264">
      <w:pPr>
        <w:spacing w:line="400" w:lineRule="exact"/>
        <w:ind w:firstLine="420"/>
        <w:rPr>
          <w:rFonts w:hAnsiTheme="minorEastAsia"/>
          <w:color w:val="000000" w:themeColor="text1"/>
          <w:rPrChange w:id="5640" w:author="JY0225" w:date="2017-08-24T12:04:00Z">
            <w:rPr>
              <w:color w:val="000000" w:themeColor="text1"/>
            </w:rPr>
          </w:rPrChange>
        </w:rPr>
      </w:pPr>
      <w:r w:rsidRPr="00B207B1">
        <w:rPr>
          <w:rFonts w:hAnsiTheme="minorEastAsia"/>
          <w:color w:val="000000" w:themeColor="text1"/>
          <w:rPrChange w:id="5641" w:author="JY0225" w:date="2017-08-24T12:04:00Z">
            <w:rPr>
              <w:color w:val="000000" w:themeColor="text1"/>
            </w:rPr>
          </w:rPrChange>
        </w:rPr>
        <w:t xml:space="preserve">3. </w:t>
      </w:r>
      <w:r w:rsidRPr="00B207B1">
        <w:rPr>
          <w:rFonts w:hAnsiTheme="minorEastAsia" w:hint="eastAsia"/>
          <w:color w:val="000000" w:themeColor="text1"/>
          <w:rPrChange w:id="5642" w:author="JY0225" w:date="2017-08-24T12:04:00Z">
            <w:rPr>
              <w:rFonts w:hint="eastAsia"/>
              <w:color w:val="000000" w:themeColor="text1"/>
            </w:rPr>
          </w:rPrChange>
        </w:rPr>
        <w:t>将</w:t>
      </w:r>
      <w:r w:rsidRPr="00B207B1">
        <w:rPr>
          <w:rFonts w:hAnsiTheme="minorEastAsia"/>
          <w:color w:val="000000" w:themeColor="text1"/>
          <w:rPrChange w:id="5643" w:author="JY0225" w:date="2017-08-24T12:04:00Z">
            <w:rPr>
              <w:color w:val="000000" w:themeColor="text1"/>
            </w:rPr>
          </w:rPrChange>
        </w:rPr>
        <w:t>lib</w:t>
      </w:r>
      <w:r w:rsidRPr="00B207B1">
        <w:rPr>
          <w:rFonts w:hAnsiTheme="minorEastAsia" w:hint="eastAsia"/>
          <w:color w:val="000000" w:themeColor="text1"/>
          <w:rPrChange w:id="5644" w:author="JY0225" w:date="2017-08-24T12:04:00Z">
            <w:rPr>
              <w:rFonts w:hint="eastAsia"/>
              <w:color w:val="000000" w:themeColor="text1"/>
            </w:rPr>
          </w:rPrChange>
        </w:rPr>
        <w:t>目录下的</w:t>
      </w:r>
      <w:r w:rsidRPr="00B207B1">
        <w:rPr>
          <w:rFonts w:hAnsiTheme="minorEastAsia"/>
          <w:color w:val="000000" w:themeColor="text1"/>
          <w:rPrChange w:id="5645" w:author="JY0225" w:date="2017-08-24T12:04:00Z">
            <w:rPr>
              <w:color w:val="000000" w:themeColor="text1"/>
            </w:rPr>
          </w:rPrChange>
        </w:rPr>
        <w:t>MiddlewareSDK.jar</w:t>
      </w:r>
      <w:r w:rsidRPr="00B207B1">
        <w:rPr>
          <w:rFonts w:hAnsiTheme="minorEastAsia" w:hint="eastAsia"/>
          <w:color w:val="000000" w:themeColor="text1"/>
          <w:rPrChange w:id="5646" w:author="JY0225" w:date="2017-08-24T12:04:00Z">
            <w:rPr>
              <w:rFonts w:hint="eastAsia"/>
              <w:color w:val="000000" w:themeColor="text1"/>
            </w:rPr>
          </w:rPrChange>
        </w:rPr>
        <w:t>添加到</w:t>
      </w:r>
      <w:r w:rsidRPr="00B207B1">
        <w:rPr>
          <w:rFonts w:hAnsiTheme="minorEastAsia"/>
          <w:color w:val="000000" w:themeColor="text1"/>
          <w:rPrChange w:id="5647" w:author="JY0225" w:date="2017-08-24T12:04:00Z">
            <w:rPr>
              <w:color w:val="000000" w:themeColor="text1"/>
            </w:rPr>
          </w:rPrChange>
        </w:rPr>
        <w:t>Build Path</w:t>
      </w:r>
      <w:r w:rsidRPr="00B207B1">
        <w:rPr>
          <w:rFonts w:hAnsiTheme="minorEastAsia" w:hint="eastAsia"/>
          <w:color w:val="000000" w:themeColor="text1"/>
          <w:rPrChange w:id="5648" w:author="JY0225" w:date="2017-08-24T12:04:00Z">
            <w:rPr>
              <w:rFonts w:hint="eastAsia"/>
              <w:color w:val="000000" w:themeColor="text1"/>
            </w:rPr>
          </w:rPrChange>
        </w:rPr>
        <w:t>中；</w:t>
      </w:r>
    </w:p>
    <w:p w14:paraId="40D03CF5" w14:textId="77777777" w:rsidR="006C1A99" w:rsidRPr="00B207B1" w:rsidRDefault="006C1A99" w:rsidP="00991264">
      <w:pPr>
        <w:spacing w:line="400" w:lineRule="exact"/>
        <w:ind w:firstLine="420"/>
        <w:rPr>
          <w:rFonts w:hAnsiTheme="minorEastAsia"/>
          <w:color w:val="000000" w:themeColor="text1"/>
          <w:rPrChange w:id="5649" w:author="JY0225" w:date="2017-08-24T12:04:00Z">
            <w:rPr>
              <w:color w:val="000000" w:themeColor="text1"/>
            </w:rPr>
          </w:rPrChange>
        </w:rPr>
      </w:pPr>
      <w:r w:rsidRPr="00B207B1">
        <w:rPr>
          <w:rFonts w:hAnsiTheme="minorEastAsia"/>
          <w:color w:val="000000" w:themeColor="text1"/>
          <w:rPrChange w:id="5650" w:author="JY0225" w:date="2017-08-24T12:04:00Z">
            <w:rPr>
              <w:color w:val="000000" w:themeColor="text1"/>
            </w:rPr>
          </w:rPrChange>
        </w:rPr>
        <w:t xml:space="preserve">4. </w:t>
      </w:r>
      <w:r w:rsidRPr="00B207B1">
        <w:rPr>
          <w:rFonts w:hAnsiTheme="minorEastAsia" w:hint="eastAsia"/>
          <w:color w:val="000000" w:themeColor="text1"/>
          <w:rPrChange w:id="5651" w:author="JY0225" w:date="2017-08-24T12:04:00Z">
            <w:rPr>
              <w:rFonts w:hint="eastAsia"/>
              <w:color w:val="000000" w:themeColor="text1"/>
            </w:rPr>
          </w:rPrChange>
        </w:rPr>
        <w:t>实例化</w:t>
      </w:r>
      <w:r w:rsidRPr="00B207B1">
        <w:rPr>
          <w:rFonts w:hAnsiTheme="minorEastAsia"/>
          <w:color w:val="000000" w:themeColor="text1"/>
          <w:rPrChange w:id="5652" w:author="JY0225" w:date="2017-08-24T12:04:00Z">
            <w:rPr>
              <w:color w:val="000000" w:themeColor="text1"/>
            </w:rPr>
          </w:rPrChange>
        </w:rPr>
        <w:t xml:space="preserve">MiddlewareAPI </w:t>
      </w:r>
      <w:r w:rsidRPr="00B207B1">
        <w:rPr>
          <w:rFonts w:hAnsiTheme="minorEastAsia" w:hint="eastAsia"/>
          <w:color w:val="000000" w:themeColor="text1"/>
          <w:rPrChange w:id="5653" w:author="JY0225" w:date="2017-08-24T12:04:00Z">
            <w:rPr>
              <w:rFonts w:hint="eastAsia"/>
              <w:color w:val="000000" w:themeColor="text1"/>
            </w:rPr>
          </w:rPrChange>
        </w:rPr>
        <w:t>对象</w:t>
      </w:r>
    </w:p>
    <w:p w14:paraId="0FBF5042" w14:textId="77777777" w:rsidR="006C1A99" w:rsidRPr="00B207B1" w:rsidRDefault="006C1A99" w:rsidP="00991264">
      <w:pPr>
        <w:spacing w:line="400" w:lineRule="exact"/>
        <w:ind w:firstLine="420"/>
        <w:rPr>
          <w:rFonts w:hAnsiTheme="minorEastAsia"/>
          <w:color w:val="000000" w:themeColor="text1"/>
          <w:rPrChange w:id="5654" w:author="JY0225" w:date="2017-08-24T12:04:00Z">
            <w:rPr>
              <w:color w:val="000000" w:themeColor="text1"/>
            </w:rPr>
          </w:rPrChange>
        </w:rPr>
      </w:pPr>
      <w:r w:rsidRPr="00B207B1">
        <w:rPr>
          <w:rFonts w:hAnsiTheme="minorEastAsia"/>
          <w:color w:val="000000" w:themeColor="text1"/>
          <w:rPrChange w:id="5655" w:author="JY0225" w:date="2017-08-24T12:04:00Z">
            <w:rPr>
              <w:color w:val="000000" w:themeColor="text1"/>
            </w:rPr>
          </w:rPrChange>
        </w:rPr>
        <w:t xml:space="preserve">  //</w:t>
      </w:r>
      <w:r w:rsidRPr="00B207B1">
        <w:rPr>
          <w:rFonts w:hAnsiTheme="minorEastAsia"/>
          <w:rPrChange w:id="5656" w:author="JY0225" w:date="2017-08-24T12:04:00Z">
            <w:rPr/>
          </w:rPrChange>
        </w:rPr>
        <w:t xml:space="preserve"> </w:t>
      </w:r>
      <w:r w:rsidRPr="00B207B1">
        <w:rPr>
          <w:rFonts w:hAnsiTheme="minorEastAsia"/>
          <w:i/>
          <w:color w:val="000000" w:themeColor="text1"/>
          <w:rPrChange w:id="5657" w:author="JY0225" w:date="2017-08-24T12:04:00Z">
            <w:rPr>
              <w:color w:val="000000" w:themeColor="text1"/>
            </w:rPr>
          </w:rPrChange>
        </w:rPr>
        <w:t>MiddlewareAPI mwAPI = new MiddlewareAPI("kaeyika@163.com", "12356");</w:t>
      </w:r>
    </w:p>
    <w:p w14:paraId="3976B1DE" w14:textId="77777777" w:rsidR="006C1A99" w:rsidRPr="00B207B1" w:rsidRDefault="006C1A99" w:rsidP="00991264">
      <w:pPr>
        <w:spacing w:line="400" w:lineRule="exact"/>
        <w:ind w:firstLine="420"/>
        <w:rPr>
          <w:rFonts w:hAnsiTheme="minorEastAsia"/>
          <w:color w:val="000000" w:themeColor="text1"/>
          <w:rPrChange w:id="5658" w:author="JY0225" w:date="2017-08-24T12:04:00Z">
            <w:rPr>
              <w:color w:val="000000" w:themeColor="text1"/>
            </w:rPr>
          </w:rPrChange>
        </w:rPr>
      </w:pPr>
      <w:r w:rsidRPr="00B207B1">
        <w:rPr>
          <w:rFonts w:hAnsiTheme="minorEastAsia"/>
          <w:color w:val="000000" w:themeColor="text1"/>
          <w:rPrChange w:id="5659" w:author="JY0225" w:date="2017-08-24T12:04:00Z">
            <w:rPr>
              <w:color w:val="000000" w:themeColor="text1"/>
            </w:rPr>
          </w:rPrChange>
        </w:rPr>
        <w:t xml:space="preserve">5. </w:t>
      </w:r>
      <w:r w:rsidRPr="00B207B1">
        <w:rPr>
          <w:rFonts w:hAnsiTheme="minorEastAsia" w:hint="eastAsia"/>
          <w:color w:val="000000" w:themeColor="text1"/>
          <w:rPrChange w:id="5660" w:author="JY0225" w:date="2017-08-24T12:04:00Z">
            <w:rPr>
              <w:rFonts w:hint="eastAsia"/>
              <w:color w:val="000000" w:themeColor="text1"/>
            </w:rPr>
          </w:rPrChange>
        </w:rPr>
        <w:t>调用</w:t>
      </w:r>
      <w:r w:rsidRPr="00B207B1">
        <w:rPr>
          <w:rFonts w:hAnsiTheme="minorEastAsia"/>
          <w:color w:val="000000" w:themeColor="text1"/>
          <w:rPrChange w:id="5661" w:author="JY0225" w:date="2017-08-24T12:04:00Z">
            <w:rPr>
              <w:color w:val="000000" w:themeColor="text1"/>
            </w:rPr>
          </w:rPrChange>
        </w:rPr>
        <w:t>API</w:t>
      </w:r>
      <w:r w:rsidRPr="00B207B1">
        <w:rPr>
          <w:rFonts w:hAnsiTheme="minorEastAsia" w:hint="eastAsia"/>
          <w:color w:val="000000" w:themeColor="text1"/>
          <w:rPrChange w:id="5662" w:author="JY0225" w:date="2017-08-24T12:04:00Z">
            <w:rPr>
              <w:rFonts w:hint="eastAsia"/>
              <w:color w:val="000000" w:themeColor="text1"/>
            </w:rPr>
          </w:rPrChange>
        </w:rPr>
        <w:t>接口</w:t>
      </w:r>
    </w:p>
    <w:p w14:paraId="19926CD7" w14:textId="77777777" w:rsidR="006C1A99" w:rsidRPr="00B207B1" w:rsidRDefault="006C1A99" w:rsidP="00991264">
      <w:pPr>
        <w:spacing w:line="400" w:lineRule="exact"/>
        <w:ind w:firstLine="420"/>
        <w:rPr>
          <w:rFonts w:hAnsiTheme="minorEastAsia"/>
          <w:color w:val="000000" w:themeColor="text1"/>
          <w:rPrChange w:id="5663" w:author="JY0225" w:date="2017-08-24T12:04:00Z">
            <w:rPr>
              <w:color w:val="000000" w:themeColor="text1"/>
            </w:rPr>
          </w:rPrChange>
        </w:rPr>
      </w:pPr>
      <w:r w:rsidRPr="00B207B1">
        <w:rPr>
          <w:rFonts w:hAnsiTheme="minorEastAsia"/>
          <w:color w:val="000000" w:themeColor="text1"/>
          <w:rPrChange w:id="5664" w:author="JY0225" w:date="2017-08-24T12:04:00Z">
            <w:rPr>
              <w:color w:val="000000" w:themeColor="text1"/>
            </w:rPr>
          </w:rPrChange>
        </w:rPr>
        <w:t xml:space="preserve">  //</w:t>
      </w:r>
      <w:r w:rsidR="00606381" w:rsidRPr="00B207B1">
        <w:rPr>
          <w:rFonts w:hAnsiTheme="minorEastAsia"/>
          <w:i/>
          <w:rPrChange w:id="5665" w:author="JY0225" w:date="2017-08-24T12:04:00Z">
            <w:rPr/>
          </w:rPrChange>
        </w:rPr>
        <w:t xml:space="preserve"> </w:t>
      </w:r>
      <w:r w:rsidR="00606381" w:rsidRPr="00B207B1">
        <w:rPr>
          <w:rFonts w:hAnsiTheme="minorEastAsia"/>
          <w:i/>
          <w:color w:val="000000" w:themeColor="text1"/>
          <w:rPrChange w:id="5666" w:author="JY0225" w:date="2017-08-24T12:04:00Z">
            <w:rPr>
              <w:color w:val="000000" w:themeColor="text1"/>
            </w:rPr>
          </w:rPrChange>
        </w:rPr>
        <w:t>String result = mwAPI.getQuota();</w:t>
      </w:r>
    </w:p>
    <w:p w14:paraId="216629C2" w14:textId="77777777" w:rsidR="003C29CC" w:rsidRPr="00B207B1" w:rsidRDefault="001345C1" w:rsidP="003C29CC">
      <w:r w:rsidRPr="00B207B1">
        <w:br w:type="page"/>
      </w:r>
      <w:r w:rsidR="006C1A99" w:rsidRPr="00B207B1">
        <w:rPr>
          <w:rFonts w:hint="eastAsia"/>
        </w:rPr>
        <w:lastRenderedPageBreak/>
        <w:t>、</w:t>
      </w:r>
    </w:p>
    <w:p w14:paraId="675CAD0C" w14:textId="77777777" w:rsidR="005E189E" w:rsidRPr="00B207B1" w:rsidRDefault="003C29CC" w:rsidP="00D83C84">
      <w:pPr>
        <w:pStyle w:val="1"/>
        <w:rPr>
          <w:rFonts w:ascii="Times New Roman" w:hAnsi="Times New Roman"/>
        </w:rPr>
      </w:pPr>
      <w:bookmarkStart w:id="5667" w:name="_Toc491952469"/>
      <w:r w:rsidRPr="00B207B1">
        <w:rPr>
          <w:rFonts w:ascii="Times New Roman" w:hAnsi="Times New Roman"/>
        </w:rPr>
        <w:t>第</w:t>
      </w:r>
      <w:r w:rsidR="00757AF8" w:rsidRPr="00B207B1">
        <w:rPr>
          <w:rFonts w:ascii="Times New Roman" w:hAnsi="Times New Roman"/>
        </w:rPr>
        <w:t>六</w:t>
      </w:r>
      <w:r w:rsidRPr="00B207B1">
        <w:rPr>
          <w:rFonts w:ascii="Times New Roman" w:hAnsi="Times New Roman"/>
        </w:rPr>
        <w:t>章</w:t>
      </w:r>
      <w:r w:rsidRPr="00B207B1">
        <w:rPr>
          <w:rFonts w:ascii="Times New Roman" w:hAnsi="Times New Roman"/>
        </w:rPr>
        <w:t xml:space="preserve"> </w:t>
      </w:r>
      <w:r w:rsidR="00085D96"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w:t>
      </w:r>
      <w:ins w:id="5668" w:author="JY0225" w:date="2017-08-14T12:53:00Z">
        <w:r w:rsidR="003F4529" w:rsidRPr="00B207B1">
          <w:rPr>
            <w:rFonts w:ascii="Times New Roman" w:hAnsi="Times New Roman"/>
          </w:rPr>
          <w:t>优化</w:t>
        </w:r>
      </w:ins>
      <w:r w:rsidRPr="00B207B1">
        <w:rPr>
          <w:rFonts w:ascii="Times New Roman" w:hAnsi="Times New Roman"/>
        </w:rPr>
        <w:t>系统</w:t>
      </w:r>
      <w:del w:id="5669" w:author="JY0225" w:date="2017-08-14T12:53:00Z">
        <w:r w:rsidRPr="00B207B1" w:rsidDel="003F4529">
          <w:rPr>
            <w:rFonts w:ascii="Times New Roman" w:hAnsi="Times New Roman"/>
          </w:rPr>
          <w:delText>优化</w:delText>
        </w:r>
      </w:del>
      <w:r w:rsidR="00EE607E" w:rsidRPr="00B207B1">
        <w:rPr>
          <w:rFonts w:ascii="Times New Roman" w:hAnsi="Times New Roman"/>
        </w:rPr>
        <w:t>测试</w:t>
      </w:r>
      <w:bookmarkEnd w:id="5667"/>
      <w:del w:id="5670" w:author="JY0225" w:date="2017-08-14T12:53:00Z">
        <w:r w:rsidR="00812FB7" w:rsidRPr="00B207B1" w:rsidDel="003F4529">
          <w:rPr>
            <w:rFonts w:ascii="Times New Roman" w:hAnsi="Times New Roman"/>
          </w:rPr>
          <w:delText>分析</w:delText>
        </w:r>
      </w:del>
    </w:p>
    <w:p w14:paraId="6967A0B0" w14:textId="77777777" w:rsidR="00873C19" w:rsidRPr="00B207B1" w:rsidRDefault="00873C19" w:rsidP="00203416">
      <w:pPr>
        <w:spacing w:line="400" w:lineRule="exact"/>
      </w:pPr>
      <w:r w:rsidRPr="00B207B1">
        <w:tab/>
      </w:r>
      <w:r w:rsidR="00AE3D2B" w:rsidRPr="00B207B1">
        <w:rPr>
          <w:rFonts w:hint="eastAsia"/>
          <w:color w:val="000000" w:themeColor="text1"/>
        </w:rPr>
        <w:t>本章主要介绍中间件系统优化实现后，对系统进行全面测试</w:t>
      </w:r>
      <w:r w:rsidR="0050205A" w:rsidRPr="00B207B1">
        <w:rPr>
          <w:rFonts w:hint="eastAsia"/>
          <w:color w:val="000000" w:themeColor="text1"/>
        </w:rPr>
        <w:t>。</w:t>
      </w:r>
      <w:r w:rsidR="00203416" w:rsidRPr="00B207B1">
        <w:rPr>
          <w:rFonts w:hint="eastAsia"/>
          <w:color w:val="000000" w:themeColor="text1"/>
        </w:rPr>
        <w:t>测试主要分为两个部分，一个是功能测试，即保证分析中所提到的优化项能够正常运行。</w:t>
      </w:r>
      <w:r w:rsidR="00053283" w:rsidRPr="00B207B1">
        <w:rPr>
          <w:rFonts w:hint="eastAsia"/>
          <w:color w:val="000000" w:themeColor="text1"/>
        </w:rPr>
        <w:t>另一个是优化后的系统性能测试，主要测试的是系统的稳定性和健壮性，同时与</w:t>
      </w:r>
      <w:r w:rsidR="00E4327E" w:rsidRPr="00B207B1">
        <w:rPr>
          <w:rFonts w:hint="eastAsia"/>
          <w:color w:val="000000" w:themeColor="text1"/>
        </w:rPr>
        <w:t>现有</w:t>
      </w:r>
      <w:r w:rsidR="00053283" w:rsidRPr="00B207B1">
        <w:rPr>
          <w:rFonts w:hint="eastAsia"/>
          <w:color w:val="000000" w:themeColor="text1"/>
        </w:rPr>
        <w:t>的中间件系统进行</w:t>
      </w:r>
      <w:r w:rsidR="00143143" w:rsidRPr="00B207B1">
        <w:rPr>
          <w:rFonts w:hint="eastAsia"/>
          <w:color w:val="000000" w:themeColor="text1"/>
        </w:rPr>
        <w:t>纵向</w:t>
      </w:r>
      <w:r w:rsidR="00053283" w:rsidRPr="00B207B1">
        <w:rPr>
          <w:rFonts w:hint="eastAsia"/>
          <w:color w:val="000000" w:themeColor="text1"/>
        </w:rPr>
        <w:t>比较，</w:t>
      </w:r>
      <w:r w:rsidR="002614D1" w:rsidRPr="00B207B1">
        <w:rPr>
          <w:rFonts w:hint="eastAsia"/>
          <w:color w:val="000000" w:themeColor="text1"/>
        </w:rPr>
        <w:t>体现</w:t>
      </w:r>
      <w:r w:rsidR="00053283" w:rsidRPr="00B207B1">
        <w:rPr>
          <w:rFonts w:hint="eastAsia"/>
          <w:color w:val="000000" w:themeColor="text1"/>
        </w:rPr>
        <w:t>优化后系统的</w:t>
      </w:r>
      <w:r w:rsidR="00F05DC9" w:rsidRPr="00B207B1">
        <w:rPr>
          <w:rFonts w:hint="eastAsia"/>
          <w:color w:val="000000" w:themeColor="text1"/>
        </w:rPr>
        <w:t>特性</w:t>
      </w:r>
      <w:r w:rsidR="00053283" w:rsidRPr="00B207B1">
        <w:rPr>
          <w:rFonts w:hint="eastAsia"/>
          <w:color w:val="000000" w:themeColor="text1"/>
        </w:rPr>
        <w:t>。同时与</w:t>
      </w:r>
      <w:r w:rsidR="00143143" w:rsidRPr="00B207B1">
        <w:rPr>
          <w:rFonts w:hint="eastAsia"/>
          <w:color w:val="000000" w:themeColor="text1"/>
        </w:rPr>
        <w:t>同类型的产品性能进行横向比较，</w:t>
      </w:r>
      <w:r w:rsidR="009E2EAB" w:rsidRPr="00B207B1">
        <w:rPr>
          <w:rFonts w:hint="eastAsia"/>
          <w:color w:val="000000" w:themeColor="text1"/>
        </w:rPr>
        <w:t>凸显</w:t>
      </w:r>
      <w:r w:rsidR="00302071" w:rsidRPr="00B207B1">
        <w:rPr>
          <w:rFonts w:hint="eastAsia"/>
          <w:color w:val="000000" w:themeColor="text1"/>
        </w:rPr>
        <w:t>优化后</w:t>
      </w:r>
      <w:r w:rsidR="009E2EAB" w:rsidRPr="00B207B1">
        <w:rPr>
          <w:rFonts w:hint="eastAsia"/>
          <w:color w:val="000000" w:themeColor="text1"/>
        </w:rPr>
        <w:t>中间件系统的优势。</w:t>
      </w:r>
    </w:p>
    <w:p w14:paraId="478C7F64" w14:textId="77777777" w:rsidR="0057119D" w:rsidRPr="00B207B1" w:rsidRDefault="001304B2">
      <w:pPr>
        <w:pStyle w:val="21"/>
        <w:spacing w:line="240" w:lineRule="auto"/>
        <w:rPr>
          <w:rFonts w:hint="eastAsia"/>
        </w:rPr>
        <w:pPrChange w:id="5671" w:author="微软用户" w:date="2017-08-18T22:53:00Z">
          <w:pPr>
            <w:pStyle w:val="21"/>
          </w:pPr>
        </w:pPrChange>
      </w:pPr>
      <w:bookmarkStart w:id="5672" w:name="_Toc491952470"/>
      <w:r w:rsidRPr="00B207B1">
        <w:t>6.1</w:t>
      </w:r>
      <w:r w:rsidR="00D83C84" w:rsidRPr="00B207B1">
        <w:t xml:space="preserve"> </w:t>
      </w:r>
      <w:r w:rsidR="00106816" w:rsidRPr="00B207B1">
        <w:t>测试环境部署</w:t>
      </w:r>
      <w:bookmarkEnd w:id="5672"/>
    </w:p>
    <w:p w14:paraId="73FFF80A" w14:textId="582CD149" w:rsidR="00E82C50" w:rsidRPr="00CD771D" w:rsidRDefault="00E82C50" w:rsidP="007B0AD1">
      <w:pPr>
        <w:spacing w:line="400" w:lineRule="exact"/>
        <w:ind w:firstLine="420"/>
        <w:rPr>
          <w:rFonts w:hint="eastAsia"/>
          <w:color w:val="000000" w:themeColor="text1"/>
        </w:rPr>
      </w:pPr>
      <w:r w:rsidRPr="00CD771D">
        <w:rPr>
          <w:rFonts w:hint="eastAsia"/>
          <w:color w:val="000000" w:themeColor="text1"/>
        </w:rPr>
        <w:t>表6</w:t>
      </w:r>
      <w:r w:rsidRPr="00CD771D">
        <w:rPr>
          <w:color w:val="000000" w:themeColor="text1"/>
        </w:rPr>
        <w:t>-1</w:t>
      </w:r>
      <w:r w:rsidR="00CD771D">
        <w:rPr>
          <w:rFonts w:hint="eastAsia"/>
          <w:color w:val="000000" w:themeColor="text1"/>
        </w:rPr>
        <w:t>所示为中间件优化测试环境参数</w:t>
      </w:r>
      <w:r w:rsidR="003F0774">
        <w:rPr>
          <w:rFonts w:hint="eastAsia"/>
          <w:color w:val="000000" w:themeColor="text1"/>
        </w:rPr>
        <w:t>，使用的测试机器内存大小为10.0G</w:t>
      </w:r>
      <w:r w:rsidR="003F0774">
        <w:rPr>
          <w:color w:val="000000" w:themeColor="text1"/>
        </w:rPr>
        <w:t xml:space="preserve"> </w:t>
      </w:r>
      <w:r w:rsidR="003F0774">
        <w:rPr>
          <w:rFonts w:hint="eastAsia"/>
          <w:color w:val="000000" w:themeColor="text1"/>
        </w:rPr>
        <w:t>RAM，磁盘大小为750GB。</w:t>
      </w:r>
      <w:r w:rsidR="007B0AD1">
        <w:rPr>
          <w:rFonts w:hint="eastAsia"/>
          <w:color w:val="000000" w:themeColor="text1"/>
        </w:rPr>
        <w:t>测试的环境与开发环境一致，在Ubuntu</w:t>
      </w:r>
      <w:r w:rsidR="007B0AD1">
        <w:rPr>
          <w:color w:val="000000" w:themeColor="text1"/>
        </w:rPr>
        <w:t>14.04</w:t>
      </w:r>
      <w:r w:rsidR="007B0AD1">
        <w:rPr>
          <w:rFonts w:hint="eastAsia"/>
          <w:color w:val="000000" w:themeColor="text1"/>
        </w:rPr>
        <w:t>上进行，</w:t>
      </w:r>
      <w:r w:rsidR="00C75C13">
        <w:rPr>
          <w:rFonts w:hint="eastAsia"/>
          <w:color w:val="000000" w:themeColor="text1"/>
        </w:rPr>
        <w:t>测试的中间件版本号为0.94.</w:t>
      </w:r>
    </w:p>
    <w:p w14:paraId="3DDB9A3C" w14:textId="77777777" w:rsidR="00AA54E3" w:rsidRPr="00B207B1" w:rsidRDefault="006977AF">
      <w:pPr>
        <w:spacing w:line="400" w:lineRule="exact"/>
        <w:jc w:val="center"/>
        <w:rPr>
          <w:rFonts w:hAnsiTheme="minorEastAsia"/>
          <w:rPrChange w:id="5673" w:author="JY0225" w:date="2017-08-24T12:05:00Z">
            <w:rPr/>
          </w:rPrChange>
        </w:rPr>
        <w:pPrChange w:id="5674" w:author="JY0225" w:date="2017-08-24T12:05:00Z">
          <w:pPr>
            <w:jc w:val="center"/>
          </w:pPr>
        </w:pPrChange>
      </w:pPr>
      <w:r w:rsidRPr="00B207B1">
        <w:rPr>
          <w:rFonts w:hAnsiTheme="minorEastAsia" w:hint="eastAsia"/>
          <w:color w:val="000000" w:themeColor="text1"/>
          <w:rPrChange w:id="5675" w:author="JY0225" w:date="2017-08-24T12:05:00Z">
            <w:rPr>
              <w:rFonts w:hint="eastAsia"/>
              <w:color w:val="000000" w:themeColor="text1"/>
            </w:rPr>
          </w:rPrChange>
        </w:rPr>
        <w:t>图</w:t>
      </w:r>
      <w:r w:rsidRPr="00B207B1">
        <w:rPr>
          <w:rFonts w:hAnsiTheme="minorEastAsia"/>
          <w:color w:val="000000" w:themeColor="text1"/>
          <w:rPrChange w:id="5676" w:author="JY0225" w:date="2017-08-24T12:05:00Z">
            <w:rPr>
              <w:color w:val="000000" w:themeColor="text1"/>
            </w:rPr>
          </w:rPrChange>
        </w:rPr>
        <w:t xml:space="preserve">6-1 </w:t>
      </w:r>
      <w:r w:rsidRPr="00B207B1">
        <w:rPr>
          <w:rFonts w:hAnsiTheme="minorEastAsia" w:hint="eastAsia"/>
          <w:color w:val="000000" w:themeColor="text1"/>
          <w:rPrChange w:id="5677" w:author="JY0225" w:date="2017-08-24T12:05:00Z">
            <w:rPr>
              <w:rFonts w:hint="eastAsia"/>
              <w:color w:val="000000" w:themeColor="text1"/>
            </w:rPr>
          </w:rPrChange>
        </w:rPr>
        <w:t>测试环境表</w:t>
      </w:r>
    </w:p>
    <w:tbl>
      <w:tblPr>
        <w:tblStyle w:val="ae"/>
        <w:tblW w:w="0" w:type="auto"/>
        <w:tblInd w:w="817" w:type="dxa"/>
        <w:tblLook w:val="04A0" w:firstRow="1" w:lastRow="0" w:firstColumn="1" w:lastColumn="0" w:noHBand="0" w:noVBand="1"/>
      </w:tblPr>
      <w:tblGrid>
        <w:gridCol w:w="1985"/>
        <w:gridCol w:w="5386"/>
      </w:tblGrid>
      <w:tr w:rsidR="0057119D" w:rsidRPr="00B207B1" w14:paraId="1F48D329" w14:textId="77777777" w:rsidTr="001F74B9">
        <w:tc>
          <w:tcPr>
            <w:tcW w:w="1985" w:type="dxa"/>
          </w:tcPr>
          <w:p w14:paraId="2CB8BA5A" w14:textId="77777777" w:rsidR="0057119D" w:rsidRPr="00B207B1" w:rsidRDefault="0057119D">
            <w:pPr>
              <w:spacing w:line="400" w:lineRule="exact"/>
              <w:rPr>
                <w:rFonts w:hAnsiTheme="minorEastAsia"/>
                <w:rPrChange w:id="5678" w:author="JY0225" w:date="2017-08-24T12:06:00Z">
                  <w:rPr>
                    <w:rFonts w:ascii="Times New Roman" w:hAnsi="Times New Roman"/>
                    <w:szCs w:val="21"/>
                  </w:rPr>
                </w:rPrChange>
              </w:rPr>
              <w:pPrChange w:id="5679" w:author="JY0225" w:date="2017-08-24T12:06:00Z">
                <w:pPr>
                  <w:spacing w:line="360" w:lineRule="auto"/>
                </w:pPr>
              </w:pPrChange>
            </w:pPr>
            <w:r w:rsidRPr="00B207B1">
              <w:rPr>
                <w:rFonts w:hAnsiTheme="minorEastAsia" w:hint="eastAsia"/>
                <w:rPrChange w:id="5680" w:author="JY0225" w:date="2017-08-24T12:06:00Z">
                  <w:rPr>
                    <w:rFonts w:ascii="Times New Roman" w:hAnsi="Times New Roman" w:hint="eastAsia"/>
                    <w:szCs w:val="21"/>
                  </w:rPr>
                </w:rPrChange>
              </w:rPr>
              <w:t>硬件环境</w:t>
            </w:r>
          </w:p>
        </w:tc>
        <w:tc>
          <w:tcPr>
            <w:tcW w:w="5386" w:type="dxa"/>
          </w:tcPr>
          <w:p w14:paraId="45D1DE45" w14:textId="77777777" w:rsidR="0057119D" w:rsidRPr="00B207B1" w:rsidRDefault="0057119D">
            <w:pPr>
              <w:spacing w:line="400" w:lineRule="exact"/>
              <w:rPr>
                <w:rFonts w:hAnsiTheme="minorEastAsia"/>
                <w:rPrChange w:id="5681" w:author="JY0225" w:date="2017-08-24T12:06:00Z">
                  <w:rPr>
                    <w:rFonts w:ascii="Times New Roman" w:hAnsi="Times New Roman"/>
                    <w:szCs w:val="21"/>
                  </w:rPr>
                </w:rPrChange>
              </w:rPr>
              <w:pPrChange w:id="5682" w:author="JY0225" w:date="2017-08-24T12:06:00Z">
                <w:pPr>
                  <w:spacing w:line="360" w:lineRule="auto"/>
                </w:pPr>
              </w:pPrChange>
            </w:pPr>
            <w:r w:rsidRPr="00B207B1">
              <w:rPr>
                <w:rFonts w:hAnsiTheme="minorEastAsia" w:hint="eastAsia"/>
                <w:rPrChange w:id="5683" w:author="JY0225" w:date="2017-08-24T12:06:00Z">
                  <w:rPr>
                    <w:rFonts w:ascii="Times New Roman" w:hAnsi="Times New Roman" w:hint="eastAsia"/>
                    <w:szCs w:val="21"/>
                  </w:rPr>
                </w:rPrChange>
              </w:rPr>
              <w:t>具体参数</w:t>
            </w:r>
          </w:p>
        </w:tc>
      </w:tr>
      <w:tr w:rsidR="0057119D" w:rsidRPr="00B207B1" w14:paraId="36CF03FE" w14:textId="77777777" w:rsidTr="001F74B9">
        <w:tc>
          <w:tcPr>
            <w:tcW w:w="1985" w:type="dxa"/>
          </w:tcPr>
          <w:p w14:paraId="47D99A6B" w14:textId="77777777" w:rsidR="0057119D" w:rsidRPr="00B207B1" w:rsidRDefault="0057119D">
            <w:pPr>
              <w:spacing w:line="400" w:lineRule="exact"/>
              <w:rPr>
                <w:rFonts w:hAnsiTheme="minorEastAsia"/>
                <w:rPrChange w:id="5684" w:author="JY0225" w:date="2017-08-24T12:06:00Z">
                  <w:rPr>
                    <w:rFonts w:ascii="Times New Roman" w:hAnsi="Times New Roman"/>
                    <w:szCs w:val="21"/>
                  </w:rPr>
                </w:rPrChange>
              </w:rPr>
              <w:pPrChange w:id="5685" w:author="JY0225" w:date="2017-08-24T12:06:00Z">
                <w:pPr>
                  <w:spacing w:line="360" w:lineRule="auto"/>
                </w:pPr>
              </w:pPrChange>
            </w:pPr>
            <w:r w:rsidRPr="00B207B1">
              <w:rPr>
                <w:rFonts w:hAnsiTheme="minorEastAsia" w:hint="eastAsia"/>
                <w:rPrChange w:id="5686" w:author="JY0225" w:date="2017-08-24T12:06:00Z">
                  <w:rPr>
                    <w:rFonts w:ascii="Times New Roman" w:hAnsi="Times New Roman" w:hint="eastAsia"/>
                    <w:szCs w:val="21"/>
                  </w:rPr>
                </w:rPrChange>
              </w:rPr>
              <w:t>计算机型号</w:t>
            </w:r>
          </w:p>
        </w:tc>
        <w:tc>
          <w:tcPr>
            <w:tcW w:w="5386" w:type="dxa"/>
          </w:tcPr>
          <w:p w14:paraId="0205E280" w14:textId="77777777" w:rsidR="0057119D" w:rsidRPr="00B207B1" w:rsidRDefault="0057119D">
            <w:pPr>
              <w:spacing w:line="400" w:lineRule="exact"/>
              <w:rPr>
                <w:rFonts w:hAnsiTheme="minorEastAsia"/>
                <w:rPrChange w:id="5687" w:author="JY0225" w:date="2017-08-24T12:06:00Z">
                  <w:rPr>
                    <w:rFonts w:ascii="Times New Roman" w:hAnsi="Times New Roman"/>
                    <w:szCs w:val="21"/>
                  </w:rPr>
                </w:rPrChange>
              </w:rPr>
              <w:pPrChange w:id="5688" w:author="JY0225" w:date="2017-08-24T12:06:00Z">
                <w:pPr>
                  <w:spacing w:line="360" w:lineRule="auto"/>
                </w:pPr>
              </w:pPrChange>
            </w:pPr>
            <w:r w:rsidRPr="00B207B1">
              <w:rPr>
                <w:rFonts w:hAnsiTheme="minorEastAsia"/>
                <w:rPrChange w:id="5689" w:author="JY0225" w:date="2017-08-24T12:06:00Z">
                  <w:rPr>
                    <w:rFonts w:ascii="Times New Roman" w:hAnsi="Times New Roman"/>
                    <w:szCs w:val="21"/>
                  </w:rPr>
                </w:rPrChange>
              </w:rPr>
              <w:t>Dell Inc. OptiPlex 990</w:t>
            </w:r>
          </w:p>
        </w:tc>
      </w:tr>
      <w:tr w:rsidR="0057119D" w:rsidRPr="00B207B1" w14:paraId="68797579" w14:textId="77777777" w:rsidTr="001F74B9">
        <w:tc>
          <w:tcPr>
            <w:tcW w:w="1985" w:type="dxa"/>
          </w:tcPr>
          <w:p w14:paraId="3ED909A8" w14:textId="77777777" w:rsidR="0057119D" w:rsidRPr="00B207B1" w:rsidRDefault="0057119D">
            <w:pPr>
              <w:spacing w:line="400" w:lineRule="exact"/>
              <w:rPr>
                <w:rFonts w:hAnsiTheme="minorEastAsia"/>
                <w:rPrChange w:id="5690" w:author="JY0225" w:date="2017-08-24T12:06:00Z">
                  <w:rPr>
                    <w:rFonts w:ascii="Times New Roman" w:hAnsi="Times New Roman"/>
                    <w:szCs w:val="21"/>
                  </w:rPr>
                </w:rPrChange>
              </w:rPr>
              <w:pPrChange w:id="5691" w:author="JY0225" w:date="2017-08-24T12:06:00Z">
                <w:pPr>
                  <w:spacing w:line="360" w:lineRule="auto"/>
                </w:pPr>
              </w:pPrChange>
            </w:pPr>
            <w:r w:rsidRPr="00B207B1">
              <w:rPr>
                <w:rFonts w:hAnsiTheme="minorEastAsia" w:hint="eastAsia"/>
                <w:rPrChange w:id="5692" w:author="JY0225" w:date="2017-08-24T12:06:00Z">
                  <w:rPr>
                    <w:rFonts w:ascii="Times New Roman" w:hAnsi="Times New Roman" w:hint="eastAsia"/>
                    <w:szCs w:val="21"/>
                  </w:rPr>
                </w:rPrChange>
              </w:rPr>
              <w:t>处理器型号</w:t>
            </w:r>
          </w:p>
        </w:tc>
        <w:tc>
          <w:tcPr>
            <w:tcW w:w="5386" w:type="dxa"/>
          </w:tcPr>
          <w:p w14:paraId="27544F78" w14:textId="77777777" w:rsidR="0057119D" w:rsidRPr="00B207B1" w:rsidRDefault="0057119D">
            <w:pPr>
              <w:spacing w:line="400" w:lineRule="exact"/>
              <w:rPr>
                <w:rFonts w:hAnsiTheme="minorEastAsia"/>
                <w:rPrChange w:id="5693" w:author="JY0225" w:date="2017-08-24T12:06:00Z">
                  <w:rPr>
                    <w:rFonts w:ascii="Times New Roman" w:hAnsi="Times New Roman"/>
                    <w:szCs w:val="21"/>
                  </w:rPr>
                </w:rPrChange>
              </w:rPr>
              <w:pPrChange w:id="5694" w:author="JY0225" w:date="2017-08-24T12:06:00Z">
                <w:pPr>
                  <w:spacing w:line="360" w:lineRule="auto"/>
                </w:pPr>
              </w:pPrChange>
            </w:pPr>
            <w:r w:rsidRPr="00B207B1">
              <w:rPr>
                <w:rFonts w:hAnsiTheme="minorEastAsia"/>
                <w:rPrChange w:id="5695" w:author="JY0225" w:date="2017-08-24T12:06:00Z">
                  <w:rPr>
                    <w:rFonts w:ascii="Times New Roman" w:hAnsi="Times New Roman"/>
                    <w:szCs w:val="21"/>
                  </w:rPr>
                </w:rPrChange>
              </w:rPr>
              <w:t>Intel(R) Core(TM) i5-2500S CPU @ 2.7GHz</w:t>
            </w:r>
          </w:p>
        </w:tc>
      </w:tr>
      <w:tr w:rsidR="0057119D" w:rsidRPr="00B207B1" w14:paraId="38355A78" w14:textId="77777777" w:rsidTr="001F74B9">
        <w:tc>
          <w:tcPr>
            <w:tcW w:w="1985" w:type="dxa"/>
          </w:tcPr>
          <w:p w14:paraId="169C9CB8" w14:textId="77777777" w:rsidR="0057119D" w:rsidRPr="00B207B1" w:rsidRDefault="0057119D">
            <w:pPr>
              <w:spacing w:line="400" w:lineRule="exact"/>
              <w:rPr>
                <w:rFonts w:hAnsiTheme="minorEastAsia"/>
                <w:rPrChange w:id="5696" w:author="JY0225" w:date="2017-08-24T12:06:00Z">
                  <w:rPr>
                    <w:rFonts w:ascii="Times New Roman" w:hAnsi="Times New Roman"/>
                    <w:szCs w:val="21"/>
                  </w:rPr>
                </w:rPrChange>
              </w:rPr>
              <w:pPrChange w:id="5697" w:author="JY0225" w:date="2017-08-24T12:06:00Z">
                <w:pPr>
                  <w:spacing w:line="360" w:lineRule="auto"/>
                </w:pPr>
              </w:pPrChange>
            </w:pPr>
            <w:r w:rsidRPr="00B207B1">
              <w:rPr>
                <w:rFonts w:hAnsiTheme="minorEastAsia" w:hint="eastAsia"/>
                <w:rPrChange w:id="5698" w:author="JY0225" w:date="2017-08-24T12:06:00Z">
                  <w:rPr>
                    <w:rFonts w:ascii="Times New Roman" w:hAnsi="Times New Roman" w:hint="eastAsia"/>
                    <w:szCs w:val="21"/>
                  </w:rPr>
                </w:rPrChange>
              </w:rPr>
              <w:t>内存大小</w:t>
            </w:r>
          </w:p>
        </w:tc>
        <w:tc>
          <w:tcPr>
            <w:tcW w:w="5386" w:type="dxa"/>
          </w:tcPr>
          <w:p w14:paraId="1134F8B1" w14:textId="77777777" w:rsidR="0057119D" w:rsidRPr="00B207B1" w:rsidRDefault="0057119D">
            <w:pPr>
              <w:spacing w:line="400" w:lineRule="exact"/>
              <w:rPr>
                <w:rFonts w:hAnsiTheme="minorEastAsia"/>
                <w:rPrChange w:id="5699" w:author="JY0225" w:date="2017-08-24T12:06:00Z">
                  <w:rPr>
                    <w:rFonts w:ascii="Times New Roman" w:hAnsi="Times New Roman"/>
                    <w:szCs w:val="21"/>
                  </w:rPr>
                </w:rPrChange>
              </w:rPr>
              <w:pPrChange w:id="5700" w:author="JY0225" w:date="2017-08-24T12:06:00Z">
                <w:pPr>
                  <w:spacing w:line="360" w:lineRule="auto"/>
                </w:pPr>
              </w:pPrChange>
            </w:pPr>
            <w:r w:rsidRPr="00B207B1">
              <w:rPr>
                <w:rFonts w:hAnsiTheme="minorEastAsia"/>
                <w:rPrChange w:id="5701" w:author="JY0225" w:date="2017-08-24T12:06:00Z">
                  <w:rPr>
                    <w:rFonts w:ascii="Times New Roman" w:hAnsi="Times New Roman"/>
                    <w:szCs w:val="21"/>
                  </w:rPr>
                </w:rPrChange>
              </w:rPr>
              <w:t>10.0 GB RAM</w:t>
            </w:r>
          </w:p>
        </w:tc>
      </w:tr>
      <w:tr w:rsidR="0057119D" w:rsidRPr="00B207B1" w14:paraId="50B4A415" w14:textId="77777777" w:rsidTr="001F74B9">
        <w:tc>
          <w:tcPr>
            <w:tcW w:w="1985" w:type="dxa"/>
          </w:tcPr>
          <w:p w14:paraId="71DC81F6" w14:textId="77777777" w:rsidR="0057119D" w:rsidRPr="00B207B1" w:rsidRDefault="0057119D">
            <w:pPr>
              <w:spacing w:line="400" w:lineRule="exact"/>
              <w:rPr>
                <w:rFonts w:hAnsiTheme="minorEastAsia"/>
                <w:rPrChange w:id="5702" w:author="JY0225" w:date="2017-08-24T12:06:00Z">
                  <w:rPr>
                    <w:rFonts w:ascii="Times New Roman" w:hAnsi="Times New Roman"/>
                    <w:szCs w:val="21"/>
                  </w:rPr>
                </w:rPrChange>
              </w:rPr>
              <w:pPrChange w:id="5703" w:author="JY0225" w:date="2017-08-24T12:06:00Z">
                <w:pPr>
                  <w:spacing w:line="360" w:lineRule="auto"/>
                </w:pPr>
              </w:pPrChange>
            </w:pPr>
            <w:r w:rsidRPr="00B207B1">
              <w:rPr>
                <w:rFonts w:hAnsiTheme="minorEastAsia" w:hint="eastAsia"/>
                <w:rPrChange w:id="5704" w:author="JY0225" w:date="2017-08-24T12:06:00Z">
                  <w:rPr>
                    <w:rFonts w:ascii="Times New Roman" w:hAnsi="Times New Roman" w:hint="eastAsia"/>
                    <w:szCs w:val="21"/>
                  </w:rPr>
                </w:rPrChange>
              </w:rPr>
              <w:t>硬盘总大小</w:t>
            </w:r>
          </w:p>
        </w:tc>
        <w:tc>
          <w:tcPr>
            <w:tcW w:w="5386" w:type="dxa"/>
          </w:tcPr>
          <w:p w14:paraId="3372A870" w14:textId="77777777" w:rsidR="0057119D" w:rsidRPr="00B207B1" w:rsidRDefault="0057119D">
            <w:pPr>
              <w:spacing w:line="400" w:lineRule="exact"/>
              <w:rPr>
                <w:rFonts w:hAnsiTheme="minorEastAsia"/>
                <w:rPrChange w:id="5705" w:author="JY0225" w:date="2017-08-24T12:06:00Z">
                  <w:rPr>
                    <w:rFonts w:ascii="Times New Roman" w:hAnsi="Times New Roman"/>
                    <w:szCs w:val="21"/>
                  </w:rPr>
                </w:rPrChange>
              </w:rPr>
              <w:pPrChange w:id="5706" w:author="JY0225" w:date="2017-08-24T12:06:00Z">
                <w:pPr>
                  <w:spacing w:line="360" w:lineRule="auto"/>
                </w:pPr>
              </w:pPrChange>
            </w:pPr>
            <w:r w:rsidRPr="00B207B1">
              <w:rPr>
                <w:rFonts w:hAnsiTheme="minorEastAsia"/>
                <w:rPrChange w:id="5707" w:author="JY0225" w:date="2017-08-24T12:06:00Z">
                  <w:rPr>
                    <w:rFonts w:ascii="Times New Roman" w:hAnsi="Times New Roman"/>
                    <w:szCs w:val="21"/>
                  </w:rPr>
                </w:rPrChange>
              </w:rPr>
              <w:t>750 GB</w:t>
            </w:r>
          </w:p>
        </w:tc>
      </w:tr>
      <w:tr w:rsidR="0057119D" w:rsidRPr="00B207B1" w14:paraId="549016CC" w14:textId="77777777" w:rsidTr="001F74B9">
        <w:tc>
          <w:tcPr>
            <w:tcW w:w="1985" w:type="dxa"/>
          </w:tcPr>
          <w:p w14:paraId="3D0799D6" w14:textId="77777777" w:rsidR="0057119D" w:rsidRPr="00B207B1" w:rsidRDefault="0057119D">
            <w:pPr>
              <w:spacing w:line="400" w:lineRule="exact"/>
              <w:rPr>
                <w:rFonts w:hAnsiTheme="minorEastAsia"/>
                <w:rPrChange w:id="5708" w:author="JY0225" w:date="2017-08-24T12:06:00Z">
                  <w:rPr>
                    <w:rFonts w:ascii="Times New Roman" w:hAnsi="Times New Roman"/>
                    <w:szCs w:val="21"/>
                  </w:rPr>
                </w:rPrChange>
              </w:rPr>
              <w:pPrChange w:id="5709" w:author="JY0225" w:date="2017-08-24T12:06:00Z">
                <w:pPr>
                  <w:spacing w:line="360" w:lineRule="auto"/>
                </w:pPr>
              </w:pPrChange>
            </w:pPr>
            <w:r w:rsidRPr="00B207B1">
              <w:rPr>
                <w:rFonts w:hAnsiTheme="minorEastAsia" w:hint="eastAsia"/>
                <w:rPrChange w:id="5710" w:author="JY0225" w:date="2017-08-24T12:06:00Z">
                  <w:rPr>
                    <w:rFonts w:ascii="Times New Roman" w:hAnsi="Times New Roman" w:hint="eastAsia"/>
                    <w:szCs w:val="21"/>
                  </w:rPr>
                </w:rPrChange>
              </w:rPr>
              <w:t>操作系统</w:t>
            </w:r>
          </w:p>
        </w:tc>
        <w:tc>
          <w:tcPr>
            <w:tcW w:w="5386" w:type="dxa"/>
          </w:tcPr>
          <w:p w14:paraId="67A58945" w14:textId="77777777" w:rsidR="0057119D" w:rsidRPr="00B207B1" w:rsidRDefault="0057119D">
            <w:pPr>
              <w:spacing w:line="400" w:lineRule="exact"/>
              <w:rPr>
                <w:rFonts w:hAnsiTheme="minorEastAsia"/>
                <w:rPrChange w:id="5711" w:author="JY0225" w:date="2017-08-24T12:06:00Z">
                  <w:rPr>
                    <w:rFonts w:ascii="Times New Roman" w:hAnsi="Times New Roman"/>
                    <w:szCs w:val="21"/>
                  </w:rPr>
                </w:rPrChange>
              </w:rPr>
              <w:pPrChange w:id="5712" w:author="JY0225" w:date="2017-08-24T12:06:00Z">
                <w:pPr>
                  <w:spacing w:line="360" w:lineRule="auto"/>
                </w:pPr>
              </w:pPrChange>
            </w:pPr>
            <w:r w:rsidRPr="00B207B1">
              <w:rPr>
                <w:rFonts w:hAnsiTheme="minorEastAsia"/>
                <w:rPrChange w:id="5713" w:author="JY0225" w:date="2017-08-24T12:06:00Z">
                  <w:rPr>
                    <w:rFonts w:ascii="Times New Roman" w:hAnsi="Times New Roman"/>
                    <w:szCs w:val="21"/>
                  </w:rPr>
                </w:rPrChange>
              </w:rPr>
              <w:t>Ubuntu 14.04</w:t>
            </w:r>
          </w:p>
        </w:tc>
      </w:tr>
      <w:tr w:rsidR="0057119D" w:rsidRPr="00B207B1" w14:paraId="2B2FD226" w14:textId="77777777" w:rsidTr="001F74B9">
        <w:tc>
          <w:tcPr>
            <w:tcW w:w="1985" w:type="dxa"/>
          </w:tcPr>
          <w:p w14:paraId="36C77E2E" w14:textId="77777777" w:rsidR="0057119D" w:rsidRPr="00B207B1" w:rsidRDefault="0057119D">
            <w:pPr>
              <w:spacing w:line="400" w:lineRule="exact"/>
              <w:rPr>
                <w:rFonts w:hAnsiTheme="minorEastAsia"/>
                <w:rPrChange w:id="5714" w:author="JY0225" w:date="2017-08-24T12:06:00Z">
                  <w:rPr>
                    <w:rFonts w:ascii="Times New Roman" w:hAnsi="Times New Roman"/>
                    <w:szCs w:val="21"/>
                  </w:rPr>
                </w:rPrChange>
              </w:rPr>
              <w:pPrChange w:id="5715" w:author="JY0225" w:date="2017-08-24T12:06:00Z">
                <w:pPr>
                  <w:spacing w:line="360" w:lineRule="auto"/>
                </w:pPr>
              </w:pPrChange>
            </w:pPr>
            <w:r w:rsidRPr="00B207B1">
              <w:rPr>
                <w:rFonts w:hAnsiTheme="minorEastAsia" w:hint="eastAsia"/>
                <w:rPrChange w:id="5716" w:author="JY0225" w:date="2017-08-24T12:06:00Z">
                  <w:rPr>
                    <w:rFonts w:ascii="Times New Roman" w:hAnsi="Times New Roman" w:hint="eastAsia"/>
                    <w:szCs w:val="21"/>
                  </w:rPr>
                </w:rPrChange>
              </w:rPr>
              <w:t>测试软件名称</w:t>
            </w:r>
          </w:p>
        </w:tc>
        <w:tc>
          <w:tcPr>
            <w:tcW w:w="5386" w:type="dxa"/>
          </w:tcPr>
          <w:p w14:paraId="1E407E09" w14:textId="643E021B" w:rsidR="0057119D" w:rsidRPr="00B207B1" w:rsidRDefault="00CD771D">
            <w:pPr>
              <w:spacing w:line="400" w:lineRule="exact"/>
              <w:rPr>
                <w:rFonts w:hAnsiTheme="minorEastAsia"/>
                <w:rPrChange w:id="5717" w:author="JY0225" w:date="2017-08-24T12:06:00Z">
                  <w:rPr>
                    <w:rFonts w:ascii="Times New Roman" w:hAnsi="Times New Roman"/>
                    <w:szCs w:val="21"/>
                  </w:rPr>
                </w:rPrChange>
              </w:rPr>
              <w:pPrChange w:id="5718" w:author="JY0225" w:date="2017-08-24T12:06:00Z">
                <w:pPr>
                  <w:spacing w:line="360" w:lineRule="auto"/>
                </w:pPr>
              </w:pPrChange>
            </w:pPr>
            <w:r w:rsidRPr="00CD771D">
              <w:rPr>
                <w:rFonts w:hAnsiTheme="minorEastAsia"/>
              </w:rPr>
              <w:t>Backup-Cloud Oriented</w:t>
            </w:r>
            <w:r w:rsidRPr="00CD771D">
              <w:rPr>
                <w:rFonts w:hAnsiTheme="minorEastAsia"/>
                <w:rPrChange w:id="5719" w:author="JY0225" w:date="2017-08-24T12:06:00Z">
                  <w:rPr>
                    <w:rFonts w:hAnsiTheme="minorEastAsia"/>
                  </w:rPr>
                </w:rPrChange>
              </w:rPr>
              <w:t xml:space="preserve"> </w:t>
            </w:r>
            <w:r>
              <w:rPr>
                <w:rFonts w:hAnsiTheme="minorEastAsia" w:hint="eastAsia"/>
              </w:rPr>
              <w:t>M</w:t>
            </w:r>
            <w:r w:rsidR="0057119D" w:rsidRPr="00B207B1">
              <w:rPr>
                <w:rFonts w:hAnsiTheme="minorEastAsia"/>
                <w:rPrChange w:id="5720" w:author="JY0225" w:date="2017-08-24T12:06:00Z">
                  <w:rPr>
                    <w:rFonts w:ascii="Times New Roman" w:hAnsi="Times New Roman"/>
                    <w:szCs w:val="21"/>
                  </w:rPr>
                </w:rPrChange>
              </w:rPr>
              <w:t>iddleware</w:t>
            </w:r>
          </w:p>
        </w:tc>
      </w:tr>
      <w:tr w:rsidR="0057119D" w:rsidRPr="00B207B1" w14:paraId="17CC0FB6" w14:textId="77777777" w:rsidTr="001F74B9">
        <w:tc>
          <w:tcPr>
            <w:tcW w:w="1985" w:type="dxa"/>
          </w:tcPr>
          <w:p w14:paraId="649DBC17" w14:textId="77777777" w:rsidR="0057119D" w:rsidRPr="00B207B1" w:rsidRDefault="0057119D">
            <w:pPr>
              <w:spacing w:line="400" w:lineRule="exact"/>
              <w:rPr>
                <w:rFonts w:hAnsiTheme="minorEastAsia"/>
                <w:rPrChange w:id="5721" w:author="JY0225" w:date="2017-08-24T12:06:00Z">
                  <w:rPr>
                    <w:rFonts w:ascii="Times New Roman" w:hAnsi="Times New Roman"/>
                    <w:szCs w:val="21"/>
                  </w:rPr>
                </w:rPrChange>
              </w:rPr>
              <w:pPrChange w:id="5722" w:author="JY0225" w:date="2017-08-24T12:06:00Z">
                <w:pPr>
                  <w:spacing w:line="360" w:lineRule="auto"/>
                </w:pPr>
              </w:pPrChange>
            </w:pPr>
            <w:r w:rsidRPr="00B207B1">
              <w:rPr>
                <w:rFonts w:hAnsiTheme="minorEastAsia" w:hint="eastAsia"/>
                <w:rPrChange w:id="5723" w:author="JY0225" w:date="2017-08-24T12:06:00Z">
                  <w:rPr>
                    <w:rFonts w:ascii="Times New Roman" w:hAnsi="Times New Roman" w:hint="eastAsia"/>
                    <w:szCs w:val="21"/>
                  </w:rPr>
                </w:rPrChange>
              </w:rPr>
              <w:t>测试软件版本号</w:t>
            </w:r>
          </w:p>
        </w:tc>
        <w:tc>
          <w:tcPr>
            <w:tcW w:w="5386" w:type="dxa"/>
          </w:tcPr>
          <w:p w14:paraId="1245B8B7" w14:textId="77777777" w:rsidR="0057119D" w:rsidRPr="00B207B1" w:rsidRDefault="0057119D">
            <w:pPr>
              <w:spacing w:line="400" w:lineRule="exact"/>
              <w:rPr>
                <w:rFonts w:hAnsiTheme="minorEastAsia"/>
                <w:rPrChange w:id="5724" w:author="JY0225" w:date="2017-08-24T12:06:00Z">
                  <w:rPr>
                    <w:rFonts w:ascii="Times New Roman" w:hAnsi="Times New Roman"/>
                    <w:szCs w:val="21"/>
                  </w:rPr>
                </w:rPrChange>
              </w:rPr>
              <w:pPrChange w:id="5725" w:author="JY0225" w:date="2017-08-24T12:06:00Z">
                <w:pPr>
                  <w:spacing w:line="360" w:lineRule="auto"/>
                </w:pPr>
              </w:pPrChange>
            </w:pPr>
            <w:r w:rsidRPr="00B207B1">
              <w:rPr>
                <w:rFonts w:hAnsiTheme="minorEastAsia"/>
                <w:rPrChange w:id="5726" w:author="JY0225" w:date="2017-08-24T12:06:00Z">
                  <w:rPr>
                    <w:rFonts w:ascii="Times New Roman" w:hAnsi="Times New Roman"/>
                    <w:szCs w:val="21"/>
                  </w:rPr>
                </w:rPrChange>
              </w:rPr>
              <w:t>0.94</w:t>
            </w:r>
          </w:p>
        </w:tc>
      </w:tr>
      <w:tr w:rsidR="0057119D" w:rsidRPr="00B207B1" w14:paraId="174ECBAA" w14:textId="77777777" w:rsidTr="001F74B9">
        <w:tc>
          <w:tcPr>
            <w:tcW w:w="1985" w:type="dxa"/>
          </w:tcPr>
          <w:p w14:paraId="0A837AAF" w14:textId="77777777" w:rsidR="0057119D" w:rsidRPr="00B207B1" w:rsidRDefault="0057119D">
            <w:pPr>
              <w:spacing w:line="400" w:lineRule="exact"/>
              <w:rPr>
                <w:rFonts w:hAnsiTheme="minorEastAsia"/>
                <w:rPrChange w:id="5727" w:author="JY0225" w:date="2017-08-24T12:06:00Z">
                  <w:rPr>
                    <w:rFonts w:ascii="Times New Roman" w:hAnsi="Times New Roman"/>
                    <w:szCs w:val="21"/>
                  </w:rPr>
                </w:rPrChange>
              </w:rPr>
              <w:pPrChange w:id="5728" w:author="JY0225" w:date="2017-08-24T12:06:00Z">
                <w:pPr>
                  <w:spacing w:line="360" w:lineRule="auto"/>
                </w:pPr>
              </w:pPrChange>
            </w:pPr>
            <w:r w:rsidRPr="00B207B1">
              <w:rPr>
                <w:rFonts w:hAnsiTheme="minorEastAsia" w:hint="eastAsia"/>
                <w:rPrChange w:id="5729" w:author="JY0225" w:date="2017-08-24T12:06:00Z">
                  <w:rPr>
                    <w:rFonts w:ascii="Times New Roman" w:hAnsi="Times New Roman" w:hint="eastAsia"/>
                    <w:szCs w:val="21"/>
                  </w:rPr>
                </w:rPrChange>
              </w:rPr>
              <w:t>测试服务器</w:t>
            </w:r>
          </w:p>
        </w:tc>
        <w:tc>
          <w:tcPr>
            <w:tcW w:w="5386" w:type="dxa"/>
          </w:tcPr>
          <w:p w14:paraId="71063C93" w14:textId="77777777" w:rsidR="0057119D" w:rsidRPr="00B207B1" w:rsidRDefault="0057119D">
            <w:pPr>
              <w:spacing w:line="400" w:lineRule="exact"/>
              <w:rPr>
                <w:rFonts w:hAnsiTheme="minorEastAsia"/>
                <w:rPrChange w:id="5730" w:author="JY0225" w:date="2017-08-24T12:06:00Z">
                  <w:rPr>
                    <w:rFonts w:ascii="Times New Roman" w:hAnsi="Times New Roman"/>
                    <w:szCs w:val="21"/>
                  </w:rPr>
                </w:rPrChange>
              </w:rPr>
              <w:pPrChange w:id="5731" w:author="JY0225" w:date="2017-08-24T12:06:00Z">
                <w:pPr>
                  <w:spacing w:line="360" w:lineRule="auto"/>
                </w:pPr>
              </w:pPrChange>
            </w:pPr>
            <w:r w:rsidRPr="00B207B1">
              <w:rPr>
                <w:rFonts w:hAnsiTheme="minorEastAsia"/>
                <w:rPrChange w:id="5732" w:author="JY0225" w:date="2017-08-24T12:06:00Z">
                  <w:rPr>
                    <w:rFonts w:ascii="Times New Roman" w:hAnsi="Times New Roman"/>
                    <w:szCs w:val="21"/>
                  </w:rPr>
                </w:rPrChange>
              </w:rPr>
              <w:t>IP</w:t>
            </w:r>
            <w:r w:rsidRPr="00B207B1">
              <w:rPr>
                <w:rFonts w:hAnsiTheme="minorEastAsia" w:hint="eastAsia"/>
                <w:rPrChange w:id="5733" w:author="JY0225" w:date="2017-08-24T12:06:00Z">
                  <w:rPr>
                    <w:rFonts w:ascii="Times New Roman" w:hAnsi="Times New Roman" w:hint="eastAsia"/>
                    <w:szCs w:val="21"/>
                  </w:rPr>
                </w:rPrChange>
              </w:rPr>
              <w:t>：</w:t>
            </w:r>
            <w:r w:rsidRPr="00B207B1">
              <w:rPr>
                <w:rFonts w:hAnsiTheme="minorEastAsia"/>
                <w:rPrChange w:id="5734" w:author="JY0225" w:date="2017-08-24T12:06:00Z">
                  <w:rPr>
                    <w:rFonts w:ascii="Times New Roman" w:hAnsi="Times New Roman"/>
                    <w:szCs w:val="21"/>
                  </w:rPr>
                </w:rPrChange>
              </w:rPr>
              <w:t>192.168.7.62</w:t>
            </w:r>
          </w:p>
        </w:tc>
      </w:tr>
    </w:tbl>
    <w:p w14:paraId="44E800C4" w14:textId="77777777" w:rsidR="00BA0985" w:rsidRPr="00B207B1" w:rsidRDefault="00BA0985">
      <w:pPr>
        <w:spacing w:line="400" w:lineRule="exact"/>
        <w:jc w:val="center"/>
        <w:rPr>
          <w:rFonts w:hAnsiTheme="minorEastAsia"/>
          <w:rPrChange w:id="5735" w:author="JY0225" w:date="2017-08-24T12:06:00Z">
            <w:rPr/>
          </w:rPrChange>
        </w:rPr>
      </w:pPr>
    </w:p>
    <w:p w14:paraId="13722809" w14:textId="77777777" w:rsidR="00BB18EA" w:rsidRPr="00B207B1" w:rsidRDefault="004D1D47">
      <w:pPr>
        <w:pStyle w:val="21"/>
        <w:spacing w:line="240" w:lineRule="auto"/>
        <w:pPrChange w:id="5736" w:author="微软用户" w:date="2017-08-18T22:53:00Z">
          <w:pPr>
            <w:pStyle w:val="21"/>
          </w:pPr>
        </w:pPrChange>
      </w:pPr>
      <w:bookmarkStart w:id="5737" w:name="_Toc491952471"/>
      <w:r w:rsidRPr="00B207B1">
        <w:t>6.2</w:t>
      </w:r>
      <w:r w:rsidR="00BB18EA" w:rsidRPr="00B207B1">
        <w:t xml:space="preserve"> </w:t>
      </w:r>
      <w:r w:rsidR="00BB18EA" w:rsidRPr="00B207B1">
        <w:t>测试</w:t>
      </w:r>
      <w:r w:rsidR="006977AF" w:rsidRPr="00B207B1">
        <w:rPr>
          <w:rFonts w:hint="eastAsia"/>
        </w:rPr>
        <w:t>目标</w:t>
      </w:r>
      <w:bookmarkEnd w:id="5737"/>
    </w:p>
    <w:p w14:paraId="1D76AA07" w14:textId="1DFBEF87" w:rsidR="00AC397D" w:rsidRPr="00B207B1" w:rsidRDefault="008859A1">
      <w:pPr>
        <w:spacing w:line="400" w:lineRule="exact"/>
        <w:ind w:firstLine="420"/>
        <w:rPr>
          <w:rFonts w:hAnsiTheme="minorEastAsia"/>
          <w:rPrChange w:id="5738" w:author="JY0225" w:date="2017-08-24T12:05:00Z">
            <w:rPr>
              <w:rFonts w:ascii="Times New Roman" w:hAnsi="Times New Roman"/>
            </w:rPr>
          </w:rPrChange>
        </w:rPr>
        <w:pPrChange w:id="5739" w:author="JY0225" w:date="2017-08-24T12:06:00Z">
          <w:pPr>
            <w:spacing w:line="360" w:lineRule="auto"/>
            <w:ind w:firstLine="420"/>
          </w:pPr>
        </w:pPrChange>
      </w:pPr>
      <w:r w:rsidRPr="00B207B1">
        <w:rPr>
          <w:rFonts w:hAnsiTheme="minorEastAsia" w:hint="eastAsia"/>
          <w:rPrChange w:id="5740" w:author="JY0225" w:date="2017-08-24T12:05:00Z">
            <w:rPr>
              <w:rFonts w:ascii="Times New Roman" w:hAnsi="Times New Roman" w:hint="eastAsia"/>
            </w:rPr>
          </w:rPrChange>
        </w:rPr>
        <w:t>本文对中间件优化的内容</w:t>
      </w:r>
      <w:r w:rsidR="00C82607" w:rsidRPr="00B207B1">
        <w:rPr>
          <w:rFonts w:hAnsiTheme="minorEastAsia" w:hint="eastAsia"/>
          <w:rPrChange w:id="5741" w:author="JY0225" w:date="2017-08-24T12:05:00Z">
            <w:rPr>
              <w:rFonts w:ascii="Times New Roman" w:hAnsi="Times New Roman" w:hint="eastAsia"/>
            </w:rPr>
          </w:rPrChange>
        </w:rPr>
        <w:t>为</w:t>
      </w:r>
      <w:r w:rsidR="00AC397D" w:rsidRPr="00B207B1">
        <w:rPr>
          <w:rFonts w:hAnsiTheme="minorEastAsia" w:hint="eastAsia"/>
          <w:rPrChange w:id="5742" w:author="JY0225" w:date="2017-08-24T12:05:00Z">
            <w:rPr>
              <w:rFonts w:ascii="Times New Roman" w:hAnsi="Times New Roman" w:hint="eastAsia"/>
            </w:rPr>
          </w:rPrChange>
        </w:rPr>
        <w:t>基于前期的成果，在</w:t>
      </w:r>
      <w:r w:rsidR="00AC397D" w:rsidRPr="00B207B1">
        <w:rPr>
          <w:rFonts w:hAnsiTheme="minorEastAsia"/>
          <w:rPrChange w:id="5743" w:author="JY0225" w:date="2017-08-24T12:05:00Z">
            <w:rPr>
              <w:rFonts w:ascii="Times New Roman" w:hAnsi="Times New Roman"/>
            </w:rPr>
          </w:rPrChange>
        </w:rPr>
        <w:t>Linux</w:t>
      </w:r>
      <w:r w:rsidR="00AC397D" w:rsidRPr="00B207B1">
        <w:rPr>
          <w:rFonts w:hAnsiTheme="minorEastAsia" w:hint="eastAsia"/>
          <w:rPrChange w:id="5744" w:author="JY0225" w:date="2017-08-24T12:05:00Z">
            <w:rPr>
              <w:rFonts w:ascii="Times New Roman" w:hAnsi="Times New Roman" w:hint="eastAsia"/>
            </w:rPr>
          </w:rPrChange>
        </w:rPr>
        <w:t>平台上，针对需要改善的问题，综合运用前期的技术积累，优化并完善平台框架和</w:t>
      </w:r>
      <w:r w:rsidR="00AC397D" w:rsidRPr="00B207B1">
        <w:rPr>
          <w:rFonts w:hAnsiTheme="minorEastAsia"/>
          <w:rPrChange w:id="5745" w:author="JY0225" w:date="2017-08-24T12:05:00Z">
            <w:rPr>
              <w:rFonts w:ascii="Times New Roman" w:hAnsi="Times New Roman"/>
            </w:rPr>
          </w:rPrChange>
        </w:rPr>
        <w:t>API</w:t>
      </w:r>
      <w:r w:rsidR="00AC397D" w:rsidRPr="00B207B1">
        <w:rPr>
          <w:rFonts w:hAnsiTheme="minorEastAsia" w:hint="eastAsia"/>
          <w:rPrChange w:id="5746" w:author="JY0225" w:date="2017-08-24T12:05:00Z">
            <w:rPr>
              <w:rFonts w:ascii="Times New Roman" w:hAnsi="Times New Roman" w:hint="eastAsia"/>
            </w:rPr>
          </w:rPrChange>
        </w:rPr>
        <w:t>支持机制，以支持更多的桌面</w:t>
      </w:r>
      <w:r w:rsidR="00AC397D" w:rsidRPr="00B207B1">
        <w:rPr>
          <w:rFonts w:hAnsiTheme="minorEastAsia"/>
          <w:rPrChange w:id="5747" w:author="JY0225" w:date="2017-08-24T12:05:00Z">
            <w:rPr>
              <w:rFonts w:ascii="Times New Roman" w:hAnsi="Times New Roman"/>
            </w:rPr>
          </w:rPrChange>
        </w:rPr>
        <w:t>OS</w:t>
      </w:r>
      <w:r w:rsidR="007225BF">
        <w:rPr>
          <w:rFonts w:hAnsiTheme="minorEastAsia" w:hint="eastAsia"/>
        </w:rPr>
        <w:t>组件使用</w:t>
      </w:r>
      <w:r w:rsidR="00AC397D" w:rsidRPr="00B207B1">
        <w:rPr>
          <w:rFonts w:hAnsiTheme="minorEastAsia" w:hint="eastAsia"/>
          <w:rPrChange w:id="5748" w:author="JY0225" w:date="2017-08-24T12:05:00Z">
            <w:rPr>
              <w:rFonts w:ascii="Times New Roman" w:hAnsi="Times New Roman" w:hint="eastAsia"/>
            </w:rPr>
          </w:rPrChange>
        </w:rPr>
        <w:t>云</w:t>
      </w:r>
      <w:r w:rsidR="00476838" w:rsidRPr="00B207B1">
        <w:rPr>
          <w:rFonts w:hAnsiTheme="minorEastAsia" w:hint="eastAsia"/>
          <w:rPrChange w:id="5749" w:author="JY0225" w:date="2017-08-24T12:05:00Z">
            <w:rPr>
              <w:rFonts w:ascii="Times New Roman" w:hAnsi="Times New Roman" w:hint="eastAsia"/>
            </w:rPr>
          </w:rPrChange>
        </w:rPr>
        <w:t>备份</w:t>
      </w:r>
      <w:r w:rsidR="00AC397D" w:rsidRPr="00B207B1">
        <w:rPr>
          <w:rFonts w:hAnsiTheme="minorEastAsia" w:hint="eastAsia"/>
          <w:rPrChange w:id="5750" w:author="JY0225" w:date="2017-08-24T12:05:00Z">
            <w:rPr>
              <w:rFonts w:ascii="Times New Roman" w:hAnsi="Times New Roman" w:hint="eastAsia"/>
            </w:rPr>
          </w:rPrChange>
        </w:rPr>
        <w:t>服务。为了确保</w:t>
      </w:r>
      <w:r w:rsidR="0038245B" w:rsidRPr="00B207B1">
        <w:rPr>
          <w:rFonts w:hAnsiTheme="minorEastAsia" w:hint="eastAsia"/>
          <w:rPrChange w:id="5751" w:author="JY0225" w:date="2017-08-24T12:05:00Z">
            <w:rPr>
              <w:rFonts w:ascii="Times New Roman" w:hAnsi="Times New Roman" w:hint="eastAsia"/>
            </w:rPr>
          </w:rPrChange>
        </w:rPr>
        <w:t>优化</w:t>
      </w:r>
      <w:ins w:id="5752" w:author="微软用户" w:date="2017-08-24T21:28:00Z">
        <w:r w:rsidR="00EB6B4E" w:rsidRPr="00B207B1">
          <w:rPr>
            <w:rFonts w:hAnsiTheme="minorEastAsia" w:hint="eastAsia"/>
          </w:rPr>
          <w:t>的</w:t>
        </w:r>
      </w:ins>
      <w:del w:id="5753" w:author="微软用户" w:date="2017-08-24T21:28:00Z">
        <w:r w:rsidR="0038245B" w:rsidRPr="00B207B1" w:rsidDel="00EB6B4E">
          <w:rPr>
            <w:rFonts w:hAnsiTheme="minorEastAsia" w:hint="eastAsia"/>
            <w:rPrChange w:id="5754" w:author="JY0225" w:date="2017-08-24T12:05:00Z">
              <w:rPr>
                <w:rFonts w:ascii="Times New Roman" w:hAnsi="Times New Roman" w:hint="eastAsia"/>
              </w:rPr>
            </w:rPrChange>
          </w:rPr>
          <w:delText>在</w:delText>
        </w:r>
      </w:del>
      <w:r w:rsidR="00AC397D" w:rsidRPr="00B207B1">
        <w:rPr>
          <w:rFonts w:hAnsiTheme="minorEastAsia" w:hint="eastAsia"/>
          <w:rPrChange w:id="5755" w:author="JY0225" w:date="2017-08-24T12:05:00Z">
            <w:rPr>
              <w:rFonts w:ascii="Times New Roman" w:hAnsi="Times New Roman" w:hint="eastAsia"/>
            </w:rPr>
          </w:rPrChange>
        </w:rPr>
        <w:t>功能需求与性能需要</w:t>
      </w:r>
      <w:del w:id="5756" w:author="微软用户" w:date="2017-08-24T21:28:00Z">
        <w:r w:rsidR="000B74BF" w:rsidRPr="00B207B1" w:rsidDel="007463B7">
          <w:rPr>
            <w:rFonts w:hAnsiTheme="minorEastAsia"/>
            <w:color w:val="000000" w:themeColor="text1"/>
            <w:vertAlign w:val="superscript"/>
            <w:rPrChange w:id="5757" w:author="JY0225" w:date="2017-08-24T12:05:00Z">
              <w:rPr>
                <w:color w:val="000000" w:themeColor="text1"/>
                <w:vertAlign w:val="superscript"/>
              </w:rPr>
            </w:rPrChange>
          </w:rPr>
          <w:fldChar w:fldCharType="begin"/>
        </w:r>
        <w:r w:rsidR="000B74BF" w:rsidRPr="00B207B1" w:rsidDel="007463B7">
          <w:rPr>
            <w:rFonts w:hAnsiTheme="minorEastAsia"/>
            <w:color w:val="000000" w:themeColor="text1"/>
            <w:vertAlign w:val="superscript"/>
            <w:rPrChange w:id="5758" w:author="JY0225" w:date="2017-08-24T12:05:00Z">
              <w:rPr>
                <w:color w:val="000000" w:themeColor="text1"/>
                <w:vertAlign w:val="superscript"/>
              </w:rPr>
            </w:rPrChange>
          </w:rPr>
          <w:delInstrText xml:space="preserve"> REF _Ref489794944 \r \h </w:delInstrText>
        </w:r>
        <w:r w:rsidR="00653D38" w:rsidRPr="00B207B1" w:rsidDel="007463B7">
          <w:rPr>
            <w:rFonts w:hAnsiTheme="minorEastAsia"/>
            <w:color w:val="000000" w:themeColor="text1"/>
            <w:vertAlign w:val="superscript"/>
            <w:rPrChange w:id="5759" w:author="JY0225" w:date="2017-08-24T12:05:00Z">
              <w:rPr>
                <w:color w:val="000000" w:themeColor="text1"/>
                <w:vertAlign w:val="superscript"/>
              </w:rPr>
            </w:rPrChange>
          </w:rPr>
          <w:delInstrText xml:space="preserve"> \* MERGEFORMAT </w:delInstrText>
        </w:r>
        <w:r w:rsidR="000B74BF" w:rsidRPr="00B207B1" w:rsidDel="007463B7">
          <w:rPr>
            <w:rFonts w:hAnsiTheme="minorEastAsia"/>
            <w:color w:val="000000" w:themeColor="text1"/>
            <w:vertAlign w:val="superscript"/>
            <w:rPrChange w:id="5760" w:author="JY0225" w:date="2017-08-24T12:05:00Z">
              <w:rPr>
                <w:rFonts w:hAnsiTheme="minorEastAsia"/>
                <w:color w:val="000000" w:themeColor="text1"/>
                <w:vertAlign w:val="superscript"/>
              </w:rPr>
            </w:rPrChange>
          </w:rPr>
        </w:r>
        <w:r w:rsidR="000B74BF" w:rsidRPr="00B207B1" w:rsidDel="007463B7">
          <w:rPr>
            <w:rFonts w:hAnsiTheme="minorEastAsia"/>
            <w:color w:val="000000" w:themeColor="text1"/>
            <w:vertAlign w:val="superscript"/>
            <w:rPrChange w:id="5761" w:author="JY0225" w:date="2017-08-24T12:05:00Z">
              <w:rPr>
                <w:color w:val="000000" w:themeColor="text1"/>
                <w:vertAlign w:val="superscript"/>
              </w:rPr>
            </w:rPrChange>
          </w:rPr>
          <w:fldChar w:fldCharType="separate"/>
        </w:r>
        <w:r w:rsidR="008E2759" w:rsidRPr="00B207B1" w:rsidDel="007463B7">
          <w:rPr>
            <w:rFonts w:hAnsiTheme="minorEastAsia"/>
            <w:color w:val="000000" w:themeColor="text1"/>
            <w:vertAlign w:val="superscript"/>
            <w:rPrChange w:id="5762" w:author="JY0225" w:date="2017-08-24T12:05:00Z">
              <w:rPr>
                <w:color w:val="000000" w:themeColor="text1"/>
                <w:vertAlign w:val="superscript"/>
              </w:rPr>
            </w:rPrChange>
          </w:rPr>
          <w:delText>[37]</w:delText>
        </w:r>
        <w:r w:rsidR="000B74BF" w:rsidRPr="00B207B1" w:rsidDel="007463B7">
          <w:rPr>
            <w:rFonts w:hAnsiTheme="minorEastAsia"/>
            <w:color w:val="000000" w:themeColor="text1"/>
            <w:vertAlign w:val="superscript"/>
            <w:rPrChange w:id="5763" w:author="JY0225" w:date="2017-08-24T12:05:00Z">
              <w:rPr>
                <w:color w:val="000000" w:themeColor="text1"/>
                <w:vertAlign w:val="superscript"/>
              </w:rPr>
            </w:rPrChange>
          </w:rPr>
          <w:fldChar w:fldCharType="end"/>
        </w:r>
      </w:del>
      <w:ins w:id="5764"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_Ref489794944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[35]</w:t>
      </w:r>
      <w:ins w:id="5765" w:author="微软用户" w:date="2017-08-24T22:08:00Z">
        <w:r w:rsidR="004C52E1" w:rsidRPr="00B207B1">
          <w:rPr>
            <w:rFonts w:hAnsiTheme="minorEastAsia"/>
            <w:color w:val="000000" w:themeColor="text1"/>
            <w:vertAlign w:val="superscript"/>
          </w:rPr>
          <w:fldChar w:fldCharType="end"/>
        </w:r>
      </w:ins>
      <w:r w:rsidR="00784778">
        <w:rPr>
          <w:rFonts w:hAnsiTheme="minorEastAsia" w:hint="eastAsia"/>
        </w:rPr>
        <w:t>，对</w:t>
      </w:r>
      <w:r w:rsidR="00BE2A35">
        <w:rPr>
          <w:rFonts w:hAnsiTheme="minorEastAsia" w:hint="eastAsia"/>
        </w:rPr>
        <w:t>优化后</w:t>
      </w:r>
      <w:r w:rsidR="00185CDF">
        <w:rPr>
          <w:rFonts w:hAnsiTheme="minorEastAsia" w:hint="eastAsia"/>
        </w:rPr>
        <w:t>的</w:t>
      </w:r>
      <w:r w:rsidR="00AC397D" w:rsidRPr="00B207B1">
        <w:rPr>
          <w:rFonts w:hAnsiTheme="minorEastAsia" w:hint="eastAsia"/>
          <w:rPrChange w:id="5766" w:author="JY0225" w:date="2017-08-24T12:05:00Z">
            <w:rPr>
              <w:rFonts w:ascii="Times New Roman" w:hAnsi="Times New Roman" w:hint="eastAsia"/>
            </w:rPr>
          </w:rPrChange>
        </w:rPr>
        <w:t>云备份中间件进行</w:t>
      </w:r>
      <w:r w:rsidR="00A27101" w:rsidRPr="00B207B1">
        <w:rPr>
          <w:rFonts w:hAnsiTheme="minorEastAsia" w:hint="eastAsia"/>
          <w:rPrChange w:id="5767" w:author="JY0225" w:date="2017-08-24T12:05:00Z">
            <w:rPr>
              <w:rFonts w:ascii="Times New Roman" w:hAnsi="Times New Roman" w:hint="eastAsia"/>
            </w:rPr>
          </w:rPrChange>
        </w:rPr>
        <w:t>了</w:t>
      </w:r>
      <w:r w:rsidR="00AC397D" w:rsidRPr="00B207B1">
        <w:rPr>
          <w:rFonts w:hAnsiTheme="minorEastAsia" w:hint="eastAsia"/>
          <w:rPrChange w:id="5768" w:author="JY0225" w:date="2017-08-24T12:05:00Z">
            <w:rPr>
              <w:rFonts w:ascii="Times New Roman" w:hAnsi="Times New Roman" w:hint="eastAsia"/>
            </w:rPr>
          </w:rPrChange>
        </w:rPr>
        <w:t>测试。</w:t>
      </w:r>
    </w:p>
    <w:p w14:paraId="6C659054" w14:textId="77777777" w:rsidR="00AC397D" w:rsidRPr="00B207B1" w:rsidRDefault="00AC397D">
      <w:pPr>
        <w:spacing w:line="400" w:lineRule="exact"/>
        <w:ind w:firstLine="420"/>
        <w:rPr>
          <w:rFonts w:hAnsiTheme="minorEastAsia"/>
          <w:rPrChange w:id="5769" w:author="JY0225" w:date="2017-08-24T12:05:00Z">
            <w:rPr>
              <w:rFonts w:ascii="Times New Roman" w:hAnsi="Times New Roman"/>
            </w:rPr>
          </w:rPrChange>
        </w:rPr>
        <w:pPrChange w:id="5770" w:author="JY0225" w:date="2017-08-24T12:06:00Z">
          <w:pPr>
            <w:spacing w:line="360" w:lineRule="auto"/>
            <w:ind w:firstLine="420"/>
          </w:pPr>
        </w:pPrChange>
      </w:pPr>
      <w:r w:rsidRPr="00B207B1">
        <w:rPr>
          <w:rFonts w:hAnsiTheme="minorEastAsia" w:hint="eastAsia"/>
          <w:rPrChange w:id="5771" w:author="JY0225" w:date="2017-08-24T12:05:00Z">
            <w:rPr>
              <w:rFonts w:ascii="Times New Roman" w:hAnsi="Times New Roman" w:hint="eastAsia"/>
            </w:rPr>
          </w:rPrChange>
        </w:rPr>
        <w:t>具体</w:t>
      </w:r>
      <w:r w:rsidR="004A1E33" w:rsidRPr="00B207B1">
        <w:rPr>
          <w:rFonts w:hAnsiTheme="minorEastAsia" w:hint="eastAsia"/>
          <w:rPrChange w:id="5772" w:author="JY0225" w:date="2017-08-24T12:05:00Z">
            <w:rPr>
              <w:rFonts w:ascii="Times New Roman" w:hAnsi="Times New Roman" w:hint="eastAsia"/>
            </w:rPr>
          </w:rPrChange>
        </w:rPr>
        <w:t>测试</w:t>
      </w:r>
      <w:r w:rsidR="005C7F8E" w:rsidRPr="00B207B1">
        <w:rPr>
          <w:rFonts w:hAnsiTheme="minorEastAsia" w:hint="eastAsia"/>
          <w:rPrChange w:id="5773" w:author="JY0225" w:date="2017-08-24T12:05:00Z">
            <w:rPr>
              <w:rFonts w:ascii="Times New Roman" w:hAnsi="Times New Roman" w:hint="eastAsia"/>
            </w:rPr>
          </w:rPrChange>
        </w:rPr>
        <w:t>目标</w:t>
      </w:r>
      <w:r w:rsidRPr="00B207B1">
        <w:rPr>
          <w:rFonts w:hAnsiTheme="minorEastAsia" w:hint="eastAsia"/>
          <w:rPrChange w:id="5774" w:author="JY0225" w:date="2017-08-24T12:05:00Z">
            <w:rPr>
              <w:rFonts w:ascii="Times New Roman" w:hAnsi="Times New Roman" w:hint="eastAsia"/>
            </w:rPr>
          </w:rPrChange>
        </w:rPr>
        <w:t>如下：</w:t>
      </w:r>
    </w:p>
    <w:p w14:paraId="0F5ED2CA" w14:textId="77777777" w:rsidR="00AC397D" w:rsidRPr="00B207B1" w:rsidRDefault="00AC397D">
      <w:pPr>
        <w:numPr>
          <w:ilvl w:val="0"/>
          <w:numId w:val="18"/>
        </w:numPr>
        <w:spacing w:line="400" w:lineRule="exact"/>
        <w:rPr>
          <w:rFonts w:hAnsiTheme="minorEastAsia" w:cstheme="minorBidi"/>
          <w:color w:val="000000" w:themeColor="text1"/>
          <w:rPrChange w:id="5775" w:author="JY0225" w:date="2017-08-24T12:05:00Z">
            <w:rPr>
              <w:rFonts w:ascii="Times New Roman" w:hAnsi="Times New Roman" w:cs="黑体"/>
            </w:rPr>
          </w:rPrChange>
        </w:rPr>
        <w:pPrChange w:id="5776" w:author="JY0225" w:date="2017-08-24T12:06:00Z">
          <w:pPr>
            <w:pStyle w:val="a5"/>
            <w:numPr>
              <w:numId w:val="17"/>
            </w:numPr>
            <w:spacing w:line="360" w:lineRule="auto"/>
            <w:ind w:left="780" w:firstLineChars="0" w:hanging="360"/>
          </w:pPr>
        </w:pPrChange>
      </w:pPr>
      <w:r w:rsidRPr="00B207B1">
        <w:rPr>
          <w:rFonts w:hAnsiTheme="minorEastAsia" w:hint="eastAsia"/>
          <w:color w:val="000000" w:themeColor="text1"/>
          <w:rPrChange w:id="5777" w:author="JY0225" w:date="2017-08-24T12:05:00Z">
            <w:rPr>
              <w:rFonts w:ascii="Times New Roman" w:hAnsi="Times New Roman" w:hint="eastAsia"/>
            </w:rPr>
          </w:rPrChange>
        </w:rPr>
        <w:t>测试</w:t>
      </w:r>
      <w:del w:id="5778" w:author="JY0225" w:date="2017-08-24T10:57:00Z">
        <w:r w:rsidRPr="00B207B1" w:rsidDel="001A48B7">
          <w:rPr>
            <w:rFonts w:hAnsiTheme="minorEastAsia" w:hint="eastAsia"/>
            <w:color w:val="000000" w:themeColor="text1"/>
            <w:rPrChange w:id="5779" w:author="JY0225" w:date="2017-08-24T12:05:00Z">
              <w:rPr>
                <w:rFonts w:ascii="Times New Roman" w:hAnsi="Times New Roman" w:hint="eastAsia"/>
              </w:rPr>
            </w:rPrChange>
          </w:rPr>
          <w:delText>已实现的中间件是否达到任务及设计的要求，包括：各个功能点是否以实现，业务流</w:delText>
        </w:r>
        <w:r w:rsidRPr="00B207B1" w:rsidDel="001A48B7">
          <w:rPr>
            <w:rFonts w:hAnsiTheme="minorEastAsia" w:cstheme="minorBidi" w:hint="eastAsia"/>
            <w:color w:val="000000" w:themeColor="text1"/>
            <w:rPrChange w:id="5780" w:author="JY0225" w:date="2017-08-24T12:05:00Z">
              <w:rPr>
                <w:rFonts w:ascii="Times New Roman" w:hAnsi="Times New Roman" w:cs="黑体" w:hint="eastAsia"/>
              </w:rPr>
            </w:rPrChange>
          </w:rPr>
          <w:delText>程是否正确；</w:delText>
        </w:r>
      </w:del>
      <w:ins w:id="5781" w:author="JY0225" w:date="2017-08-24T10:57:00Z">
        <w:r w:rsidR="001A48B7" w:rsidRPr="00B207B1">
          <w:rPr>
            <w:rFonts w:hAnsiTheme="minorEastAsia" w:hint="eastAsia"/>
            <w:color w:val="000000" w:themeColor="text1"/>
            <w:rPrChange w:id="5782" w:author="JY0225" w:date="2017-08-24T12:05:00Z">
              <w:rPr>
                <w:rFonts w:hint="eastAsia"/>
                <w:color w:val="000000" w:themeColor="text1"/>
              </w:rPr>
            </w:rPrChange>
          </w:rPr>
          <w:t>优化后的中间件系统是否完成</w:t>
        </w:r>
        <w:r w:rsidR="00671799" w:rsidRPr="00B207B1">
          <w:rPr>
            <w:rFonts w:hAnsiTheme="minorEastAsia" w:hint="eastAsia"/>
            <w:color w:val="000000" w:themeColor="text1"/>
            <w:rPrChange w:id="5783" w:author="JY0225" w:date="2017-08-24T12:05:00Z">
              <w:rPr>
                <w:rFonts w:hint="eastAsia"/>
                <w:color w:val="000000" w:themeColor="text1"/>
              </w:rPr>
            </w:rPrChange>
          </w:rPr>
          <w:t>分析</w:t>
        </w:r>
        <w:r w:rsidR="001A48B7" w:rsidRPr="00B207B1">
          <w:rPr>
            <w:rFonts w:hAnsiTheme="minorEastAsia" w:hint="eastAsia"/>
            <w:color w:val="000000" w:themeColor="text1"/>
            <w:rPrChange w:id="5784" w:author="JY0225" w:date="2017-08-24T12:05:00Z">
              <w:rPr>
                <w:rFonts w:hint="eastAsia"/>
                <w:color w:val="000000" w:themeColor="text1"/>
              </w:rPr>
            </w:rPrChange>
          </w:rPr>
          <w:t>设计</w:t>
        </w:r>
        <w:r w:rsidR="00671799" w:rsidRPr="00B207B1">
          <w:rPr>
            <w:rFonts w:hAnsiTheme="minorEastAsia" w:hint="eastAsia"/>
            <w:color w:val="000000" w:themeColor="text1"/>
            <w:rPrChange w:id="5785" w:author="JY0225" w:date="2017-08-24T12:05:00Z">
              <w:rPr>
                <w:rFonts w:hint="eastAsia"/>
                <w:color w:val="000000" w:themeColor="text1"/>
              </w:rPr>
            </w:rPrChange>
          </w:rPr>
          <w:t>提出的功能要求。</w:t>
        </w:r>
      </w:ins>
    </w:p>
    <w:p w14:paraId="43C954FE" w14:textId="77777777" w:rsidR="00AC397D" w:rsidRPr="00B207B1" w:rsidRDefault="000A7925">
      <w:pPr>
        <w:numPr>
          <w:ilvl w:val="0"/>
          <w:numId w:val="18"/>
        </w:numPr>
        <w:spacing w:line="400" w:lineRule="exact"/>
        <w:rPr>
          <w:rFonts w:hAnsiTheme="minorEastAsia"/>
          <w:color w:val="000000" w:themeColor="text1"/>
          <w:rPrChange w:id="5786" w:author="JY0225" w:date="2017-08-24T12:05:00Z">
            <w:rPr>
              <w:rFonts w:ascii="Times New Roman" w:hAnsi="Times New Roman"/>
            </w:rPr>
          </w:rPrChange>
        </w:rPr>
        <w:pPrChange w:id="5787" w:author="JY0225" w:date="2017-08-24T12:06:00Z">
          <w:pPr>
            <w:pStyle w:val="a5"/>
            <w:numPr>
              <w:numId w:val="17"/>
            </w:numPr>
            <w:spacing w:line="360" w:lineRule="auto"/>
            <w:ind w:left="780" w:firstLineChars="0" w:hanging="360"/>
          </w:pPr>
        </w:pPrChange>
      </w:pPr>
      <w:ins w:id="5788" w:author="JY0225" w:date="2017-08-24T10:57:00Z">
        <w:r w:rsidRPr="00B207B1">
          <w:rPr>
            <w:rFonts w:hAnsiTheme="minorEastAsia" w:hint="eastAsia"/>
            <w:color w:val="000000" w:themeColor="text1"/>
            <w:rPrChange w:id="5789" w:author="JY0225" w:date="2017-08-24T12:05:00Z">
              <w:rPr>
                <w:rFonts w:hint="eastAsia"/>
                <w:color w:val="000000" w:themeColor="text1"/>
              </w:rPr>
            </w:rPrChange>
          </w:rPr>
          <w:t>测试系统的</w:t>
        </w:r>
      </w:ins>
      <w:ins w:id="5790" w:author="JY0225" w:date="2017-08-24T10:58:00Z">
        <w:r w:rsidRPr="00B207B1">
          <w:rPr>
            <w:rFonts w:hAnsiTheme="minorEastAsia" w:hint="eastAsia"/>
            <w:color w:val="000000" w:themeColor="text1"/>
            <w:rPrChange w:id="5791" w:author="JY0225" w:date="2017-08-24T12:05:00Z">
              <w:rPr>
                <w:rFonts w:hint="eastAsia"/>
                <w:color w:val="000000" w:themeColor="text1"/>
              </w:rPr>
            </w:rPrChange>
          </w:rPr>
          <w:t>安全性、稳定性、鲁棒性。</w:t>
        </w:r>
      </w:ins>
      <w:del w:id="5792" w:author="JY0225" w:date="2017-08-24T10:57:00Z">
        <w:r w:rsidR="00AC397D" w:rsidRPr="00B207B1" w:rsidDel="000A7925">
          <w:rPr>
            <w:rFonts w:hAnsiTheme="minorEastAsia" w:hint="eastAsia"/>
            <w:color w:val="000000" w:themeColor="text1"/>
            <w:rPrChange w:id="5793" w:author="JY0225" w:date="2017-08-24T12:05:00Z">
              <w:rPr>
                <w:rFonts w:ascii="Times New Roman" w:hAnsi="Times New Roman" w:hint="eastAsia"/>
              </w:rPr>
            </w:rPrChange>
          </w:rPr>
          <w:delText>任务规定的操作和运行稳定；</w:delText>
        </w:r>
      </w:del>
    </w:p>
    <w:p w14:paraId="1DCE644D" w14:textId="2D6099A7" w:rsidR="002A5CE9" w:rsidRPr="00B207B1" w:rsidRDefault="000A0938">
      <w:pPr>
        <w:numPr>
          <w:ilvl w:val="0"/>
          <w:numId w:val="18"/>
        </w:numPr>
        <w:spacing w:line="400" w:lineRule="exact"/>
        <w:rPr>
          <w:rFonts w:hAnsiTheme="minorEastAsia"/>
          <w:color w:val="000000" w:themeColor="text1"/>
          <w:rPrChange w:id="5794" w:author="JY0225" w:date="2017-08-24T12:05:00Z">
            <w:rPr>
              <w:rFonts w:ascii="Times New Roman" w:hAnsi="Times New Roman"/>
            </w:rPr>
          </w:rPrChange>
        </w:rPr>
        <w:pPrChange w:id="5795" w:author="JY0225" w:date="2017-08-24T12:06:00Z">
          <w:pPr>
            <w:pStyle w:val="a5"/>
            <w:numPr>
              <w:numId w:val="17"/>
            </w:numPr>
            <w:spacing w:line="360" w:lineRule="auto"/>
            <w:ind w:left="780" w:firstLineChars="0" w:hanging="360"/>
          </w:pPr>
        </w:pPrChange>
      </w:pPr>
      <w:ins w:id="5796" w:author="JY0225" w:date="2017-08-24T10:58:00Z">
        <w:r w:rsidRPr="00B207B1">
          <w:rPr>
            <w:rFonts w:hAnsiTheme="minorEastAsia" w:hint="eastAsia"/>
            <w:color w:val="000000" w:themeColor="text1"/>
            <w:rPrChange w:id="5797" w:author="JY0225" w:date="2017-08-24T12:05:00Z">
              <w:rPr>
                <w:rFonts w:hint="eastAsia"/>
                <w:color w:val="000000" w:themeColor="text1"/>
              </w:rPr>
            </w:rPrChange>
          </w:rPr>
          <w:t>与原有的中间件系统和</w:t>
        </w:r>
      </w:ins>
      <w:ins w:id="5798" w:author="JY0225" w:date="2017-08-24T10:59:00Z">
        <w:r w:rsidRPr="00B207B1">
          <w:rPr>
            <w:rFonts w:hAnsiTheme="minorEastAsia" w:hint="eastAsia"/>
            <w:color w:val="000000" w:themeColor="text1"/>
            <w:rPrChange w:id="5799" w:author="JY0225" w:date="2017-08-24T12:05:00Z">
              <w:rPr>
                <w:rFonts w:hint="eastAsia"/>
                <w:color w:val="000000" w:themeColor="text1"/>
              </w:rPr>
            </w:rPrChange>
          </w:rPr>
          <w:t>国内外</w:t>
        </w:r>
      </w:ins>
      <w:ins w:id="5800" w:author="JY0225" w:date="2017-08-24T10:58:00Z">
        <w:r w:rsidRPr="00B207B1">
          <w:rPr>
            <w:rFonts w:hAnsiTheme="minorEastAsia" w:hint="eastAsia"/>
            <w:color w:val="000000" w:themeColor="text1"/>
            <w:rPrChange w:id="5801" w:author="JY0225" w:date="2017-08-24T12:05:00Z">
              <w:rPr>
                <w:rFonts w:hint="eastAsia"/>
                <w:color w:val="000000" w:themeColor="text1"/>
              </w:rPr>
            </w:rPrChange>
          </w:rPr>
          <w:t>成熟的</w:t>
        </w:r>
      </w:ins>
      <w:ins w:id="5802" w:author="JY0225" w:date="2017-08-24T10:59:00Z">
        <w:r w:rsidRPr="00B207B1">
          <w:rPr>
            <w:rFonts w:hAnsiTheme="minorEastAsia" w:hint="eastAsia"/>
            <w:color w:val="000000" w:themeColor="text1"/>
            <w:rPrChange w:id="5803" w:author="JY0225" w:date="2017-08-24T12:05:00Z">
              <w:rPr>
                <w:rFonts w:hint="eastAsia"/>
                <w:color w:val="000000" w:themeColor="text1"/>
              </w:rPr>
            </w:rPrChange>
          </w:rPr>
          <w:t>云备份</w:t>
        </w:r>
      </w:ins>
      <w:r w:rsidR="00637878">
        <w:rPr>
          <w:rFonts w:hAnsiTheme="minorEastAsia" w:hint="eastAsia"/>
          <w:color w:val="000000" w:themeColor="text1"/>
        </w:rPr>
        <w:t>服务</w:t>
      </w:r>
      <w:ins w:id="5804" w:author="JY0225" w:date="2017-08-24T10:59:00Z">
        <w:r w:rsidRPr="00B207B1">
          <w:rPr>
            <w:rFonts w:hAnsiTheme="minorEastAsia" w:hint="eastAsia"/>
            <w:color w:val="000000" w:themeColor="text1"/>
            <w:rPrChange w:id="5805" w:author="JY0225" w:date="2017-08-24T12:05:00Z">
              <w:rPr>
                <w:rFonts w:hint="eastAsia"/>
                <w:color w:val="000000" w:themeColor="text1"/>
              </w:rPr>
            </w:rPrChange>
          </w:rPr>
          <w:t>产品进行对比分析。</w:t>
        </w:r>
      </w:ins>
      <w:del w:id="5806" w:author="JY0225" w:date="2017-08-24T10:58:00Z">
        <w:r w:rsidR="00AC397D" w:rsidRPr="00B207B1" w:rsidDel="000A0938">
          <w:rPr>
            <w:rFonts w:hAnsiTheme="minorEastAsia"/>
            <w:color w:val="000000" w:themeColor="text1"/>
            <w:rPrChange w:id="5807" w:author="JY0225" w:date="2017-08-24T12:05:00Z">
              <w:rPr>
                <w:rFonts w:ascii="Times New Roman" w:hAnsi="Times New Roman"/>
              </w:rPr>
            </w:rPrChange>
          </w:rPr>
          <w:delText>Bug</w:delText>
        </w:r>
        <w:r w:rsidR="00AC397D" w:rsidRPr="00B207B1" w:rsidDel="000A0938">
          <w:rPr>
            <w:rFonts w:hAnsiTheme="minorEastAsia" w:hint="eastAsia"/>
            <w:color w:val="000000" w:themeColor="text1"/>
            <w:rPrChange w:id="5808" w:author="JY0225" w:date="2017-08-24T12:05:00Z">
              <w:rPr>
                <w:rFonts w:ascii="Times New Roman" w:hAnsi="Times New Roman" w:hint="eastAsia"/>
              </w:rPr>
            </w:rPrChange>
          </w:rPr>
          <w:delText>数和缺陷率控制在可接收的范围之内。</w:delText>
        </w:r>
      </w:del>
    </w:p>
    <w:p w14:paraId="11EA9127" w14:textId="77777777" w:rsidR="00F84057" w:rsidRPr="00B207B1" w:rsidRDefault="00F84057">
      <w:pPr>
        <w:pStyle w:val="21"/>
        <w:spacing w:line="240" w:lineRule="auto"/>
        <w:pPrChange w:id="5809" w:author="微软用户" w:date="2017-08-18T22:53:00Z">
          <w:pPr>
            <w:pStyle w:val="21"/>
          </w:pPr>
        </w:pPrChange>
      </w:pPr>
      <w:bookmarkStart w:id="5810" w:name="_Toc491952472"/>
      <w:r w:rsidRPr="00B207B1">
        <w:lastRenderedPageBreak/>
        <w:t>6</w:t>
      </w:r>
      <w:r w:rsidR="0012527B" w:rsidRPr="00B207B1">
        <w:t>.3</w:t>
      </w:r>
      <w:r w:rsidRPr="00B207B1">
        <w:t xml:space="preserve"> </w:t>
      </w:r>
      <w:r w:rsidR="000D76F1" w:rsidRPr="00B207B1">
        <w:t>功能测试</w:t>
      </w:r>
      <w:bookmarkEnd w:id="5810"/>
    </w:p>
    <w:p w14:paraId="6ECF3AF7" w14:textId="77777777" w:rsidR="002A5CE9" w:rsidRPr="00B207B1" w:rsidRDefault="00F750CE" w:rsidP="00371892">
      <w:pPr>
        <w:spacing w:line="400" w:lineRule="exact"/>
        <w:ind w:firstLine="420"/>
        <w:rPr>
          <w:lang w:val="x-none"/>
        </w:rPr>
      </w:pPr>
      <w:r w:rsidRPr="00B207B1">
        <w:rPr>
          <w:rFonts w:hint="eastAsia"/>
          <w:color w:val="000000" w:themeColor="text1"/>
        </w:rPr>
        <w:t>中间件系统的功能测试就是对</w:t>
      </w:r>
      <w:r w:rsidR="00AC072B" w:rsidRPr="00B207B1">
        <w:rPr>
          <w:rFonts w:hint="eastAsia"/>
          <w:color w:val="000000" w:themeColor="text1"/>
        </w:rPr>
        <w:t>各优化项进行</w:t>
      </w:r>
      <w:r w:rsidRPr="00B207B1">
        <w:rPr>
          <w:rFonts w:hint="eastAsia"/>
          <w:color w:val="000000" w:themeColor="text1"/>
        </w:rPr>
        <w:t>验证，</w:t>
      </w:r>
      <w:r w:rsidR="00C44660" w:rsidRPr="00B207B1">
        <w:rPr>
          <w:rFonts w:hint="eastAsia"/>
          <w:color w:val="000000" w:themeColor="text1"/>
        </w:rPr>
        <w:t>设计一套完备的测试用例，</w:t>
      </w:r>
      <w:r w:rsidR="00226FD9" w:rsidRPr="00B207B1">
        <w:rPr>
          <w:rFonts w:hint="eastAsia"/>
          <w:color w:val="000000" w:themeColor="text1"/>
        </w:rPr>
        <w:t>逐项测试，检查</w:t>
      </w:r>
      <w:r w:rsidR="00AE0747" w:rsidRPr="00B207B1">
        <w:rPr>
          <w:rFonts w:hint="eastAsia"/>
          <w:color w:val="000000" w:themeColor="text1"/>
        </w:rPr>
        <w:t>是否达到设计</w:t>
      </w:r>
      <w:r w:rsidRPr="00B207B1">
        <w:rPr>
          <w:rFonts w:hint="eastAsia"/>
          <w:color w:val="000000" w:themeColor="text1"/>
        </w:rPr>
        <w:t>要求的功能。</w:t>
      </w:r>
      <w:r w:rsidR="00312CDC" w:rsidRPr="00B207B1">
        <w:rPr>
          <w:rFonts w:hint="eastAsia"/>
          <w:color w:val="000000" w:themeColor="text1"/>
        </w:rPr>
        <w:t>由于</w:t>
      </w:r>
      <w:r w:rsidR="00EB5104" w:rsidRPr="00B207B1">
        <w:rPr>
          <w:rFonts w:hint="eastAsia"/>
          <w:color w:val="000000" w:themeColor="text1"/>
        </w:rPr>
        <w:t>优化的功能复杂且测试用例</w:t>
      </w:r>
      <w:r w:rsidR="003A1793" w:rsidRPr="00B207B1">
        <w:rPr>
          <w:rFonts w:hint="eastAsia"/>
          <w:color w:val="000000" w:themeColor="text1"/>
        </w:rPr>
        <w:t>较多，所以本文</w:t>
      </w:r>
      <w:r w:rsidR="00A50FB2" w:rsidRPr="00B207B1">
        <w:rPr>
          <w:rFonts w:hint="eastAsia"/>
          <w:color w:val="000000" w:themeColor="text1"/>
        </w:rPr>
        <w:t>选取了每个优化项中具有代表性的核心功能进行分析。</w:t>
      </w:r>
    </w:p>
    <w:p w14:paraId="1F15FF9B" w14:textId="77777777" w:rsidR="0050572F" w:rsidRPr="00B207B1" w:rsidRDefault="00647309" w:rsidP="00753384">
      <w:pPr>
        <w:pStyle w:val="31"/>
      </w:pPr>
      <w:bookmarkStart w:id="5811" w:name="_Toc491952473"/>
      <w:r w:rsidRPr="00B207B1">
        <w:t>6.3</w:t>
      </w:r>
      <w:r w:rsidR="00753384" w:rsidRPr="00B207B1">
        <w:t>.1</w:t>
      </w:r>
      <w:r w:rsidR="0050572F" w:rsidRPr="00B207B1">
        <w:t xml:space="preserve"> </w:t>
      </w:r>
      <w:r w:rsidR="00CE1794" w:rsidRPr="00B207B1">
        <w:rPr>
          <w:rFonts w:hint="eastAsia"/>
        </w:rPr>
        <w:t>持久会话管理功能测试</w:t>
      </w:r>
      <w:bookmarkEnd w:id="5811"/>
    </w:p>
    <w:p w14:paraId="36B9D4FB" w14:textId="020B9E65" w:rsidR="00DF3D47" w:rsidRPr="00B207B1" w:rsidRDefault="00106859" w:rsidP="007B5F9C">
      <w:pPr>
        <w:spacing w:line="400" w:lineRule="exact"/>
        <w:rPr>
          <w:rFonts w:hAnsiTheme="minorEastAsia"/>
          <w:color w:val="000000" w:themeColor="text1"/>
          <w:rPrChange w:id="5812" w:author="JY0225" w:date="2017-08-24T12:06:00Z">
            <w:rPr>
              <w:color w:val="000000" w:themeColor="text1"/>
            </w:rPr>
          </w:rPrChange>
        </w:rPr>
      </w:pPr>
      <w:r w:rsidRPr="00B207B1">
        <w:tab/>
      </w:r>
      <w:r w:rsidR="00B507DE" w:rsidRPr="00B207B1">
        <w:rPr>
          <w:rFonts w:hAnsiTheme="minorEastAsia" w:hint="eastAsia"/>
          <w:color w:val="000000" w:themeColor="text1"/>
          <w:rPrChange w:id="5813" w:author="JY0225" w:date="2017-08-24T12:06:00Z">
            <w:rPr>
              <w:rFonts w:hint="eastAsia"/>
              <w:color w:val="000000" w:themeColor="text1"/>
            </w:rPr>
          </w:rPrChange>
        </w:rPr>
        <w:t>持久会话管理</w:t>
      </w:r>
      <w:r w:rsidR="0084639D" w:rsidRPr="00B207B1">
        <w:rPr>
          <w:rFonts w:hAnsiTheme="minorEastAsia" w:hint="eastAsia"/>
          <w:color w:val="000000" w:themeColor="text1"/>
          <w:rPrChange w:id="5814" w:author="JY0225" w:date="2017-08-24T12:06:00Z">
            <w:rPr>
              <w:rFonts w:hint="eastAsia"/>
              <w:color w:val="000000" w:themeColor="text1"/>
            </w:rPr>
          </w:rPrChange>
        </w:rPr>
        <w:t>的主要功能是将</w:t>
      </w:r>
      <w:r w:rsidR="00FF2F64" w:rsidRPr="00B207B1">
        <w:rPr>
          <w:rFonts w:hAnsiTheme="minorEastAsia" w:hint="eastAsia"/>
          <w:color w:val="000000" w:themeColor="text1"/>
          <w:rPrChange w:id="5815" w:author="JY0225" w:date="2017-08-24T12:06:00Z">
            <w:rPr>
              <w:rFonts w:hint="eastAsia"/>
              <w:color w:val="000000" w:themeColor="text1"/>
            </w:rPr>
          </w:rPrChange>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sidRPr="00B207B1">
        <w:rPr>
          <w:rFonts w:hAnsiTheme="minorEastAsia" w:hint="eastAsia"/>
          <w:color w:val="000000" w:themeColor="text1"/>
          <w:rPrChange w:id="5816" w:author="JY0225" w:date="2017-08-24T12:06:00Z">
            <w:rPr>
              <w:rFonts w:hint="eastAsia"/>
              <w:color w:val="000000" w:themeColor="text1"/>
            </w:rPr>
          </w:rPrChange>
        </w:rPr>
        <w:t>备份</w:t>
      </w:r>
      <w:r w:rsidR="00FF2F64" w:rsidRPr="00B207B1">
        <w:rPr>
          <w:rFonts w:hAnsiTheme="minorEastAsia" w:hint="eastAsia"/>
          <w:color w:val="000000" w:themeColor="text1"/>
          <w:rPrChange w:id="5817" w:author="JY0225" w:date="2017-08-24T12:06:00Z">
            <w:rPr>
              <w:rFonts w:hint="eastAsia"/>
              <w:color w:val="000000" w:themeColor="text1"/>
            </w:rPr>
          </w:rPrChange>
        </w:rPr>
        <w:t>在数据库中，以提高用户信息的安全性</w:t>
      </w:r>
      <w:r w:rsidR="009931E4">
        <w:rPr>
          <w:rFonts w:hAnsiTheme="minorEastAsia" w:hint="eastAsia"/>
          <w:color w:val="000000" w:themeColor="text1"/>
        </w:rPr>
        <w:t>，表6-2所示为会话备份及加密测试用例。</w:t>
      </w:r>
    </w:p>
    <w:p w14:paraId="122C6EBD" w14:textId="77777777" w:rsidR="00296065" w:rsidRPr="00B207B1" w:rsidRDefault="00917301" w:rsidP="00416F5D">
      <w:pPr>
        <w:spacing w:line="400" w:lineRule="exact"/>
        <w:jc w:val="center"/>
        <w:rPr>
          <w:rFonts w:hAnsiTheme="minorEastAsia"/>
          <w:color w:val="000000" w:themeColor="text1"/>
          <w:rPrChange w:id="5818" w:author="JY0225" w:date="2017-08-24T12:06:00Z">
            <w:rPr>
              <w:color w:val="000000" w:themeColor="text1"/>
            </w:rPr>
          </w:rPrChange>
        </w:rPr>
      </w:pPr>
      <w:r w:rsidRPr="00B207B1">
        <w:rPr>
          <w:rFonts w:hAnsiTheme="minorEastAsia" w:hint="eastAsia"/>
          <w:color w:val="000000" w:themeColor="text1"/>
          <w:rPrChange w:id="5819" w:author="JY0225" w:date="2017-08-24T12:06:00Z">
            <w:rPr>
              <w:rFonts w:hint="eastAsia"/>
              <w:color w:val="000000" w:themeColor="text1"/>
            </w:rPr>
          </w:rPrChange>
        </w:rPr>
        <w:t>表</w:t>
      </w:r>
      <w:r w:rsidR="00633CC9" w:rsidRPr="00B207B1">
        <w:rPr>
          <w:rFonts w:hAnsiTheme="minorEastAsia"/>
          <w:color w:val="000000" w:themeColor="text1"/>
          <w:rPrChange w:id="5820" w:author="JY0225" w:date="2017-08-24T12:06:00Z">
            <w:rPr>
              <w:color w:val="000000" w:themeColor="text1"/>
            </w:rPr>
          </w:rPrChange>
        </w:rPr>
        <w:t>6-2</w:t>
      </w:r>
      <w:r w:rsidR="00296065" w:rsidRPr="00B207B1">
        <w:rPr>
          <w:rFonts w:hAnsiTheme="minorEastAsia"/>
          <w:color w:val="000000" w:themeColor="text1"/>
          <w:rPrChange w:id="5821" w:author="JY0225" w:date="2017-08-24T12:06:00Z">
            <w:rPr>
              <w:color w:val="000000" w:themeColor="text1"/>
            </w:rPr>
          </w:rPrChange>
        </w:rPr>
        <w:t xml:space="preserve"> </w:t>
      </w:r>
      <w:r w:rsidR="000545CE" w:rsidRPr="00B207B1">
        <w:rPr>
          <w:rFonts w:hAnsiTheme="minorEastAsia" w:hint="eastAsia"/>
          <w:color w:val="000000" w:themeColor="text1"/>
          <w:rPrChange w:id="5822" w:author="JY0225" w:date="2017-08-24T12:06:00Z">
            <w:rPr>
              <w:rFonts w:hint="eastAsia"/>
              <w:color w:val="000000" w:themeColor="text1"/>
            </w:rPr>
          </w:rPrChange>
        </w:rPr>
        <w:t>会话</w:t>
      </w:r>
      <w:r w:rsidR="00476838" w:rsidRPr="00B207B1">
        <w:rPr>
          <w:rFonts w:hAnsiTheme="minorEastAsia" w:hint="eastAsia"/>
          <w:color w:val="000000" w:themeColor="text1"/>
          <w:rPrChange w:id="5823" w:author="JY0225" w:date="2017-08-24T12:06:00Z">
            <w:rPr>
              <w:rFonts w:hint="eastAsia"/>
              <w:color w:val="000000" w:themeColor="text1"/>
            </w:rPr>
          </w:rPrChange>
        </w:rPr>
        <w:t>备份</w:t>
      </w:r>
      <w:r w:rsidR="000545CE" w:rsidRPr="00B207B1">
        <w:rPr>
          <w:rFonts w:hAnsiTheme="minorEastAsia" w:hint="eastAsia"/>
          <w:color w:val="000000" w:themeColor="text1"/>
          <w:rPrChange w:id="5824" w:author="JY0225" w:date="2017-08-24T12:06:00Z">
            <w:rPr>
              <w:rFonts w:hint="eastAsia"/>
              <w:color w:val="000000" w:themeColor="text1"/>
            </w:rPr>
          </w:rPrChange>
        </w:rPr>
        <w:t>及加密测试</w:t>
      </w:r>
    </w:p>
    <w:tbl>
      <w:tblPr>
        <w:tblStyle w:val="ae"/>
        <w:tblW w:w="0" w:type="auto"/>
        <w:tblLook w:val="04A0" w:firstRow="1" w:lastRow="0" w:firstColumn="1" w:lastColumn="0" w:noHBand="0" w:noVBand="1"/>
      </w:tblPr>
      <w:tblGrid>
        <w:gridCol w:w="2767"/>
        <w:gridCol w:w="5535"/>
      </w:tblGrid>
      <w:tr w:rsidR="00C70D01" w:rsidRPr="00B207B1" w14:paraId="0236F178" w14:textId="77777777" w:rsidTr="00723C1A">
        <w:tc>
          <w:tcPr>
            <w:tcW w:w="2767" w:type="dxa"/>
            <w:vAlign w:val="center"/>
          </w:tcPr>
          <w:p w14:paraId="4DA0FC0F" w14:textId="77777777" w:rsidR="00C70D01" w:rsidRPr="00B207B1" w:rsidRDefault="00C70D01" w:rsidP="00C70D01">
            <w:pPr>
              <w:spacing w:line="400" w:lineRule="exact"/>
              <w:jc w:val="left"/>
              <w:rPr>
                <w:color w:val="000000" w:themeColor="text1"/>
              </w:rPr>
            </w:pPr>
            <w:r w:rsidRPr="00B207B1">
              <w:rPr>
                <w:rFonts w:hint="eastAsia"/>
                <w:color w:val="000000" w:themeColor="text1"/>
              </w:rPr>
              <w:t>测试编号</w:t>
            </w:r>
          </w:p>
        </w:tc>
        <w:tc>
          <w:tcPr>
            <w:tcW w:w="5535" w:type="dxa"/>
            <w:vAlign w:val="center"/>
          </w:tcPr>
          <w:p w14:paraId="33F2BC84" w14:textId="77777777" w:rsidR="00C70D01" w:rsidRPr="00B207B1" w:rsidRDefault="00C70D01" w:rsidP="00C70D01">
            <w:pPr>
              <w:spacing w:line="400" w:lineRule="exact"/>
              <w:rPr>
                <w:color w:val="000000" w:themeColor="text1"/>
              </w:rPr>
            </w:pPr>
            <w:r w:rsidRPr="00B207B1">
              <w:rPr>
                <w:rFonts w:hint="eastAsia"/>
                <w:color w:val="000000" w:themeColor="text1"/>
              </w:rPr>
              <w:t>Cloud-Op</w:t>
            </w:r>
            <w:r w:rsidR="00B40A09" w:rsidRPr="00B207B1">
              <w:rPr>
                <w:color w:val="000000" w:themeColor="text1"/>
              </w:rPr>
              <w:t>t-</w:t>
            </w:r>
            <w:r w:rsidR="00B40A09" w:rsidRPr="00B207B1">
              <w:rPr>
                <w:rFonts w:hint="eastAsia"/>
                <w:color w:val="000000" w:themeColor="text1"/>
              </w:rPr>
              <w:t>Test</w:t>
            </w:r>
            <w:r w:rsidR="00B40A09" w:rsidRPr="00B207B1">
              <w:rPr>
                <w:color w:val="000000" w:themeColor="text1"/>
              </w:rPr>
              <w:t>-001</w:t>
            </w:r>
          </w:p>
        </w:tc>
      </w:tr>
      <w:tr w:rsidR="00C70D01" w:rsidRPr="00B207B1" w14:paraId="6EF2E980" w14:textId="77777777" w:rsidTr="00723C1A">
        <w:tc>
          <w:tcPr>
            <w:tcW w:w="2767" w:type="dxa"/>
            <w:vAlign w:val="center"/>
          </w:tcPr>
          <w:p w14:paraId="10DA3016" w14:textId="77777777" w:rsidR="00C70D01" w:rsidRPr="00B207B1" w:rsidRDefault="00EE3216" w:rsidP="00EE3216">
            <w:pPr>
              <w:spacing w:line="400" w:lineRule="exact"/>
              <w:rPr>
                <w:color w:val="000000" w:themeColor="text1"/>
              </w:rPr>
            </w:pPr>
            <w:r w:rsidRPr="00B207B1">
              <w:rPr>
                <w:rFonts w:hint="eastAsia"/>
                <w:color w:val="000000" w:themeColor="text1"/>
              </w:rPr>
              <w:t>测试内容</w:t>
            </w:r>
          </w:p>
        </w:tc>
        <w:tc>
          <w:tcPr>
            <w:tcW w:w="5535" w:type="dxa"/>
            <w:vAlign w:val="center"/>
          </w:tcPr>
          <w:p w14:paraId="1D7364E8" w14:textId="77777777" w:rsidR="00C70D01" w:rsidRPr="00B207B1" w:rsidRDefault="001E6E84" w:rsidP="00D5465B">
            <w:pPr>
              <w:spacing w:line="400" w:lineRule="exact"/>
              <w:rPr>
                <w:color w:val="000000" w:themeColor="text1"/>
              </w:rPr>
            </w:pPr>
            <w:r w:rsidRPr="00B207B1">
              <w:rPr>
                <w:rFonts w:hint="eastAsia"/>
                <w:color w:val="000000" w:themeColor="text1"/>
              </w:rPr>
              <w:t>用户的请求</w:t>
            </w:r>
            <w:r w:rsidR="00D5465B" w:rsidRPr="00B207B1">
              <w:rPr>
                <w:rFonts w:hint="eastAsia"/>
                <w:color w:val="000000" w:themeColor="text1"/>
              </w:rPr>
              <w:t>是否</w:t>
            </w:r>
            <w:r w:rsidR="00821660" w:rsidRPr="00B207B1">
              <w:rPr>
                <w:rFonts w:hint="eastAsia"/>
                <w:color w:val="000000" w:themeColor="text1"/>
              </w:rPr>
              <w:t>以加密的形式</w:t>
            </w:r>
            <w:r w:rsidR="00476838" w:rsidRPr="00B207B1">
              <w:rPr>
                <w:rFonts w:hint="eastAsia"/>
                <w:color w:val="000000" w:themeColor="text1"/>
              </w:rPr>
              <w:t>备份</w:t>
            </w:r>
            <w:r w:rsidR="00D5465B" w:rsidRPr="00B207B1">
              <w:rPr>
                <w:rFonts w:hint="eastAsia"/>
                <w:color w:val="000000" w:themeColor="text1"/>
              </w:rPr>
              <w:t>在数据库中</w:t>
            </w:r>
            <w:r w:rsidR="00D5465B" w:rsidRPr="00B207B1">
              <w:rPr>
                <w:rFonts w:hint="eastAsia"/>
                <w:color w:val="000000" w:themeColor="text1"/>
              </w:rPr>
              <w:tab/>
            </w:r>
          </w:p>
        </w:tc>
      </w:tr>
      <w:tr w:rsidR="00C70D01" w:rsidRPr="00B207B1" w14:paraId="565C06D5" w14:textId="77777777" w:rsidTr="00723C1A">
        <w:tc>
          <w:tcPr>
            <w:tcW w:w="2767" w:type="dxa"/>
            <w:vAlign w:val="center"/>
          </w:tcPr>
          <w:p w14:paraId="77F4CFCE" w14:textId="77777777" w:rsidR="00C70D01" w:rsidRPr="00B207B1" w:rsidRDefault="0095144A" w:rsidP="006E3699">
            <w:pPr>
              <w:spacing w:line="400" w:lineRule="exact"/>
              <w:rPr>
                <w:color w:val="000000" w:themeColor="text1"/>
              </w:rPr>
            </w:pPr>
            <w:r w:rsidRPr="00B207B1">
              <w:rPr>
                <w:rFonts w:hint="eastAsia"/>
                <w:color w:val="000000" w:themeColor="text1"/>
              </w:rPr>
              <w:t>测试用例</w:t>
            </w:r>
          </w:p>
        </w:tc>
        <w:tc>
          <w:tcPr>
            <w:tcW w:w="5535" w:type="dxa"/>
            <w:vAlign w:val="center"/>
          </w:tcPr>
          <w:p w14:paraId="05D4F8DE" w14:textId="77777777" w:rsidR="00C70D01" w:rsidRPr="00B207B1" w:rsidRDefault="007E6D84" w:rsidP="0095144A">
            <w:pPr>
              <w:widowControl/>
              <w:jc w:val="left"/>
              <w:rPr>
                <w:color w:val="000000" w:themeColor="text1"/>
              </w:rPr>
            </w:pPr>
            <w:r w:rsidRPr="00B207B1">
              <w:rPr>
                <w:color w:val="000000" w:themeColor="text1"/>
              </w:rPr>
              <w:t>request =  '-k -X POST -d \'{"password": "123456", "email":"kaeyika@163.com"}\' https://192.168.7.62:443/oauth/access_token'</w:t>
            </w:r>
            <w:r w:rsidRPr="00B207B1">
              <w:rPr>
                <w:color w:val="000000" w:themeColor="text1"/>
              </w:rPr>
              <w:tab/>
            </w:r>
            <w:r w:rsidRPr="00B207B1">
              <w:rPr>
                <w:color w:val="000000" w:themeColor="text1"/>
              </w:rPr>
              <w:tab/>
            </w:r>
          </w:p>
        </w:tc>
      </w:tr>
      <w:tr w:rsidR="00C70D01" w:rsidRPr="00B207B1" w14:paraId="23FBB316" w14:textId="77777777" w:rsidTr="00723C1A">
        <w:tc>
          <w:tcPr>
            <w:tcW w:w="2767" w:type="dxa"/>
            <w:vAlign w:val="center"/>
          </w:tcPr>
          <w:p w14:paraId="237EFD56" w14:textId="77777777" w:rsidR="00C70D01" w:rsidRPr="00B207B1" w:rsidRDefault="00B4090A" w:rsidP="00B4090A">
            <w:pPr>
              <w:spacing w:line="400" w:lineRule="exact"/>
            </w:pPr>
            <w:r w:rsidRPr="00B207B1">
              <w:rPr>
                <w:rFonts w:hint="eastAsia"/>
                <w:color w:val="000000" w:themeColor="text1"/>
              </w:rPr>
              <w:t>测试结果</w:t>
            </w:r>
          </w:p>
        </w:tc>
        <w:tc>
          <w:tcPr>
            <w:tcW w:w="5535" w:type="dxa"/>
            <w:vAlign w:val="center"/>
          </w:tcPr>
          <w:p w14:paraId="59C98B8E" w14:textId="77777777" w:rsidR="00C70D01" w:rsidRPr="00B207B1" w:rsidRDefault="00B4090A" w:rsidP="00B4090A">
            <w:pPr>
              <w:spacing w:line="400" w:lineRule="exact"/>
            </w:pPr>
            <w:r w:rsidRPr="00B207B1">
              <w:rPr>
                <w:rFonts w:hint="eastAsia"/>
                <w:color w:val="000000" w:themeColor="text1"/>
              </w:rPr>
              <w:t>用户的请求以加密的形式</w:t>
            </w:r>
            <w:r w:rsidR="00476838" w:rsidRPr="00B207B1">
              <w:rPr>
                <w:rFonts w:hint="eastAsia"/>
                <w:color w:val="000000" w:themeColor="text1"/>
              </w:rPr>
              <w:t>备份</w:t>
            </w:r>
            <w:r w:rsidRPr="00B207B1">
              <w:rPr>
                <w:rFonts w:hint="eastAsia"/>
                <w:color w:val="000000" w:themeColor="text1"/>
              </w:rPr>
              <w:t>在了SQLite数据库中</w:t>
            </w:r>
          </w:p>
        </w:tc>
      </w:tr>
    </w:tbl>
    <w:p w14:paraId="0A120712" w14:textId="5CC05C19" w:rsidR="00296065" w:rsidRPr="00B207B1" w:rsidRDefault="0006112C" w:rsidP="007B5F9C">
      <w:pPr>
        <w:spacing w:line="400" w:lineRule="exact"/>
        <w:rPr>
          <w:rFonts w:hAnsiTheme="minorEastAsia"/>
          <w:rPrChange w:id="5825" w:author="JY0225" w:date="2017-08-24T12:06:00Z">
            <w:rPr/>
          </w:rPrChange>
        </w:rPr>
      </w:pPr>
      <w:r w:rsidRPr="00B207B1">
        <w:rPr>
          <w:noProof/>
        </w:rPr>
        <w:drawing>
          <wp:anchor distT="0" distB="0" distL="114300" distR="114300" simplePos="0" relativeHeight="251663360" behindDoc="0" locked="0" layoutInCell="1" allowOverlap="1" wp14:anchorId="59B3BDB4" wp14:editId="22F6AF34">
            <wp:simplePos x="0" y="0"/>
            <wp:positionH relativeFrom="margin">
              <wp:align>left</wp:align>
            </wp:positionH>
            <wp:positionV relativeFrom="paragraph">
              <wp:posOffset>1331166</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rsidRPr="00B207B1">
        <w:tab/>
      </w:r>
      <w:r w:rsidR="008444B6" w:rsidRPr="00B207B1">
        <w:rPr>
          <w:rFonts w:hAnsiTheme="minorEastAsia" w:hint="eastAsia"/>
          <w:color w:val="000000" w:themeColor="text1"/>
          <w:rPrChange w:id="5826" w:author="JY0225" w:date="2017-08-24T12:06:00Z">
            <w:rPr>
              <w:rFonts w:hint="eastAsia"/>
              <w:color w:val="000000" w:themeColor="text1"/>
            </w:rPr>
          </w:rPrChange>
        </w:rPr>
        <w:t>本测试</w:t>
      </w:r>
      <w:r w:rsidR="00CC267E" w:rsidRPr="00B207B1">
        <w:rPr>
          <w:rFonts w:hAnsiTheme="minorEastAsia" w:hint="eastAsia"/>
          <w:color w:val="000000" w:themeColor="text1"/>
          <w:rPrChange w:id="5827" w:author="JY0225" w:date="2017-08-24T12:06:00Z">
            <w:rPr>
              <w:rFonts w:hint="eastAsia"/>
              <w:color w:val="000000" w:themeColor="text1"/>
            </w:rPr>
          </w:rPrChange>
        </w:rPr>
        <w:t>主要对持久会话管理模块中会话</w:t>
      </w:r>
      <w:r w:rsidR="00476838" w:rsidRPr="00B207B1">
        <w:rPr>
          <w:rFonts w:hAnsiTheme="minorEastAsia" w:hint="eastAsia"/>
          <w:color w:val="000000" w:themeColor="text1"/>
          <w:rPrChange w:id="5828" w:author="JY0225" w:date="2017-08-24T12:06:00Z">
            <w:rPr>
              <w:rFonts w:hint="eastAsia"/>
              <w:color w:val="000000" w:themeColor="text1"/>
            </w:rPr>
          </w:rPrChange>
        </w:rPr>
        <w:t>备份</w:t>
      </w:r>
      <w:r w:rsidR="00CC267E" w:rsidRPr="00B207B1">
        <w:rPr>
          <w:rFonts w:hAnsiTheme="minorEastAsia" w:hint="eastAsia"/>
          <w:color w:val="000000" w:themeColor="text1"/>
          <w:rPrChange w:id="5829" w:author="JY0225" w:date="2017-08-24T12:06:00Z">
            <w:rPr>
              <w:rFonts w:hint="eastAsia"/>
              <w:color w:val="000000" w:themeColor="text1"/>
            </w:rPr>
          </w:rPrChange>
        </w:rPr>
        <w:t>及加密进行了测试，</w:t>
      </w:r>
      <w:r w:rsidR="00233561" w:rsidRPr="00B207B1">
        <w:rPr>
          <w:rFonts w:hAnsiTheme="minorEastAsia" w:hint="eastAsia"/>
          <w:color w:val="000000" w:themeColor="text1"/>
          <w:rPrChange w:id="5830" w:author="JY0225" w:date="2017-08-24T12:06:00Z">
            <w:rPr>
              <w:rFonts w:hint="eastAsia"/>
              <w:color w:val="000000" w:themeColor="text1"/>
            </w:rPr>
          </w:rPrChange>
        </w:rPr>
        <w:t>测试</w:t>
      </w:r>
      <w:r w:rsidR="00D62A16" w:rsidRPr="00B207B1">
        <w:rPr>
          <w:rFonts w:hAnsiTheme="minorEastAsia" w:hint="eastAsia"/>
          <w:color w:val="000000" w:themeColor="text1"/>
          <w:rPrChange w:id="5831" w:author="JY0225" w:date="2017-08-24T12:06:00Z">
            <w:rPr>
              <w:rFonts w:hint="eastAsia"/>
              <w:color w:val="000000" w:themeColor="text1"/>
            </w:rPr>
          </w:rPrChange>
        </w:rPr>
        <w:t>用例来自用户的请求</w:t>
      </w:r>
      <w:r w:rsidR="003652CA" w:rsidRPr="00B207B1">
        <w:rPr>
          <w:rFonts w:hAnsiTheme="minorEastAsia" w:hint="eastAsia"/>
          <w:color w:val="000000" w:themeColor="text1"/>
          <w:rPrChange w:id="5832" w:author="JY0225" w:date="2017-08-24T12:06:00Z">
            <w:rPr>
              <w:rFonts w:hint="eastAsia"/>
              <w:color w:val="000000" w:themeColor="text1"/>
            </w:rPr>
          </w:rPrChange>
        </w:rPr>
        <w:t>，该用例</w:t>
      </w:r>
      <w:r w:rsidR="00276705" w:rsidRPr="00B207B1">
        <w:rPr>
          <w:rFonts w:hAnsiTheme="minorEastAsia" w:hint="eastAsia"/>
          <w:color w:val="000000" w:themeColor="text1"/>
          <w:rPrChange w:id="5833" w:author="JY0225" w:date="2017-08-24T12:06:00Z">
            <w:rPr>
              <w:rFonts w:hint="eastAsia"/>
              <w:color w:val="000000" w:themeColor="text1"/>
            </w:rPr>
          </w:rPrChange>
        </w:rPr>
        <w:t>表示的是</w:t>
      </w:r>
      <w:r w:rsidR="003652CA" w:rsidRPr="00B207B1">
        <w:rPr>
          <w:rFonts w:hAnsiTheme="minorEastAsia" w:hint="eastAsia"/>
          <w:color w:val="000000" w:themeColor="text1"/>
          <w:rPrChange w:id="5834" w:author="JY0225" w:date="2017-08-24T12:06:00Z">
            <w:rPr>
              <w:rFonts w:hint="eastAsia"/>
              <w:color w:val="000000" w:themeColor="text1"/>
            </w:rPr>
          </w:rPrChange>
        </w:rPr>
        <w:t>用户名</w:t>
      </w:r>
      <w:r w:rsidR="00276705" w:rsidRPr="00B207B1">
        <w:rPr>
          <w:rFonts w:hAnsiTheme="minorEastAsia" w:hint="eastAsia"/>
          <w:color w:val="000000" w:themeColor="text1"/>
          <w:rPrChange w:id="5835" w:author="JY0225" w:date="2017-08-24T12:06:00Z">
            <w:rPr>
              <w:rFonts w:hint="eastAsia"/>
              <w:color w:val="000000" w:themeColor="text1"/>
            </w:rPr>
          </w:rPrChange>
        </w:rPr>
        <w:t>为</w:t>
      </w:r>
      <w:r w:rsidR="00276705" w:rsidRPr="00B207B1">
        <w:rPr>
          <w:rFonts w:hAnsiTheme="minorEastAsia"/>
          <w:color w:val="000000" w:themeColor="text1"/>
          <w:rPrChange w:id="5836" w:author="JY0225" w:date="2017-08-24T12:06:00Z">
            <w:rPr>
              <w:color w:val="000000" w:themeColor="text1"/>
            </w:rPr>
          </w:rPrChange>
        </w:rPr>
        <w:t>kaeyika163com</w:t>
      </w:r>
      <w:r w:rsidR="0000714B" w:rsidRPr="00B207B1">
        <w:rPr>
          <w:rFonts w:hAnsiTheme="minorEastAsia" w:hint="eastAsia"/>
          <w:color w:val="000000" w:themeColor="text1"/>
          <w:rPrChange w:id="5837" w:author="JY0225" w:date="2017-08-24T12:06:00Z">
            <w:rPr>
              <w:rFonts w:hint="eastAsia"/>
              <w:color w:val="000000" w:themeColor="text1"/>
            </w:rPr>
          </w:rPrChange>
        </w:rPr>
        <w:t>，</w:t>
      </w:r>
      <w:r w:rsidR="00C74210" w:rsidRPr="00B207B1">
        <w:rPr>
          <w:rFonts w:hAnsiTheme="minorEastAsia" w:hint="eastAsia"/>
          <w:color w:val="000000" w:themeColor="text1"/>
          <w:rPrChange w:id="5838" w:author="JY0225" w:date="2017-08-24T12:06:00Z">
            <w:rPr>
              <w:rFonts w:hint="eastAsia"/>
              <w:color w:val="000000" w:themeColor="text1"/>
            </w:rPr>
          </w:rPrChange>
        </w:rPr>
        <w:t>密码为</w:t>
      </w:r>
      <w:r w:rsidR="00C74210" w:rsidRPr="00B207B1">
        <w:rPr>
          <w:rFonts w:hAnsiTheme="minorEastAsia"/>
          <w:color w:val="000000" w:themeColor="text1"/>
          <w:rPrChange w:id="5839" w:author="JY0225" w:date="2017-08-24T12:06:00Z">
            <w:rPr>
              <w:color w:val="000000" w:themeColor="text1"/>
            </w:rPr>
          </w:rPrChange>
        </w:rPr>
        <w:t>123456</w:t>
      </w:r>
      <w:r w:rsidR="00C74210" w:rsidRPr="00B207B1">
        <w:rPr>
          <w:rFonts w:hAnsiTheme="minorEastAsia" w:hint="eastAsia"/>
          <w:color w:val="000000" w:themeColor="text1"/>
          <w:rPrChange w:id="5840" w:author="JY0225" w:date="2017-08-24T12:06:00Z">
            <w:rPr>
              <w:rFonts w:hint="eastAsia"/>
              <w:color w:val="000000" w:themeColor="text1"/>
            </w:rPr>
          </w:rPrChange>
        </w:rPr>
        <w:t>的用户请求登录。</w:t>
      </w:r>
      <w:r w:rsidR="002759CF" w:rsidRPr="00B207B1">
        <w:rPr>
          <w:rFonts w:hAnsiTheme="minorEastAsia" w:hint="eastAsia"/>
          <w:color w:val="000000" w:themeColor="text1"/>
          <w:rPrChange w:id="5841" w:author="JY0225" w:date="2017-08-24T12:06:00Z">
            <w:rPr>
              <w:rFonts w:hint="eastAsia"/>
              <w:color w:val="000000" w:themeColor="text1"/>
            </w:rPr>
          </w:rPrChange>
        </w:rPr>
        <w:t>优化后的中间件系统首先会调用请求加密函数，对会话进行加密，然后调用数据库层的服务，将加密后的请求存入到数据库。</w:t>
      </w:r>
      <w:r w:rsidR="006E6A72" w:rsidRPr="00B207B1">
        <w:rPr>
          <w:rFonts w:hAnsiTheme="minorEastAsia" w:hint="eastAsia"/>
          <w:color w:val="000000" w:themeColor="text1"/>
          <w:rPrChange w:id="5842" w:author="JY0225" w:date="2017-08-24T12:06:00Z">
            <w:rPr>
              <w:rFonts w:hint="eastAsia"/>
              <w:color w:val="000000" w:themeColor="text1"/>
            </w:rPr>
          </w:rPrChange>
        </w:rPr>
        <w:t>测试</w:t>
      </w:r>
      <w:r w:rsidR="00B17D26">
        <w:rPr>
          <w:rFonts w:hAnsiTheme="minorEastAsia" w:hint="eastAsia"/>
          <w:color w:val="000000" w:themeColor="text1"/>
        </w:rPr>
        <w:t>结果如图6-1</w:t>
      </w:r>
      <w:r w:rsidR="00E30C53" w:rsidRPr="00B207B1">
        <w:rPr>
          <w:rFonts w:hAnsiTheme="minorEastAsia" w:hint="eastAsia"/>
          <w:color w:val="000000" w:themeColor="text1"/>
          <w:rPrChange w:id="5843" w:author="JY0225" w:date="2017-08-24T12:06:00Z">
            <w:rPr>
              <w:rFonts w:hint="eastAsia"/>
              <w:color w:val="000000" w:themeColor="text1"/>
            </w:rPr>
          </w:rPrChange>
        </w:rPr>
        <w:t>所示：</w:t>
      </w:r>
    </w:p>
    <w:p w14:paraId="70A5FA3A" w14:textId="77777777" w:rsidR="005850BE" w:rsidRPr="00B207B1" w:rsidRDefault="0006112C">
      <w:pPr>
        <w:spacing w:line="400" w:lineRule="exact"/>
        <w:ind w:left="420"/>
        <w:jc w:val="center"/>
        <w:rPr>
          <w:rFonts w:hAnsiTheme="minorEastAsia"/>
          <w:color w:val="000000" w:themeColor="text1"/>
          <w:rPrChange w:id="5844" w:author="JY0225" w:date="2017-08-24T12:07:00Z">
            <w:rPr>
              <w:color w:val="000000" w:themeColor="text1"/>
            </w:rPr>
          </w:rPrChange>
        </w:rPr>
        <w:pPrChange w:id="5845" w:author="JY0225" w:date="2017-08-24T12:07:00Z">
          <w:pPr>
            <w:spacing w:line="360" w:lineRule="auto"/>
            <w:ind w:left="420"/>
            <w:jc w:val="center"/>
          </w:pPr>
        </w:pPrChange>
      </w:pPr>
      <w:r w:rsidRPr="00B207B1">
        <w:rPr>
          <w:rFonts w:hAnsiTheme="minorEastAsia"/>
          <w:rPrChange w:id="5846" w:author="JY0225" w:date="2017-08-24T12:07:00Z">
            <w:rPr/>
          </w:rPrChange>
        </w:rPr>
        <w:tab/>
      </w:r>
      <w:r w:rsidR="005850BE" w:rsidRPr="00B207B1">
        <w:rPr>
          <w:rFonts w:hAnsiTheme="minorEastAsia" w:hint="eastAsia"/>
          <w:color w:val="000000" w:themeColor="text1"/>
          <w:rPrChange w:id="5847" w:author="JY0225" w:date="2017-08-24T12:07:00Z">
            <w:rPr>
              <w:rFonts w:hint="eastAsia"/>
              <w:color w:val="000000" w:themeColor="text1"/>
            </w:rPr>
          </w:rPrChange>
        </w:rPr>
        <w:t>图</w:t>
      </w:r>
      <w:r w:rsidR="00C73049" w:rsidRPr="00B207B1">
        <w:rPr>
          <w:rFonts w:hAnsiTheme="minorEastAsia"/>
          <w:color w:val="000000" w:themeColor="text1"/>
          <w:rPrChange w:id="5848" w:author="JY0225" w:date="2017-08-24T12:07:00Z">
            <w:rPr>
              <w:color w:val="000000" w:themeColor="text1"/>
            </w:rPr>
          </w:rPrChange>
        </w:rPr>
        <w:t>6-1</w:t>
      </w:r>
      <w:r w:rsidR="00C73049" w:rsidRPr="00B207B1">
        <w:rPr>
          <w:rFonts w:hAnsiTheme="minorEastAsia" w:hint="eastAsia"/>
          <w:color w:val="000000" w:themeColor="text1"/>
          <w:rPrChange w:id="5849" w:author="JY0225" w:date="2017-08-24T12:07:00Z">
            <w:rPr>
              <w:rFonts w:hint="eastAsia"/>
              <w:color w:val="000000" w:themeColor="text1"/>
            </w:rPr>
          </w:rPrChange>
        </w:rPr>
        <w:t>会话信息加密测试</w:t>
      </w:r>
      <w:r w:rsidR="005850BE" w:rsidRPr="00B207B1">
        <w:rPr>
          <w:rFonts w:hAnsiTheme="minorEastAsia" w:hint="eastAsia"/>
          <w:color w:val="000000" w:themeColor="text1"/>
          <w:rPrChange w:id="5850" w:author="JY0225" w:date="2017-08-24T12:07:00Z">
            <w:rPr>
              <w:rFonts w:hint="eastAsia"/>
              <w:color w:val="000000" w:themeColor="text1"/>
            </w:rPr>
          </w:rPrChange>
        </w:rPr>
        <w:t>图</w:t>
      </w:r>
    </w:p>
    <w:p w14:paraId="2A7D8838" w14:textId="1363C268" w:rsidR="00BD00EB" w:rsidRPr="00B207B1" w:rsidRDefault="0006112C">
      <w:pPr>
        <w:spacing w:line="400" w:lineRule="exact"/>
        <w:ind w:firstLine="420"/>
        <w:rPr>
          <w:rFonts w:hAnsiTheme="minorEastAsia"/>
          <w:rPrChange w:id="5851" w:author="JY0225" w:date="2017-08-24T12:07:00Z">
            <w:rPr/>
          </w:rPrChange>
        </w:rPr>
      </w:pPr>
      <w:r w:rsidRPr="00B207B1">
        <w:rPr>
          <w:rFonts w:hAnsiTheme="minorEastAsia" w:hint="eastAsia"/>
          <w:color w:val="000000" w:themeColor="text1"/>
          <w:rPrChange w:id="5852" w:author="JY0225" w:date="2017-08-24T12:07:00Z">
            <w:rPr>
              <w:rFonts w:hint="eastAsia"/>
              <w:color w:val="000000" w:themeColor="text1"/>
            </w:rPr>
          </w:rPrChange>
        </w:rPr>
        <w:t>从图</w:t>
      </w:r>
      <w:r w:rsidR="002A47E7">
        <w:rPr>
          <w:rFonts w:hAnsiTheme="minorEastAsia" w:hint="eastAsia"/>
          <w:color w:val="000000" w:themeColor="text1"/>
        </w:rPr>
        <w:t>6-1</w:t>
      </w:r>
      <w:r w:rsidRPr="00B207B1">
        <w:rPr>
          <w:rFonts w:hAnsiTheme="minorEastAsia" w:hint="eastAsia"/>
          <w:color w:val="000000" w:themeColor="text1"/>
          <w:rPrChange w:id="5853" w:author="JY0225" w:date="2017-08-24T12:07:00Z">
            <w:rPr>
              <w:rFonts w:hint="eastAsia"/>
              <w:color w:val="000000" w:themeColor="text1"/>
            </w:rPr>
          </w:rPrChange>
        </w:rPr>
        <w:t>中可以看出，请求已经被存在</w:t>
      </w:r>
      <w:r w:rsidRPr="00B207B1">
        <w:rPr>
          <w:rFonts w:hAnsiTheme="minorEastAsia"/>
          <w:color w:val="000000" w:themeColor="text1"/>
          <w:rPrChange w:id="5854" w:author="JY0225" w:date="2017-08-24T12:07:00Z">
            <w:rPr>
              <w:color w:val="000000" w:themeColor="text1"/>
            </w:rPr>
          </w:rPrChange>
        </w:rPr>
        <w:t>SQLite</w:t>
      </w:r>
      <w:r w:rsidRPr="00B207B1">
        <w:rPr>
          <w:rFonts w:hAnsiTheme="minorEastAsia" w:hint="eastAsia"/>
          <w:color w:val="000000" w:themeColor="text1"/>
          <w:rPrChange w:id="5855" w:author="JY0225" w:date="2017-08-24T12:07:00Z">
            <w:rPr>
              <w:rFonts w:hint="eastAsia"/>
              <w:color w:val="000000" w:themeColor="text1"/>
            </w:rPr>
          </w:rPrChange>
        </w:rPr>
        <w:t>数据中，数据库的路径为</w:t>
      </w:r>
      <w:r w:rsidRPr="00B207B1">
        <w:rPr>
          <w:rFonts w:hAnsiTheme="minorEastAsia"/>
          <w:color w:val="000000" w:themeColor="text1"/>
          <w:rPrChange w:id="5856" w:author="JY0225" w:date="2017-08-24T12:07:00Z">
            <w:rPr>
              <w:color w:val="000000" w:themeColor="text1"/>
            </w:rPr>
          </w:rPrChange>
        </w:rPr>
        <w:t>/va/log/mwlog.db</w:t>
      </w:r>
      <w:r w:rsidR="00BC2D03" w:rsidRPr="00B207B1">
        <w:rPr>
          <w:rFonts w:hAnsiTheme="minorEastAsia" w:hint="eastAsia"/>
          <w:color w:val="000000" w:themeColor="text1"/>
          <w:rPrChange w:id="5857" w:author="JY0225" w:date="2017-08-24T12:07:00Z">
            <w:rPr>
              <w:rFonts w:hint="eastAsia"/>
              <w:color w:val="000000" w:themeColor="text1"/>
            </w:rPr>
          </w:rPrChange>
        </w:rPr>
        <w:t>。</w:t>
      </w:r>
      <w:r w:rsidR="007D65D9" w:rsidRPr="00B207B1">
        <w:rPr>
          <w:rFonts w:hAnsiTheme="minorEastAsia" w:hint="eastAsia"/>
          <w:color w:val="000000" w:themeColor="text1"/>
          <w:rPrChange w:id="5858" w:author="JY0225" w:date="2017-08-24T12:07:00Z">
            <w:rPr>
              <w:rFonts w:hint="eastAsia"/>
              <w:color w:val="000000" w:themeColor="text1"/>
            </w:rPr>
          </w:rPrChange>
        </w:rPr>
        <w:t>我们可以看到，用户的请求是以乱码的形式</w:t>
      </w:r>
      <w:r w:rsidR="00476838" w:rsidRPr="00B207B1">
        <w:rPr>
          <w:rFonts w:hAnsiTheme="minorEastAsia" w:hint="eastAsia"/>
          <w:color w:val="000000" w:themeColor="text1"/>
          <w:rPrChange w:id="5859" w:author="JY0225" w:date="2017-08-24T12:07:00Z">
            <w:rPr>
              <w:rFonts w:hint="eastAsia"/>
              <w:color w:val="000000" w:themeColor="text1"/>
            </w:rPr>
          </w:rPrChange>
        </w:rPr>
        <w:t>备份</w:t>
      </w:r>
      <w:r w:rsidR="007D65D9" w:rsidRPr="00B207B1">
        <w:rPr>
          <w:rFonts w:hAnsiTheme="minorEastAsia" w:hint="eastAsia"/>
          <w:color w:val="000000" w:themeColor="text1"/>
          <w:rPrChange w:id="5860" w:author="JY0225" w:date="2017-08-24T12:07:00Z">
            <w:rPr>
              <w:rFonts w:hint="eastAsia"/>
              <w:color w:val="000000" w:themeColor="text1"/>
            </w:rPr>
          </w:rPrChange>
        </w:rPr>
        <w:t>在数据库中的，这很好地验证了对数据进行加密</w:t>
      </w:r>
      <w:r w:rsidR="00476838" w:rsidRPr="00B207B1">
        <w:rPr>
          <w:rFonts w:hAnsiTheme="minorEastAsia" w:hint="eastAsia"/>
          <w:color w:val="000000" w:themeColor="text1"/>
          <w:rPrChange w:id="5861" w:author="JY0225" w:date="2017-08-24T12:07:00Z">
            <w:rPr>
              <w:rFonts w:hint="eastAsia"/>
              <w:color w:val="000000" w:themeColor="text1"/>
            </w:rPr>
          </w:rPrChange>
        </w:rPr>
        <w:t>备份</w:t>
      </w:r>
      <w:r w:rsidR="007D65D9" w:rsidRPr="00B207B1">
        <w:rPr>
          <w:rFonts w:hAnsiTheme="minorEastAsia" w:hint="eastAsia"/>
          <w:color w:val="000000" w:themeColor="text1"/>
          <w:rPrChange w:id="5862" w:author="JY0225" w:date="2017-08-24T12:07:00Z">
            <w:rPr>
              <w:rFonts w:hint="eastAsia"/>
              <w:color w:val="000000" w:themeColor="text1"/>
            </w:rPr>
          </w:rPrChange>
        </w:rPr>
        <w:t>的需求。</w:t>
      </w:r>
    </w:p>
    <w:p w14:paraId="2CDF9DA4" w14:textId="77777777" w:rsidR="00CE1794" w:rsidRPr="00B207B1" w:rsidRDefault="00223DF5" w:rsidP="00CE1794">
      <w:pPr>
        <w:pStyle w:val="31"/>
      </w:pPr>
      <w:bookmarkStart w:id="5863" w:name="_Toc491952474"/>
      <w:r w:rsidRPr="00B207B1">
        <w:lastRenderedPageBreak/>
        <w:t>6.3</w:t>
      </w:r>
      <w:r w:rsidR="00CE1794" w:rsidRPr="00B207B1">
        <w:t xml:space="preserve">.2 </w:t>
      </w:r>
      <w:r w:rsidR="00CE1794" w:rsidRPr="00B207B1">
        <w:rPr>
          <w:rFonts w:hint="eastAsia"/>
        </w:rPr>
        <w:t>大文件上传功能测试</w:t>
      </w:r>
      <w:bookmarkEnd w:id="5863"/>
    </w:p>
    <w:p w14:paraId="7BD4933D" w14:textId="0D1F600C" w:rsidR="00437E40" w:rsidRPr="00B207B1" w:rsidRDefault="00C31EDD" w:rsidP="00E67252">
      <w:pPr>
        <w:spacing w:line="400" w:lineRule="exact"/>
        <w:ind w:firstLine="418"/>
        <w:rPr>
          <w:rFonts w:hAnsiTheme="minorEastAsia"/>
          <w:color w:val="000000" w:themeColor="text1"/>
          <w:rPrChange w:id="5864" w:author="JY0225" w:date="2017-08-24T12:07:00Z">
            <w:rPr>
              <w:color w:val="000000" w:themeColor="text1"/>
            </w:rPr>
          </w:rPrChange>
        </w:rPr>
      </w:pPr>
      <w:r w:rsidRPr="00B207B1">
        <w:rPr>
          <w:rFonts w:hAnsiTheme="minorEastAsia" w:hint="eastAsia"/>
          <w:color w:val="000000" w:themeColor="text1"/>
          <w:rPrChange w:id="5865" w:author="JY0225" w:date="2017-08-24T12:07:00Z">
            <w:rPr>
              <w:rFonts w:hint="eastAsia"/>
              <w:color w:val="000000" w:themeColor="text1"/>
            </w:rPr>
          </w:rPrChange>
        </w:rPr>
        <w:t>大文件上传</w:t>
      </w:r>
      <w:r w:rsidR="007C7124" w:rsidRPr="00B207B1">
        <w:rPr>
          <w:rFonts w:hAnsiTheme="minorEastAsia" w:hint="eastAsia"/>
          <w:color w:val="000000" w:themeColor="text1"/>
          <w:rPrChange w:id="5866" w:author="JY0225" w:date="2017-08-24T12:07:00Z">
            <w:rPr>
              <w:rFonts w:hint="eastAsia"/>
              <w:color w:val="000000" w:themeColor="text1"/>
            </w:rPr>
          </w:rPrChange>
        </w:rPr>
        <w:t>利用服务器提供的高级功能，实现了大文件分块上传功能，在受到网络状况受到影响的情况下，若文件上传中断，会自动启用断点续传功能，避免数据重传。</w:t>
      </w:r>
      <w:r w:rsidR="000F6E74" w:rsidRPr="00B207B1">
        <w:rPr>
          <w:rFonts w:hAnsiTheme="minorEastAsia" w:hint="eastAsia"/>
          <w:color w:val="000000" w:themeColor="text1"/>
          <w:rPrChange w:id="5867" w:author="JY0225" w:date="2017-08-24T12:07:00Z">
            <w:rPr>
              <w:rFonts w:hint="eastAsia"/>
              <w:color w:val="000000" w:themeColor="text1"/>
            </w:rPr>
          </w:rPrChange>
        </w:rPr>
        <w:t>测试中，</w:t>
      </w:r>
      <w:r w:rsidR="004F1FD7" w:rsidRPr="00B207B1">
        <w:rPr>
          <w:rFonts w:hAnsiTheme="minorEastAsia" w:hint="eastAsia"/>
          <w:color w:val="000000" w:themeColor="text1"/>
          <w:rPrChange w:id="5868" w:author="JY0225" w:date="2017-08-24T12:07:00Z">
            <w:rPr>
              <w:rFonts w:hint="eastAsia"/>
              <w:color w:val="000000" w:themeColor="text1"/>
            </w:rPr>
          </w:rPrChange>
        </w:rPr>
        <w:t>本文</w:t>
      </w:r>
      <w:r w:rsidR="00D86C9A" w:rsidRPr="00B207B1">
        <w:rPr>
          <w:rFonts w:hAnsiTheme="minorEastAsia" w:hint="eastAsia"/>
          <w:color w:val="000000" w:themeColor="text1"/>
          <w:rPrChange w:id="5869" w:author="JY0225" w:date="2017-08-24T12:07:00Z">
            <w:rPr>
              <w:rFonts w:hint="eastAsia"/>
              <w:color w:val="000000" w:themeColor="text1"/>
            </w:rPr>
          </w:rPrChange>
        </w:rPr>
        <w:t>分别对网络状况正常和出现异常两种情况进行测试。</w:t>
      </w:r>
      <w:r w:rsidR="00A86B32" w:rsidRPr="00B207B1">
        <w:rPr>
          <w:rFonts w:hAnsiTheme="minorEastAsia" w:hint="eastAsia"/>
          <w:color w:val="000000" w:themeColor="text1"/>
          <w:rPrChange w:id="5870" w:author="JY0225" w:date="2017-08-24T12:07:00Z">
            <w:rPr>
              <w:rFonts w:hint="eastAsia"/>
              <w:color w:val="000000" w:themeColor="text1"/>
            </w:rPr>
          </w:rPrChange>
        </w:rPr>
        <w:t>在正常的网络状态下，超过规定大小的文件将被分割成固定大小的文件块，然后</w:t>
      </w:r>
      <w:r w:rsidR="00371D34" w:rsidRPr="00B207B1">
        <w:rPr>
          <w:rFonts w:hAnsiTheme="minorEastAsia" w:hint="eastAsia"/>
          <w:color w:val="000000" w:themeColor="text1"/>
          <w:rPrChange w:id="5871" w:author="JY0225" w:date="2017-08-24T12:07:00Z">
            <w:rPr>
              <w:rFonts w:hint="eastAsia"/>
              <w:color w:val="000000" w:themeColor="text1"/>
            </w:rPr>
          </w:rPrChange>
        </w:rPr>
        <w:t>逐一</w:t>
      </w:r>
      <w:r w:rsidR="00A86B32" w:rsidRPr="00B207B1">
        <w:rPr>
          <w:rFonts w:hAnsiTheme="minorEastAsia" w:hint="eastAsia"/>
          <w:color w:val="000000" w:themeColor="text1"/>
          <w:rPrChange w:id="5872" w:author="JY0225" w:date="2017-08-24T12:07:00Z">
            <w:rPr>
              <w:rFonts w:hint="eastAsia"/>
              <w:color w:val="000000" w:themeColor="text1"/>
            </w:rPr>
          </w:rPrChange>
        </w:rPr>
        <w:t>上传至服务器，</w:t>
      </w:r>
      <w:r w:rsidR="007C7D3D" w:rsidRPr="00B207B1">
        <w:rPr>
          <w:rFonts w:hAnsiTheme="minorEastAsia" w:hint="eastAsia"/>
          <w:color w:val="000000" w:themeColor="text1"/>
          <w:rPrChange w:id="5873" w:author="JY0225" w:date="2017-08-24T12:07:00Z">
            <w:rPr>
              <w:rFonts w:hint="eastAsia"/>
              <w:color w:val="000000" w:themeColor="text1"/>
            </w:rPr>
          </w:rPrChange>
        </w:rPr>
        <w:t>等所有文件块上传完之后，调用服务器提供的合并文件结构，完成大文件在服务器端的合并。</w:t>
      </w:r>
      <w:r w:rsidR="000226C4" w:rsidRPr="00B207B1">
        <w:rPr>
          <w:rFonts w:hAnsiTheme="minorEastAsia" w:hint="eastAsia"/>
          <w:color w:val="000000" w:themeColor="text1"/>
          <w:rPrChange w:id="5874" w:author="JY0225" w:date="2017-08-24T12:07:00Z">
            <w:rPr>
              <w:rFonts w:hint="eastAsia"/>
              <w:color w:val="000000" w:themeColor="text1"/>
            </w:rPr>
          </w:rPrChange>
        </w:rPr>
        <w:t>在网络异常的状态下，中间件需要记录上传的断点信息，然后在下次网络连接正常后，根据断点信息实现续传。</w:t>
      </w:r>
      <w:r w:rsidR="001D32DA">
        <w:rPr>
          <w:rFonts w:hAnsiTheme="minorEastAsia" w:hint="eastAsia"/>
          <w:color w:val="000000" w:themeColor="text1"/>
        </w:rPr>
        <w:t>表6-3所示为大文件分块上传测试用例。</w:t>
      </w:r>
    </w:p>
    <w:p w14:paraId="25217B68" w14:textId="77777777" w:rsidR="00437E40" w:rsidRPr="00B207B1" w:rsidRDefault="00437E40" w:rsidP="00437E40">
      <w:pPr>
        <w:spacing w:line="400" w:lineRule="exact"/>
        <w:jc w:val="center"/>
        <w:rPr>
          <w:rFonts w:hAnsiTheme="minorEastAsia"/>
          <w:color w:val="000000" w:themeColor="text1"/>
          <w:rPrChange w:id="5875" w:author="JY0225" w:date="2017-08-24T12:07:00Z">
            <w:rPr>
              <w:color w:val="000000" w:themeColor="text1"/>
            </w:rPr>
          </w:rPrChange>
        </w:rPr>
      </w:pPr>
      <w:r w:rsidRPr="00B207B1">
        <w:rPr>
          <w:rFonts w:hAnsiTheme="minorEastAsia"/>
          <w:color w:val="000000" w:themeColor="text1"/>
          <w:rPrChange w:id="5876" w:author="JY0225" w:date="2017-08-24T12:07:00Z">
            <w:rPr>
              <w:color w:val="000000" w:themeColor="text1"/>
            </w:rPr>
          </w:rPrChange>
        </w:rPr>
        <w:tab/>
      </w:r>
      <w:r w:rsidRPr="00B207B1">
        <w:rPr>
          <w:rFonts w:hAnsiTheme="minorEastAsia" w:hint="eastAsia"/>
          <w:color w:val="000000" w:themeColor="text1"/>
          <w:rPrChange w:id="5877" w:author="JY0225" w:date="2017-08-24T12:07:00Z">
            <w:rPr>
              <w:rFonts w:hint="eastAsia"/>
              <w:color w:val="000000" w:themeColor="text1"/>
            </w:rPr>
          </w:rPrChange>
        </w:rPr>
        <w:t>表</w:t>
      </w:r>
      <w:r w:rsidR="00ED4CF0" w:rsidRPr="00B207B1">
        <w:rPr>
          <w:rFonts w:hAnsiTheme="minorEastAsia"/>
          <w:color w:val="000000" w:themeColor="text1"/>
          <w:rPrChange w:id="5878" w:author="JY0225" w:date="2017-08-24T12:07:00Z">
            <w:rPr>
              <w:color w:val="000000" w:themeColor="text1"/>
            </w:rPr>
          </w:rPrChange>
        </w:rPr>
        <w:t>6-3</w:t>
      </w:r>
      <w:r w:rsidRPr="00B207B1">
        <w:rPr>
          <w:rFonts w:hAnsiTheme="minorEastAsia"/>
          <w:color w:val="000000" w:themeColor="text1"/>
          <w:rPrChange w:id="5879" w:author="JY0225" w:date="2017-08-24T12:07:00Z">
            <w:rPr>
              <w:color w:val="000000" w:themeColor="text1"/>
            </w:rPr>
          </w:rPrChange>
        </w:rPr>
        <w:t xml:space="preserve"> </w:t>
      </w:r>
      <w:r w:rsidR="00223031" w:rsidRPr="00B207B1">
        <w:rPr>
          <w:rFonts w:hAnsiTheme="minorEastAsia" w:hint="eastAsia"/>
          <w:color w:val="000000" w:themeColor="text1"/>
          <w:rPrChange w:id="5880" w:author="JY0225" w:date="2017-08-24T12:07:00Z">
            <w:rPr>
              <w:rFonts w:hint="eastAsia"/>
              <w:color w:val="000000" w:themeColor="text1"/>
            </w:rPr>
          </w:rPrChange>
        </w:rPr>
        <w:t>大文件分块上传</w:t>
      </w:r>
      <w:r w:rsidR="00236AD0" w:rsidRPr="00B207B1">
        <w:rPr>
          <w:rFonts w:hAnsiTheme="minorEastAsia" w:hint="eastAsia"/>
          <w:color w:val="000000" w:themeColor="text1"/>
          <w:rPrChange w:id="5881" w:author="JY0225" w:date="2017-08-24T12:07: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437E40" w:rsidRPr="00B207B1" w14:paraId="1C6AB503" w14:textId="77777777" w:rsidTr="00723C1A">
        <w:tc>
          <w:tcPr>
            <w:tcW w:w="2765" w:type="dxa"/>
            <w:vAlign w:val="center"/>
          </w:tcPr>
          <w:p w14:paraId="1087FC28" w14:textId="77777777" w:rsidR="00437E40" w:rsidRPr="00B207B1" w:rsidRDefault="00437E40" w:rsidP="0003187D">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4BE146EC" w14:textId="77777777" w:rsidR="00437E40" w:rsidRPr="00B207B1" w:rsidRDefault="00437E40" w:rsidP="0003187D">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00A21454" w:rsidRPr="00B207B1">
              <w:rPr>
                <w:color w:val="000000" w:themeColor="text1"/>
              </w:rPr>
              <w:t>-002</w:t>
            </w:r>
          </w:p>
        </w:tc>
      </w:tr>
      <w:tr w:rsidR="00437E40" w:rsidRPr="00B207B1" w14:paraId="392ED93E" w14:textId="77777777" w:rsidTr="00723C1A">
        <w:tc>
          <w:tcPr>
            <w:tcW w:w="2765" w:type="dxa"/>
            <w:vAlign w:val="center"/>
          </w:tcPr>
          <w:p w14:paraId="44AEEF6F" w14:textId="77777777" w:rsidR="00437E40" w:rsidRPr="00B207B1" w:rsidRDefault="00437E40" w:rsidP="0003187D">
            <w:pPr>
              <w:spacing w:line="400" w:lineRule="exact"/>
              <w:rPr>
                <w:color w:val="000000" w:themeColor="text1"/>
              </w:rPr>
            </w:pPr>
            <w:r w:rsidRPr="00B207B1">
              <w:rPr>
                <w:rFonts w:hint="eastAsia"/>
                <w:color w:val="000000" w:themeColor="text1"/>
              </w:rPr>
              <w:t>测试内容</w:t>
            </w:r>
          </w:p>
        </w:tc>
        <w:tc>
          <w:tcPr>
            <w:tcW w:w="5599" w:type="dxa"/>
            <w:vAlign w:val="center"/>
          </w:tcPr>
          <w:p w14:paraId="062449C6" w14:textId="77777777" w:rsidR="00437E40" w:rsidRPr="00B207B1" w:rsidRDefault="00C06C92" w:rsidP="00C06C92">
            <w:pPr>
              <w:spacing w:line="400" w:lineRule="exact"/>
              <w:rPr>
                <w:color w:val="000000" w:themeColor="text1"/>
              </w:rPr>
            </w:pPr>
            <w:r w:rsidRPr="00B207B1">
              <w:rPr>
                <w:rFonts w:hint="eastAsia"/>
                <w:color w:val="000000" w:themeColor="text1"/>
              </w:rPr>
              <w:t>大文件分块上传</w:t>
            </w:r>
          </w:p>
        </w:tc>
      </w:tr>
      <w:tr w:rsidR="00437E40" w:rsidRPr="00B207B1" w14:paraId="4CD6436B" w14:textId="77777777" w:rsidTr="00723C1A">
        <w:tc>
          <w:tcPr>
            <w:tcW w:w="2765" w:type="dxa"/>
            <w:vAlign w:val="center"/>
          </w:tcPr>
          <w:p w14:paraId="5550EEB9" w14:textId="77777777" w:rsidR="00437E40" w:rsidRPr="00B207B1" w:rsidRDefault="00437E40" w:rsidP="0003187D">
            <w:pPr>
              <w:spacing w:line="400" w:lineRule="exact"/>
              <w:rPr>
                <w:color w:val="000000" w:themeColor="text1"/>
              </w:rPr>
            </w:pPr>
            <w:r w:rsidRPr="00B207B1">
              <w:rPr>
                <w:rFonts w:hint="eastAsia"/>
                <w:color w:val="000000" w:themeColor="text1"/>
              </w:rPr>
              <w:t>测试用例</w:t>
            </w:r>
          </w:p>
        </w:tc>
        <w:tc>
          <w:tcPr>
            <w:tcW w:w="5599" w:type="dxa"/>
            <w:vAlign w:val="center"/>
          </w:tcPr>
          <w:p w14:paraId="1CE308D3" w14:textId="77777777" w:rsidR="001C4312" w:rsidRPr="00B207B1" w:rsidRDefault="001C4312" w:rsidP="0003187D">
            <w:pPr>
              <w:widowControl/>
              <w:jc w:val="left"/>
              <w:rPr>
                <w:color w:val="000000" w:themeColor="text1"/>
              </w:rPr>
            </w:pPr>
            <w:r w:rsidRPr="00B207B1">
              <w:rPr>
                <w:color w:val="000000" w:themeColor="text1"/>
              </w:rPr>
              <w:t>request = -k -X PUT -T /home/herh/test.docx "https://192.168.7.62:443/v1/AUTH_kaeyika163com/end1/bigtest.docx?op=CREATE&amp;overwrite=&amp;metadata=&amp;mode=ENCRYPT" -H "X-Auth-Token:G6i7w90RCH6DoL0ZNv85rORwNBsThSF6wyouYq8s"</w:t>
            </w:r>
          </w:p>
        </w:tc>
      </w:tr>
      <w:tr w:rsidR="00437E40" w:rsidRPr="00B207B1" w14:paraId="41EFFF63" w14:textId="77777777" w:rsidTr="00723C1A">
        <w:tc>
          <w:tcPr>
            <w:tcW w:w="2765" w:type="dxa"/>
            <w:vAlign w:val="center"/>
          </w:tcPr>
          <w:p w14:paraId="52E5459F" w14:textId="77777777" w:rsidR="00437E40" w:rsidRPr="00B207B1" w:rsidRDefault="00437E40" w:rsidP="0003187D">
            <w:pPr>
              <w:spacing w:line="400" w:lineRule="exact"/>
            </w:pPr>
            <w:r w:rsidRPr="00B207B1">
              <w:rPr>
                <w:rFonts w:hint="eastAsia"/>
                <w:color w:val="000000" w:themeColor="text1"/>
              </w:rPr>
              <w:t>测试结果</w:t>
            </w:r>
          </w:p>
        </w:tc>
        <w:tc>
          <w:tcPr>
            <w:tcW w:w="5599" w:type="dxa"/>
            <w:vAlign w:val="center"/>
          </w:tcPr>
          <w:p w14:paraId="40ACD83A" w14:textId="77777777" w:rsidR="00437E40" w:rsidRPr="00B207B1" w:rsidRDefault="008D1CBC" w:rsidP="0003187D">
            <w:pPr>
              <w:spacing w:line="400" w:lineRule="exact"/>
            </w:pPr>
            <w:r w:rsidRPr="00B207B1">
              <w:rPr>
                <w:rFonts w:hint="eastAsia"/>
                <w:color w:val="000000" w:themeColor="text1"/>
              </w:rPr>
              <w:t>大文件分块后逐一上传至服务器，并在服务器端合并</w:t>
            </w:r>
          </w:p>
        </w:tc>
      </w:tr>
    </w:tbl>
    <w:p w14:paraId="2F255C65" w14:textId="761BB5D8" w:rsidR="00D250D8" w:rsidRPr="00B207B1" w:rsidRDefault="00D764AB" w:rsidP="00D250D8">
      <w:pPr>
        <w:spacing w:line="400" w:lineRule="exact"/>
        <w:ind w:firstLine="418"/>
        <w:rPr>
          <w:rFonts w:hAnsiTheme="minorEastAsia"/>
          <w:color w:val="000000" w:themeColor="text1"/>
          <w:rPrChange w:id="5882" w:author="JY0225" w:date="2017-08-24T12:07:00Z">
            <w:rPr>
              <w:color w:val="000000" w:themeColor="text1"/>
            </w:rPr>
          </w:rPrChange>
        </w:rPr>
      </w:pPr>
      <w:r w:rsidRPr="00B207B1">
        <w:rPr>
          <w:rFonts w:hAnsiTheme="minorEastAsia" w:hint="eastAsia"/>
          <w:color w:val="000000" w:themeColor="text1"/>
          <w:rPrChange w:id="5883" w:author="JY0225" w:date="2017-08-24T12:07:00Z">
            <w:rPr>
              <w:rFonts w:hint="eastAsia"/>
              <w:color w:val="000000" w:themeColor="text1"/>
            </w:rPr>
          </w:rPrChange>
        </w:rPr>
        <w:t>本测试主要针对大文件分块上传功能，</w:t>
      </w:r>
      <w:r w:rsidR="00D250D8" w:rsidRPr="00B207B1">
        <w:rPr>
          <w:rFonts w:hAnsiTheme="minorEastAsia" w:hint="eastAsia"/>
          <w:color w:val="000000" w:themeColor="text1"/>
          <w:rPrChange w:id="5884" w:author="JY0225" w:date="2017-08-24T12:07:00Z">
            <w:rPr>
              <w:rFonts w:hint="eastAsia"/>
              <w:color w:val="000000" w:themeColor="text1"/>
            </w:rPr>
          </w:rPrChange>
        </w:rPr>
        <w:t>请求表示用户名为</w:t>
      </w:r>
      <w:r w:rsidR="00D250D8" w:rsidRPr="00B207B1">
        <w:rPr>
          <w:rFonts w:hAnsiTheme="minorEastAsia"/>
          <w:color w:val="000000" w:themeColor="text1"/>
          <w:rPrChange w:id="5885" w:author="JY0225" w:date="2017-08-24T12:07:00Z">
            <w:rPr>
              <w:color w:val="000000" w:themeColor="text1"/>
            </w:rPr>
          </w:rPrChange>
        </w:rPr>
        <w:t>kaeyika163com</w:t>
      </w:r>
      <w:r w:rsidR="00D250D8" w:rsidRPr="00B207B1">
        <w:rPr>
          <w:rFonts w:hAnsiTheme="minorEastAsia" w:hint="eastAsia"/>
          <w:color w:val="000000" w:themeColor="text1"/>
          <w:rPrChange w:id="5886" w:author="JY0225" w:date="2017-08-24T12:07:00Z">
            <w:rPr>
              <w:rFonts w:hint="eastAsia"/>
              <w:color w:val="000000" w:themeColor="text1"/>
            </w:rPr>
          </w:rPrChange>
        </w:rPr>
        <w:t>的用户上传一个大文件</w:t>
      </w:r>
      <w:r w:rsidR="00EE2D71" w:rsidRPr="00B207B1">
        <w:rPr>
          <w:rFonts w:hAnsiTheme="minorEastAsia"/>
          <w:color w:val="000000" w:themeColor="text1"/>
          <w:rPrChange w:id="5887" w:author="JY0225" w:date="2017-08-24T12:07:00Z">
            <w:rPr>
              <w:color w:val="000000" w:themeColor="text1"/>
            </w:rPr>
          </w:rPrChange>
        </w:rPr>
        <w:t>test.py</w:t>
      </w:r>
      <w:r w:rsidR="00D250D8" w:rsidRPr="00B207B1">
        <w:rPr>
          <w:rFonts w:hAnsiTheme="minorEastAsia" w:hint="eastAsia"/>
          <w:color w:val="000000" w:themeColor="text1"/>
          <w:rPrChange w:id="5888" w:author="JY0225" w:date="2017-08-24T12:07:00Z">
            <w:rPr>
              <w:rFonts w:hint="eastAsia"/>
              <w:color w:val="000000" w:themeColor="text1"/>
            </w:rPr>
          </w:rPrChange>
        </w:rPr>
        <w:t>文件至服务器，</w:t>
      </w:r>
      <w:r w:rsidR="00B42E09" w:rsidRPr="00B207B1">
        <w:rPr>
          <w:rFonts w:hAnsiTheme="minorEastAsia" w:hint="eastAsia"/>
          <w:color w:val="000000" w:themeColor="text1"/>
          <w:rPrChange w:id="5889" w:author="JY0225" w:date="2017-08-24T12:07:00Z">
            <w:rPr>
              <w:rFonts w:hint="eastAsia"/>
              <w:color w:val="000000" w:themeColor="text1"/>
            </w:rPr>
          </w:rPrChange>
        </w:rPr>
        <w:t>上传至服务器的路径为</w:t>
      </w:r>
      <w:r w:rsidR="00B42E09" w:rsidRPr="00B207B1">
        <w:rPr>
          <w:rFonts w:hAnsiTheme="minorEastAsia"/>
          <w:color w:val="000000" w:themeColor="text1"/>
          <w:rPrChange w:id="5890" w:author="JY0225" w:date="2017-08-24T12:07:00Z">
            <w:rPr>
              <w:color w:val="000000" w:themeColor="text1"/>
            </w:rPr>
          </w:rPrChange>
        </w:rPr>
        <w:t>/</w:t>
      </w:r>
      <w:r w:rsidR="00F11699" w:rsidRPr="00B207B1">
        <w:rPr>
          <w:rFonts w:hAnsiTheme="minorEastAsia"/>
          <w:color w:val="000000" w:themeColor="text1"/>
          <w:rPrChange w:id="5891" w:author="JY0225" w:date="2017-08-24T12:07:00Z">
            <w:rPr>
              <w:color w:val="000000" w:themeColor="text1"/>
            </w:rPr>
          </w:rPrChange>
        </w:rPr>
        <w:t>biye/test.py</w:t>
      </w:r>
      <w:r w:rsidR="00A159C7" w:rsidRPr="00B207B1">
        <w:rPr>
          <w:rFonts w:hAnsiTheme="minorEastAsia" w:hint="eastAsia"/>
          <w:color w:val="000000" w:themeColor="text1"/>
          <w:rPrChange w:id="5892" w:author="JY0225" w:date="2017-08-24T12:07:00Z">
            <w:rPr>
              <w:rFonts w:hint="eastAsia"/>
              <w:color w:val="000000" w:themeColor="text1"/>
            </w:rPr>
          </w:rPrChange>
        </w:rPr>
        <w:t>。</w:t>
      </w:r>
      <w:r w:rsidR="00FD11C5">
        <w:rPr>
          <w:rFonts w:hAnsiTheme="minorEastAsia" w:hint="eastAsia"/>
          <w:color w:val="000000" w:themeColor="text1"/>
        </w:rPr>
        <w:t>测试的结果如</w:t>
      </w:r>
      <w:r w:rsidR="006E6A72" w:rsidRPr="00B207B1">
        <w:rPr>
          <w:rFonts w:hAnsiTheme="minorEastAsia" w:hint="eastAsia"/>
          <w:color w:val="000000" w:themeColor="text1"/>
          <w:rPrChange w:id="5893" w:author="JY0225" w:date="2017-08-24T12:07:00Z">
            <w:rPr>
              <w:rFonts w:hint="eastAsia"/>
              <w:color w:val="000000" w:themeColor="text1"/>
            </w:rPr>
          </w:rPrChange>
        </w:rPr>
        <w:t>图</w:t>
      </w:r>
      <w:r w:rsidR="00FD11C5">
        <w:rPr>
          <w:rFonts w:hAnsiTheme="minorEastAsia" w:hint="eastAsia"/>
          <w:color w:val="000000" w:themeColor="text1"/>
        </w:rPr>
        <w:t>6-2</w:t>
      </w:r>
      <w:r w:rsidR="006E6A72" w:rsidRPr="00B207B1">
        <w:rPr>
          <w:rFonts w:hAnsiTheme="minorEastAsia" w:hint="eastAsia"/>
          <w:color w:val="000000" w:themeColor="text1"/>
          <w:rPrChange w:id="5894" w:author="JY0225" w:date="2017-08-24T12:07:00Z">
            <w:rPr>
              <w:rFonts w:hint="eastAsia"/>
              <w:color w:val="000000" w:themeColor="text1"/>
            </w:rPr>
          </w:rPrChange>
        </w:rPr>
        <w:t>所示</w:t>
      </w:r>
      <w:r w:rsidR="00E52BD2" w:rsidRPr="00B207B1">
        <w:rPr>
          <w:rFonts w:hAnsiTheme="minorEastAsia" w:hint="eastAsia"/>
          <w:color w:val="000000" w:themeColor="text1"/>
          <w:rPrChange w:id="5895" w:author="JY0225" w:date="2017-08-24T12:07:00Z">
            <w:rPr>
              <w:rFonts w:hint="eastAsia"/>
              <w:color w:val="000000" w:themeColor="text1"/>
            </w:rPr>
          </w:rPrChange>
        </w:rPr>
        <w:t>：</w:t>
      </w:r>
    </w:p>
    <w:p w14:paraId="475669F4" w14:textId="77777777" w:rsidR="002A0E7E" w:rsidRPr="00B207B1" w:rsidRDefault="00A87469" w:rsidP="00A87469">
      <w:pPr>
        <w:widowControl/>
        <w:jc w:val="left"/>
        <w:rPr>
          <w:rFonts w:ascii="宋体" w:eastAsia="宋体" w:hAnsi="宋体" w:cs="宋体"/>
        </w:rPr>
      </w:pPr>
      <w:r w:rsidRPr="00B207B1">
        <w:rPr>
          <w:rFonts w:ascii="宋体" w:eastAsia="宋体" w:hAnsi="宋体" w:cs="宋体"/>
          <w:noProof/>
        </w:rPr>
        <w:drawing>
          <wp:inline distT="0" distB="0" distL="0" distR="0" wp14:anchorId="04E99C39" wp14:editId="111AE63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592B989F" w14:textId="77777777" w:rsidR="00403F9B" w:rsidRPr="00B207B1" w:rsidRDefault="00403F9B">
      <w:pPr>
        <w:spacing w:line="400" w:lineRule="exact"/>
        <w:ind w:left="420"/>
        <w:jc w:val="center"/>
        <w:rPr>
          <w:rFonts w:hAnsiTheme="minorEastAsia"/>
          <w:color w:val="000000" w:themeColor="text1"/>
          <w:rPrChange w:id="5896" w:author="JY0225" w:date="2017-08-24T12:07:00Z">
            <w:rPr>
              <w:color w:val="000000" w:themeColor="text1"/>
            </w:rPr>
          </w:rPrChange>
        </w:rPr>
        <w:pPrChange w:id="5897" w:author="JY0225" w:date="2017-08-24T12:07:00Z">
          <w:pPr>
            <w:spacing w:line="360" w:lineRule="auto"/>
            <w:ind w:left="420"/>
            <w:jc w:val="center"/>
          </w:pPr>
        </w:pPrChange>
      </w:pPr>
      <w:r w:rsidRPr="00B207B1">
        <w:rPr>
          <w:rFonts w:hAnsiTheme="minorEastAsia" w:hint="eastAsia"/>
          <w:color w:val="000000" w:themeColor="text1"/>
          <w:rPrChange w:id="5898" w:author="JY0225" w:date="2017-08-24T12:07:00Z">
            <w:rPr>
              <w:rFonts w:hint="eastAsia"/>
              <w:color w:val="000000" w:themeColor="text1"/>
            </w:rPr>
          </w:rPrChange>
        </w:rPr>
        <w:t>图</w:t>
      </w:r>
      <w:r w:rsidRPr="00B207B1">
        <w:rPr>
          <w:rFonts w:hAnsiTheme="minorEastAsia"/>
          <w:color w:val="000000" w:themeColor="text1"/>
          <w:rPrChange w:id="5899" w:author="JY0225" w:date="2017-08-24T12:07:00Z">
            <w:rPr>
              <w:color w:val="000000" w:themeColor="text1"/>
            </w:rPr>
          </w:rPrChange>
        </w:rPr>
        <w:t>6-2</w:t>
      </w:r>
      <w:r w:rsidR="00BF6E89" w:rsidRPr="00B207B1">
        <w:rPr>
          <w:rFonts w:hAnsiTheme="minorEastAsia" w:hint="eastAsia"/>
          <w:color w:val="000000" w:themeColor="text1"/>
          <w:rPrChange w:id="5900" w:author="JY0225" w:date="2017-08-24T12:07:00Z">
            <w:rPr>
              <w:rFonts w:hint="eastAsia"/>
              <w:color w:val="000000" w:themeColor="text1"/>
            </w:rPr>
          </w:rPrChange>
        </w:rPr>
        <w:t>大文件分块上传测试</w:t>
      </w:r>
      <w:r w:rsidRPr="00B207B1">
        <w:rPr>
          <w:rFonts w:hAnsiTheme="minorEastAsia" w:hint="eastAsia"/>
          <w:color w:val="000000" w:themeColor="text1"/>
          <w:rPrChange w:id="5901" w:author="JY0225" w:date="2017-08-24T12:07:00Z">
            <w:rPr>
              <w:rFonts w:hint="eastAsia"/>
              <w:color w:val="000000" w:themeColor="text1"/>
            </w:rPr>
          </w:rPrChange>
        </w:rPr>
        <w:t>图</w:t>
      </w:r>
    </w:p>
    <w:p w14:paraId="788AE393" w14:textId="4A82D77D" w:rsidR="00B92CE0" w:rsidRPr="00B207B1" w:rsidRDefault="00DA1B84">
      <w:pPr>
        <w:spacing w:line="400" w:lineRule="exact"/>
        <w:ind w:firstLine="418"/>
        <w:rPr>
          <w:rFonts w:hAnsiTheme="minorEastAsia"/>
          <w:color w:val="000000" w:themeColor="text1"/>
          <w:rPrChange w:id="5902" w:author="JY0225" w:date="2017-08-24T12:07:00Z">
            <w:rPr>
              <w:color w:val="000000" w:themeColor="text1"/>
            </w:rPr>
          </w:rPrChange>
        </w:rPr>
      </w:pPr>
      <w:r>
        <w:rPr>
          <w:rFonts w:hAnsiTheme="minorEastAsia" w:hint="eastAsia"/>
          <w:color w:val="000000" w:themeColor="text1"/>
        </w:rPr>
        <w:t>从</w:t>
      </w:r>
      <w:r w:rsidR="004F1FD7" w:rsidRPr="00B207B1">
        <w:rPr>
          <w:rFonts w:hAnsiTheme="minorEastAsia" w:hint="eastAsia"/>
          <w:color w:val="000000" w:themeColor="text1"/>
          <w:rPrChange w:id="5903" w:author="JY0225" w:date="2017-08-24T12:07:00Z">
            <w:rPr>
              <w:rFonts w:hint="eastAsia"/>
              <w:color w:val="000000" w:themeColor="text1"/>
            </w:rPr>
          </w:rPrChange>
        </w:rPr>
        <w:t>图</w:t>
      </w:r>
      <w:r>
        <w:rPr>
          <w:rFonts w:hAnsiTheme="minorEastAsia" w:hint="eastAsia"/>
          <w:color w:val="000000" w:themeColor="text1"/>
        </w:rPr>
        <w:t>6-2</w:t>
      </w:r>
      <w:r w:rsidR="004F1FD7" w:rsidRPr="00B207B1">
        <w:rPr>
          <w:rFonts w:hAnsiTheme="minorEastAsia" w:hint="eastAsia"/>
          <w:color w:val="000000" w:themeColor="text1"/>
          <w:rPrChange w:id="5904" w:author="JY0225" w:date="2017-08-24T12:07:00Z">
            <w:rPr>
              <w:rFonts w:hint="eastAsia"/>
              <w:color w:val="000000" w:themeColor="text1"/>
            </w:rPr>
          </w:rPrChange>
        </w:rPr>
        <w:t>中输出的日志文件</w:t>
      </w:r>
      <w:r w:rsidR="00E52BD2" w:rsidRPr="00B207B1">
        <w:rPr>
          <w:rFonts w:hAnsiTheme="minorEastAsia" w:hint="eastAsia"/>
          <w:color w:val="000000" w:themeColor="text1"/>
          <w:rPrChange w:id="5905" w:author="JY0225" w:date="2017-08-24T12:07:00Z">
            <w:rPr>
              <w:rFonts w:hint="eastAsia"/>
              <w:color w:val="000000" w:themeColor="text1"/>
            </w:rPr>
          </w:rPrChange>
        </w:rPr>
        <w:t>可以看出，</w:t>
      </w:r>
      <w:r w:rsidR="00E52BD2" w:rsidRPr="00B207B1">
        <w:rPr>
          <w:rFonts w:hAnsiTheme="minorEastAsia"/>
          <w:color w:val="000000" w:themeColor="text1"/>
          <w:rPrChange w:id="5906" w:author="JY0225" w:date="2017-08-24T12:07:00Z">
            <w:rPr>
              <w:color w:val="000000" w:themeColor="text1"/>
            </w:rPr>
          </w:rPrChange>
        </w:rPr>
        <w:t>test</w:t>
      </w:r>
      <w:r w:rsidR="00A0221D" w:rsidRPr="00B207B1">
        <w:rPr>
          <w:rFonts w:hAnsiTheme="minorEastAsia"/>
          <w:color w:val="000000" w:themeColor="text1"/>
          <w:rPrChange w:id="5907" w:author="JY0225" w:date="2017-08-24T12:07:00Z">
            <w:rPr>
              <w:color w:val="000000" w:themeColor="text1"/>
            </w:rPr>
          </w:rPrChange>
        </w:rPr>
        <w:t>.py</w:t>
      </w:r>
      <w:r w:rsidR="000550E5" w:rsidRPr="00B207B1">
        <w:rPr>
          <w:rFonts w:hAnsiTheme="minorEastAsia" w:hint="eastAsia"/>
          <w:color w:val="000000" w:themeColor="text1"/>
          <w:rPrChange w:id="5908" w:author="JY0225" w:date="2017-08-24T12:07:00Z">
            <w:rPr>
              <w:rFonts w:hint="eastAsia"/>
              <w:color w:val="000000" w:themeColor="text1"/>
            </w:rPr>
          </w:rPrChange>
        </w:rPr>
        <w:t>文件</w:t>
      </w:r>
      <w:r w:rsidR="00E52BD2" w:rsidRPr="00B207B1">
        <w:rPr>
          <w:rFonts w:hAnsiTheme="minorEastAsia" w:hint="eastAsia"/>
          <w:color w:val="000000" w:themeColor="text1"/>
          <w:rPrChange w:id="5909" w:author="JY0225" w:date="2017-08-24T12:07:00Z">
            <w:rPr>
              <w:rFonts w:hint="eastAsia"/>
              <w:color w:val="000000" w:themeColor="text1"/>
            </w:rPr>
          </w:rPrChange>
        </w:rPr>
        <w:t>按用户</w:t>
      </w:r>
      <w:r w:rsidR="00E52BD2" w:rsidRPr="00B207B1">
        <w:rPr>
          <w:rFonts w:hAnsiTheme="minorEastAsia"/>
          <w:color w:val="000000" w:themeColor="text1"/>
          <w:rPrChange w:id="5910" w:author="JY0225" w:date="2017-08-24T12:07:00Z">
            <w:rPr>
              <w:color w:val="000000" w:themeColor="text1"/>
            </w:rPr>
          </w:rPrChange>
        </w:rPr>
        <w:t>id</w:t>
      </w:r>
      <w:r w:rsidR="00E52BD2" w:rsidRPr="00B207B1">
        <w:rPr>
          <w:rFonts w:hAnsiTheme="minorEastAsia" w:hint="eastAsia"/>
          <w:color w:val="000000" w:themeColor="text1"/>
          <w:rPrChange w:id="5911" w:author="JY0225" w:date="2017-08-24T12:07:00Z">
            <w:rPr>
              <w:rFonts w:hint="eastAsia"/>
              <w:color w:val="000000" w:themeColor="text1"/>
            </w:rPr>
          </w:rPrChange>
        </w:rPr>
        <w:t>信息及时间信息被分成大小相等的</w:t>
      </w:r>
      <w:r w:rsidR="006B64DD" w:rsidRPr="00B207B1">
        <w:rPr>
          <w:rFonts w:hAnsiTheme="minorEastAsia"/>
          <w:color w:val="000000" w:themeColor="text1"/>
          <w:rPrChange w:id="5912" w:author="JY0225" w:date="2017-08-24T12:07:00Z">
            <w:rPr>
              <w:color w:val="000000" w:themeColor="text1"/>
            </w:rPr>
          </w:rPrChange>
        </w:rPr>
        <w:t>4</w:t>
      </w:r>
      <w:r w:rsidR="00E52BD2" w:rsidRPr="00B207B1">
        <w:rPr>
          <w:rFonts w:hAnsiTheme="minorEastAsia" w:hint="eastAsia"/>
          <w:color w:val="000000" w:themeColor="text1"/>
          <w:rPrChange w:id="5913" w:author="JY0225" w:date="2017-08-24T12:07:00Z">
            <w:rPr>
              <w:rFonts w:hint="eastAsia"/>
              <w:color w:val="000000" w:themeColor="text1"/>
            </w:rPr>
          </w:rPrChange>
        </w:rPr>
        <w:t>个文件块</w:t>
      </w:r>
      <w:r w:rsidR="00F97AA2" w:rsidRPr="00B207B1">
        <w:rPr>
          <w:rFonts w:hAnsiTheme="minorEastAsia" w:hint="eastAsia"/>
          <w:color w:val="000000" w:themeColor="text1"/>
          <w:rPrChange w:id="5914" w:author="JY0225" w:date="2017-08-24T12:07:00Z">
            <w:rPr>
              <w:rFonts w:hint="eastAsia"/>
              <w:color w:val="000000" w:themeColor="text1"/>
            </w:rPr>
          </w:rPrChange>
        </w:rPr>
        <w:t>，最后一个文件块的大小不足</w:t>
      </w:r>
      <w:r w:rsidR="00F97AA2" w:rsidRPr="00B207B1">
        <w:rPr>
          <w:rFonts w:hAnsiTheme="minorEastAsia"/>
          <w:color w:val="000000" w:themeColor="text1"/>
          <w:rPrChange w:id="5915" w:author="JY0225" w:date="2017-08-24T12:07:00Z">
            <w:rPr>
              <w:color w:val="000000" w:themeColor="text1"/>
            </w:rPr>
          </w:rPrChange>
        </w:rPr>
        <w:t>4M</w:t>
      </w:r>
      <w:r w:rsidR="003C2052" w:rsidRPr="00B207B1">
        <w:rPr>
          <w:rFonts w:hAnsiTheme="minorEastAsia" w:hint="eastAsia"/>
          <w:color w:val="000000" w:themeColor="text1"/>
          <w:rPrChange w:id="5916" w:author="JY0225" w:date="2017-08-24T12:07:00Z">
            <w:rPr>
              <w:rFonts w:hint="eastAsia"/>
              <w:color w:val="000000" w:themeColor="text1"/>
            </w:rPr>
          </w:rPrChange>
        </w:rPr>
        <w:t>。</w:t>
      </w:r>
      <w:r w:rsidR="00B93137" w:rsidRPr="00B207B1">
        <w:rPr>
          <w:rFonts w:hAnsiTheme="minorEastAsia" w:hint="eastAsia"/>
          <w:color w:val="000000" w:themeColor="text1"/>
          <w:rPrChange w:id="5917" w:author="JY0225" w:date="2017-08-24T12:07:00Z">
            <w:rPr>
              <w:rFonts w:hint="eastAsia"/>
              <w:color w:val="000000" w:themeColor="text1"/>
            </w:rPr>
          </w:rPrChange>
        </w:rPr>
        <w:t>每个文件块都由一个上传文件的进程单独上传到了服务器，并且最后调用的服务器端的合并文件接口。通过对服务器端文</w:t>
      </w:r>
      <w:r w:rsidR="00B92856" w:rsidRPr="00B207B1">
        <w:rPr>
          <w:rFonts w:hAnsiTheme="minorEastAsia" w:hint="eastAsia"/>
          <w:color w:val="000000" w:themeColor="text1"/>
          <w:rPrChange w:id="5918" w:author="JY0225" w:date="2017-08-24T12:07:00Z">
            <w:rPr>
              <w:rFonts w:hint="eastAsia"/>
              <w:color w:val="000000" w:themeColor="text1"/>
            </w:rPr>
          </w:rPrChange>
        </w:rPr>
        <w:t>件的查询</w:t>
      </w:r>
      <w:r w:rsidR="00E82C50" w:rsidRPr="00B207B1">
        <w:rPr>
          <w:rFonts w:hAnsiTheme="minorEastAsia" w:hint="eastAsia"/>
          <w:color w:val="000000" w:themeColor="text1"/>
        </w:rPr>
        <w:t>可以看到，文件块被合并成了一个完整</w:t>
      </w:r>
      <w:r w:rsidR="00B93137" w:rsidRPr="00B207B1">
        <w:rPr>
          <w:rFonts w:hAnsiTheme="minorEastAsia" w:hint="eastAsia"/>
          <w:color w:val="000000" w:themeColor="text1"/>
          <w:rPrChange w:id="5919" w:author="JY0225" w:date="2017-08-24T12:07:00Z">
            <w:rPr>
              <w:rFonts w:hint="eastAsia"/>
              <w:color w:val="000000" w:themeColor="text1"/>
            </w:rPr>
          </w:rPrChange>
        </w:rPr>
        <w:t>的文件。</w:t>
      </w:r>
    </w:p>
    <w:p w14:paraId="03497A1D" w14:textId="77777777" w:rsidR="00354CEB" w:rsidRPr="00B207B1" w:rsidRDefault="00354CEB" w:rsidP="00354CEB">
      <w:pPr>
        <w:pStyle w:val="31"/>
      </w:pPr>
      <w:bookmarkStart w:id="5920" w:name="_Toc491952475"/>
      <w:r w:rsidRPr="00B207B1">
        <w:lastRenderedPageBreak/>
        <w:t>6.</w:t>
      </w:r>
      <w:r w:rsidR="00C60938" w:rsidRPr="00B207B1">
        <w:t>3</w:t>
      </w:r>
      <w:r w:rsidR="00220E76" w:rsidRPr="00B207B1">
        <w:t>.3</w:t>
      </w:r>
      <w:r w:rsidRPr="00B207B1">
        <w:t xml:space="preserve"> </w:t>
      </w:r>
      <w:r w:rsidR="003A3099" w:rsidRPr="00B207B1">
        <w:rPr>
          <w:rFonts w:hint="eastAsia"/>
        </w:rPr>
        <w:t>本地缓存</w:t>
      </w:r>
      <w:r w:rsidRPr="00B207B1">
        <w:rPr>
          <w:rFonts w:hint="eastAsia"/>
        </w:rPr>
        <w:t>功能测试</w:t>
      </w:r>
      <w:bookmarkEnd w:id="5920"/>
    </w:p>
    <w:p w14:paraId="51287201" w14:textId="3513E09C" w:rsidR="006B7096" w:rsidRPr="00B207B1" w:rsidRDefault="00CC2F60" w:rsidP="006B7096">
      <w:pPr>
        <w:spacing w:line="400" w:lineRule="exact"/>
        <w:ind w:firstLine="418"/>
        <w:rPr>
          <w:rFonts w:hAnsiTheme="minorEastAsia"/>
          <w:color w:val="000000" w:themeColor="text1"/>
          <w:rPrChange w:id="5921" w:author="JY0225" w:date="2017-08-24T12:07:00Z">
            <w:rPr>
              <w:color w:val="000000" w:themeColor="text1"/>
            </w:rPr>
          </w:rPrChange>
        </w:rPr>
      </w:pPr>
      <w:r w:rsidRPr="00B207B1">
        <w:rPr>
          <w:rFonts w:hAnsiTheme="minorEastAsia" w:hint="eastAsia"/>
          <w:color w:val="000000" w:themeColor="text1"/>
          <w:rPrChange w:id="5922" w:author="JY0225" w:date="2017-08-24T12:07:00Z">
            <w:rPr>
              <w:rFonts w:hint="eastAsia"/>
              <w:color w:val="000000" w:themeColor="text1"/>
            </w:rPr>
          </w:rPrChange>
        </w:rPr>
        <w:t>本地缓存主要</w:t>
      </w:r>
      <w:r w:rsidR="00607CBD" w:rsidRPr="00B207B1">
        <w:rPr>
          <w:rFonts w:hAnsiTheme="minorEastAsia" w:hint="eastAsia"/>
          <w:color w:val="000000" w:themeColor="text1"/>
          <w:rPrChange w:id="5923" w:author="JY0225" w:date="2017-08-24T12:07:00Z">
            <w:rPr>
              <w:rFonts w:hint="eastAsia"/>
              <w:color w:val="000000" w:themeColor="text1"/>
            </w:rPr>
          </w:rPrChange>
        </w:rPr>
        <w:t>利用现代计算机普遍较大的</w:t>
      </w:r>
      <w:r w:rsidR="00476838" w:rsidRPr="00B207B1">
        <w:rPr>
          <w:rFonts w:hAnsiTheme="minorEastAsia" w:hint="eastAsia"/>
          <w:color w:val="000000" w:themeColor="text1"/>
          <w:rPrChange w:id="5924" w:author="JY0225" w:date="2017-08-24T12:07:00Z">
            <w:rPr>
              <w:rFonts w:hint="eastAsia"/>
              <w:color w:val="000000" w:themeColor="text1"/>
            </w:rPr>
          </w:rPrChange>
        </w:rPr>
        <w:t>备份</w:t>
      </w:r>
      <w:r w:rsidR="00607CBD" w:rsidRPr="00B207B1">
        <w:rPr>
          <w:rFonts w:hAnsiTheme="minorEastAsia" w:hint="eastAsia"/>
          <w:color w:val="000000" w:themeColor="text1"/>
          <w:rPrChange w:id="5925" w:author="JY0225" w:date="2017-08-24T12:07:00Z">
            <w:rPr>
              <w:rFonts w:hint="eastAsia"/>
              <w:color w:val="000000" w:themeColor="text1"/>
            </w:rPr>
          </w:rPrChange>
        </w:rPr>
        <w:t>空间以及高性能的计算能力，实现了本地缓存管理，进一步减少了系统</w:t>
      </w:r>
      <w:r w:rsidR="00607CBD" w:rsidRPr="00B207B1">
        <w:rPr>
          <w:rFonts w:hAnsiTheme="minorEastAsia"/>
          <w:color w:val="000000" w:themeColor="text1"/>
          <w:rPrChange w:id="5926" w:author="JY0225" w:date="2017-08-24T12:07:00Z">
            <w:rPr>
              <w:color w:val="000000" w:themeColor="text1"/>
            </w:rPr>
          </w:rPrChange>
        </w:rPr>
        <w:t>I/O</w:t>
      </w:r>
      <w:r w:rsidR="00607CBD" w:rsidRPr="00B207B1">
        <w:rPr>
          <w:rFonts w:hAnsiTheme="minorEastAsia" w:hint="eastAsia"/>
          <w:color w:val="000000" w:themeColor="text1"/>
          <w:rPrChange w:id="5927" w:author="JY0225" w:date="2017-08-24T12:07:00Z">
            <w:rPr>
              <w:rFonts w:hint="eastAsia"/>
              <w:color w:val="000000" w:themeColor="text1"/>
            </w:rPr>
          </w:rPrChange>
        </w:rPr>
        <w:t>操作，提高了中间件性能。同时，利用服务器提供的个人</w:t>
      </w:r>
      <w:r w:rsidR="00476838" w:rsidRPr="00B207B1">
        <w:rPr>
          <w:rFonts w:hAnsiTheme="minorEastAsia" w:hint="eastAsia"/>
          <w:color w:val="000000" w:themeColor="text1"/>
          <w:rPrChange w:id="5928" w:author="JY0225" w:date="2017-08-24T12:07:00Z">
            <w:rPr>
              <w:rFonts w:hint="eastAsia"/>
              <w:color w:val="000000" w:themeColor="text1"/>
            </w:rPr>
          </w:rPrChange>
        </w:rPr>
        <w:t>备份</w:t>
      </w:r>
      <w:r w:rsidR="00607CBD" w:rsidRPr="00B207B1">
        <w:rPr>
          <w:rFonts w:hAnsiTheme="minorEastAsia" w:hint="eastAsia"/>
          <w:color w:val="000000" w:themeColor="text1"/>
          <w:rPrChange w:id="5929" w:author="JY0225" w:date="2017-08-24T12:07:00Z">
            <w:rPr>
              <w:rFonts w:hint="eastAsia"/>
              <w:color w:val="000000" w:themeColor="text1"/>
            </w:rPr>
          </w:rPrChange>
        </w:rPr>
        <w:t>在云端的数据信息，实现了针对单一用户的“秒传”功能。</w:t>
      </w:r>
      <w:r w:rsidR="00DB05E2" w:rsidRPr="00B207B1">
        <w:rPr>
          <w:rFonts w:hAnsiTheme="minorEastAsia" w:hint="eastAsia"/>
          <w:color w:val="000000" w:themeColor="text1"/>
          <w:rPrChange w:id="5930" w:author="JY0225" w:date="2017-08-24T12:07:00Z">
            <w:rPr>
              <w:rFonts w:hint="eastAsia"/>
              <w:color w:val="000000" w:themeColor="text1"/>
            </w:rPr>
          </w:rPrChange>
        </w:rPr>
        <w:t>测试中，本文</w:t>
      </w:r>
      <w:r w:rsidR="00364083" w:rsidRPr="00B207B1">
        <w:rPr>
          <w:rFonts w:hAnsiTheme="minorEastAsia" w:hint="eastAsia"/>
          <w:color w:val="000000" w:themeColor="text1"/>
          <w:rPrChange w:id="5931" w:author="JY0225" w:date="2017-08-24T12:07:00Z">
            <w:rPr>
              <w:rFonts w:hint="eastAsia"/>
              <w:color w:val="000000" w:themeColor="text1"/>
            </w:rPr>
          </w:rPrChange>
        </w:rPr>
        <w:t>主要针对存在本地或是服务器缓存的情况下，记录文件下载或上传过程中调用的接口和传输的效率。</w:t>
      </w:r>
      <w:r w:rsidR="00CC170E">
        <w:rPr>
          <w:rFonts w:hAnsiTheme="minorEastAsia" w:hint="eastAsia"/>
          <w:color w:val="000000" w:themeColor="text1"/>
        </w:rPr>
        <w:t>表6-4所示为本地缓存测试用例。</w:t>
      </w:r>
    </w:p>
    <w:p w14:paraId="17AA815C" w14:textId="77777777" w:rsidR="006B7096" w:rsidRPr="00B207B1" w:rsidRDefault="006B7096" w:rsidP="006B7096">
      <w:pPr>
        <w:spacing w:line="400" w:lineRule="exact"/>
        <w:jc w:val="center"/>
        <w:rPr>
          <w:rFonts w:hAnsiTheme="minorEastAsia"/>
          <w:color w:val="000000" w:themeColor="text1"/>
          <w:rPrChange w:id="5932" w:author="JY0225" w:date="2017-08-24T12:07:00Z">
            <w:rPr>
              <w:color w:val="000000" w:themeColor="text1"/>
            </w:rPr>
          </w:rPrChange>
        </w:rPr>
      </w:pPr>
      <w:r w:rsidRPr="00B207B1">
        <w:rPr>
          <w:rFonts w:hAnsiTheme="minorEastAsia"/>
          <w:color w:val="000000" w:themeColor="text1"/>
          <w:rPrChange w:id="5933" w:author="JY0225" w:date="2017-08-24T12:07:00Z">
            <w:rPr>
              <w:color w:val="000000" w:themeColor="text1"/>
            </w:rPr>
          </w:rPrChange>
        </w:rPr>
        <w:tab/>
      </w:r>
      <w:r w:rsidRPr="00B207B1">
        <w:rPr>
          <w:rFonts w:hAnsiTheme="minorEastAsia" w:hint="eastAsia"/>
          <w:color w:val="000000" w:themeColor="text1"/>
          <w:rPrChange w:id="5934" w:author="JY0225" w:date="2017-08-24T12:07:00Z">
            <w:rPr>
              <w:rFonts w:hint="eastAsia"/>
              <w:color w:val="000000" w:themeColor="text1"/>
            </w:rPr>
          </w:rPrChange>
        </w:rPr>
        <w:t>表</w:t>
      </w:r>
      <w:r w:rsidR="00033A4A" w:rsidRPr="00B207B1">
        <w:rPr>
          <w:rFonts w:hAnsiTheme="minorEastAsia"/>
          <w:color w:val="000000" w:themeColor="text1"/>
          <w:rPrChange w:id="5935" w:author="JY0225" w:date="2017-08-24T12:07:00Z">
            <w:rPr>
              <w:color w:val="000000" w:themeColor="text1"/>
            </w:rPr>
          </w:rPrChange>
        </w:rPr>
        <w:t>6-</w:t>
      </w:r>
      <w:r w:rsidR="00CA6AB8" w:rsidRPr="00B207B1">
        <w:rPr>
          <w:rFonts w:hAnsiTheme="minorEastAsia"/>
          <w:color w:val="000000" w:themeColor="text1"/>
          <w:rPrChange w:id="5936" w:author="JY0225" w:date="2017-08-24T12:07:00Z">
            <w:rPr>
              <w:color w:val="000000" w:themeColor="text1"/>
            </w:rPr>
          </w:rPrChange>
        </w:rPr>
        <w:t>4</w:t>
      </w:r>
      <w:r w:rsidRPr="00B207B1">
        <w:rPr>
          <w:rFonts w:hAnsiTheme="minorEastAsia"/>
          <w:color w:val="000000" w:themeColor="text1"/>
          <w:rPrChange w:id="5937" w:author="JY0225" w:date="2017-08-24T12:07:00Z">
            <w:rPr>
              <w:color w:val="000000" w:themeColor="text1"/>
            </w:rPr>
          </w:rPrChange>
        </w:rPr>
        <w:t xml:space="preserve"> </w:t>
      </w:r>
      <w:r w:rsidR="00CC0A96" w:rsidRPr="00B207B1">
        <w:rPr>
          <w:rFonts w:hAnsiTheme="minorEastAsia" w:hint="eastAsia"/>
          <w:color w:val="000000" w:themeColor="text1"/>
          <w:rPrChange w:id="5938" w:author="JY0225" w:date="2017-08-24T12:07:00Z">
            <w:rPr>
              <w:rFonts w:hint="eastAsia"/>
              <w:color w:val="000000" w:themeColor="text1"/>
            </w:rPr>
          </w:rPrChange>
        </w:rPr>
        <w:t>本地缓存测试</w:t>
      </w:r>
    </w:p>
    <w:tbl>
      <w:tblPr>
        <w:tblStyle w:val="ae"/>
        <w:tblW w:w="0" w:type="auto"/>
        <w:tblLayout w:type="fixed"/>
        <w:tblLook w:val="04A0" w:firstRow="1" w:lastRow="0" w:firstColumn="1" w:lastColumn="0" w:noHBand="0" w:noVBand="1"/>
      </w:tblPr>
      <w:tblGrid>
        <w:gridCol w:w="2765"/>
        <w:gridCol w:w="5457"/>
      </w:tblGrid>
      <w:tr w:rsidR="006B7096" w:rsidRPr="00B207B1" w14:paraId="6372BD45" w14:textId="77777777" w:rsidTr="00723C1A">
        <w:tc>
          <w:tcPr>
            <w:tcW w:w="2765" w:type="dxa"/>
            <w:vAlign w:val="center"/>
          </w:tcPr>
          <w:p w14:paraId="0331569B" w14:textId="77777777" w:rsidR="006B7096" w:rsidRPr="00B207B1" w:rsidRDefault="006B7096" w:rsidP="002E0505">
            <w:pPr>
              <w:spacing w:line="400" w:lineRule="exact"/>
              <w:jc w:val="left"/>
              <w:rPr>
                <w:color w:val="000000" w:themeColor="text1"/>
              </w:rPr>
            </w:pPr>
            <w:r w:rsidRPr="00B207B1">
              <w:rPr>
                <w:rFonts w:hint="eastAsia"/>
                <w:color w:val="000000" w:themeColor="text1"/>
              </w:rPr>
              <w:t>测试编号</w:t>
            </w:r>
          </w:p>
        </w:tc>
        <w:tc>
          <w:tcPr>
            <w:tcW w:w="5457" w:type="dxa"/>
            <w:vAlign w:val="center"/>
          </w:tcPr>
          <w:p w14:paraId="16D423EB" w14:textId="77777777" w:rsidR="006B7096" w:rsidRPr="00B207B1" w:rsidRDefault="006B7096"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Pr="00B207B1">
              <w:rPr>
                <w:color w:val="000000" w:themeColor="text1"/>
              </w:rPr>
              <w:t>-002</w:t>
            </w:r>
          </w:p>
        </w:tc>
      </w:tr>
      <w:tr w:rsidR="006B7096" w:rsidRPr="00B207B1" w14:paraId="5D42937C" w14:textId="77777777" w:rsidTr="00723C1A">
        <w:tc>
          <w:tcPr>
            <w:tcW w:w="2765" w:type="dxa"/>
            <w:vAlign w:val="center"/>
          </w:tcPr>
          <w:p w14:paraId="43D3FB2C" w14:textId="77777777" w:rsidR="006B7096" w:rsidRPr="00B207B1" w:rsidRDefault="006B7096" w:rsidP="002E0505">
            <w:pPr>
              <w:spacing w:line="400" w:lineRule="exact"/>
              <w:rPr>
                <w:color w:val="000000" w:themeColor="text1"/>
              </w:rPr>
            </w:pPr>
            <w:r w:rsidRPr="00B207B1">
              <w:rPr>
                <w:rFonts w:hint="eastAsia"/>
                <w:color w:val="000000" w:themeColor="text1"/>
              </w:rPr>
              <w:t>测试内容</w:t>
            </w:r>
          </w:p>
        </w:tc>
        <w:tc>
          <w:tcPr>
            <w:tcW w:w="5457" w:type="dxa"/>
            <w:vAlign w:val="center"/>
          </w:tcPr>
          <w:p w14:paraId="3657B189" w14:textId="77777777" w:rsidR="006B7096" w:rsidRPr="00B207B1" w:rsidRDefault="0049373B" w:rsidP="002E0505">
            <w:pPr>
              <w:spacing w:line="400" w:lineRule="exact"/>
              <w:rPr>
                <w:color w:val="000000" w:themeColor="text1"/>
              </w:rPr>
            </w:pPr>
            <w:r w:rsidRPr="00B207B1">
              <w:rPr>
                <w:rFonts w:hint="eastAsia"/>
                <w:color w:val="000000" w:themeColor="text1"/>
              </w:rPr>
              <w:t>本地缓存测试</w:t>
            </w:r>
          </w:p>
        </w:tc>
      </w:tr>
      <w:tr w:rsidR="006B7096" w:rsidRPr="00B207B1" w14:paraId="15BF8F4C" w14:textId="77777777" w:rsidTr="00723C1A">
        <w:tc>
          <w:tcPr>
            <w:tcW w:w="2765" w:type="dxa"/>
            <w:vAlign w:val="center"/>
          </w:tcPr>
          <w:p w14:paraId="5E20D728" w14:textId="77777777" w:rsidR="006B7096" w:rsidRPr="00B207B1" w:rsidRDefault="006B7096" w:rsidP="002E0505">
            <w:pPr>
              <w:spacing w:line="400" w:lineRule="exact"/>
              <w:rPr>
                <w:color w:val="000000" w:themeColor="text1"/>
              </w:rPr>
            </w:pPr>
            <w:r w:rsidRPr="00B207B1">
              <w:rPr>
                <w:rFonts w:hint="eastAsia"/>
                <w:color w:val="000000" w:themeColor="text1"/>
              </w:rPr>
              <w:t>测试用例</w:t>
            </w:r>
          </w:p>
        </w:tc>
        <w:tc>
          <w:tcPr>
            <w:tcW w:w="5457" w:type="dxa"/>
            <w:vAlign w:val="center"/>
          </w:tcPr>
          <w:p w14:paraId="2CEB14F1" w14:textId="77777777" w:rsidR="00670103" w:rsidRPr="00B207B1" w:rsidRDefault="00670103" w:rsidP="00670103">
            <w:pPr>
              <w:widowControl/>
              <w:jc w:val="left"/>
              <w:rPr>
                <w:color w:val="000000" w:themeColor="text1"/>
              </w:rPr>
            </w:pPr>
            <w:r w:rsidRPr="00B207B1">
              <w:rPr>
                <w:color w:val="000000" w:themeColor="text1"/>
              </w:rPr>
              <w:t>request = -k -L "https://192.168.7.62:443/v1/AUTH_kaeyika163com/end/test.docx?op=OPEN&amp;offset=&amp;length=&amp;version=&amp;mode=" -H "X-Auth-Token:G6i7w90RCH6DoL0ZNv85rORwNBsThSF6wyouYq8s" -o /home/herh/end.docx</w:t>
            </w:r>
          </w:p>
          <w:p w14:paraId="518F1B3F" w14:textId="77777777" w:rsidR="00670103" w:rsidRPr="00B207B1" w:rsidRDefault="00670103" w:rsidP="00670103">
            <w:pPr>
              <w:widowControl/>
              <w:jc w:val="left"/>
              <w:rPr>
                <w:color w:val="000000" w:themeColor="text1"/>
              </w:rPr>
            </w:pPr>
          </w:p>
          <w:p w14:paraId="7A15147A" w14:textId="77777777" w:rsidR="006B7096" w:rsidRPr="00B207B1" w:rsidRDefault="00670103" w:rsidP="00670103">
            <w:pPr>
              <w:widowControl/>
              <w:jc w:val="left"/>
              <w:rPr>
                <w:color w:val="000000" w:themeColor="text1"/>
              </w:rPr>
            </w:pPr>
            <w:r w:rsidRPr="00B207B1">
              <w:rPr>
                <w:color w:val="000000" w:themeColor="text1"/>
              </w:rPr>
              <w:t>request = -k -L "https://192.168.7.62:443/v1/AUTH_kaeyika163com/end/test.docx?op=OPEN&amp;offset=&amp;length=&amp;version=&amp;mode=" -H "X-Auth-Token:G6i7w90RCH6DoL0ZNv85rORwNBsThSF6wyouYq8s" -o /home/herh/mend.docx</w:t>
            </w:r>
          </w:p>
        </w:tc>
      </w:tr>
      <w:tr w:rsidR="006B7096" w:rsidRPr="00B207B1" w14:paraId="7D2D41DE" w14:textId="77777777" w:rsidTr="00723C1A">
        <w:tc>
          <w:tcPr>
            <w:tcW w:w="2765" w:type="dxa"/>
            <w:vAlign w:val="center"/>
          </w:tcPr>
          <w:p w14:paraId="70E91D90" w14:textId="77777777" w:rsidR="006B7096" w:rsidRPr="00B207B1" w:rsidRDefault="006B7096" w:rsidP="002E0505">
            <w:pPr>
              <w:spacing w:line="400" w:lineRule="exact"/>
            </w:pPr>
            <w:r w:rsidRPr="00B207B1">
              <w:rPr>
                <w:rFonts w:hint="eastAsia"/>
                <w:color w:val="000000" w:themeColor="text1"/>
              </w:rPr>
              <w:t>测试结果</w:t>
            </w:r>
          </w:p>
        </w:tc>
        <w:tc>
          <w:tcPr>
            <w:tcW w:w="5457" w:type="dxa"/>
            <w:vAlign w:val="center"/>
          </w:tcPr>
          <w:p w14:paraId="3A201E0A" w14:textId="77777777" w:rsidR="006B7096" w:rsidRPr="00B207B1" w:rsidRDefault="00670103" w:rsidP="002E0505">
            <w:pPr>
              <w:spacing w:line="400" w:lineRule="exact"/>
            </w:pPr>
            <w:r w:rsidRPr="00B207B1">
              <w:rPr>
                <w:rFonts w:hint="eastAsia"/>
                <w:color w:val="000000" w:themeColor="text1"/>
              </w:rPr>
              <w:t>第一次下载文件时正常</w:t>
            </w:r>
            <w:r w:rsidR="007833FF" w:rsidRPr="00B207B1">
              <w:rPr>
                <w:rFonts w:hint="eastAsia"/>
                <w:color w:val="000000" w:themeColor="text1"/>
              </w:rPr>
              <w:t>下</w:t>
            </w:r>
            <w:r w:rsidRPr="00B207B1">
              <w:rPr>
                <w:rFonts w:hint="eastAsia"/>
                <w:color w:val="000000" w:themeColor="text1"/>
              </w:rPr>
              <w:t>传，第二次从本地复制</w:t>
            </w:r>
          </w:p>
        </w:tc>
      </w:tr>
    </w:tbl>
    <w:p w14:paraId="4C44D27D" w14:textId="6DCC5AAF" w:rsidR="00445CAA" w:rsidRPr="00B207B1" w:rsidRDefault="00180699" w:rsidP="00670103">
      <w:pPr>
        <w:spacing w:line="400" w:lineRule="exact"/>
        <w:rPr>
          <w:rFonts w:hAnsiTheme="minorEastAsia"/>
          <w:color w:val="000000" w:themeColor="text1"/>
          <w:rPrChange w:id="5939" w:author="JY0225" w:date="2017-08-24T12:08:00Z">
            <w:rPr>
              <w:color w:val="000000" w:themeColor="text1"/>
            </w:rPr>
          </w:rPrChange>
        </w:rPr>
      </w:pPr>
      <w:r w:rsidRPr="00B207B1">
        <w:rPr>
          <w:noProof/>
        </w:rPr>
        <w:drawing>
          <wp:anchor distT="0" distB="0" distL="114300" distR="114300" simplePos="0" relativeHeight="251668480" behindDoc="0" locked="0" layoutInCell="1" allowOverlap="1" wp14:anchorId="4FFE859A" wp14:editId="72583291">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sidRPr="00B207B1">
        <w:rPr>
          <w:color w:val="000000" w:themeColor="text1"/>
        </w:rPr>
        <w:tab/>
      </w:r>
      <w:r w:rsidR="00CA11C1" w:rsidRPr="00B207B1">
        <w:rPr>
          <w:rFonts w:hAnsiTheme="minorEastAsia" w:hint="eastAsia"/>
          <w:color w:val="000000" w:themeColor="text1"/>
          <w:rPrChange w:id="5940" w:author="JY0225" w:date="2017-08-24T12:08:00Z">
            <w:rPr>
              <w:rFonts w:hint="eastAsia"/>
              <w:color w:val="000000" w:themeColor="text1"/>
            </w:rPr>
          </w:rPrChange>
        </w:rPr>
        <w:t>本测试针对本地缓存设计，测试用例由两个相同的下载文件请求构成。</w:t>
      </w:r>
      <w:r w:rsidR="004E40EE" w:rsidRPr="00B207B1">
        <w:rPr>
          <w:rFonts w:hAnsiTheme="minorEastAsia" w:hint="eastAsia"/>
          <w:color w:val="000000" w:themeColor="text1"/>
          <w:rPrChange w:id="5941" w:author="JY0225" w:date="2017-08-24T12:08:00Z">
            <w:rPr>
              <w:rFonts w:hint="eastAsia"/>
              <w:color w:val="000000" w:themeColor="text1"/>
            </w:rPr>
          </w:rPrChange>
        </w:rPr>
        <w:t>该请求表示用户</w:t>
      </w:r>
      <w:r w:rsidR="004E40EE" w:rsidRPr="00B207B1">
        <w:rPr>
          <w:rFonts w:hAnsiTheme="minorEastAsia"/>
          <w:color w:val="000000" w:themeColor="text1"/>
          <w:rPrChange w:id="5942" w:author="JY0225" w:date="2017-08-24T12:08:00Z">
            <w:rPr>
              <w:color w:val="000000" w:themeColor="text1"/>
            </w:rPr>
          </w:rPrChange>
        </w:rPr>
        <w:t>kaeyika163com</w:t>
      </w:r>
      <w:r w:rsidR="00F463B7" w:rsidRPr="00B207B1">
        <w:rPr>
          <w:rFonts w:hAnsiTheme="minorEastAsia" w:hint="eastAsia"/>
          <w:color w:val="000000" w:themeColor="text1"/>
          <w:rPrChange w:id="5943" w:author="JY0225" w:date="2017-08-24T12:08:00Z">
            <w:rPr>
              <w:rFonts w:hint="eastAsia"/>
              <w:color w:val="000000" w:themeColor="text1"/>
            </w:rPr>
          </w:rPrChange>
        </w:rPr>
        <w:t>下载服务器端的</w:t>
      </w:r>
      <w:r w:rsidR="00F463B7" w:rsidRPr="00B207B1">
        <w:rPr>
          <w:rFonts w:hAnsiTheme="minorEastAsia"/>
          <w:color w:val="000000" w:themeColor="text1"/>
          <w:rPrChange w:id="5944" w:author="JY0225" w:date="2017-08-24T12:08:00Z">
            <w:rPr>
              <w:color w:val="000000" w:themeColor="text1"/>
            </w:rPr>
          </w:rPrChange>
        </w:rPr>
        <w:t>/end/test.docx</w:t>
      </w:r>
      <w:r w:rsidR="00750666" w:rsidRPr="00B207B1">
        <w:rPr>
          <w:rFonts w:hAnsiTheme="minorEastAsia" w:hint="eastAsia"/>
          <w:color w:val="000000" w:themeColor="text1"/>
          <w:rPrChange w:id="5945" w:author="JY0225" w:date="2017-08-24T12:08:00Z">
            <w:rPr>
              <w:rFonts w:hint="eastAsia"/>
              <w:color w:val="000000" w:themeColor="text1"/>
            </w:rPr>
          </w:rPrChange>
        </w:rPr>
        <w:t>文件至本地的</w:t>
      </w:r>
      <w:r w:rsidR="00750666" w:rsidRPr="00B207B1">
        <w:rPr>
          <w:rFonts w:hAnsiTheme="minorEastAsia"/>
          <w:color w:val="000000" w:themeColor="text1"/>
          <w:rPrChange w:id="5946" w:author="JY0225" w:date="2017-08-24T12:08:00Z">
            <w:rPr>
              <w:color w:val="000000" w:themeColor="text1"/>
            </w:rPr>
          </w:rPrChange>
        </w:rPr>
        <w:t>/home/herh/end.docx</w:t>
      </w:r>
      <w:r w:rsidR="00750666" w:rsidRPr="00B207B1">
        <w:rPr>
          <w:rFonts w:hAnsiTheme="minorEastAsia" w:hint="eastAsia"/>
          <w:color w:val="000000" w:themeColor="text1"/>
          <w:rPrChange w:id="5947" w:author="JY0225" w:date="2017-08-24T12:08:00Z">
            <w:rPr>
              <w:rFonts w:hint="eastAsia"/>
              <w:color w:val="000000" w:themeColor="text1"/>
            </w:rPr>
          </w:rPrChange>
        </w:rPr>
        <w:t>。</w:t>
      </w:r>
      <w:r w:rsidR="00D07357">
        <w:rPr>
          <w:rFonts w:hAnsiTheme="minorEastAsia" w:hint="eastAsia"/>
          <w:color w:val="000000" w:themeColor="text1"/>
        </w:rPr>
        <w:t>测试的结果如</w:t>
      </w:r>
      <w:r w:rsidR="00445CAA" w:rsidRPr="00B207B1">
        <w:rPr>
          <w:rFonts w:hAnsiTheme="minorEastAsia" w:hint="eastAsia"/>
          <w:color w:val="000000" w:themeColor="text1"/>
          <w:rPrChange w:id="5948" w:author="JY0225" w:date="2017-08-24T12:08:00Z">
            <w:rPr>
              <w:rFonts w:hint="eastAsia"/>
              <w:color w:val="000000" w:themeColor="text1"/>
            </w:rPr>
          </w:rPrChange>
        </w:rPr>
        <w:t>图</w:t>
      </w:r>
      <w:r w:rsidR="00D07357">
        <w:rPr>
          <w:rFonts w:hAnsiTheme="minorEastAsia" w:hint="eastAsia"/>
          <w:color w:val="000000" w:themeColor="text1"/>
        </w:rPr>
        <w:t>6-3</w:t>
      </w:r>
      <w:r w:rsidR="00445CAA" w:rsidRPr="00B207B1">
        <w:rPr>
          <w:rFonts w:hAnsiTheme="minorEastAsia" w:hint="eastAsia"/>
          <w:color w:val="000000" w:themeColor="text1"/>
          <w:rPrChange w:id="5949" w:author="JY0225" w:date="2017-08-24T12:08:00Z">
            <w:rPr>
              <w:rFonts w:hint="eastAsia"/>
              <w:color w:val="000000" w:themeColor="text1"/>
            </w:rPr>
          </w:rPrChange>
        </w:rPr>
        <w:t>所示：</w:t>
      </w:r>
    </w:p>
    <w:p w14:paraId="074BF488" w14:textId="77777777" w:rsidR="00C93051" w:rsidRPr="00B207B1" w:rsidRDefault="00C93051">
      <w:pPr>
        <w:spacing w:line="400" w:lineRule="exact"/>
        <w:ind w:left="420"/>
        <w:jc w:val="center"/>
        <w:rPr>
          <w:rFonts w:hAnsiTheme="minorEastAsia"/>
          <w:color w:val="000000" w:themeColor="text1"/>
          <w:rPrChange w:id="5950" w:author="JY0225" w:date="2017-08-24T12:08:00Z">
            <w:rPr>
              <w:color w:val="000000" w:themeColor="text1"/>
            </w:rPr>
          </w:rPrChange>
        </w:rPr>
        <w:pPrChange w:id="5951" w:author="JY0225" w:date="2017-08-24T12:08:00Z">
          <w:pPr>
            <w:spacing w:line="360" w:lineRule="auto"/>
            <w:ind w:left="420"/>
            <w:jc w:val="center"/>
          </w:pPr>
        </w:pPrChange>
      </w:pPr>
      <w:r w:rsidRPr="00B207B1">
        <w:rPr>
          <w:rFonts w:hAnsiTheme="minorEastAsia" w:hint="eastAsia"/>
          <w:color w:val="000000" w:themeColor="text1"/>
          <w:rPrChange w:id="5952" w:author="JY0225" w:date="2017-08-24T12:08:00Z">
            <w:rPr>
              <w:rFonts w:hint="eastAsia"/>
              <w:color w:val="000000" w:themeColor="text1"/>
            </w:rPr>
          </w:rPrChange>
        </w:rPr>
        <w:t>图</w:t>
      </w:r>
      <w:r w:rsidR="003B4FC4" w:rsidRPr="00B207B1">
        <w:rPr>
          <w:rFonts w:hAnsiTheme="minorEastAsia"/>
          <w:color w:val="000000" w:themeColor="text1"/>
          <w:rPrChange w:id="5953" w:author="JY0225" w:date="2017-08-24T12:08:00Z">
            <w:rPr>
              <w:color w:val="000000" w:themeColor="text1"/>
            </w:rPr>
          </w:rPrChange>
        </w:rPr>
        <w:t>6</w:t>
      </w:r>
      <w:r w:rsidRPr="00B207B1">
        <w:rPr>
          <w:rFonts w:hAnsiTheme="minorEastAsia"/>
          <w:color w:val="000000" w:themeColor="text1"/>
          <w:rPrChange w:id="5954" w:author="JY0225" w:date="2017-08-24T12:08:00Z">
            <w:rPr>
              <w:color w:val="000000" w:themeColor="text1"/>
            </w:rPr>
          </w:rPrChange>
        </w:rPr>
        <w:t xml:space="preserve">-3 </w:t>
      </w:r>
      <w:r w:rsidR="00CD4827" w:rsidRPr="00B207B1">
        <w:rPr>
          <w:rFonts w:hAnsiTheme="minorEastAsia" w:hint="eastAsia"/>
          <w:color w:val="000000" w:themeColor="text1"/>
          <w:rPrChange w:id="5955" w:author="JY0225" w:date="2017-08-24T12:08:00Z">
            <w:rPr>
              <w:rFonts w:hint="eastAsia"/>
              <w:color w:val="000000" w:themeColor="text1"/>
            </w:rPr>
          </w:rPrChange>
        </w:rPr>
        <w:t>本地缓存测试</w:t>
      </w:r>
      <w:r w:rsidRPr="00B207B1">
        <w:rPr>
          <w:rFonts w:hAnsiTheme="minorEastAsia" w:hint="eastAsia"/>
          <w:color w:val="000000" w:themeColor="text1"/>
          <w:rPrChange w:id="5956" w:author="JY0225" w:date="2017-08-24T12:08:00Z">
            <w:rPr>
              <w:rFonts w:hint="eastAsia"/>
              <w:color w:val="000000" w:themeColor="text1"/>
            </w:rPr>
          </w:rPrChange>
        </w:rPr>
        <w:t>图</w:t>
      </w:r>
      <w:r w:rsidR="002B2FA0" w:rsidRPr="00B207B1">
        <w:rPr>
          <w:rFonts w:hAnsiTheme="minorEastAsia"/>
          <w:color w:val="000000" w:themeColor="text1"/>
          <w:rPrChange w:id="5957" w:author="JY0225" w:date="2017-08-24T12:08:00Z">
            <w:rPr>
              <w:color w:val="000000" w:themeColor="text1"/>
            </w:rPr>
          </w:rPrChange>
        </w:rPr>
        <w:tab/>
      </w:r>
    </w:p>
    <w:p w14:paraId="07F0C732" w14:textId="74051D28" w:rsidR="002B2FA0" w:rsidRPr="00B207B1" w:rsidDel="00C03968" w:rsidRDefault="00C85575" w:rsidP="00C85575">
      <w:pPr>
        <w:spacing w:line="400" w:lineRule="exact"/>
        <w:ind w:firstLine="420"/>
        <w:rPr>
          <w:del w:id="5958" w:author="JY0225" w:date="2017-08-24T10:56:00Z"/>
          <w:rFonts w:hAnsiTheme="minorEastAsia"/>
          <w:color w:val="000000" w:themeColor="text1"/>
          <w:rPrChange w:id="5959" w:author="JY0225" w:date="2017-08-24T12:08:00Z">
            <w:rPr>
              <w:del w:id="5960" w:author="JY0225" w:date="2017-08-24T10:56:00Z"/>
              <w:color w:val="000000" w:themeColor="text1"/>
            </w:rPr>
          </w:rPrChange>
        </w:rPr>
      </w:pPr>
      <w:r>
        <w:rPr>
          <w:rFonts w:hAnsiTheme="minorEastAsia" w:hint="eastAsia"/>
          <w:color w:val="000000" w:themeColor="text1"/>
        </w:rPr>
        <w:t>从</w:t>
      </w:r>
      <w:r w:rsidR="00002FD4" w:rsidRPr="00B207B1">
        <w:rPr>
          <w:rFonts w:hAnsiTheme="minorEastAsia" w:hint="eastAsia"/>
          <w:color w:val="000000" w:themeColor="text1"/>
          <w:rPrChange w:id="5961" w:author="JY0225" w:date="2017-08-24T12:08:00Z">
            <w:rPr>
              <w:rFonts w:hint="eastAsia"/>
              <w:color w:val="000000" w:themeColor="text1"/>
            </w:rPr>
          </w:rPrChange>
        </w:rPr>
        <w:t>图</w:t>
      </w:r>
      <w:r>
        <w:rPr>
          <w:rFonts w:hAnsiTheme="minorEastAsia" w:hint="eastAsia"/>
          <w:color w:val="000000" w:themeColor="text1"/>
        </w:rPr>
        <w:t>6-3</w:t>
      </w:r>
      <w:r w:rsidR="00002FD4" w:rsidRPr="00B207B1">
        <w:rPr>
          <w:rFonts w:hAnsiTheme="minorEastAsia" w:hint="eastAsia"/>
          <w:color w:val="000000" w:themeColor="text1"/>
          <w:rPrChange w:id="5962" w:author="JY0225" w:date="2017-08-24T12:08:00Z">
            <w:rPr>
              <w:rFonts w:hint="eastAsia"/>
              <w:color w:val="000000" w:themeColor="text1"/>
            </w:rPr>
          </w:rPrChange>
        </w:rPr>
        <w:t>中输出的日志文件</w:t>
      </w:r>
      <w:r w:rsidR="002B2FA0" w:rsidRPr="00B207B1">
        <w:rPr>
          <w:rFonts w:hAnsiTheme="minorEastAsia" w:hint="eastAsia"/>
          <w:color w:val="000000" w:themeColor="text1"/>
          <w:rPrChange w:id="5963" w:author="JY0225" w:date="2017-08-24T12:08:00Z">
            <w:rPr>
              <w:rFonts w:hint="eastAsia"/>
              <w:color w:val="000000" w:themeColor="text1"/>
            </w:rPr>
          </w:rPrChange>
        </w:rPr>
        <w:t>可以看出，第一次下载文件时，正常调用了下载文件接口，并将文件保存到了下载路径。</w:t>
      </w:r>
      <w:r w:rsidR="00BD50AE" w:rsidRPr="00B207B1">
        <w:rPr>
          <w:rFonts w:hAnsiTheme="minorEastAsia" w:hint="eastAsia"/>
          <w:color w:val="000000" w:themeColor="text1"/>
          <w:rPrChange w:id="5964" w:author="JY0225" w:date="2017-08-24T12:08:00Z">
            <w:rPr>
              <w:rFonts w:hint="eastAsia"/>
              <w:color w:val="000000" w:themeColor="text1"/>
            </w:rPr>
          </w:rPrChange>
        </w:rPr>
        <w:t>再次下载该文件时，</w:t>
      </w:r>
      <w:r w:rsidR="00B51181" w:rsidRPr="00B207B1">
        <w:rPr>
          <w:rFonts w:hAnsiTheme="minorEastAsia" w:hint="eastAsia"/>
          <w:color w:val="000000" w:themeColor="text1"/>
          <w:rPrChange w:id="5965" w:author="JY0225" w:date="2017-08-24T12:08:00Z">
            <w:rPr>
              <w:rFonts w:hint="eastAsia"/>
              <w:color w:val="000000" w:themeColor="text1"/>
            </w:rPr>
          </w:rPrChange>
        </w:rPr>
        <w:t>并没有调用下载文件接口，而是直接从本地缓存中将该文件拷贝到了下载路径，</w:t>
      </w:r>
      <w:r w:rsidR="00FC5101" w:rsidRPr="00B207B1">
        <w:rPr>
          <w:rFonts w:hAnsiTheme="minorEastAsia" w:hint="eastAsia"/>
          <w:color w:val="000000" w:themeColor="text1"/>
          <w:rPrChange w:id="5966" w:author="JY0225" w:date="2017-08-24T12:08:00Z">
            <w:rPr>
              <w:rFonts w:hint="eastAsia"/>
              <w:color w:val="000000" w:themeColor="text1"/>
            </w:rPr>
          </w:rPrChange>
        </w:rPr>
        <w:t>下载所需的时间相较于正常下载任务来说，可以忽略不计，</w:t>
      </w:r>
      <w:r w:rsidR="00DB1F27" w:rsidRPr="00B207B1">
        <w:rPr>
          <w:rFonts w:hAnsiTheme="minorEastAsia" w:hint="eastAsia"/>
          <w:color w:val="000000" w:themeColor="text1"/>
          <w:rPrChange w:id="5967" w:author="JY0225" w:date="2017-08-24T12:08:00Z">
            <w:rPr>
              <w:rFonts w:hint="eastAsia"/>
              <w:color w:val="000000" w:themeColor="text1"/>
            </w:rPr>
          </w:rPrChange>
        </w:rPr>
        <w:t>这</w:t>
      </w:r>
      <w:r w:rsidR="00B51181" w:rsidRPr="00B207B1">
        <w:rPr>
          <w:rFonts w:hAnsiTheme="minorEastAsia" w:hint="eastAsia"/>
          <w:color w:val="000000" w:themeColor="text1"/>
          <w:rPrChange w:id="5968" w:author="JY0225" w:date="2017-08-24T12:08:00Z">
            <w:rPr>
              <w:rFonts w:hint="eastAsia"/>
              <w:color w:val="000000" w:themeColor="text1"/>
            </w:rPr>
          </w:rPrChange>
        </w:rPr>
        <w:t>大大</w:t>
      </w:r>
      <w:r w:rsidR="00DB1F27" w:rsidRPr="00B207B1">
        <w:rPr>
          <w:rFonts w:hAnsiTheme="minorEastAsia" w:hint="eastAsia"/>
          <w:color w:val="000000" w:themeColor="text1"/>
          <w:rPrChange w:id="5969" w:author="JY0225" w:date="2017-08-24T12:08:00Z">
            <w:rPr>
              <w:rFonts w:hint="eastAsia"/>
              <w:color w:val="000000" w:themeColor="text1"/>
            </w:rPr>
          </w:rPrChange>
        </w:rPr>
        <w:t>地</w:t>
      </w:r>
      <w:r w:rsidR="00B51181" w:rsidRPr="00B207B1">
        <w:rPr>
          <w:rFonts w:hAnsiTheme="minorEastAsia" w:hint="eastAsia"/>
          <w:color w:val="000000" w:themeColor="text1"/>
          <w:rPrChange w:id="5970" w:author="JY0225" w:date="2017-08-24T12:08:00Z">
            <w:rPr>
              <w:rFonts w:hint="eastAsia"/>
              <w:color w:val="000000" w:themeColor="text1"/>
            </w:rPr>
          </w:rPrChange>
        </w:rPr>
        <w:t>提升了文件下载的效率。</w:t>
      </w:r>
      <w:r w:rsidR="00FF3CEB">
        <w:rPr>
          <w:rFonts w:hAnsiTheme="minorEastAsia" w:hint="eastAsia"/>
          <w:color w:val="000000" w:themeColor="text1"/>
        </w:rPr>
        <w:t>表6-5所</w:t>
      </w:r>
      <w:r w:rsidR="00FF3CEB">
        <w:rPr>
          <w:rFonts w:hAnsiTheme="minorEastAsia" w:hint="eastAsia"/>
          <w:color w:val="000000" w:themeColor="text1"/>
        </w:rPr>
        <w:lastRenderedPageBreak/>
        <w:t>示为服务器去重测试用例。</w:t>
      </w:r>
    </w:p>
    <w:p w14:paraId="3B168F13" w14:textId="77777777" w:rsidR="00572938" w:rsidRPr="00B207B1" w:rsidDel="00C03968" w:rsidRDefault="00572938" w:rsidP="00C85575">
      <w:pPr>
        <w:spacing w:line="400" w:lineRule="exact"/>
        <w:ind w:firstLine="420"/>
        <w:rPr>
          <w:del w:id="5971" w:author="JY0225" w:date="2017-08-24T10:56:00Z"/>
          <w:rFonts w:hAnsiTheme="minorEastAsia"/>
          <w:color w:val="000000" w:themeColor="text1"/>
          <w:rPrChange w:id="5972" w:author="JY0225" w:date="2017-08-24T12:08:00Z">
            <w:rPr>
              <w:del w:id="5973" w:author="JY0225" w:date="2017-08-24T10:56:00Z"/>
              <w:color w:val="000000" w:themeColor="text1"/>
            </w:rPr>
          </w:rPrChange>
        </w:rPr>
      </w:pPr>
    </w:p>
    <w:p w14:paraId="4F6EA9AB" w14:textId="5AAC6563" w:rsidR="0031268B" w:rsidRPr="00B207B1" w:rsidRDefault="0031268B" w:rsidP="00F071BB">
      <w:pPr>
        <w:spacing w:line="400" w:lineRule="exact"/>
        <w:rPr>
          <w:rFonts w:hAnsiTheme="minorEastAsia"/>
          <w:color w:val="000000" w:themeColor="text1"/>
          <w:rPrChange w:id="5974" w:author="JY0225" w:date="2017-08-24T12:08:00Z">
            <w:rPr>
              <w:color w:val="000000" w:themeColor="text1"/>
            </w:rPr>
          </w:rPrChange>
        </w:rPr>
      </w:pPr>
    </w:p>
    <w:p w14:paraId="257EDCC3" w14:textId="77777777" w:rsidR="00587412" w:rsidRPr="00B207B1" w:rsidRDefault="00587412">
      <w:pPr>
        <w:spacing w:line="400" w:lineRule="exact"/>
        <w:jc w:val="center"/>
        <w:rPr>
          <w:rFonts w:hAnsiTheme="minorEastAsia"/>
          <w:color w:val="000000" w:themeColor="text1"/>
          <w:rPrChange w:id="5975" w:author="JY0225" w:date="2017-08-24T12:08:00Z">
            <w:rPr>
              <w:color w:val="000000" w:themeColor="text1"/>
            </w:rPr>
          </w:rPrChange>
        </w:rPr>
      </w:pPr>
      <w:r w:rsidRPr="00B207B1">
        <w:rPr>
          <w:rFonts w:hAnsiTheme="minorEastAsia"/>
          <w:color w:val="000000" w:themeColor="text1"/>
          <w:rPrChange w:id="5976" w:author="JY0225" w:date="2017-08-24T12:08:00Z">
            <w:rPr>
              <w:color w:val="000000" w:themeColor="text1"/>
            </w:rPr>
          </w:rPrChange>
        </w:rPr>
        <w:tab/>
      </w:r>
      <w:r w:rsidRPr="00B207B1">
        <w:rPr>
          <w:rFonts w:hAnsiTheme="minorEastAsia" w:hint="eastAsia"/>
          <w:color w:val="000000" w:themeColor="text1"/>
          <w:rPrChange w:id="5977" w:author="JY0225" w:date="2017-08-24T12:08:00Z">
            <w:rPr>
              <w:rFonts w:hint="eastAsia"/>
              <w:color w:val="000000" w:themeColor="text1"/>
            </w:rPr>
          </w:rPrChange>
        </w:rPr>
        <w:t>表</w:t>
      </w:r>
      <w:r w:rsidR="0079391B" w:rsidRPr="00B207B1">
        <w:rPr>
          <w:rFonts w:hAnsiTheme="minorEastAsia"/>
          <w:color w:val="000000" w:themeColor="text1"/>
          <w:rPrChange w:id="5978" w:author="JY0225" w:date="2017-08-24T12:08:00Z">
            <w:rPr>
              <w:color w:val="000000" w:themeColor="text1"/>
            </w:rPr>
          </w:rPrChange>
        </w:rPr>
        <w:t>6-5</w:t>
      </w:r>
      <w:r w:rsidRPr="00B207B1">
        <w:rPr>
          <w:rFonts w:hAnsiTheme="minorEastAsia"/>
          <w:color w:val="000000" w:themeColor="text1"/>
          <w:rPrChange w:id="5979" w:author="JY0225" w:date="2017-08-24T12:08:00Z">
            <w:rPr>
              <w:color w:val="000000" w:themeColor="text1"/>
            </w:rPr>
          </w:rPrChange>
        </w:rPr>
        <w:t xml:space="preserve"> </w:t>
      </w:r>
      <w:r w:rsidR="00F86DAC" w:rsidRPr="00B207B1">
        <w:rPr>
          <w:rFonts w:hAnsiTheme="minorEastAsia" w:hint="eastAsia"/>
          <w:color w:val="000000" w:themeColor="text1"/>
          <w:rPrChange w:id="5980" w:author="JY0225" w:date="2017-08-24T12:08:00Z">
            <w:rPr>
              <w:rFonts w:hint="eastAsia"/>
              <w:color w:val="000000" w:themeColor="text1"/>
            </w:rPr>
          </w:rPrChange>
        </w:rPr>
        <w:t>服务器</w:t>
      </w:r>
      <w:r w:rsidR="002C04A2" w:rsidRPr="00B207B1">
        <w:rPr>
          <w:rFonts w:hAnsiTheme="minorEastAsia" w:hint="eastAsia"/>
          <w:color w:val="000000" w:themeColor="text1"/>
          <w:rPrChange w:id="5981" w:author="JY0225" w:date="2017-08-24T12:08:00Z">
            <w:rPr>
              <w:rFonts w:hint="eastAsia"/>
              <w:color w:val="000000" w:themeColor="text1"/>
            </w:rPr>
          </w:rPrChange>
        </w:rPr>
        <w:t>去重</w:t>
      </w:r>
      <w:r w:rsidRPr="00B207B1">
        <w:rPr>
          <w:rFonts w:hAnsiTheme="minorEastAsia" w:hint="eastAsia"/>
          <w:color w:val="000000" w:themeColor="text1"/>
          <w:rPrChange w:id="5982"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587412" w:rsidRPr="00B207B1" w14:paraId="5F01D459" w14:textId="77777777" w:rsidTr="00723C1A">
        <w:tc>
          <w:tcPr>
            <w:tcW w:w="2765" w:type="dxa"/>
            <w:vAlign w:val="center"/>
          </w:tcPr>
          <w:p w14:paraId="0EE7E14F" w14:textId="77777777" w:rsidR="00587412" w:rsidRPr="00B207B1" w:rsidRDefault="00587412"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70BB5D93" w14:textId="77777777" w:rsidR="00587412" w:rsidRPr="00B207B1" w:rsidRDefault="00587412"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Pr="00B207B1">
              <w:rPr>
                <w:color w:val="000000" w:themeColor="text1"/>
              </w:rPr>
              <w:t>-002</w:t>
            </w:r>
          </w:p>
        </w:tc>
      </w:tr>
      <w:tr w:rsidR="00587412" w:rsidRPr="00B207B1" w14:paraId="631E7AA8" w14:textId="77777777" w:rsidTr="00723C1A">
        <w:tc>
          <w:tcPr>
            <w:tcW w:w="2765" w:type="dxa"/>
            <w:vAlign w:val="center"/>
          </w:tcPr>
          <w:p w14:paraId="643C5596" w14:textId="77777777" w:rsidR="00587412" w:rsidRPr="00B207B1" w:rsidRDefault="00587412"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79AC53F9" w14:textId="77777777" w:rsidR="00587412" w:rsidRPr="00B207B1" w:rsidRDefault="00587412" w:rsidP="002E0505">
            <w:pPr>
              <w:spacing w:line="400" w:lineRule="exact"/>
              <w:rPr>
                <w:color w:val="000000" w:themeColor="text1"/>
              </w:rPr>
            </w:pPr>
            <w:r w:rsidRPr="00B207B1">
              <w:rPr>
                <w:rFonts w:hint="eastAsia"/>
                <w:color w:val="000000" w:themeColor="text1"/>
              </w:rPr>
              <w:t>本地缓存测试</w:t>
            </w:r>
          </w:p>
        </w:tc>
      </w:tr>
      <w:tr w:rsidR="00587412" w:rsidRPr="00B207B1" w14:paraId="14ED03F6" w14:textId="77777777" w:rsidTr="00723C1A">
        <w:tc>
          <w:tcPr>
            <w:tcW w:w="2765" w:type="dxa"/>
            <w:vAlign w:val="center"/>
          </w:tcPr>
          <w:p w14:paraId="23545AF8" w14:textId="77777777" w:rsidR="00587412" w:rsidRPr="00B207B1" w:rsidRDefault="00587412"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7632B10F" w14:textId="77777777" w:rsidR="006612CD" w:rsidRPr="00B207B1" w:rsidRDefault="006612CD" w:rsidP="006612CD">
            <w:pPr>
              <w:widowControl/>
              <w:jc w:val="left"/>
              <w:rPr>
                <w:color w:val="000000" w:themeColor="text1"/>
              </w:rPr>
            </w:pPr>
            <w:r w:rsidRPr="00B207B1">
              <w:rPr>
                <w:color w:val="000000" w:themeColor="text1"/>
              </w:rPr>
              <w:t>request = -k -X PUT -T /home/herh/test.docx "https://192.168.7.62:443/v1/AUTH_kaeyika163com/end/test.docx?op=CREATE&amp;overwrite=&amp;metadata=&amp;mode=" -H "X-Auth-Token:G6i7w90RCH6DoL0ZNv85rORwNBsThSF6wyouYq8s"</w:t>
            </w:r>
          </w:p>
          <w:p w14:paraId="11BF8BE8" w14:textId="77777777" w:rsidR="006612CD" w:rsidRPr="00B207B1" w:rsidRDefault="006612CD" w:rsidP="006612CD">
            <w:pPr>
              <w:widowControl/>
              <w:jc w:val="left"/>
              <w:rPr>
                <w:color w:val="000000" w:themeColor="text1"/>
              </w:rPr>
            </w:pPr>
          </w:p>
          <w:p w14:paraId="7C66F5B4" w14:textId="77777777" w:rsidR="00587412" w:rsidRPr="00B207B1" w:rsidRDefault="006612CD" w:rsidP="006612CD">
            <w:pPr>
              <w:widowControl/>
              <w:jc w:val="left"/>
              <w:rPr>
                <w:color w:val="000000" w:themeColor="text1"/>
              </w:rPr>
            </w:pPr>
            <w:r w:rsidRPr="00B207B1">
              <w:rPr>
                <w:color w:val="000000" w:themeColor="text1"/>
              </w:rPr>
              <w:t>request = -k -X PUT -T /home/herh/test.docx "https://192.168.7.62:443/v1/AUTH_kaeyika163com/end1/test.docx?op=CREATE&amp;overwrite=&amp;metadata=&amp;mode=" -H "X-Auth-Token:G6i7w90RCH6DoL0ZNv85rORwNBsThSF6wyouYq8s"</w:t>
            </w:r>
          </w:p>
        </w:tc>
      </w:tr>
      <w:tr w:rsidR="00587412" w:rsidRPr="00B207B1" w14:paraId="2A2009EB" w14:textId="77777777" w:rsidTr="00723C1A">
        <w:tc>
          <w:tcPr>
            <w:tcW w:w="2765" w:type="dxa"/>
            <w:vAlign w:val="center"/>
          </w:tcPr>
          <w:p w14:paraId="63BDBAB9" w14:textId="77777777" w:rsidR="00587412" w:rsidRPr="00B207B1" w:rsidRDefault="00587412" w:rsidP="002E0505">
            <w:pPr>
              <w:spacing w:line="400" w:lineRule="exact"/>
            </w:pPr>
            <w:r w:rsidRPr="00B207B1">
              <w:rPr>
                <w:rFonts w:hint="eastAsia"/>
                <w:color w:val="000000" w:themeColor="text1"/>
              </w:rPr>
              <w:t>测试结果</w:t>
            </w:r>
          </w:p>
        </w:tc>
        <w:tc>
          <w:tcPr>
            <w:tcW w:w="5599" w:type="dxa"/>
            <w:vAlign w:val="center"/>
          </w:tcPr>
          <w:p w14:paraId="00B13A8E" w14:textId="77777777" w:rsidR="00587412" w:rsidRPr="00B207B1" w:rsidRDefault="00587412" w:rsidP="002E0505">
            <w:pPr>
              <w:spacing w:line="400" w:lineRule="exact"/>
            </w:pPr>
            <w:r w:rsidRPr="00B207B1">
              <w:rPr>
                <w:rFonts w:hint="eastAsia"/>
                <w:color w:val="000000" w:themeColor="text1"/>
              </w:rPr>
              <w:t>第一次</w:t>
            </w:r>
            <w:r w:rsidR="00E86DBC" w:rsidRPr="00B207B1">
              <w:rPr>
                <w:rFonts w:hint="eastAsia"/>
                <w:color w:val="000000" w:themeColor="text1"/>
              </w:rPr>
              <w:t>上传</w:t>
            </w:r>
            <w:r w:rsidRPr="00B207B1">
              <w:rPr>
                <w:rFonts w:hint="eastAsia"/>
                <w:color w:val="000000" w:themeColor="text1"/>
              </w:rPr>
              <w:t>文件时正常上传，第二次从</w:t>
            </w:r>
            <w:r w:rsidR="00E27C11" w:rsidRPr="00B207B1">
              <w:rPr>
                <w:rFonts w:hint="eastAsia"/>
                <w:color w:val="000000" w:themeColor="text1"/>
              </w:rPr>
              <w:t>服务器</w:t>
            </w:r>
            <w:r w:rsidRPr="00B207B1">
              <w:rPr>
                <w:rFonts w:hint="eastAsia"/>
                <w:color w:val="000000" w:themeColor="text1"/>
              </w:rPr>
              <w:t>复制</w:t>
            </w:r>
          </w:p>
        </w:tc>
      </w:tr>
    </w:tbl>
    <w:p w14:paraId="2A2935EB" w14:textId="4618F08A" w:rsidR="00587412" w:rsidRPr="00B207B1" w:rsidRDefault="000E355B" w:rsidP="00670103">
      <w:pPr>
        <w:spacing w:line="400" w:lineRule="exact"/>
        <w:rPr>
          <w:rFonts w:hAnsiTheme="minorEastAsia"/>
          <w:color w:val="000000" w:themeColor="text1"/>
          <w:rPrChange w:id="5983" w:author="JY0225" w:date="2017-08-24T12:08:00Z">
            <w:rPr>
              <w:color w:val="000000" w:themeColor="text1"/>
            </w:rPr>
          </w:rPrChange>
        </w:rPr>
      </w:pPr>
      <w:r w:rsidRPr="00B207B1">
        <w:rPr>
          <w:color w:val="000000" w:themeColor="text1"/>
        </w:rPr>
        <w:tab/>
      </w:r>
      <w:r w:rsidRPr="00B207B1">
        <w:rPr>
          <w:rFonts w:hAnsiTheme="minorEastAsia" w:hint="eastAsia"/>
          <w:color w:val="000000" w:themeColor="text1"/>
          <w:rPrChange w:id="5984" w:author="JY0225" w:date="2017-08-24T12:08:00Z">
            <w:rPr>
              <w:rFonts w:hint="eastAsia"/>
              <w:color w:val="000000" w:themeColor="text1"/>
            </w:rPr>
          </w:rPrChange>
        </w:rPr>
        <w:t>本测试针对服务器端的去重测试，</w:t>
      </w:r>
      <w:r w:rsidR="008554AA" w:rsidRPr="00B207B1">
        <w:rPr>
          <w:rFonts w:hAnsiTheme="minorEastAsia" w:hint="eastAsia"/>
          <w:color w:val="000000" w:themeColor="text1"/>
          <w:rPrChange w:id="5985" w:author="JY0225" w:date="2017-08-24T12:08:00Z">
            <w:rPr>
              <w:rFonts w:hint="eastAsia"/>
              <w:color w:val="000000" w:themeColor="text1"/>
            </w:rPr>
          </w:rPrChange>
        </w:rPr>
        <w:t>测试用例由两个相同的上传文件请求构成</w:t>
      </w:r>
      <w:r w:rsidR="00751A4A" w:rsidRPr="00B207B1">
        <w:rPr>
          <w:rFonts w:hAnsiTheme="minorEastAsia" w:hint="eastAsia"/>
          <w:color w:val="000000" w:themeColor="text1"/>
          <w:rPrChange w:id="5986" w:author="JY0225" w:date="2017-08-24T12:08:00Z">
            <w:rPr>
              <w:rFonts w:hint="eastAsia"/>
              <w:color w:val="000000" w:themeColor="text1"/>
            </w:rPr>
          </w:rPrChange>
        </w:rPr>
        <w:t>。</w:t>
      </w:r>
      <w:r w:rsidR="000F6F94" w:rsidRPr="00B207B1">
        <w:rPr>
          <w:rFonts w:hAnsiTheme="minorEastAsia" w:hint="eastAsia"/>
          <w:color w:val="000000" w:themeColor="text1"/>
          <w:rPrChange w:id="5987" w:author="JY0225" w:date="2017-08-24T12:08:00Z">
            <w:rPr>
              <w:rFonts w:hint="eastAsia"/>
              <w:color w:val="000000" w:themeColor="text1"/>
            </w:rPr>
          </w:rPrChange>
        </w:rPr>
        <w:t>该请求表示用户</w:t>
      </w:r>
      <w:r w:rsidR="000F6F94" w:rsidRPr="00B207B1">
        <w:rPr>
          <w:rFonts w:hAnsiTheme="minorEastAsia"/>
          <w:color w:val="000000" w:themeColor="text1"/>
          <w:rPrChange w:id="5988" w:author="JY0225" w:date="2017-08-24T12:08:00Z">
            <w:rPr>
              <w:color w:val="000000" w:themeColor="text1"/>
            </w:rPr>
          </w:rPrChange>
        </w:rPr>
        <w:t>kaeyika163com</w:t>
      </w:r>
      <w:r w:rsidR="00AF4C2A" w:rsidRPr="00B207B1">
        <w:rPr>
          <w:rFonts w:hAnsiTheme="minorEastAsia" w:hint="eastAsia"/>
          <w:color w:val="000000" w:themeColor="text1"/>
          <w:rPrChange w:id="5989" w:author="JY0225" w:date="2017-08-24T12:08:00Z">
            <w:rPr>
              <w:rFonts w:hint="eastAsia"/>
              <w:color w:val="000000" w:themeColor="text1"/>
            </w:rPr>
          </w:rPrChange>
        </w:rPr>
        <w:t>上传本地文件</w:t>
      </w:r>
      <w:r w:rsidR="00612CA4" w:rsidRPr="00B207B1">
        <w:rPr>
          <w:rFonts w:hAnsiTheme="minorEastAsia"/>
          <w:color w:val="000000" w:themeColor="text1"/>
          <w:rPrChange w:id="5990" w:author="JY0225" w:date="2017-08-24T12:08:00Z">
            <w:rPr>
              <w:color w:val="000000" w:themeColor="text1"/>
            </w:rPr>
          </w:rPrChange>
        </w:rPr>
        <w:t>/home/herh/test.py</w:t>
      </w:r>
      <w:r w:rsidR="00AF4C2A" w:rsidRPr="00B207B1">
        <w:rPr>
          <w:rFonts w:hAnsiTheme="minorEastAsia" w:hint="eastAsia"/>
          <w:color w:val="000000" w:themeColor="text1"/>
          <w:rPrChange w:id="5991" w:author="JY0225" w:date="2017-08-24T12:08:00Z">
            <w:rPr>
              <w:rFonts w:hint="eastAsia"/>
              <w:color w:val="000000" w:themeColor="text1"/>
            </w:rPr>
          </w:rPrChange>
        </w:rPr>
        <w:t>至服务器端</w:t>
      </w:r>
      <w:r w:rsidR="004D45F5" w:rsidRPr="00B207B1">
        <w:rPr>
          <w:rFonts w:hAnsiTheme="minorEastAsia"/>
          <w:color w:val="000000" w:themeColor="text1"/>
          <w:rPrChange w:id="5992" w:author="JY0225" w:date="2017-08-24T12:08:00Z">
            <w:rPr>
              <w:color w:val="000000" w:themeColor="text1"/>
            </w:rPr>
          </w:rPrChange>
        </w:rPr>
        <w:t>/biye</w:t>
      </w:r>
      <w:r w:rsidR="00AF4C2A" w:rsidRPr="00B207B1">
        <w:rPr>
          <w:rFonts w:hAnsiTheme="minorEastAsia"/>
          <w:color w:val="000000" w:themeColor="text1"/>
          <w:rPrChange w:id="5993" w:author="JY0225" w:date="2017-08-24T12:08:00Z">
            <w:rPr>
              <w:color w:val="000000" w:themeColor="text1"/>
            </w:rPr>
          </w:rPrChange>
        </w:rPr>
        <w:t>/test</w:t>
      </w:r>
      <w:r w:rsidR="00C7186F" w:rsidRPr="00B207B1">
        <w:rPr>
          <w:rFonts w:hAnsiTheme="minorEastAsia"/>
          <w:color w:val="000000" w:themeColor="text1"/>
          <w:rPrChange w:id="5994" w:author="JY0225" w:date="2017-08-24T12:08:00Z">
            <w:rPr>
              <w:color w:val="000000" w:themeColor="text1"/>
            </w:rPr>
          </w:rPrChange>
        </w:rPr>
        <w:t>.py</w:t>
      </w:r>
      <w:r w:rsidR="007878F4">
        <w:rPr>
          <w:rFonts w:hAnsiTheme="minorEastAsia" w:hint="eastAsia"/>
          <w:color w:val="000000" w:themeColor="text1"/>
        </w:rPr>
        <w:t>。测试结果如</w:t>
      </w:r>
      <w:r w:rsidR="00BC7F9B" w:rsidRPr="00B207B1">
        <w:rPr>
          <w:rFonts w:hAnsiTheme="minorEastAsia" w:hint="eastAsia"/>
          <w:color w:val="000000" w:themeColor="text1"/>
          <w:rPrChange w:id="5995" w:author="JY0225" w:date="2017-08-24T12:08:00Z">
            <w:rPr>
              <w:rFonts w:hint="eastAsia"/>
              <w:color w:val="000000" w:themeColor="text1"/>
            </w:rPr>
          </w:rPrChange>
        </w:rPr>
        <w:t>图</w:t>
      </w:r>
      <w:r w:rsidR="007878F4">
        <w:rPr>
          <w:rFonts w:hAnsiTheme="minorEastAsia" w:hint="eastAsia"/>
          <w:color w:val="000000" w:themeColor="text1"/>
        </w:rPr>
        <w:t>6-4</w:t>
      </w:r>
      <w:r w:rsidR="00BC7F9B" w:rsidRPr="00B207B1">
        <w:rPr>
          <w:rFonts w:hAnsiTheme="minorEastAsia" w:hint="eastAsia"/>
          <w:color w:val="000000" w:themeColor="text1"/>
          <w:rPrChange w:id="5996" w:author="JY0225" w:date="2017-08-24T12:08:00Z">
            <w:rPr>
              <w:rFonts w:hint="eastAsia"/>
              <w:color w:val="000000" w:themeColor="text1"/>
            </w:rPr>
          </w:rPrChange>
        </w:rPr>
        <w:t>所示：</w:t>
      </w:r>
    </w:p>
    <w:p w14:paraId="0A064A89" w14:textId="77777777" w:rsidR="00BC7F9B" w:rsidRPr="00B207B1" w:rsidRDefault="008E29EB" w:rsidP="008E29EB">
      <w:pPr>
        <w:widowControl/>
        <w:jc w:val="left"/>
        <w:rPr>
          <w:rFonts w:ascii="宋体" w:eastAsia="宋体" w:hAnsi="宋体" w:cs="宋体"/>
        </w:rPr>
      </w:pPr>
      <w:r w:rsidRPr="00B207B1">
        <w:rPr>
          <w:rFonts w:ascii="宋体" w:eastAsia="宋体" w:hAnsi="宋体" w:cs="宋体"/>
          <w:noProof/>
        </w:rPr>
        <w:drawing>
          <wp:inline distT="0" distB="0" distL="0" distR="0" wp14:anchorId="3C98EBC6" wp14:editId="5199D196">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2E66108C" w14:textId="77777777" w:rsidR="000B2F4D" w:rsidRPr="00B207B1" w:rsidRDefault="00810E3C">
      <w:pPr>
        <w:spacing w:line="400" w:lineRule="exact"/>
        <w:ind w:left="420"/>
        <w:jc w:val="center"/>
        <w:rPr>
          <w:rFonts w:hAnsiTheme="minorEastAsia"/>
          <w:color w:val="000000" w:themeColor="text1"/>
          <w:rPrChange w:id="5997" w:author="JY0225" w:date="2017-08-24T12:08:00Z">
            <w:rPr>
              <w:color w:val="000000" w:themeColor="text1"/>
            </w:rPr>
          </w:rPrChange>
        </w:rPr>
        <w:pPrChange w:id="5998" w:author="JY0225" w:date="2017-08-24T12:08:00Z">
          <w:pPr>
            <w:spacing w:line="360" w:lineRule="auto"/>
            <w:ind w:left="420"/>
            <w:jc w:val="center"/>
          </w:pPr>
        </w:pPrChange>
      </w:pPr>
      <w:r w:rsidRPr="00B207B1">
        <w:rPr>
          <w:rFonts w:hAnsiTheme="minorEastAsia"/>
          <w:color w:val="000000" w:themeColor="text1"/>
          <w:rPrChange w:id="5999" w:author="JY0225" w:date="2017-08-24T12:08:00Z">
            <w:rPr>
              <w:color w:val="000000" w:themeColor="text1"/>
            </w:rPr>
          </w:rPrChange>
        </w:rPr>
        <w:tab/>
      </w:r>
      <w:r w:rsidR="000B2F4D" w:rsidRPr="00B207B1">
        <w:rPr>
          <w:rFonts w:hAnsiTheme="minorEastAsia" w:hint="eastAsia"/>
          <w:color w:val="000000" w:themeColor="text1"/>
          <w:rPrChange w:id="6000" w:author="JY0225" w:date="2017-08-24T12:08:00Z">
            <w:rPr>
              <w:rFonts w:hint="eastAsia"/>
              <w:color w:val="000000" w:themeColor="text1"/>
            </w:rPr>
          </w:rPrChange>
        </w:rPr>
        <w:t>图</w:t>
      </w:r>
      <w:r w:rsidR="0040777A" w:rsidRPr="00B207B1">
        <w:rPr>
          <w:rFonts w:hAnsiTheme="minorEastAsia"/>
          <w:color w:val="000000" w:themeColor="text1"/>
          <w:rPrChange w:id="6001" w:author="JY0225" w:date="2017-08-24T12:08:00Z">
            <w:rPr>
              <w:color w:val="000000" w:themeColor="text1"/>
            </w:rPr>
          </w:rPrChange>
        </w:rPr>
        <w:t>6-4</w:t>
      </w:r>
      <w:r w:rsidR="0040777A" w:rsidRPr="00B207B1">
        <w:rPr>
          <w:rFonts w:hAnsiTheme="minorEastAsia" w:hint="eastAsia"/>
          <w:color w:val="000000" w:themeColor="text1"/>
          <w:rPrChange w:id="6002" w:author="JY0225" w:date="2017-08-24T12:08:00Z">
            <w:rPr>
              <w:rFonts w:hint="eastAsia"/>
              <w:color w:val="000000" w:themeColor="text1"/>
            </w:rPr>
          </w:rPrChange>
        </w:rPr>
        <w:t>服务器端去重测试</w:t>
      </w:r>
      <w:r w:rsidR="000B2F4D" w:rsidRPr="00B207B1">
        <w:rPr>
          <w:rFonts w:hAnsiTheme="minorEastAsia" w:hint="eastAsia"/>
          <w:color w:val="000000" w:themeColor="text1"/>
          <w:rPrChange w:id="6003" w:author="JY0225" w:date="2017-08-24T12:08:00Z">
            <w:rPr>
              <w:rFonts w:hint="eastAsia"/>
              <w:color w:val="000000" w:themeColor="text1"/>
            </w:rPr>
          </w:rPrChange>
        </w:rPr>
        <w:t>图</w:t>
      </w:r>
    </w:p>
    <w:p w14:paraId="1C95917B" w14:textId="1021B016" w:rsidR="00810E3C" w:rsidRPr="00B207B1" w:rsidRDefault="00B302B9">
      <w:pPr>
        <w:spacing w:line="400" w:lineRule="exact"/>
        <w:ind w:firstLine="420"/>
        <w:rPr>
          <w:rFonts w:hAnsiTheme="minorEastAsia"/>
          <w:color w:val="000000" w:themeColor="text1"/>
          <w:rPrChange w:id="6004" w:author="JY0225" w:date="2017-08-24T12:08:00Z">
            <w:rPr>
              <w:color w:val="000000" w:themeColor="text1"/>
            </w:rPr>
          </w:rPrChange>
        </w:rPr>
      </w:pPr>
      <w:r w:rsidRPr="00B207B1">
        <w:rPr>
          <w:rFonts w:hAnsiTheme="minorEastAsia" w:hint="eastAsia"/>
          <w:color w:val="000000" w:themeColor="text1"/>
          <w:rPrChange w:id="6005" w:author="JY0225" w:date="2017-08-24T12:08:00Z">
            <w:rPr>
              <w:rFonts w:hint="eastAsia"/>
              <w:color w:val="000000" w:themeColor="text1"/>
            </w:rPr>
          </w:rPrChange>
        </w:rPr>
        <w:t>从图</w:t>
      </w:r>
      <w:r w:rsidR="00F50D57">
        <w:rPr>
          <w:rFonts w:hAnsiTheme="minorEastAsia" w:hint="eastAsia"/>
          <w:color w:val="000000" w:themeColor="text1"/>
        </w:rPr>
        <w:t>6-4</w:t>
      </w:r>
      <w:r w:rsidRPr="00B207B1">
        <w:rPr>
          <w:rFonts w:hAnsiTheme="minorEastAsia" w:hint="eastAsia"/>
          <w:color w:val="000000" w:themeColor="text1"/>
          <w:rPrChange w:id="6006" w:author="JY0225" w:date="2017-08-24T12:08:00Z">
            <w:rPr>
              <w:rFonts w:hint="eastAsia"/>
              <w:color w:val="000000" w:themeColor="text1"/>
            </w:rPr>
          </w:rPrChange>
        </w:rPr>
        <w:t>中输出的日志文件</w:t>
      </w:r>
      <w:r w:rsidR="00C11BE7" w:rsidRPr="00B207B1">
        <w:rPr>
          <w:rFonts w:hAnsiTheme="minorEastAsia" w:hint="eastAsia"/>
          <w:color w:val="000000" w:themeColor="text1"/>
          <w:rPrChange w:id="6007" w:author="JY0225" w:date="2017-08-24T12:08:00Z">
            <w:rPr>
              <w:rFonts w:hint="eastAsia"/>
              <w:color w:val="000000" w:themeColor="text1"/>
            </w:rPr>
          </w:rPrChange>
        </w:rPr>
        <w:t>可以看出，</w:t>
      </w:r>
      <w:r w:rsidR="003B5E1A" w:rsidRPr="00B207B1">
        <w:rPr>
          <w:rFonts w:hAnsiTheme="minorEastAsia" w:hint="eastAsia"/>
          <w:color w:val="000000" w:themeColor="text1"/>
          <w:rPrChange w:id="6008" w:author="JY0225" w:date="2017-08-24T12:08:00Z">
            <w:rPr>
              <w:rFonts w:hint="eastAsia"/>
              <w:color w:val="000000" w:themeColor="text1"/>
            </w:rPr>
          </w:rPrChange>
        </w:rPr>
        <w:t>第一次上传文件时，</w:t>
      </w:r>
      <w:r w:rsidR="000438FA" w:rsidRPr="00B207B1">
        <w:rPr>
          <w:rFonts w:hAnsiTheme="minorEastAsia" w:hint="eastAsia"/>
          <w:color w:val="000000" w:themeColor="text1"/>
          <w:rPrChange w:id="6009" w:author="JY0225" w:date="2017-08-24T12:08:00Z">
            <w:rPr>
              <w:rFonts w:hint="eastAsia"/>
              <w:color w:val="000000" w:themeColor="text1"/>
            </w:rPr>
          </w:rPrChange>
        </w:rPr>
        <w:t>正常调用了上传文件接口，</w:t>
      </w:r>
      <w:r w:rsidR="008C15CD" w:rsidRPr="00B207B1">
        <w:rPr>
          <w:rFonts w:hAnsiTheme="minorEastAsia" w:hint="eastAsia"/>
          <w:color w:val="000000" w:themeColor="text1"/>
          <w:rPrChange w:id="6010" w:author="JY0225" w:date="2017-08-24T12:08:00Z">
            <w:rPr>
              <w:rFonts w:hint="eastAsia"/>
              <w:color w:val="000000" w:themeColor="text1"/>
            </w:rPr>
          </w:rPrChange>
        </w:rPr>
        <w:t>将文件上传至了服务器端的指定路径。</w:t>
      </w:r>
      <w:r w:rsidR="00582BC4" w:rsidRPr="00B207B1">
        <w:rPr>
          <w:rFonts w:hAnsiTheme="minorEastAsia" w:hint="eastAsia"/>
          <w:color w:val="000000" w:themeColor="text1"/>
          <w:rPrChange w:id="6011" w:author="JY0225" w:date="2017-08-24T12:08:00Z">
            <w:rPr>
              <w:rFonts w:hint="eastAsia"/>
              <w:color w:val="000000" w:themeColor="text1"/>
            </w:rPr>
          </w:rPrChange>
        </w:rPr>
        <w:t>再次上传该文</w:t>
      </w:r>
      <w:r w:rsidR="00DB6966" w:rsidRPr="00B207B1">
        <w:rPr>
          <w:rFonts w:hAnsiTheme="minorEastAsia" w:hint="eastAsia"/>
          <w:color w:val="000000" w:themeColor="text1"/>
          <w:rPrChange w:id="6012" w:author="JY0225" w:date="2017-08-24T12:08:00Z">
            <w:rPr>
              <w:rFonts w:hint="eastAsia"/>
              <w:color w:val="000000" w:themeColor="text1"/>
            </w:rPr>
          </w:rPrChange>
        </w:rPr>
        <w:t>件时，并没有调用上传文件接口，通过服务器端去重校验，发现服务器</w:t>
      </w:r>
      <w:r w:rsidR="00582BC4" w:rsidRPr="00B207B1">
        <w:rPr>
          <w:rFonts w:hAnsiTheme="minorEastAsia" w:hint="eastAsia"/>
          <w:color w:val="000000" w:themeColor="text1"/>
          <w:rPrChange w:id="6013" w:author="JY0225" w:date="2017-08-24T12:08:00Z">
            <w:rPr>
              <w:rFonts w:hint="eastAsia"/>
              <w:color w:val="000000" w:themeColor="text1"/>
            </w:rPr>
          </w:rPrChange>
        </w:rPr>
        <w:t>存在该文件</w:t>
      </w:r>
      <w:r w:rsidR="00403F34">
        <w:rPr>
          <w:rFonts w:hAnsiTheme="minorEastAsia" w:hint="eastAsia"/>
          <w:color w:val="000000" w:themeColor="text1"/>
        </w:rPr>
        <w:t>，所以调用的是服务器端复制文件的接口。该接口的执行时间很短，从而</w:t>
      </w:r>
      <w:r w:rsidR="00582BC4" w:rsidRPr="00B207B1">
        <w:rPr>
          <w:rFonts w:hAnsiTheme="minorEastAsia" w:hint="eastAsia"/>
          <w:color w:val="000000" w:themeColor="text1"/>
          <w:rPrChange w:id="6014" w:author="JY0225" w:date="2017-08-24T12:08:00Z">
            <w:rPr>
              <w:rFonts w:hint="eastAsia"/>
              <w:color w:val="000000" w:themeColor="text1"/>
            </w:rPr>
          </w:rPrChange>
        </w:rPr>
        <w:t>实现了“秒传”功能</w:t>
      </w:r>
      <w:r w:rsidR="00684E2C" w:rsidRPr="00B207B1">
        <w:rPr>
          <w:rFonts w:hAnsiTheme="minorEastAsia" w:hint="eastAsia"/>
          <w:color w:val="000000" w:themeColor="text1"/>
          <w:rPrChange w:id="6015" w:author="JY0225" w:date="2017-08-24T12:08:00Z">
            <w:rPr>
              <w:rFonts w:hint="eastAsia"/>
              <w:color w:val="000000" w:themeColor="text1"/>
            </w:rPr>
          </w:rPrChange>
        </w:rPr>
        <w:t>。</w:t>
      </w:r>
    </w:p>
    <w:p w14:paraId="30FAE9DF" w14:textId="77777777" w:rsidR="00CE1794" w:rsidRPr="00B207B1" w:rsidRDefault="0043710A" w:rsidP="00B857FC">
      <w:pPr>
        <w:pStyle w:val="31"/>
      </w:pPr>
      <w:bookmarkStart w:id="6016" w:name="_Toc491952476"/>
      <w:r w:rsidRPr="00B207B1">
        <w:t>6.3</w:t>
      </w:r>
      <w:r w:rsidR="00B857FC" w:rsidRPr="00B207B1">
        <w:t>.</w:t>
      </w:r>
      <w:ins w:id="6017" w:author="微软用户" w:date="2017-08-18T23:01:00Z">
        <w:r w:rsidR="009C4718" w:rsidRPr="00B207B1">
          <w:t>4</w:t>
        </w:r>
      </w:ins>
      <w:del w:id="6018" w:author="微软用户" w:date="2017-08-18T23:01:00Z">
        <w:r w:rsidR="00B857FC" w:rsidRPr="00B207B1" w:rsidDel="009C4718">
          <w:delText>2</w:delText>
        </w:r>
      </w:del>
      <w:r w:rsidR="00B857FC" w:rsidRPr="00B207B1">
        <w:t xml:space="preserve"> </w:t>
      </w:r>
      <w:r w:rsidR="00683A29" w:rsidRPr="00B207B1">
        <w:rPr>
          <w:rFonts w:hint="eastAsia"/>
        </w:rPr>
        <w:t>多应用适配</w:t>
      </w:r>
      <w:r w:rsidR="00B857FC" w:rsidRPr="00B207B1">
        <w:rPr>
          <w:rFonts w:hint="eastAsia"/>
        </w:rPr>
        <w:t>功能测试</w:t>
      </w:r>
      <w:bookmarkEnd w:id="6016"/>
    </w:p>
    <w:p w14:paraId="6357EF16" w14:textId="6DF371E9" w:rsidR="0013776C" w:rsidRPr="00B207B1" w:rsidRDefault="00CC78D1" w:rsidP="0013776C">
      <w:pPr>
        <w:spacing w:line="400" w:lineRule="exact"/>
        <w:ind w:firstLine="418"/>
        <w:rPr>
          <w:rFonts w:hAnsiTheme="minorEastAsia"/>
          <w:color w:val="000000" w:themeColor="text1"/>
          <w:rPrChange w:id="6019" w:author="JY0225" w:date="2017-08-24T12:08:00Z">
            <w:rPr>
              <w:color w:val="000000" w:themeColor="text1"/>
            </w:rPr>
          </w:rPrChange>
        </w:rPr>
      </w:pPr>
      <w:r w:rsidRPr="00B207B1">
        <w:tab/>
      </w:r>
      <w:r w:rsidR="0000407A" w:rsidRPr="00B207B1">
        <w:rPr>
          <w:rFonts w:hAnsiTheme="minorEastAsia" w:hint="eastAsia"/>
          <w:color w:val="000000" w:themeColor="text1"/>
          <w:rPrChange w:id="6020" w:author="JY0225" w:date="2017-08-24T12:08:00Z">
            <w:rPr>
              <w:rFonts w:hint="eastAsia"/>
              <w:color w:val="000000" w:themeColor="text1"/>
            </w:rPr>
          </w:rPrChange>
        </w:rPr>
        <w:t>多应用适配为实现</w:t>
      </w:r>
      <w:r w:rsidR="00354DF3" w:rsidRPr="00B207B1">
        <w:rPr>
          <w:rFonts w:hAnsiTheme="minorEastAsia" w:hint="eastAsia"/>
          <w:color w:val="000000" w:themeColor="text1"/>
          <w:rPrChange w:id="6021" w:author="JY0225" w:date="2017-08-24T12:08:00Z">
            <w:rPr>
              <w:rFonts w:hint="eastAsia"/>
              <w:color w:val="000000" w:themeColor="text1"/>
            </w:rPr>
          </w:rPrChange>
        </w:rPr>
        <w:t>中间件系统</w:t>
      </w:r>
      <w:r w:rsidR="004E3CF2" w:rsidRPr="00B207B1">
        <w:rPr>
          <w:rFonts w:hAnsiTheme="minorEastAsia" w:hint="eastAsia"/>
          <w:color w:val="000000" w:themeColor="text1"/>
          <w:rPrChange w:id="6022" w:author="JY0225" w:date="2017-08-24T12:08:00Z">
            <w:rPr>
              <w:rFonts w:hint="eastAsia"/>
              <w:color w:val="000000" w:themeColor="text1"/>
            </w:rPr>
          </w:rPrChange>
        </w:rPr>
        <w:t>对不同客户端请求的适配，支持更多的客户端类型，实现</w:t>
      </w:r>
      <w:r w:rsidR="0000407A" w:rsidRPr="00B207B1">
        <w:rPr>
          <w:rFonts w:hAnsiTheme="minorEastAsia" w:hint="eastAsia"/>
          <w:color w:val="000000" w:themeColor="text1"/>
          <w:rPrChange w:id="6023" w:author="JY0225" w:date="2017-08-24T12:08:00Z">
            <w:rPr>
              <w:rFonts w:hint="eastAsia"/>
              <w:color w:val="000000" w:themeColor="text1"/>
            </w:rPr>
          </w:rPrChange>
        </w:rPr>
        <w:t>系统的跨平台性。</w:t>
      </w:r>
      <w:r w:rsidR="00497FBB" w:rsidRPr="00B207B1">
        <w:rPr>
          <w:rFonts w:hAnsiTheme="minorEastAsia" w:hint="eastAsia"/>
          <w:color w:val="000000" w:themeColor="text1"/>
          <w:rPrChange w:id="6024" w:author="JY0225" w:date="2017-08-24T12:08:00Z">
            <w:rPr>
              <w:rFonts w:hint="eastAsia"/>
              <w:color w:val="000000" w:themeColor="text1"/>
            </w:rPr>
          </w:rPrChange>
        </w:rPr>
        <w:t>本文</w:t>
      </w:r>
      <w:r w:rsidR="0000407A" w:rsidRPr="00B207B1">
        <w:rPr>
          <w:rFonts w:hAnsiTheme="minorEastAsia" w:hint="eastAsia"/>
          <w:color w:val="000000" w:themeColor="text1"/>
          <w:rPrChange w:id="6025" w:author="JY0225" w:date="2017-08-24T12:08:00Z">
            <w:rPr>
              <w:rFonts w:hint="eastAsia"/>
              <w:color w:val="000000" w:themeColor="text1"/>
            </w:rPr>
          </w:rPrChange>
        </w:rPr>
        <w:t>开发了一款基于</w:t>
      </w:r>
      <w:r w:rsidR="006707F9" w:rsidRPr="00B207B1">
        <w:rPr>
          <w:rFonts w:hAnsiTheme="minorEastAsia"/>
          <w:color w:val="000000" w:themeColor="text1"/>
          <w:rPrChange w:id="6026" w:author="JY0225" w:date="2017-08-24T12:08:00Z">
            <w:rPr>
              <w:color w:val="000000" w:themeColor="text1"/>
            </w:rPr>
          </w:rPrChange>
        </w:rPr>
        <w:t>Firefox</w:t>
      </w:r>
      <w:r w:rsidR="0000407A" w:rsidRPr="00B207B1">
        <w:rPr>
          <w:rFonts w:hAnsiTheme="minorEastAsia" w:hint="eastAsia"/>
          <w:color w:val="000000" w:themeColor="text1"/>
          <w:rPrChange w:id="6027" w:author="JY0225" w:date="2017-08-24T12:08:00Z">
            <w:rPr>
              <w:rFonts w:hint="eastAsia"/>
              <w:color w:val="000000" w:themeColor="text1"/>
            </w:rPr>
          </w:rPrChange>
        </w:rPr>
        <w:t>浏览器的</w:t>
      </w:r>
      <w:r w:rsidR="002E5718" w:rsidRPr="00B207B1">
        <w:rPr>
          <w:rFonts w:hAnsiTheme="minorEastAsia" w:hint="eastAsia"/>
          <w:color w:val="000000" w:themeColor="text1"/>
          <w:rPrChange w:id="6028" w:author="JY0225" w:date="2017-08-24T12:08:00Z">
            <w:rPr>
              <w:rFonts w:hint="eastAsia"/>
              <w:color w:val="000000" w:themeColor="text1"/>
            </w:rPr>
          </w:rPrChange>
        </w:rPr>
        <w:t>扩展工具</w:t>
      </w:r>
      <w:r w:rsidR="0000407A" w:rsidRPr="00B207B1">
        <w:rPr>
          <w:rFonts w:hAnsiTheme="minorEastAsia" w:hint="eastAsia"/>
          <w:color w:val="000000" w:themeColor="text1"/>
          <w:rPrChange w:id="6029" w:author="JY0225" w:date="2017-08-24T12:08:00Z">
            <w:rPr>
              <w:rFonts w:hint="eastAsia"/>
              <w:color w:val="000000" w:themeColor="text1"/>
            </w:rPr>
          </w:rPrChange>
        </w:rPr>
        <w:t>，</w:t>
      </w:r>
      <w:r w:rsidR="0000407A" w:rsidRPr="00B207B1">
        <w:rPr>
          <w:rFonts w:hAnsiTheme="minorEastAsia" w:hint="eastAsia"/>
          <w:color w:val="000000" w:themeColor="text1"/>
          <w:rPrChange w:id="6030" w:author="JY0225" w:date="2017-08-24T12:08:00Z">
            <w:rPr>
              <w:rFonts w:hint="eastAsia"/>
              <w:color w:val="000000" w:themeColor="text1"/>
            </w:rPr>
          </w:rPrChange>
        </w:rPr>
        <w:lastRenderedPageBreak/>
        <w:t>用户可以利用</w:t>
      </w:r>
      <w:r w:rsidR="002E5718" w:rsidRPr="00B207B1">
        <w:rPr>
          <w:rFonts w:hAnsiTheme="minorEastAsia" w:hint="eastAsia"/>
          <w:color w:val="000000" w:themeColor="text1"/>
          <w:rPrChange w:id="6031" w:author="JY0225" w:date="2017-08-24T12:08:00Z">
            <w:rPr>
              <w:rFonts w:hint="eastAsia"/>
              <w:color w:val="000000" w:themeColor="text1"/>
            </w:rPr>
          </w:rPrChange>
        </w:rPr>
        <w:t>扩展</w:t>
      </w:r>
      <w:r w:rsidR="0000407A" w:rsidRPr="00B207B1">
        <w:rPr>
          <w:rFonts w:hAnsiTheme="minorEastAsia" w:hint="eastAsia"/>
          <w:color w:val="000000" w:themeColor="text1"/>
          <w:rPrChange w:id="6032" w:author="JY0225" w:date="2017-08-24T12:08:00Z">
            <w:rPr>
              <w:rFonts w:hint="eastAsia"/>
              <w:color w:val="000000" w:themeColor="text1"/>
            </w:rPr>
          </w:rPrChange>
        </w:rPr>
        <w:t>使用云</w:t>
      </w:r>
      <w:r w:rsidR="00476838" w:rsidRPr="00B207B1">
        <w:rPr>
          <w:rFonts w:hAnsiTheme="minorEastAsia" w:hint="eastAsia"/>
          <w:color w:val="000000" w:themeColor="text1"/>
          <w:rPrChange w:id="6033" w:author="JY0225" w:date="2017-08-24T12:08:00Z">
            <w:rPr>
              <w:rFonts w:hint="eastAsia"/>
              <w:color w:val="000000" w:themeColor="text1"/>
            </w:rPr>
          </w:rPrChange>
        </w:rPr>
        <w:t>备份</w:t>
      </w:r>
      <w:r w:rsidR="0000407A" w:rsidRPr="00B207B1">
        <w:rPr>
          <w:rFonts w:hAnsiTheme="minorEastAsia" w:hint="eastAsia"/>
          <w:color w:val="000000" w:themeColor="text1"/>
          <w:rPrChange w:id="6034" w:author="JY0225" w:date="2017-08-24T12:08:00Z">
            <w:rPr>
              <w:rFonts w:hint="eastAsia"/>
              <w:color w:val="000000" w:themeColor="text1"/>
            </w:rPr>
          </w:rPrChange>
        </w:rPr>
        <w:t>服务，并提供了</w:t>
      </w:r>
      <w:r w:rsidR="0000407A" w:rsidRPr="00B207B1">
        <w:rPr>
          <w:rFonts w:hAnsiTheme="minorEastAsia"/>
          <w:color w:val="000000" w:themeColor="text1"/>
          <w:rPrChange w:id="6035" w:author="JY0225" w:date="2017-08-24T12:08:00Z">
            <w:rPr>
              <w:color w:val="000000" w:themeColor="text1"/>
            </w:rPr>
          </w:rPrChange>
        </w:rPr>
        <w:t>Java</w:t>
      </w:r>
      <w:r w:rsidR="0000407A" w:rsidRPr="00B207B1">
        <w:rPr>
          <w:rFonts w:hAnsiTheme="minorEastAsia" w:hint="eastAsia"/>
          <w:color w:val="000000" w:themeColor="text1"/>
          <w:rPrChange w:id="6036" w:author="JY0225" w:date="2017-08-24T12:08:00Z">
            <w:rPr>
              <w:rFonts w:hint="eastAsia"/>
              <w:color w:val="000000" w:themeColor="text1"/>
            </w:rPr>
          </w:rPrChange>
        </w:rPr>
        <w:t>平台的软件开发包（</w:t>
      </w:r>
      <w:r w:rsidR="0000407A" w:rsidRPr="00B207B1">
        <w:rPr>
          <w:rFonts w:hAnsiTheme="minorEastAsia"/>
          <w:color w:val="000000" w:themeColor="text1"/>
          <w:rPrChange w:id="6037" w:author="JY0225" w:date="2017-08-24T12:08:00Z">
            <w:rPr>
              <w:color w:val="000000" w:themeColor="text1"/>
            </w:rPr>
          </w:rPrChange>
        </w:rPr>
        <w:t>SDK</w:t>
      </w:r>
      <w:r w:rsidR="0000407A" w:rsidRPr="00B207B1">
        <w:rPr>
          <w:rFonts w:hAnsiTheme="minorEastAsia" w:hint="eastAsia"/>
          <w:color w:val="000000" w:themeColor="text1"/>
          <w:rPrChange w:id="6038" w:author="JY0225" w:date="2017-08-24T12:08:00Z">
            <w:rPr>
              <w:rFonts w:hint="eastAsia"/>
              <w:color w:val="000000" w:themeColor="text1"/>
            </w:rPr>
          </w:rPrChange>
        </w:rPr>
        <w:t>），</w:t>
      </w:r>
      <w:r w:rsidR="0000407A" w:rsidRPr="00B207B1">
        <w:rPr>
          <w:rFonts w:hAnsiTheme="minorEastAsia"/>
          <w:color w:val="000000" w:themeColor="text1"/>
          <w:rPrChange w:id="6039" w:author="JY0225" w:date="2017-08-24T12:08:00Z">
            <w:rPr>
              <w:color w:val="000000" w:themeColor="text1"/>
            </w:rPr>
          </w:rPrChange>
        </w:rPr>
        <w:t>Java</w:t>
      </w:r>
      <w:r w:rsidR="0000407A" w:rsidRPr="00B207B1">
        <w:rPr>
          <w:rFonts w:hAnsiTheme="minorEastAsia" w:hint="eastAsia"/>
          <w:color w:val="000000" w:themeColor="text1"/>
          <w:rPrChange w:id="6040" w:author="JY0225" w:date="2017-08-24T12:08:00Z">
            <w:rPr>
              <w:rFonts w:hint="eastAsia"/>
              <w:color w:val="000000" w:themeColor="text1"/>
            </w:rPr>
          </w:rPrChange>
        </w:rPr>
        <w:t>开发者可以利用该开发包提供的应用接口</w:t>
      </w:r>
      <w:r w:rsidR="0000407A" w:rsidRPr="00B207B1">
        <w:rPr>
          <w:rFonts w:hAnsiTheme="minorEastAsia"/>
          <w:color w:val="000000" w:themeColor="text1"/>
          <w:rPrChange w:id="6041" w:author="JY0225" w:date="2017-08-24T12:08:00Z">
            <w:rPr>
              <w:color w:val="000000" w:themeColor="text1"/>
            </w:rPr>
          </w:rPrChange>
        </w:rPr>
        <w:t>API</w:t>
      </w:r>
      <w:r w:rsidR="00C6295D" w:rsidRPr="00B207B1">
        <w:rPr>
          <w:rFonts w:hAnsiTheme="minorEastAsia" w:hint="eastAsia"/>
          <w:color w:val="000000" w:themeColor="text1"/>
          <w:rPrChange w:id="6042" w:author="JY0225" w:date="2017-08-24T12:08:00Z">
            <w:rPr>
              <w:rFonts w:hint="eastAsia"/>
              <w:color w:val="000000" w:themeColor="text1"/>
            </w:rPr>
          </w:rPrChange>
        </w:rPr>
        <w:t>来集成本文优化的</w:t>
      </w:r>
      <w:r w:rsidR="0000407A" w:rsidRPr="00B207B1">
        <w:rPr>
          <w:rFonts w:hAnsiTheme="minorEastAsia" w:hint="eastAsia"/>
          <w:color w:val="000000" w:themeColor="text1"/>
          <w:rPrChange w:id="6043" w:author="JY0225" w:date="2017-08-24T12:08:00Z">
            <w:rPr>
              <w:rFonts w:hint="eastAsia"/>
              <w:color w:val="000000" w:themeColor="text1"/>
            </w:rPr>
          </w:rPrChange>
        </w:rPr>
        <w:t>云</w:t>
      </w:r>
      <w:r w:rsidR="00476838" w:rsidRPr="00B207B1">
        <w:rPr>
          <w:rFonts w:hAnsiTheme="minorEastAsia" w:hint="eastAsia"/>
          <w:color w:val="000000" w:themeColor="text1"/>
          <w:rPrChange w:id="6044" w:author="JY0225" w:date="2017-08-24T12:08:00Z">
            <w:rPr>
              <w:rFonts w:hint="eastAsia"/>
              <w:color w:val="000000" w:themeColor="text1"/>
            </w:rPr>
          </w:rPrChange>
        </w:rPr>
        <w:t>备份</w:t>
      </w:r>
      <w:r w:rsidR="0000407A" w:rsidRPr="00B207B1">
        <w:rPr>
          <w:rFonts w:hAnsiTheme="minorEastAsia" w:hint="eastAsia"/>
          <w:color w:val="000000" w:themeColor="text1"/>
          <w:rPrChange w:id="6045" w:author="JY0225" w:date="2017-08-24T12:08:00Z">
            <w:rPr>
              <w:rFonts w:hint="eastAsia"/>
              <w:color w:val="000000" w:themeColor="text1"/>
            </w:rPr>
          </w:rPrChange>
        </w:rPr>
        <w:t>服务。</w:t>
      </w:r>
      <w:r w:rsidR="005B076F" w:rsidRPr="00B207B1">
        <w:rPr>
          <w:rFonts w:hAnsiTheme="minorEastAsia" w:hint="eastAsia"/>
          <w:color w:val="000000" w:themeColor="text1"/>
          <w:rPrChange w:id="6046" w:author="JY0225" w:date="2017-08-24T12:08:00Z">
            <w:rPr>
              <w:rFonts w:hint="eastAsia"/>
              <w:color w:val="000000" w:themeColor="text1"/>
            </w:rPr>
          </w:rPrChange>
        </w:rPr>
        <w:t>测试中，本文</w:t>
      </w:r>
      <w:r w:rsidR="00B70482" w:rsidRPr="00B207B1">
        <w:rPr>
          <w:rFonts w:hAnsiTheme="minorEastAsia" w:hint="eastAsia"/>
          <w:color w:val="000000" w:themeColor="text1"/>
          <w:rPrChange w:id="6047" w:author="JY0225" w:date="2017-08-24T12:08:00Z">
            <w:rPr>
              <w:rFonts w:hint="eastAsia"/>
              <w:color w:val="000000" w:themeColor="text1"/>
            </w:rPr>
          </w:rPrChange>
        </w:rPr>
        <w:t>对通过</w:t>
      </w:r>
      <w:r w:rsidR="006707F9" w:rsidRPr="00B207B1">
        <w:rPr>
          <w:rFonts w:hAnsiTheme="minorEastAsia"/>
          <w:color w:val="000000" w:themeColor="text1"/>
          <w:rPrChange w:id="6048" w:author="JY0225" w:date="2017-08-24T12:08:00Z">
            <w:rPr>
              <w:color w:val="000000" w:themeColor="text1"/>
            </w:rPr>
          </w:rPrChange>
        </w:rPr>
        <w:t>Firefox</w:t>
      </w:r>
      <w:r w:rsidR="002E5718" w:rsidRPr="00B207B1">
        <w:rPr>
          <w:rFonts w:hAnsiTheme="minorEastAsia" w:hint="eastAsia"/>
          <w:color w:val="000000" w:themeColor="text1"/>
          <w:rPrChange w:id="6049" w:author="JY0225" w:date="2017-08-24T12:08:00Z">
            <w:rPr>
              <w:rFonts w:hint="eastAsia"/>
              <w:color w:val="000000" w:themeColor="text1"/>
            </w:rPr>
          </w:rPrChange>
        </w:rPr>
        <w:t>扩展</w:t>
      </w:r>
      <w:r w:rsidR="00B70482" w:rsidRPr="00B207B1">
        <w:rPr>
          <w:rFonts w:hAnsiTheme="minorEastAsia" w:hint="eastAsia"/>
          <w:color w:val="000000" w:themeColor="text1"/>
          <w:rPrChange w:id="6050" w:author="JY0225" w:date="2017-08-24T12:08:00Z">
            <w:rPr>
              <w:rFonts w:hint="eastAsia"/>
              <w:color w:val="000000" w:themeColor="text1"/>
            </w:rPr>
          </w:rPrChange>
        </w:rPr>
        <w:t>和</w:t>
      </w:r>
      <w:r w:rsidR="00B70482" w:rsidRPr="00B207B1">
        <w:rPr>
          <w:rFonts w:hAnsiTheme="minorEastAsia"/>
          <w:color w:val="000000" w:themeColor="text1"/>
          <w:rPrChange w:id="6051" w:author="JY0225" w:date="2017-08-24T12:08:00Z">
            <w:rPr>
              <w:color w:val="000000" w:themeColor="text1"/>
            </w:rPr>
          </w:rPrChange>
        </w:rPr>
        <w:t>Java</w:t>
      </w:r>
      <w:r w:rsidR="00B70482" w:rsidRPr="00B207B1">
        <w:rPr>
          <w:rFonts w:hAnsiTheme="minorEastAsia" w:hint="eastAsia"/>
          <w:color w:val="000000" w:themeColor="text1"/>
          <w:rPrChange w:id="6052" w:author="JY0225" w:date="2017-08-24T12:08:00Z">
            <w:rPr>
              <w:rFonts w:hint="eastAsia"/>
              <w:color w:val="000000" w:themeColor="text1"/>
            </w:rPr>
          </w:rPrChange>
        </w:rPr>
        <w:t>开发包用户的功能测试，验证优化后的中间件系统能够适配各种类型的客户端。</w:t>
      </w:r>
      <w:r w:rsidR="0052148B">
        <w:rPr>
          <w:rFonts w:hAnsiTheme="minorEastAsia" w:hint="eastAsia"/>
          <w:color w:val="000000" w:themeColor="text1"/>
        </w:rPr>
        <w:t>表6</w:t>
      </w:r>
      <w:r w:rsidR="0052148B">
        <w:rPr>
          <w:rFonts w:hAnsiTheme="minorEastAsia"/>
          <w:color w:val="000000" w:themeColor="text1"/>
        </w:rPr>
        <w:t>-6</w:t>
      </w:r>
      <w:r w:rsidR="0052148B">
        <w:rPr>
          <w:rFonts w:hAnsiTheme="minorEastAsia" w:hint="eastAsia"/>
          <w:color w:val="000000" w:themeColor="text1"/>
        </w:rPr>
        <w:t>所示为多应用适配测试用例。</w:t>
      </w:r>
    </w:p>
    <w:p w14:paraId="3F7BFFB0" w14:textId="77777777" w:rsidR="0013776C" w:rsidRPr="00B207B1" w:rsidRDefault="0013776C" w:rsidP="0013776C">
      <w:pPr>
        <w:spacing w:line="400" w:lineRule="exact"/>
        <w:jc w:val="center"/>
        <w:rPr>
          <w:rFonts w:hAnsiTheme="minorEastAsia"/>
          <w:color w:val="000000" w:themeColor="text1"/>
          <w:rPrChange w:id="6053" w:author="JY0225" w:date="2017-08-24T12:08:00Z">
            <w:rPr>
              <w:color w:val="000000" w:themeColor="text1"/>
            </w:rPr>
          </w:rPrChange>
        </w:rPr>
      </w:pPr>
      <w:r w:rsidRPr="00B207B1">
        <w:rPr>
          <w:rFonts w:hAnsiTheme="minorEastAsia"/>
          <w:color w:val="000000" w:themeColor="text1"/>
          <w:rPrChange w:id="6054" w:author="JY0225" w:date="2017-08-24T12:08:00Z">
            <w:rPr>
              <w:color w:val="000000" w:themeColor="text1"/>
            </w:rPr>
          </w:rPrChange>
        </w:rPr>
        <w:tab/>
      </w:r>
      <w:r w:rsidRPr="00B207B1">
        <w:rPr>
          <w:rFonts w:hAnsiTheme="minorEastAsia" w:hint="eastAsia"/>
          <w:color w:val="000000" w:themeColor="text1"/>
          <w:rPrChange w:id="6055" w:author="JY0225" w:date="2017-08-24T12:08:00Z">
            <w:rPr>
              <w:rFonts w:hint="eastAsia"/>
              <w:color w:val="000000" w:themeColor="text1"/>
            </w:rPr>
          </w:rPrChange>
        </w:rPr>
        <w:t>表</w:t>
      </w:r>
      <w:r w:rsidR="00B7557F" w:rsidRPr="00B207B1">
        <w:rPr>
          <w:rFonts w:hAnsiTheme="minorEastAsia"/>
          <w:color w:val="000000" w:themeColor="text1"/>
          <w:rPrChange w:id="6056" w:author="JY0225" w:date="2017-08-24T12:08:00Z">
            <w:rPr>
              <w:color w:val="000000" w:themeColor="text1"/>
            </w:rPr>
          </w:rPrChange>
        </w:rPr>
        <w:t>6-6</w:t>
      </w:r>
      <w:r w:rsidRPr="00B207B1">
        <w:rPr>
          <w:rFonts w:hAnsiTheme="minorEastAsia"/>
          <w:color w:val="000000" w:themeColor="text1"/>
          <w:rPrChange w:id="6057" w:author="JY0225" w:date="2017-08-24T12:08:00Z">
            <w:rPr>
              <w:color w:val="000000" w:themeColor="text1"/>
            </w:rPr>
          </w:rPrChange>
        </w:rPr>
        <w:t xml:space="preserve"> </w:t>
      </w:r>
      <w:r w:rsidR="006C39A3" w:rsidRPr="00B207B1">
        <w:rPr>
          <w:rFonts w:hAnsiTheme="minorEastAsia" w:hint="eastAsia"/>
          <w:color w:val="000000" w:themeColor="text1"/>
          <w:rPrChange w:id="6058" w:author="JY0225" w:date="2017-08-24T12:08:00Z">
            <w:rPr>
              <w:rFonts w:hint="eastAsia"/>
              <w:color w:val="000000" w:themeColor="text1"/>
            </w:rPr>
          </w:rPrChange>
        </w:rPr>
        <w:t>多应用适配</w:t>
      </w:r>
      <w:r w:rsidRPr="00B207B1">
        <w:rPr>
          <w:rFonts w:hAnsiTheme="minorEastAsia" w:hint="eastAsia"/>
          <w:color w:val="000000" w:themeColor="text1"/>
          <w:rPrChange w:id="6059"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13776C" w:rsidRPr="00B207B1" w14:paraId="26785F43" w14:textId="77777777" w:rsidTr="00723C1A">
        <w:tc>
          <w:tcPr>
            <w:tcW w:w="2765" w:type="dxa"/>
            <w:vAlign w:val="center"/>
          </w:tcPr>
          <w:p w14:paraId="130CD942" w14:textId="77777777" w:rsidR="0013776C" w:rsidRPr="00B207B1" w:rsidRDefault="0013776C"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6EF7760A" w14:textId="77777777" w:rsidR="0013776C" w:rsidRPr="00B207B1" w:rsidRDefault="0013776C"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Pr="00B207B1">
              <w:rPr>
                <w:color w:val="000000" w:themeColor="text1"/>
              </w:rPr>
              <w:t>-002</w:t>
            </w:r>
          </w:p>
        </w:tc>
      </w:tr>
      <w:tr w:rsidR="0013776C" w:rsidRPr="00B207B1" w14:paraId="1A6F0891" w14:textId="77777777" w:rsidTr="00723C1A">
        <w:tc>
          <w:tcPr>
            <w:tcW w:w="2765" w:type="dxa"/>
            <w:vAlign w:val="center"/>
          </w:tcPr>
          <w:p w14:paraId="72EB4A1B" w14:textId="77777777" w:rsidR="0013776C" w:rsidRPr="00B207B1" w:rsidRDefault="0013776C"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4786D390" w14:textId="77777777" w:rsidR="0013776C" w:rsidRPr="00B207B1" w:rsidRDefault="0013776C" w:rsidP="002E0505">
            <w:pPr>
              <w:spacing w:line="400" w:lineRule="exact"/>
              <w:rPr>
                <w:color w:val="000000" w:themeColor="text1"/>
              </w:rPr>
            </w:pPr>
            <w:r w:rsidRPr="00B207B1">
              <w:rPr>
                <w:rFonts w:hint="eastAsia"/>
                <w:color w:val="000000" w:themeColor="text1"/>
              </w:rPr>
              <w:t>本地缓存测试</w:t>
            </w:r>
          </w:p>
        </w:tc>
      </w:tr>
      <w:tr w:rsidR="0013776C" w:rsidRPr="00B207B1" w14:paraId="4D80AF41" w14:textId="77777777" w:rsidTr="00723C1A">
        <w:tc>
          <w:tcPr>
            <w:tcW w:w="2765" w:type="dxa"/>
            <w:vAlign w:val="center"/>
          </w:tcPr>
          <w:p w14:paraId="30A86091" w14:textId="77777777" w:rsidR="0013776C" w:rsidRPr="00B207B1" w:rsidRDefault="0013776C"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468D75DD" w14:textId="77777777" w:rsidR="006716A7" w:rsidRPr="00B207B1" w:rsidRDefault="006716A7" w:rsidP="002E0505">
            <w:pPr>
              <w:widowControl/>
              <w:jc w:val="left"/>
              <w:rPr>
                <w:color w:val="000000" w:themeColor="text1"/>
              </w:rPr>
            </w:pPr>
            <w:r w:rsidRPr="00B207B1">
              <w:rPr>
                <w:color w:val="000000" w:themeColor="text1"/>
              </w:rPr>
              <w:t>//Firefox登录测试</w:t>
            </w:r>
          </w:p>
          <w:p w14:paraId="3BEF7B4C" w14:textId="77777777" w:rsidR="00A06A2B" w:rsidRPr="00B207B1" w:rsidRDefault="00A06A2B" w:rsidP="002E0505">
            <w:pPr>
              <w:widowControl/>
              <w:jc w:val="left"/>
              <w:rPr>
                <w:color w:val="000000" w:themeColor="text1"/>
              </w:rPr>
            </w:pPr>
            <w:r w:rsidRPr="00B207B1">
              <w:rPr>
                <w:color w:val="000000" w:themeColor="text1"/>
              </w:rPr>
              <w:t>firefox_request =  '-k -X POST -d \'{"password": "123456", "email":"kaeyika@163.com"}\' https://192.168.7.62:443/oauth/access_token'</w:t>
            </w:r>
          </w:p>
          <w:p w14:paraId="6D59EE8B" w14:textId="77777777" w:rsidR="00A06A2B" w:rsidRPr="00B207B1" w:rsidRDefault="002D1C71" w:rsidP="002E0505">
            <w:pPr>
              <w:widowControl/>
              <w:jc w:val="left"/>
              <w:rPr>
                <w:color w:val="000000" w:themeColor="text1"/>
              </w:rPr>
            </w:pPr>
            <w:r w:rsidRPr="00B207B1">
              <w:rPr>
                <w:color w:val="000000" w:themeColor="text1"/>
              </w:rPr>
              <w:t>//</w:t>
            </w:r>
            <w:r w:rsidR="00E922A5" w:rsidRPr="00B207B1">
              <w:rPr>
                <w:color w:val="000000" w:themeColor="text1"/>
              </w:rPr>
              <w:t>Java SDK</w:t>
            </w:r>
            <w:r w:rsidRPr="00B207B1">
              <w:rPr>
                <w:color w:val="000000" w:themeColor="text1"/>
              </w:rPr>
              <w:t>登录测试</w:t>
            </w:r>
          </w:p>
          <w:p w14:paraId="2E2145D4" w14:textId="77777777" w:rsidR="0013776C" w:rsidRPr="00B207B1" w:rsidRDefault="00A06A2B" w:rsidP="002E0505">
            <w:pPr>
              <w:widowControl/>
              <w:jc w:val="left"/>
              <w:rPr>
                <w:color w:val="000000" w:themeColor="text1"/>
              </w:rPr>
            </w:pPr>
            <w:r w:rsidRPr="00B207B1">
              <w:rPr>
                <w:color w:val="000000" w:themeColor="text1"/>
              </w:rPr>
              <w:t>MiddlewareAPI middlewareAPI = new MiddlewareAPI("kaeyika@163.com", "123456");</w:t>
            </w:r>
          </w:p>
        </w:tc>
      </w:tr>
      <w:tr w:rsidR="0013776C" w:rsidRPr="00B207B1" w14:paraId="7E324140" w14:textId="77777777" w:rsidTr="00723C1A">
        <w:tc>
          <w:tcPr>
            <w:tcW w:w="2765" w:type="dxa"/>
            <w:vAlign w:val="center"/>
          </w:tcPr>
          <w:p w14:paraId="5CD03743" w14:textId="77777777" w:rsidR="0013776C" w:rsidRPr="00B207B1" w:rsidRDefault="0013776C" w:rsidP="002E0505">
            <w:pPr>
              <w:spacing w:line="400" w:lineRule="exact"/>
            </w:pPr>
            <w:r w:rsidRPr="00B207B1">
              <w:rPr>
                <w:rFonts w:hint="eastAsia"/>
                <w:color w:val="000000" w:themeColor="text1"/>
              </w:rPr>
              <w:t>测试结果</w:t>
            </w:r>
          </w:p>
        </w:tc>
        <w:tc>
          <w:tcPr>
            <w:tcW w:w="5599" w:type="dxa"/>
            <w:vAlign w:val="center"/>
          </w:tcPr>
          <w:p w14:paraId="3AE4FFB3" w14:textId="77777777" w:rsidR="0013776C" w:rsidRPr="00B207B1" w:rsidRDefault="006707F9" w:rsidP="002E0505">
            <w:pPr>
              <w:spacing w:line="400" w:lineRule="exact"/>
            </w:pPr>
            <w:r w:rsidRPr="00B207B1">
              <w:rPr>
                <w:rFonts w:hint="eastAsia"/>
                <w:color w:val="000000" w:themeColor="text1"/>
              </w:rPr>
              <w:t>Firefox</w:t>
            </w:r>
            <w:r w:rsidR="006C39A3" w:rsidRPr="00B207B1">
              <w:rPr>
                <w:rFonts w:hint="eastAsia"/>
                <w:color w:val="000000" w:themeColor="text1"/>
              </w:rPr>
              <w:t>浏览器与Java开发包登录成功</w:t>
            </w:r>
          </w:p>
        </w:tc>
      </w:tr>
    </w:tbl>
    <w:p w14:paraId="68FE4289" w14:textId="161E6966" w:rsidR="00D3749B" w:rsidRPr="00B207B1" w:rsidRDefault="00DD7C91" w:rsidP="0000407A">
      <w:pPr>
        <w:spacing w:line="400" w:lineRule="exact"/>
        <w:rPr>
          <w:rFonts w:hAnsiTheme="minorEastAsia"/>
          <w:color w:val="000000" w:themeColor="text1"/>
          <w:rPrChange w:id="6060" w:author="JY0225" w:date="2017-08-24T12:09:00Z">
            <w:rPr>
              <w:color w:val="000000" w:themeColor="text1"/>
            </w:rPr>
          </w:rPrChange>
        </w:rPr>
      </w:pPr>
      <w:r w:rsidRPr="00B207B1">
        <w:rPr>
          <w:noProof/>
          <w:color w:val="000000" w:themeColor="text1"/>
        </w:rPr>
        <w:drawing>
          <wp:anchor distT="0" distB="0" distL="114300" distR="114300" simplePos="0" relativeHeight="251670528" behindDoc="0" locked="0" layoutInCell="1" allowOverlap="1" wp14:anchorId="150A4C59" wp14:editId="1E4CACB6">
            <wp:simplePos x="0" y="0"/>
            <wp:positionH relativeFrom="column">
              <wp:posOffset>1257300</wp:posOffset>
            </wp:positionH>
            <wp:positionV relativeFrom="paragraph">
              <wp:posOffset>1084580</wp:posOffset>
            </wp:positionV>
            <wp:extent cx="2873375" cy="2734945"/>
            <wp:effectExtent l="0" t="0" r="3175" b="825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7337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sidRPr="00B207B1">
        <w:rPr>
          <w:color w:val="000000" w:themeColor="text1"/>
        </w:rPr>
        <w:tab/>
      </w:r>
      <w:r w:rsidR="001A498E" w:rsidRPr="00B207B1">
        <w:rPr>
          <w:rFonts w:hAnsiTheme="minorEastAsia" w:hint="eastAsia"/>
          <w:color w:val="000000" w:themeColor="text1"/>
          <w:rPrChange w:id="6061" w:author="JY0225" w:date="2017-08-24T12:09:00Z">
            <w:rPr>
              <w:rFonts w:hint="eastAsia"/>
              <w:color w:val="000000" w:themeColor="text1"/>
            </w:rPr>
          </w:rPrChange>
        </w:rPr>
        <w:t>本测试同时测试了</w:t>
      </w:r>
      <w:r w:rsidR="001A498E" w:rsidRPr="00B207B1">
        <w:rPr>
          <w:rFonts w:hAnsiTheme="minorEastAsia"/>
          <w:color w:val="000000" w:themeColor="text1"/>
          <w:rPrChange w:id="6062" w:author="JY0225" w:date="2017-08-24T12:09:00Z">
            <w:rPr>
              <w:color w:val="000000" w:themeColor="text1"/>
            </w:rPr>
          </w:rPrChange>
        </w:rPr>
        <w:t>Firefox</w:t>
      </w:r>
      <w:r w:rsidR="002E5718" w:rsidRPr="00B207B1">
        <w:rPr>
          <w:rFonts w:hAnsiTheme="minorEastAsia" w:hint="eastAsia"/>
          <w:color w:val="000000" w:themeColor="text1"/>
          <w:rPrChange w:id="6063" w:author="JY0225" w:date="2017-08-24T12:09:00Z">
            <w:rPr>
              <w:rFonts w:hint="eastAsia"/>
              <w:color w:val="000000" w:themeColor="text1"/>
            </w:rPr>
          </w:rPrChange>
        </w:rPr>
        <w:t>扩展</w:t>
      </w:r>
      <w:r w:rsidR="005A672A" w:rsidRPr="00B207B1">
        <w:rPr>
          <w:rFonts w:hAnsiTheme="minorEastAsia" w:hint="eastAsia"/>
          <w:color w:val="000000" w:themeColor="text1"/>
          <w:rPrChange w:id="6064" w:author="JY0225" w:date="2017-08-24T12:09:00Z">
            <w:rPr>
              <w:rFonts w:hint="eastAsia"/>
              <w:color w:val="000000" w:themeColor="text1"/>
            </w:rPr>
          </w:rPrChange>
        </w:rPr>
        <w:t>以及</w:t>
      </w:r>
      <w:r w:rsidR="005A672A" w:rsidRPr="00B207B1">
        <w:rPr>
          <w:rFonts w:hAnsiTheme="minorEastAsia"/>
          <w:color w:val="000000" w:themeColor="text1"/>
          <w:rPrChange w:id="6065" w:author="JY0225" w:date="2017-08-24T12:09:00Z">
            <w:rPr>
              <w:color w:val="000000" w:themeColor="text1"/>
            </w:rPr>
          </w:rPrChange>
        </w:rPr>
        <w:t>Java SDK</w:t>
      </w:r>
      <w:r w:rsidR="005A672A" w:rsidRPr="00B207B1">
        <w:rPr>
          <w:rFonts w:hAnsiTheme="minorEastAsia" w:hint="eastAsia"/>
          <w:color w:val="000000" w:themeColor="text1"/>
          <w:rPrChange w:id="6066" w:author="JY0225" w:date="2017-08-24T12:09:00Z">
            <w:rPr>
              <w:rFonts w:hint="eastAsia"/>
              <w:color w:val="000000" w:themeColor="text1"/>
            </w:rPr>
          </w:rPrChange>
        </w:rPr>
        <w:t>的登录功能。</w:t>
      </w:r>
      <w:r w:rsidR="00A72E6A" w:rsidRPr="00B207B1">
        <w:rPr>
          <w:rFonts w:hAnsiTheme="minorEastAsia"/>
          <w:color w:val="000000" w:themeColor="text1"/>
          <w:rPrChange w:id="6067" w:author="JY0225" w:date="2017-08-24T12:09:00Z">
            <w:rPr>
              <w:color w:val="000000" w:themeColor="text1"/>
            </w:rPr>
          </w:rPrChange>
        </w:rPr>
        <w:t>Firefox</w:t>
      </w:r>
      <w:r w:rsidR="00A72E6A" w:rsidRPr="00B207B1">
        <w:rPr>
          <w:rFonts w:hAnsiTheme="minorEastAsia" w:hint="eastAsia"/>
          <w:color w:val="000000" w:themeColor="text1"/>
          <w:rPrChange w:id="6068" w:author="JY0225" w:date="2017-08-24T12:09:00Z">
            <w:rPr>
              <w:rFonts w:hint="eastAsia"/>
              <w:color w:val="000000" w:themeColor="text1"/>
            </w:rPr>
          </w:rPrChange>
        </w:rPr>
        <w:t>通过</w:t>
      </w:r>
      <w:r w:rsidR="00A72E6A" w:rsidRPr="00B207B1">
        <w:rPr>
          <w:rFonts w:hAnsiTheme="minorEastAsia"/>
          <w:color w:val="000000" w:themeColor="text1"/>
          <w:rPrChange w:id="6069" w:author="JY0225" w:date="2017-08-24T12:09:00Z">
            <w:rPr>
              <w:color w:val="000000" w:themeColor="text1"/>
            </w:rPr>
          </w:rPrChange>
        </w:rPr>
        <w:t>WebSocket</w:t>
      </w:r>
      <w:r w:rsidR="00A72E6A" w:rsidRPr="00B207B1">
        <w:rPr>
          <w:rFonts w:hAnsiTheme="minorEastAsia" w:hint="eastAsia"/>
          <w:color w:val="000000" w:themeColor="text1"/>
          <w:rPrChange w:id="6070" w:author="JY0225" w:date="2017-08-24T12:09:00Z">
            <w:rPr>
              <w:rFonts w:hint="eastAsia"/>
              <w:color w:val="000000" w:themeColor="text1"/>
            </w:rPr>
          </w:rPrChange>
        </w:rPr>
        <w:t>向服务器发送请求，</w:t>
      </w:r>
      <w:r w:rsidR="00A72E6A" w:rsidRPr="00B207B1">
        <w:rPr>
          <w:rFonts w:hAnsiTheme="minorEastAsia"/>
          <w:color w:val="000000" w:themeColor="text1"/>
          <w:rPrChange w:id="6071" w:author="JY0225" w:date="2017-08-24T12:09:00Z">
            <w:rPr>
              <w:color w:val="000000" w:themeColor="text1"/>
            </w:rPr>
          </w:rPrChange>
        </w:rPr>
        <w:t>Firefox</w:t>
      </w:r>
      <w:r w:rsidR="002E5718" w:rsidRPr="00B207B1">
        <w:rPr>
          <w:rFonts w:hAnsiTheme="minorEastAsia" w:hint="eastAsia"/>
          <w:color w:val="000000" w:themeColor="text1"/>
          <w:rPrChange w:id="6072" w:author="JY0225" w:date="2017-08-24T12:09:00Z">
            <w:rPr>
              <w:rFonts w:hint="eastAsia"/>
              <w:color w:val="000000" w:themeColor="text1"/>
            </w:rPr>
          </w:rPrChange>
        </w:rPr>
        <w:t>扩展</w:t>
      </w:r>
      <w:r w:rsidR="00A72E6A" w:rsidRPr="00B207B1">
        <w:rPr>
          <w:rFonts w:hAnsiTheme="minorEastAsia" w:hint="eastAsia"/>
          <w:color w:val="000000" w:themeColor="text1"/>
          <w:rPrChange w:id="6073" w:author="JY0225" w:date="2017-08-24T12:09:00Z">
            <w:rPr>
              <w:rFonts w:hint="eastAsia"/>
              <w:color w:val="000000" w:themeColor="text1"/>
            </w:rPr>
          </w:rPrChange>
        </w:rPr>
        <w:t>的请求由“</w:t>
      </w:r>
      <w:r w:rsidR="00A72E6A" w:rsidRPr="00B207B1">
        <w:rPr>
          <w:rFonts w:hAnsiTheme="minorEastAsia"/>
          <w:color w:val="000000" w:themeColor="text1"/>
          <w:rPrChange w:id="6074" w:author="JY0225" w:date="2017-08-24T12:09:00Z">
            <w:rPr>
              <w:color w:val="000000" w:themeColor="text1"/>
            </w:rPr>
          </w:rPrChange>
        </w:rPr>
        <w:t>firefox_</w:t>
      </w:r>
      <w:r w:rsidR="00A72E6A" w:rsidRPr="00B207B1">
        <w:rPr>
          <w:rFonts w:hAnsiTheme="minorEastAsia" w:hint="eastAsia"/>
          <w:color w:val="000000" w:themeColor="text1"/>
          <w:rPrChange w:id="6075" w:author="JY0225" w:date="2017-08-24T12:09:00Z">
            <w:rPr>
              <w:rFonts w:hint="eastAsia"/>
              <w:color w:val="000000" w:themeColor="text1"/>
            </w:rPr>
          </w:rPrChange>
        </w:rPr>
        <w:t>”标识。</w:t>
      </w:r>
      <w:r w:rsidR="006C3495" w:rsidRPr="00B207B1">
        <w:rPr>
          <w:rFonts w:hAnsiTheme="minorEastAsia"/>
          <w:color w:val="000000" w:themeColor="text1"/>
          <w:rPrChange w:id="6076" w:author="JY0225" w:date="2017-08-24T12:09:00Z">
            <w:rPr>
              <w:color w:val="000000" w:themeColor="text1"/>
            </w:rPr>
          </w:rPrChange>
        </w:rPr>
        <w:t>Java SDK</w:t>
      </w:r>
      <w:r w:rsidR="006C3495" w:rsidRPr="00B207B1">
        <w:rPr>
          <w:rFonts w:hAnsiTheme="minorEastAsia" w:hint="eastAsia"/>
          <w:color w:val="000000" w:themeColor="text1"/>
          <w:rPrChange w:id="6077" w:author="JY0225" w:date="2017-08-24T12:09:00Z">
            <w:rPr>
              <w:rFonts w:hint="eastAsia"/>
              <w:color w:val="000000" w:themeColor="text1"/>
            </w:rPr>
          </w:rPrChange>
        </w:rPr>
        <w:t>通过</w:t>
      </w:r>
      <w:r w:rsidR="006C3495" w:rsidRPr="00B207B1">
        <w:rPr>
          <w:rFonts w:hAnsiTheme="minorEastAsia"/>
          <w:color w:val="000000" w:themeColor="text1"/>
          <w:rPrChange w:id="6078" w:author="JY0225" w:date="2017-08-24T12:09:00Z">
            <w:rPr>
              <w:color w:val="000000" w:themeColor="text1"/>
            </w:rPr>
          </w:rPrChange>
        </w:rPr>
        <w:t>Socket</w:t>
      </w:r>
      <w:r w:rsidR="006C3495" w:rsidRPr="00B207B1">
        <w:rPr>
          <w:rFonts w:hAnsiTheme="minorEastAsia" w:hint="eastAsia"/>
          <w:color w:val="000000" w:themeColor="text1"/>
          <w:rPrChange w:id="6079" w:author="JY0225" w:date="2017-08-24T12:09:00Z">
            <w:rPr>
              <w:rFonts w:hint="eastAsia"/>
              <w:color w:val="000000" w:themeColor="text1"/>
            </w:rPr>
          </w:rPrChange>
        </w:rPr>
        <w:t>向服务器发送请求，并有“</w:t>
      </w:r>
      <w:r w:rsidR="006C3495" w:rsidRPr="00B207B1">
        <w:rPr>
          <w:rFonts w:hAnsiTheme="minorEastAsia"/>
          <w:color w:val="000000" w:themeColor="text1"/>
          <w:rPrChange w:id="6080" w:author="JY0225" w:date="2017-08-24T12:09:00Z">
            <w:rPr>
              <w:color w:val="000000" w:themeColor="text1"/>
            </w:rPr>
          </w:rPrChange>
        </w:rPr>
        <w:t>java_</w:t>
      </w:r>
      <w:r w:rsidR="006C3495" w:rsidRPr="00B207B1">
        <w:rPr>
          <w:rFonts w:hAnsiTheme="minorEastAsia" w:hint="eastAsia"/>
          <w:color w:val="000000" w:themeColor="text1"/>
          <w:rPrChange w:id="6081" w:author="JY0225" w:date="2017-08-24T12:09:00Z">
            <w:rPr>
              <w:rFonts w:hint="eastAsia"/>
              <w:color w:val="000000" w:themeColor="text1"/>
            </w:rPr>
          </w:rPrChange>
        </w:rPr>
        <w:t>”标识。</w:t>
      </w:r>
      <w:r w:rsidR="0043301D" w:rsidRPr="00B207B1">
        <w:rPr>
          <w:rFonts w:hAnsiTheme="minorEastAsia" w:hint="eastAsia"/>
          <w:color w:val="000000" w:themeColor="text1"/>
          <w:rPrChange w:id="6082" w:author="JY0225" w:date="2017-08-24T12:09:00Z">
            <w:rPr>
              <w:rFonts w:hint="eastAsia"/>
              <w:color w:val="000000" w:themeColor="text1"/>
            </w:rPr>
          </w:rPrChange>
        </w:rPr>
        <w:t>通过身份认证之后，便可</w:t>
      </w:r>
      <w:r w:rsidR="00F92F0C">
        <w:rPr>
          <w:rFonts w:hAnsiTheme="minorEastAsia" w:hint="eastAsia"/>
          <w:color w:val="000000" w:themeColor="text1"/>
        </w:rPr>
        <w:t>使用</w:t>
      </w:r>
      <w:r w:rsidR="0043301D" w:rsidRPr="00B207B1">
        <w:rPr>
          <w:rFonts w:hAnsiTheme="minorEastAsia" w:hint="eastAsia"/>
          <w:color w:val="000000" w:themeColor="text1"/>
          <w:rPrChange w:id="6083" w:author="JY0225" w:date="2017-08-24T12:09:00Z">
            <w:rPr>
              <w:rFonts w:hint="eastAsia"/>
              <w:color w:val="000000" w:themeColor="text1"/>
            </w:rPr>
          </w:rPrChange>
        </w:rPr>
        <w:t>云</w:t>
      </w:r>
      <w:r w:rsidR="00476838" w:rsidRPr="00B207B1">
        <w:rPr>
          <w:rFonts w:hAnsiTheme="minorEastAsia" w:hint="eastAsia"/>
          <w:color w:val="000000" w:themeColor="text1"/>
          <w:rPrChange w:id="6084" w:author="JY0225" w:date="2017-08-24T12:09:00Z">
            <w:rPr>
              <w:rFonts w:hint="eastAsia"/>
              <w:color w:val="000000" w:themeColor="text1"/>
            </w:rPr>
          </w:rPrChange>
        </w:rPr>
        <w:t>备份</w:t>
      </w:r>
      <w:r w:rsidR="0043301D" w:rsidRPr="00B207B1">
        <w:rPr>
          <w:rFonts w:hAnsiTheme="minorEastAsia" w:hint="eastAsia"/>
          <w:color w:val="000000" w:themeColor="text1"/>
          <w:rPrChange w:id="6085" w:author="JY0225" w:date="2017-08-24T12:09:00Z">
            <w:rPr>
              <w:rFonts w:hint="eastAsia"/>
              <w:color w:val="000000" w:themeColor="text1"/>
            </w:rPr>
          </w:rPrChange>
        </w:rPr>
        <w:t>平台提供的接口。</w:t>
      </w:r>
      <w:r w:rsidR="00FC191A">
        <w:rPr>
          <w:rFonts w:hAnsiTheme="minorEastAsia" w:hint="eastAsia"/>
          <w:color w:val="000000" w:themeColor="text1"/>
        </w:rPr>
        <w:t>测试结果如</w:t>
      </w:r>
      <w:r w:rsidR="007768E9" w:rsidRPr="00B207B1">
        <w:rPr>
          <w:rFonts w:hAnsiTheme="minorEastAsia" w:hint="eastAsia"/>
          <w:color w:val="000000" w:themeColor="text1"/>
          <w:rPrChange w:id="6086" w:author="JY0225" w:date="2017-08-24T12:09:00Z">
            <w:rPr>
              <w:rFonts w:hint="eastAsia"/>
              <w:color w:val="000000" w:themeColor="text1"/>
            </w:rPr>
          </w:rPrChange>
        </w:rPr>
        <w:t>图</w:t>
      </w:r>
      <w:r w:rsidR="00FC191A">
        <w:rPr>
          <w:rFonts w:hAnsiTheme="minorEastAsia" w:hint="eastAsia"/>
          <w:color w:val="000000" w:themeColor="text1"/>
        </w:rPr>
        <w:t>6-5</w:t>
      </w:r>
      <w:r w:rsidR="001A2004">
        <w:rPr>
          <w:rFonts w:hAnsiTheme="minorEastAsia" w:hint="eastAsia"/>
          <w:color w:val="000000" w:themeColor="text1"/>
        </w:rPr>
        <w:t>以及6-6</w:t>
      </w:r>
      <w:r w:rsidR="007768E9" w:rsidRPr="00B207B1">
        <w:rPr>
          <w:rFonts w:hAnsiTheme="minorEastAsia" w:hint="eastAsia"/>
          <w:color w:val="000000" w:themeColor="text1"/>
          <w:rPrChange w:id="6087" w:author="JY0225" w:date="2017-08-24T12:09:00Z">
            <w:rPr>
              <w:rFonts w:hint="eastAsia"/>
              <w:color w:val="000000" w:themeColor="text1"/>
            </w:rPr>
          </w:rPrChange>
        </w:rPr>
        <w:t>所示：</w:t>
      </w:r>
    </w:p>
    <w:p w14:paraId="7D4B7F92" w14:textId="77777777" w:rsidR="008D0259" w:rsidRPr="00B207B1" w:rsidRDefault="00267112" w:rsidP="007B757C">
      <w:pPr>
        <w:spacing w:line="360" w:lineRule="auto"/>
        <w:ind w:left="420"/>
        <w:jc w:val="center"/>
        <w:rPr>
          <w:color w:val="000000" w:themeColor="text1"/>
        </w:rPr>
      </w:pPr>
      <w:r w:rsidRPr="00B207B1">
        <w:rPr>
          <w:color w:val="000000" w:themeColor="text1"/>
        </w:rPr>
        <w:tab/>
      </w:r>
      <w:r w:rsidR="009356B2" w:rsidRPr="00B207B1">
        <w:rPr>
          <w:rFonts w:hint="eastAsia"/>
          <w:color w:val="000000" w:themeColor="text1"/>
        </w:rPr>
        <w:t>图</w:t>
      </w:r>
      <w:r w:rsidR="00E86A68" w:rsidRPr="00B207B1">
        <w:rPr>
          <w:color w:val="000000" w:themeColor="text1"/>
        </w:rPr>
        <w:t>6-5</w:t>
      </w:r>
      <w:r w:rsidR="009356B2" w:rsidRPr="00B207B1">
        <w:rPr>
          <w:color w:val="000000" w:themeColor="text1"/>
        </w:rPr>
        <w:t xml:space="preserve"> </w:t>
      </w:r>
      <w:r w:rsidR="009356B2" w:rsidRPr="00B207B1">
        <w:rPr>
          <w:rFonts w:hint="eastAsia"/>
          <w:color w:val="000000" w:themeColor="text1"/>
        </w:rPr>
        <w:t>Firefox扩展登录</w:t>
      </w:r>
      <w:r w:rsidR="00797813" w:rsidRPr="00B207B1">
        <w:rPr>
          <w:rFonts w:hint="eastAsia"/>
          <w:color w:val="000000" w:themeColor="text1"/>
        </w:rPr>
        <w:t>测试</w:t>
      </w:r>
      <w:r w:rsidR="009356B2" w:rsidRPr="00B207B1">
        <w:rPr>
          <w:rFonts w:hint="eastAsia"/>
          <w:color w:val="000000" w:themeColor="text1"/>
        </w:rPr>
        <w:t>图</w:t>
      </w:r>
    </w:p>
    <w:p w14:paraId="546A0344" w14:textId="77777777" w:rsidR="00C519E7" w:rsidRPr="00B207B1" w:rsidRDefault="00955D51" w:rsidP="0000407A">
      <w:pPr>
        <w:spacing w:line="400" w:lineRule="exact"/>
        <w:rPr>
          <w:color w:val="000000" w:themeColor="text1"/>
        </w:rPr>
      </w:pPr>
      <w:r w:rsidRPr="00B207B1">
        <w:rPr>
          <w:color w:val="000000" w:themeColor="text1"/>
        </w:rPr>
        <w:tab/>
      </w:r>
      <w:r w:rsidR="00D7072D" w:rsidRPr="00B207B1">
        <w:rPr>
          <w:color w:val="000000" w:themeColor="text1"/>
        </w:rPr>
        <w:t>通过上图所示</w:t>
      </w:r>
      <w:r w:rsidR="00D7072D" w:rsidRPr="00B207B1">
        <w:rPr>
          <w:rFonts w:hint="eastAsia"/>
          <w:color w:val="000000" w:themeColor="text1"/>
        </w:rPr>
        <w:t>，</w:t>
      </w:r>
      <w:r w:rsidR="00D7072D" w:rsidRPr="00B207B1">
        <w:rPr>
          <w:color w:val="000000" w:themeColor="text1"/>
        </w:rPr>
        <w:t>Firefox</w:t>
      </w:r>
      <w:r w:rsidR="002E5718" w:rsidRPr="00B207B1">
        <w:rPr>
          <w:color w:val="000000" w:themeColor="text1"/>
        </w:rPr>
        <w:t>扩展</w:t>
      </w:r>
      <w:r w:rsidR="00D7072D" w:rsidRPr="00B207B1">
        <w:rPr>
          <w:color w:val="000000" w:themeColor="text1"/>
        </w:rPr>
        <w:t>以及Java SDK的登录</w:t>
      </w:r>
      <w:r w:rsidR="009356B2" w:rsidRPr="00B207B1">
        <w:rPr>
          <w:noProof/>
        </w:rPr>
        <w:drawing>
          <wp:inline distT="0" distB="0" distL="0" distR="0" wp14:anchorId="26F7678B" wp14:editId="7C4BF81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120" cy="412750"/>
                    </a:xfrm>
                    <a:prstGeom prst="rect">
                      <a:avLst/>
                    </a:prstGeom>
                  </pic:spPr>
                </pic:pic>
              </a:graphicData>
            </a:graphic>
          </wp:inline>
        </w:drawing>
      </w:r>
    </w:p>
    <w:p w14:paraId="020C3208" w14:textId="77777777" w:rsidR="003973BB" w:rsidRPr="00B207B1" w:rsidRDefault="003973BB">
      <w:pPr>
        <w:spacing w:line="400" w:lineRule="exact"/>
        <w:ind w:left="420"/>
        <w:jc w:val="center"/>
        <w:rPr>
          <w:rFonts w:hAnsiTheme="minorEastAsia"/>
          <w:color w:val="000000" w:themeColor="text1"/>
          <w:rPrChange w:id="6088" w:author="JY0225" w:date="2017-08-24T12:09:00Z">
            <w:rPr>
              <w:color w:val="000000" w:themeColor="text1"/>
            </w:rPr>
          </w:rPrChange>
        </w:rPr>
        <w:pPrChange w:id="6089" w:author="JY0225" w:date="2017-08-24T12:09:00Z">
          <w:pPr>
            <w:spacing w:line="360" w:lineRule="auto"/>
            <w:ind w:left="420"/>
            <w:jc w:val="center"/>
          </w:pPr>
        </w:pPrChange>
      </w:pPr>
      <w:r w:rsidRPr="00B207B1">
        <w:rPr>
          <w:rFonts w:hAnsiTheme="minorEastAsia" w:hint="eastAsia"/>
          <w:color w:val="000000" w:themeColor="text1"/>
          <w:rPrChange w:id="6090" w:author="JY0225" w:date="2017-08-24T12:09:00Z">
            <w:rPr>
              <w:rFonts w:hint="eastAsia"/>
              <w:color w:val="000000" w:themeColor="text1"/>
            </w:rPr>
          </w:rPrChange>
        </w:rPr>
        <w:t>图</w:t>
      </w:r>
      <w:r w:rsidR="00E86A68" w:rsidRPr="00B207B1">
        <w:rPr>
          <w:rFonts w:hAnsiTheme="minorEastAsia"/>
          <w:color w:val="000000" w:themeColor="text1"/>
          <w:rPrChange w:id="6091" w:author="JY0225" w:date="2017-08-24T12:09:00Z">
            <w:rPr>
              <w:color w:val="000000" w:themeColor="text1"/>
            </w:rPr>
          </w:rPrChange>
        </w:rPr>
        <w:t>6-6</w:t>
      </w:r>
      <w:r w:rsidRPr="00B207B1">
        <w:rPr>
          <w:rFonts w:hAnsiTheme="minorEastAsia"/>
          <w:color w:val="000000" w:themeColor="text1"/>
          <w:rPrChange w:id="6092" w:author="JY0225" w:date="2017-08-24T12:09:00Z">
            <w:rPr>
              <w:color w:val="000000" w:themeColor="text1"/>
            </w:rPr>
          </w:rPrChange>
        </w:rPr>
        <w:t xml:space="preserve"> </w:t>
      </w:r>
      <w:r w:rsidR="00C06286" w:rsidRPr="00B207B1">
        <w:rPr>
          <w:rFonts w:hAnsiTheme="minorEastAsia"/>
          <w:color w:val="000000" w:themeColor="text1"/>
          <w:rPrChange w:id="6093" w:author="JY0225" w:date="2017-08-24T12:09:00Z">
            <w:rPr>
              <w:color w:val="000000" w:themeColor="text1"/>
            </w:rPr>
          </w:rPrChange>
        </w:rPr>
        <w:t>Java SDK</w:t>
      </w:r>
      <w:r w:rsidR="00C06286" w:rsidRPr="00B207B1">
        <w:rPr>
          <w:rFonts w:hAnsiTheme="minorEastAsia" w:hint="eastAsia"/>
          <w:color w:val="000000" w:themeColor="text1"/>
          <w:rPrChange w:id="6094" w:author="JY0225" w:date="2017-08-24T12:09:00Z">
            <w:rPr>
              <w:rFonts w:hint="eastAsia"/>
              <w:color w:val="000000" w:themeColor="text1"/>
            </w:rPr>
          </w:rPrChange>
        </w:rPr>
        <w:t>测试</w:t>
      </w:r>
      <w:r w:rsidRPr="00B207B1">
        <w:rPr>
          <w:rFonts w:hAnsiTheme="minorEastAsia" w:hint="eastAsia"/>
          <w:color w:val="000000" w:themeColor="text1"/>
          <w:rPrChange w:id="6095" w:author="JY0225" w:date="2017-08-24T12:09:00Z">
            <w:rPr>
              <w:rFonts w:hint="eastAsia"/>
              <w:color w:val="000000" w:themeColor="text1"/>
            </w:rPr>
          </w:rPrChange>
        </w:rPr>
        <w:t>图</w:t>
      </w:r>
    </w:p>
    <w:p w14:paraId="28E806B8" w14:textId="64EFB51C" w:rsidR="00955D51" w:rsidRPr="00B207B1" w:rsidRDefault="00806FAC">
      <w:pPr>
        <w:spacing w:line="400" w:lineRule="exact"/>
        <w:ind w:firstLineChars="200" w:firstLine="480"/>
        <w:rPr>
          <w:rFonts w:hAnsiTheme="minorEastAsia"/>
          <w:color w:val="000000" w:themeColor="text1"/>
          <w:rPrChange w:id="6096" w:author="JY0225" w:date="2017-08-24T12:09:00Z">
            <w:rPr>
              <w:color w:val="000000" w:themeColor="text1"/>
            </w:rPr>
          </w:rPrChange>
        </w:rPr>
      </w:pPr>
      <w:r w:rsidRPr="00B207B1">
        <w:rPr>
          <w:rFonts w:hAnsiTheme="minorEastAsia" w:hint="eastAsia"/>
          <w:color w:val="000000" w:themeColor="text1"/>
          <w:rPrChange w:id="6097" w:author="JY0225" w:date="2017-08-24T12:09:00Z">
            <w:rPr>
              <w:rFonts w:hint="eastAsia"/>
              <w:color w:val="000000" w:themeColor="text1"/>
            </w:rPr>
          </w:rPrChange>
        </w:rPr>
        <w:lastRenderedPageBreak/>
        <w:t>图</w:t>
      </w:r>
      <w:r w:rsidR="00CA2CC8">
        <w:rPr>
          <w:rFonts w:hAnsiTheme="minorEastAsia"/>
          <w:color w:val="000000" w:themeColor="text1"/>
        </w:rPr>
        <w:t>6-5</w:t>
      </w:r>
      <w:r w:rsidRPr="00B207B1">
        <w:rPr>
          <w:rFonts w:hAnsiTheme="minorEastAsia" w:hint="eastAsia"/>
          <w:color w:val="000000" w:themeColor="text1"/>
          <w:rPrChange w:id="6098" w:author="JY0225" w:date="2017-08-24T12:09:00Z">
            <w:rPr>
              <w:rFonts w:hint="eastAsia"/>
              <w:color w:val="000000" w:themeColor="text1"/>
            </w:rPr>
          </w:rPrChange>
        </w:rPr>
        <w:t>所示的是</w:t>
      </w:r>
      <w:r w:rsidRPr="00B207B1">
        <w:rPr>
          <w:rFonts w:hAnsiTheme="minorEastAsia"/>
          <w:color w:val="000000" w:themeColor="text1"/>
          <w:rPrChange w:id="6099" w:author="JY0225" w:date="2017-08-24T12:09:00Z">
            <w:rPr>
              <w:color w:val="000000" w:themeColor="text1"/>
            </w:rPr>
          </w:rPrChange>
        </w:rPr>
        <w:t>Firefox</w:t>
      </w:r>
      <w:r w:rsidRPr="00B207B1">
        <w:rPr>
          <w:rFonts w:hAnsiTheme="minorEastAsia" w:hint="eastAsia"/>
          <w:color w:val="000000" w:themeColor="text1"/>
          <w:rPrChange w:id="6100" w:author="JY0225" w:date="2017-08-24T12:09:00Z">
            <w:rPr>
              <w:rFonts w:hint="eastAsia"/>
              <w:color w:val="000000" w:themeColor="text1"/>
            </w:rPr>
          </w:rPrChange>
        </w:rPr>
        <w:t>扩展</w:t>
      </w:r>
      <w:r w:rsidR="005D4FF0" w:rsidRPr="00B207B1">
        <w:rPr>
          <w:rFonts w:hAnsiTheme="minorEastAsia" w:hint="eastAsia"/>
          <w:color w:val="000000" w:themeColor="text1"/>
          <w:rPrChange w:id="6101" w:author="JY0225" w:date="2017-08-24T12:09:00Z">
            <w:rPr>
              <w:rFonts w:hint="eastAsia"/>
              <w:color w:val="000000" w:themeColor="text1"/>
            </w:rPr>
          </w:rPrChange>
        </w:rPr>
        <w:t>登陆功能，用户点击插件图标后，会弹出登陆界面，输入正确的账户信息后会会将服务器返回的登陆成功信息展示在插件界面上。</w:t>
      </w:r>
      <w:r w:rsidR="00A9424A" w:rsidRPr="00B207B1">
        <w:rPr>
          <w:rFonts w:hAnsiTheme="minorEastAsia" w:hint="eastAsia"/>
          <w:color w:val="000000" w:themeColor="text1"/>
          <w:rPrChange w:id="6102" w:author="JY0225" w:date="2017-08-24T12:09:00Z">
            <w:rPr>
              <w:rFonts w:hint="eastAsia"/>
              <w:color w:val="000000" w:themeColor="text1"/>
            </w:rPr>
          </w:rPrChange>
        </w:rPr>
        <w:t>图</w:t>
      </w:r>
      <w:r w:rsidR="00C775C4">
        <w:rPr>
          <w:rFonts w:hAnsiTheme="minorEastAsia"/>
          <w:color w:val="000000" w:themeColor="text1"/>
        </w:rPr>
        <w:t>6-6</w:t>
      </w:r>
      <w:r w:rsidR="00A9424A" w:rsidRPr="00B207B1">
        <w:rPr>
          <w:rFonts w:hAnsiTheme="minorEastAsia" w:hint="eastAsia"/>
          <w:color w:val="000000" w:themeColor="text1"/>
          <w:rPrChange w:id="6103" w:author="JY0225" w:date="2017-08-24T12:09:00Z">
            <w:rPr>
              <w:rFonts w:hint="eastAsia"/>
              <w:color w:val="000000" w:themeColor="text1"/>
            </w:rPr>
          </w:rPrChange>
        </w:rPr>
        <w:t>所示的是</w:t>
      </w:r>
      <w:r w:rsidR="00A9424A" w:rsidRPr="00B207B1">
        <w:rPr>
          <w:rFonts w:hAnsiTheme="minorEastAsia"/>
          <w:color w:val="000000" w:themeColor="text1"/>
          <w:rPrChange w:id="6104" w:author="JY0225" w:date="2017-08-24T12:09:00Z">
            <w:rPr>
              <w:color w:val="000000" w:themeColor="text1"/>
            </w:rPr>
          </w:rPrChange>
        </w:rPr>
        <w:t>Java SDK</w:t>
      </w:r>
      <w:r w:rsidR="00A9424A" w:rsidRPr="00B207B1">
        <w:rPr>
          <w:rFonts w:hAnsiTheme="minorEastAsia" w:hint="eastAsia"/>
          <w:color w:val="000000" w:themeColor="text1"/>
          <w:rPrChange w:id="6105" w:author="JY0225" w:date="2017-08-24T12:09:00Z">
            <w:rPr>
              <w:rFonts w:hint="eastAsia"/>
              <w:color w:val="000000" w:themeColor="text1"/>
            </w:rPr>
          </w:rPrChange>
        </w:rPr>
        <w:t>的测试结果，开发人员将</w:t>
      </w:r>
      <w:r w:rsidR="00A9424A" w:rsidRPr="00B207B1">
        <w:rPr>
          <w:rFonts w:hAnsiTheme="minorEastAsia"/>
          <w:color w:val="000000" w:themeColor="text1"/>
          <w:rPrChange w:id="6106" w:author="JY0225" w:date="2017-08-24T12:09:00Z">
            <w:rPr>
              <w:color w:val="000000" w:themeColor="text1"/>
            </w:rPr>
          </w:rPrChange>
        </w:rPr>
        <w:t>Middleware.jar</w:t>
      </w:r>
      <w:r w:rsidR="00A9424A" w:rsidRPr="00B207B1">
        <w:rPr>
          <w:rFonts w:hAnsiTheme="minorEastAsia" w:hint="eastAsia"/>
          <w:color w:val="000000" w:themeColor="text1"/>
          <w:rPrChange w:id="6107" w:author="JY0225" w:date="2017-08-24T12:09:00Z">
            <w:rPr>
              <w:rFonts w:hint="eastAsia"/>
              <w:color w:val="000000" w:themeColor="text1"/>
            </w:rPr>
          </w:rPrChange>
        </w:rPr>
        <w:t>导入到工程中后，调用登陆接口创建中间件接口实例对象，然后调用获取</w:t>
      </w:r>
      <w:r w:rsidR="00476838" w:rsidRPr="00B207B1">
        <w:rPr>
          <w:rFonts w:hAnsiTheme="minorEastAsia" w:hint="eastAsia"/>
          <w:color w:val="000000" w:themeColor="text1"/>
          <w:rPrChange w:id="6108" w:author="JY0225" w:date="2017-08-24T12:09:00Z">
            <w:rPr>
              <w:rFonts w:hint="eastAsia"/>
              <w:color w:val="000000" w:themeColor="text1"/>
            </w:rPr>
          </w:rPrChange>
        </w:rPr>
        <w:t>备份</w:t>
      </w:r>
      <w:r w:rsidR="00A9424A" w:rsidRPr="00B207B1">
        <w:rPr>
          <w:rFonts w:hAnsiTheme="minorEastAsia" w:hint="eastAsia"/>
          <w:color w:val="000000" w:themeColor="text1"/>
          <w:rPrChange w:id="6109" w:author="JY0225" w:date="2017-08-24T12:09:00Z">
            <w:rPr>
              <w:rFonts w:hint="eastAsia"/>
              <w:color w:val="000000" w:themeColor="text1"/>
            </w:rPr>
          </w:rPrChange>
        </w:rPr>
        <w:t>空间接口，返回的是</w:t>
      </w:r>
      <w:r w:rsidR="00AA51D8" w:rsidRPr="00B207B1">
        <w:rPr>
          <w:rFonts w:hAnsiTheme="minorEastAsia"/>
          <w:color w:val="000000" w:themeColor="text1"/>
          <w:rPrChange w:id="6110" w:author="JY0225" w:date="2017-08-24T12:09:00Z">
            <w:rPr>
              <w:color w:val="000000" w:themeColor="text1"/>
            </w:rPr>
          </w:rPrChange>
        </w:rPr>
        <w:t>J</w:t>
      </w:r>
      <w:r w:rsidR="00A9424A" w:rsidRPr="00B207B1">
        <w:rPr>
          <w:rFonts w:hAnsiTheme="minorEastAsia"/>
          <w:color w:val="000000" w:themeColor="text1"/>
          <w:rPrChange w:id="6111" w:author="JY0225" w:date="2017-08-24T12:09:00Z">
            <w:rPr>
              <w:color w:val="000000" w:themeColor="text1"/>
            </w:rPr>
          </w:rPrChange>
        </w:rPr>
        <w:t>son</w:t>
      </w:r>
      <w:r w:rsidR="00A9424A" w:rsidRPr="00B207B1">
        <w:rPr>
          <w:rFonts w:hAnsiTheme="minorEastAsia" w:hint="eastAsia"/>
          <w:color w:val="000000" w:themeColor="text1"/>
          <w:rPrChange w:id="6112" w:author="JY0225" w:date="2017-08-24T12:09:00Z">
            <w:rPr>
              <w:rFonts w:hint="eastAsia"/>
              <w:color w:val="000000" w:themeColor="text1"/>
            </w:rPr>
          </w:rPrChange>
        </w:rPr>
        <w:t>格式的数据</w:t>
      </w:r>
      <w:del w:id="6113" w:author="微软用户" w:date="2017-08-24T21:29:00Z">
        <w:r w:rsidR="003376D8" w:rsidRPr="00B207B1" w:rsidDel="001A2F94">
          <w:rPr>
            <w:rFonts w:hAnsiTheme="minorEastAsia"/>
            <w:color w:val="000000" w:themeColor="text1"/>
            <w:vertAlign w:val="superscript"/>
            <w:rPrChange w:id="6114" w:author="JY0225" w:date="2017-08-24T12:09:00Z">
              <w:rPr>
                <w:color w:val="000000" w:themeColor="text1"/>
                <w:vertAlign w:val="superscript"/>
              </w:rPr>
            </w:rPrChange>
          </w:rPr>
          <w:fldChar w:fldCharType="begin"/>
        </w:r>
        <w:r w:rsidR="003376D8" w:rsidRPr="00B207B1" w:rsidDel="001A2F94">
          <w:rPr>
            <w:rFonts w:hAnsiTheme="minorEastAsia"/>
            <w:color w:val="000000" w:themeColor="text1"/>
            <w:vertAlign w:val="superscript"/>
            <w:rPrChange w:id="6115" w:author="JY0225" w:date="2017-08-24T12:09:00Z">
              <w:rPr>
                <w:color w:val="000000" w:themeColor="text1"/>
                <w:vertAlign w:val="superscript"/>
              </w:rPr>
            </w:rPrChange>
          </w:rPr>
          <w:delInstrText xml:space="preserve"> REF _Ref489795022 \r \h </w:delInstrText>
        </w:r>
        <w:r w:rsidR="00653D38" w:rsidRPr="00B207B1" w:rsidDel="001A2F94">
          <w:rPr>
            <w:rFonts w:hAnsiTheme="minorEastAsia"/>
            <w:color w:val="000000" w:themeColor="text1"/>
            <w:vertAlign w:val="superscript"/>
            <w:rPrChange w:id="6116" w:author="JY0225" w:date="2017-08-24T12:09:00Z">
              <w:rPr>
                <w:color w:val="000000" w:themeColor="text1"/>
                <w:vertAlign w:val="superscript"/>
              </w:rPr>
            </w:rPrChange>
          </w:rPr>
          <w:delInstrText xml:space="preserve"> \* MERGEFORMAT </w:delInstrText>
        </w:r>
        <w:r w:rsidR="003376D8" w:rsidRPr="00B207B1" w:rsidDel="001A2F94">
          <w:rPr>
            <w:rFonts w:hAnsiTheme="minorEastAsia"/>
            <w:color w:val="000000" w:themeColor="text1"/>
            <w:vertAlign w:val="superscript"/>
            <w:rPrChange w:id="6117" w:author="JY0225" w:date="2017-08-24T12:09:00Z">
              <w:rPr>
                <w:rFonts w:hAnsiTheme="minorEastAsia"/>
                <w:color w:val="000000" w:themeColor="text1"/>
                <w:vertAlign w:val="superscript"/>
              </w:rPr>
            </w:rPrChange>
          </w:rPr>
        </w:r>
        <w:r w:rsidR="003376D8" w:rsidRPr="00B207B1" w:rsidDel="001A2F94">
          <w:rPr>
            <w:rFonts w:hAnsiTheme="minorEastAsia"/>
            <w:color w:val="000000" w:themeColor="text1"/>
            <w:vertAlign w:val="superscript"/>
            <w:rPrChange w:id="6118" w:author="JY0225" w:date="2017-08-24T12:09:00Z">
              <w:rPr>
                <w:color w:val="000000" w:themeColor="text1"/>
                <w:vertAlign w:val="superscript"/>
              </w:rPr>
            </w:rPrChange>
          </w:rPr>
          <w:fldChar w:fldCharType="separate"/>
        </w:r>
        <w:r w:rsidR="008E2759" w:rsidRPr="00B207B1" w:rsidDel="001A2F94">
          <w:rPr>
            <w:rFonts w:hAnsiTheme="minorEastAsia"/>
            <w:color w:val="000000" w:themeColor="text1"/>
            <w:vertAlign w:val="superscript"/>
            <w:rPrChange w:id="6119" w:author="JY0225" w:date="2017-08-24T12:09:00Z">
              <w:rPr>
                <w:color w:val="000000" w:themeColor="text1"/>
                <w:vertAlign w:val="superscript"/>
              </w:rPr>
            </w:rPrChange>
          </w:rPr>
          <w:delText>[38]</w:delText>
        </w:r>
        <w:r w:rsidR="003376D8" w:rsidRPr="00B207B1" w:rsidDel="001A2F94">
          <w:rPr>
            <w:rFonts w:hAnsiTheme="minorEastAsia"/>
            <w:color w:val="000000" w:themeColor="text1"/>
            <w:vertAlign w:val="superscript"/>
            <w:rPrChange w:id="6120" w:author="JY0225" w:date="2017-08-24T12:09:00Z">
              <w:rPr>
                <w:color w:val="000000" w:themeColor="text1"/>
                <w:vertAlign w:val="superscript"/>
              </w:rPr>
            </w:rPrChange>
          </w:rPr>
          <w:fldChar w:fldCharType="end"/>
        </w:r>
      </w:del>
      <w:ins w:id="6121" w:author="微软用户" w:date="2017-08-24T22:09: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_Ref491373483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[36]</w:t>
      </w:r>
      <w:ins w:id="6122" w:author="微软用户" w:date="2017-08-24T22:09:00Z">
        <w:r w:rsidR="004C52E1" w:rsidRPr="00B207B1">
          <w:rPr>
            <w:rFonts w:hAnsiTheme="minorEastAsia"/>
            <w:color w:val="000000" w:themeColor="text1"/>
            <w:vertAlign w:val="superscript"/>
          </w:rPr>
          <w:fldChar w:fldCharType="end"/>
        </w:r>
      </w:ins>
      <w:r w:rsidR="00A9424A" w:rsidRPr="00B207B1">
        <w:rPr>
          <w:rFonts w:hAnsiTheme="minorEastAsia" w:hint="eastAsia"/>
          <w:color w:val="000000" w:themeColor="text1"/>
          <w:rPrChange w:id="6123" w:author="JY0225" w:date="2017-08-24T12:09:00Z">
            <w:rPr>
              <w:rFonts w:hint="eastAsia"/>
              <w:color w:val="000000" w:themeColor="text1"/>
            </w:rPr>
          </w:rPrChange>
        </w:rPr>
        <w:t>。</w:t>
      </w:r>
      <w:r w:rsidR="00282E50" w:rsidRPr="00B207B1">
        <w:rPr>
          <w:rFonts w:hAnsiTheme="minorEastAsia" w:hint="eastAsia"/>
          <w:color w:val="000000" w:themeColor="text1"/>
          <w:rPrChange w:id="6124" w:author="JY0225" w:date="2017-08-24T12:09:00Z">
            <w:rPr>
              <w:rFonts w:hint="eastAsia"/>
              <w:color w:val="000000" w:themeColor="text1"/>
            </w:rPr>
          </w:rPrChange>
        </w:rPr>
        <w:t>同时</w:t>
      </w:r>
      <w:r w:rsidR="000D29FA" w:rsidRPr="00B207B1">
        <w:rPr>
          <w:rFonts w:hAnsiTheme="minorEastAsia" w:hint="eastAsia"/>
          <w:color w:val="000000" w:themeColor="text1"/>
          <w:rPrChange w:id="6125" w:author="JY0225" w:date="2017-08-24T12:09:00Z">
            <w:rPr>
              <w:rFonts w:hint="eastAsia"/>
              <w:color w:val="000000" w:themeColor="text1"/>
            </w:rPr>
          </w:rPrChange>
        </w:rPr>
        <w:t>，</w:t>
      </w:r>
      <w:r w:rsidR="000D29FA" w:rsidRPr="00B207B1">
        <w:rPr>
          <w:rFonts w:hAnsiTheme="minorEastAsia"/>
          <w:color w:val="000000" w:themeColor="text1"/>
          <w:rPrChange w:id="6126" w:author="JY0225" w:date="2017-08-24T12:09:00Z">
            <w:rPr>
              <w:color w:val="000000" w:themeColor="text1"/>
            </w:rPr>
          </w:rPrChange>
        </w:rPr>
        <w:t>Firefox</w:t>
      </w:r>
      <w:r w:rsidR="002E5718" w:rsidRPr="00B207B1">
        <w:rPr>
          <w:rFonts w:hAnsiTheme="minorEastAsia" w:hint="eastAsia"/>
          <w:color w:val="000000" w:themeColor="text1"/>
          <w:rPrChange w:id="6127" w:author="JY0225" w:date="2017-08-24T12:09:00Z">
            <w:rPr>
              <w:rFonts w:hint="eastAsia"/>
              <w:color w:val="000000" w:themeColor="text1"/>
            </w:rPr>
          </w:rPrChange>
        </w:rPr>
        <w:t>扩展</w:t>
      </w:r>
      <w:r w:rsidR="000D29FA" w:rsidRPr="00B207B1">
        <w:rPr>
          <w:rFonts w:hAnsiTheme="minorEastAsia" w:hint="eastAsia"/>
          <w:color w:val="000000" w:themeColor="text1"/>
          <w:rPrChange w:id="6128" w:author="JY0225" w:date="2017-08-24T12:09:00Z">
            <w:rPr>
              <w:rFonts w:hint="eastAsia"/>
              <w:color w:val="000000" w:themeColor="text1"/>
            </w:rPr>
          </w:rPrChange>
        </w:rPr>
        <w:t>以及</w:t>
      </w:r>
      <w:r w:rsidR="000D29FA" w:rsidRPr="00B207B1">
        <w:rPr>
          <w:rFonts w:hAnsiTheme="minorEastAsia"/>
          <w:color w:val="000000" w:themeColor="text1"/>
          <w:rPrChange w:id="6129" w:author="JY0225" w:date="2017-08-24T12:09:00Z">
            <w:rPr>
              <w:color w:val="000000" w:themeColor="text1"/>
            </w:rPr>
          </w:rPrChange>
        </w:rPr>
        <w:t>Java SDK</w:t>
      </w:r>
      <w:r w:rsidR="000D29FA" w:rsidRPr="00B207B1">
        <w:rPr>
          <w:rFonts w:hAnsiTheme="minorEastAsia" w:hint="eastAsia"/>
          <w:color w:val="000000" w:themeColor="text1"/>
          <w:rPrChange w:id="6130" w:author="JY0225" w:date="2017-08-24T12:09:00Z">
            <w:rPr>
              <w:rFonts w:hint="eastAsia"/>
              <w:color w:val="000000" w:themeColor="text1"/>
            </w:rPr>
          </w:rPrChange>
        </w:rPr>
        <w:t>实现了与</w:t>
      </w:r>
      <w:r w:rsidR="00E4327E" w:rsidRPr="00B207B1">
        <w:rPr>
          <w:rFonts w:hAnsiTheme="minorEastAsia" w:hint="eastAsia"/>
          <w:color w:val="000000" w:themeColor="text1"/>
          <w:rPrChange w:id="6131" w:author="JY0225" w:date="2017-08-24T12:09:00Z">
            <w:rPr>
              <w:rFonts w:hint="eastAsia"/>
              <w:color w:val="000000" w:themeColor="text1"/>
            </w:rPr>
          </w:rPrChange>
        </w:rPr>
        <w:t>现有</w:t>
      </w:r>
      <w:r w:rsidR="000D29FA" w:rsidRPr="00B207B1">
        <w:rPr>
          <w:rFonts w:hAnsiTheme="minorEastAsia" w:hint="eastAsia"/>
          <w:color w:val="000000" w:themeColor="text1"/>
          <w:rPrChange w:id="6132" w:author="JY0225" w:date="2017-08-24T12:09:00Z">
            <w:rPr>
              <w:rFonts w:hint="eastAsia"/>
              <w:color w:val="000000" w:themeColor="text1"/>
            </w:rPr>
          </w:rPrChange>
        </w:rPr>
        <w:t>的</w:t>
      </w:r>
      <w:r w:rsidR="000D29FA" w:rsidRPr="00B207B1">
        <w:rPr>
          <w:rFonts w:hAnsiTheme="minorEastAsia"/>
          <w:color w:val="000000" w:themeColor="text1"/>
          <w:rPrChange w:id="6133" w:author="JY0225" w:date="2017-08-24T12:09:00Z">
            <w:rPr>
              <w:color w:val="000000" w:themeColor="text1"/>
            </w:rPr>
          </w:rPrChange>
        </w:rPr>
        <w:t>CLI</w:t>
      </w:r>
      <w:r w:rsidR="000D29FA" w:rsidRPr="00B207B1">
        <w:rPr>
          <w:rFonts w:hAnsiTheme="minorEastAsia" w:hint="eastAsia"/>
          <w:color w:val="000000" w:themeColor="text1"/>
          <w:rPrChange w:id="6134" w:author="JY0225" w:date="2017-08-24T12:09:00Z">
            <w:rPr>
              <w:rFonts w:hint="eastAsia"/>
              <w:color w:val="000000" w:themeColor="text1"/>
            </w:rPr>
          </w:rPrChange>
        </w:rPr>
        <w:t>相同的功能，且具有一定稳定性、安全性和鲁棒性。</w:t>
      </w:r>
    </w:p>
    <w:p w14:paraId="685681F5" w14:textId="77777777" w:rsidR="00110C35" w:rsidRPr="00B207B1" w:rsidRDefault="00505457">
      <w:pPr>
        <w:pStyle w:val="21"/>
        <w:spacing w:line="240" w:lineRule="auto"/>
        <w:pPrChange w:id="6135" w:author="微软用户" w:date="2017-08-18T22:54:00Z">
          <w:pPr>
            <w:pStyle w:val="21"/>
          </w:pPr>
        </w:pPrChange>
      </w:pPr>
      <w:bookmarkStart w:id="6136" w:name="_Toc491952477"/>
      <w:r w:rsidRPr="00B207B1">
        <w:t>6.4</w:t>
      </w:r>
      <w:r w:rsidR="0055000A" w:rsidRPr="00B207B1">
        <w:t xml:space="preserve"> </w:t>
      </w:r>
      <w:r w:rsidR="0055000A" w:rsidRPr="00B207B1">
        <w:t>性能</w:t>
      </w:r>
      <w:r w:rsidR="007462AC" w:rsidRPr="00B207B1">
        <w:t>分析</w:t>
      </w:r>
      <w:bookmarkEnd w:id="6136"/>
    </w:p>
    <w:p w14:paraId="59C47EED" w14:textId="77777777" w:rsidR="00860818" w:rsidRPr="00B207B1" w:rsidRDefault="00860818" w:rsidP="006263CF">
      <w:pPr>
        <w:pStyle w:val="31"/>
      </w:pPr>
      <w:bookmarkStart w:id="6137" w:name="_Toc491952478"/>
      <w:r w:rsidRPr="00B207B1">
        <w:t>6.4.1</w:t>
      </w:r>
      <w:r w:rsidRPr="00B207B1">
        <w:t>安全性分析</w:t>
      </w:r>
      <w:bookmarkEnd w:id="6137"/>
    </w:p>
    <w:p w14:paraId="62462BA7" w14:textId="77777777" w:rsidR="00D326DB" w:rsidRPr="00B207B1" w:rsidRDefault="00D326DB">
      <w:pPr>
        <w:spacing w:line="400" w:lineRule="exact"/>
        <w:rPr>
          <w:rFonts w:hAnsiTheme="minorEastAsia"/>
          <w:color w:val="000000" w:themeColor="text1"/>
          <w:rPrChange w:id="6138" w:author="JY0225" w:date="2017-08-24T12:09:00Z">
            <w:rPr>
              <w:color w:val="000000" w:themeColor="text1"/>
            </w:rPr>
          </w:rPrChange>
        </w:rPr>
        <w:pPrChange w:id="6139" w:author="JY0225" w:date="2017-08-24T12:09:00Z">
          <w:pPr/>
        </w:pPrChange>
      </w:pPr>
      <w:r w:rsidRPr="00B207B1">
        <w:tab/>
      </w:r>
      <w:r w:rsidRPr="00B207B1">
        <w:rPr>
          <w:rFonts w:hAnsiTheme="minorEastAsia"/>
          <w:color w:val="000000" w:themeColor="text1"/>
          <w:rPrChange w:id="6140" w:author="JY0225" w:date="2017-08-24T12:09:00Z">
            <w:rPr>
              <w:color w:val="000000" w:themeColor="text1"/>
            </w:rPr>
          </w:rPrChange>
        </w:rPr>
        <w:t>1</w:t>
      </w:r>
      <w:r w:rsidRPr="00B207B1">
        <w:rPr>
          <w:rFonts w:hAnsiTheme="minorEastAsia" w:hint="eastAsia"/>
          <w:color w:val="000000" w:themeColor="text1"/>
          <w:rPrChange w:id="6141" w:author="JY0225" w:date="2017-08-24T12:09:00Z">
            <w:rPr>
              <w:rFonts w:hint="eastAsia"/>
              <w:color w:val="000000" w:themeColor="text1"/>
            </w:rPr>
          </w:rPrChange>
        </w:rPr>
        <w:t>）</w:t>
      </w:r>
      <w:r w:rsidR="00056D34" w:rsidRPr="00B207B1">
        <w:rPr>
          <w:rFonts w:hAnsiTheme="minorEastAsia" w:hint="eastAsia"/>
          <w:color w:val="000000" w:themeColor="text1"/>
          <w:rPrChange w:id="6142" w:author="JY0225" w:date="2017-08-24T12:09:00Z">
            <w:rPr>
              <w:rFonts w:hint="eastAsia"/>
              <w:color w:val="000000" w:themeColor="text1"/>
            </w:rPr>
          </w:rPrChange>
        </w:rPr>
        <w:t>会话信息</w:t>
      </w:r>
      <w:r w:rsidR="00262415" w:rsidRPr="00B207B1">
        <w:rPr>
          <w:rFonts w:hAnsiTheme="minorEastAsia" w:hint="eastAsia"/>
          <w:color w:val="000000" w:themeColor="text1"/>
          <w:rPrChange w:id="6143" w:author="JY0225" w:date="2017-08-24T12:09:00Z">
            <w:rPr>
              <w:rFonts w:hint="eastAsia"/>
              <w:color w:val="000000" w:themeColor="text1"/>
            </w:rPr>
          </w:rPrChange>
        </w:rPr>
        <w:t>安全性</w:t>
      </w:r>
    </w:p>
    <w:p w14:paraId="3905928A" w14:textId="77777777" w:rsidR="00751428" w:rsidRPr="00B207B1" w:rsidRDefault="00751428">
      <w:pPr>
        <w:spacing w:line="400" w:lineRule="exact"/>
        <w:rPr>
          <w:rFonts w:hAnsiTheme="minorEastAsia"/>
          <w:szCs w:val="20"/>
          <w:rPrChange w:id="6144" w:author="JY0225" w:date="2017-08-24T12:09:00Z">
            <w:rPr>
              <w:rFonts w:ascii="Times New Roman" w:hAnsi="Times New Roman"/>
              <w:spacing w:val="10"/>
              <w:szCs w:val="20"/>
            </w:rPr>
          </w:rPrChange>
        </w:rPr>
      </w:pPr>
      <w:r w:rsidRPr="00B207B1">
        <w:rPr>
          <w:rFonts w:hAnsiTheme="minorEastAsia"/>
          <w:rPrChange w:id="6145" w:author="JY0225" w:date="2017-08-24T12:09:00Z">
            <w:rPr/>
          </w:rPrChange>
        </w:rPr>
        <w:tab/>
      </w:r>
      <w:r w:rsidR="00224D4D" w:rsidRPr="00B207B1">
        <w:rPr>
          <w:rFonts w:hAnsiTheme="minorEastAsia" w:hint="eastAsia"/>
          <w:color w:val="000000" w:themeColor="text1"/>
          <w:rPrChange w:id="6146" w:author="JY0225" w:date="2017-08-24T12:09:00Z">
            <w:rPr>
              <w:rFonts w:hint="eastAsia"/>
              <w:color w:val="000000" w:themeColor="text1"/>
            </w:rPr>
          </w:rPrChange>
        </w:rPr>
        <w:t>为确保中间件系统的安全性，</w:t>
      </w:r>
      <w:r w:rsidR="00E4327E" w:rsidRPr="00B207B1">
        <w:rPr>
          <w:rFonts w:hAnsiTheme="minorEastAsia" w:hint="eastAsia"/>
          <w:color w:val="000000" w:themeColor="text1"/>
          <w:rPrChange w:id="6147" w:author="JY0225" w:date="2017-08-24T12:09:00Z">
            <w:rPr>
              <w:rFonts w:hint="eastAsia"/>
              <w:color w:val="000000" w:themeColor="text1"/>
            </w:rPr>
          </w:rPrChange>
        </w:rPr>
        <w:t>现有</w:t>
      </w:r>
      <w:r w:rsidRPr="00B207B1">
        <w:rPr>
          <w:rFonts w:hAnsiTheme="minorEastAsia" w:hint="eastAsia"/>
          <w:color w:val="000000" w:themeColor="text1"/>
          <w:rPrChange w:id="6148" w:author="JY0225" w:date="2017-08-24T12:09:00Z">
            <w:rPr>
              <w:rFonts w:hint="eastAsia"/>
              <w:color w:val="000000" w:themeColor="text1"/>
            </w:rPr>
          </w:rPrChange>
        </w:rPr>
        <w:t>的中间件系统在文件传输过程中，系统采用了</w:t>
      </w:r>
      <w:r w:rsidRPr="00B207B1">
        <w:rPr>
          <w:rFonts w:hAnsiTheme="minorEastAsia"/>
          <w:color w:val="000000" w:themeColor="text1"/>
          <w:rPrChange w:id="6149" w:author="JY0225" w:date="2017-08-24T12:09:00Z">
            <w:rPr>
              <w:color w:val="000000" w:themeColor="text1"/>
            </w:rPr>
          </w:rPrChange>
        </w:rPr>
        <w:t>128</w:t>
      </w:r>
      <w:r w:rsidRPr="00B207B1">
        <w:rPr>
          <w:rFonts w:hAnsiTheme="minorEastAsia" w:hint="eastAsia"/>
          <w:color w:val="000000" w:themeColor="text1"/>
          <w:rPrChange w:id="6150" w:author="JY0225" w:date="2017-08-24T12:09:00Z">
            <w:rPr>
              <w:rFonts w:hint="eastAsia"/>
              <w:color w:val="000000" w:themeColor="text1"/>
            </w:rPr>
          </w:rPrChange>
        </w:rPr>
        <w:t>位的</w:t>
      </w:r>
      <w:r w:rsidRPr="00B207B1">
        <w:rPr>
          <w:rFonts w:hAnsiTheme="minorEastAsia"/>
          <w:color w:val="000000" w:themeColor="text1"/>
          <w:rPrChange w:id="6151" w:author="JY0225" w:date="2017-08-24T12:09:00Z">
            <w:rPr>
              <w:color w:val="000000" w:themeColor="text1"/>
            </w:rPr>
          </w:rPrChange>
        </w:rPr>
        <w:t>SSL</w:t>
      </w:r>
      <w:r w:rsidRPr="00B207B1">
        <w:rPr>
          <w:rFonts w:hAnsiTheme="minorEastAsia" w:hint="eastAsia"/>
          <w:color w:val="000000" w:themeColor="text1"/>
          <w:rPrChange w:id="6152" w:author="JY0225" w:date="2017-08-24T12:09:00Z">
            <w:rPr>
              <w:rFonts w:hint="eastAsia"/>
              <w:color w:val="000000" w:themeColor="text1"/>
            </w:rPr>
          </w:rPrChange>
        </w:rPr>
        <w:t>加密技术，在文件的</w:t>
      </w:r>
      <w:r w:rsidR="00476838" w:rsidRPr="00B207B1">
        <w:rPr>
          <w:rFonts w:hAnsiTheme="minorEastAsia" w:hint="eastAsia"/>
          <w:color w:val="000000" w:themeColor="text1"/>
          <w:rPrChange w:id="6153" w:author="JY0225" w:date="2017-08-24T12:09:00Z">
            <w:rPr>
              <w:rFonts w:hint="eastAsia"/>
              <w:color w:val="000000" w:themeColor="text1"/>
            </w:rPr>
          </w:rPrChange>
        </w:rPr>
        <w:t>备份</w:t>
      </w:r>
      <w:r w:rsidRPr="00B207B1">
        <w:rPr>
          <w:rFonts w:hAnsiTheme="minorEastAsia" w:hint="eastAsia"/>
          <w:color w:val="000000" w:themeColor="text1"/>
          <w:rPrChange w:id="6154" w:author="JY0225" w:date="2017-08-24T12:09:00Z">
            <w:rPr>
              <w:rFonts w:hint="eastAsia"/>
              <w:color w:val="000000" w:themeColor="text1"/>
            </w:rPr>
          </w:rPrChange>
        </w:rPr>
        <w:t>形式上，让用户主动选择是否加密，使用的是</w:t>
      </w:r>
      <w:r w:rsidRPr="00B207B1">
        <w:rPr>
          <w:rFonts w:hAnsiTheme="minorEastAsia"/>
          <w:color w:val="000000" w:themeColor="text1"/>
          <w:rPrChange w:id="6155" w:author="JY0225" w:date="2017-08-24T12:09:00Z">
            <w:rPr>
              <w:color w:val="000000" w:themeColor="text1"/>
            </w:rPr>
          </w:rPrChange>
        </w:rPr>
        <w:t>AES</w:t>
      </w:r>
      <w:r w:rsidRPr="00B207B1">
        <w:rPr>
          <w:rFonts w:hAnsiTheme="minorEastAsia" w:hint="eastAsia"/>
          <w:color w:val="000000" w:themeColor="text1"/>
          <w:rPrChange w:id="6156" w:author="JY0225" w:date="2017-08-24T12:09:00Z">
            <w:rPr>
              <w:rFonts w:hint="eastAsia"/>
              <w:color w:val="000000" w:themeColor="text1"/>
            </w:rPr>
          </w:rPrChange>
        </w:rPr>
        <w:t>加密算法</w:t>
      </w:r>
      <w:r w:rsidR="00096556" w:rsidRPr="00B207B1">
        <w:rPr>
          <w:rFonts w:hAnsiTheme="minorEastAsia" w:hint="eastAsia"/>
          <w:color w:val="000000" w:themeColor="text1"/>
          <w:rPrChange w:id="6157" w:author="JY0225" w:date="2017-08-24T12:09:00Z">
            <w:rPr>
              <w:rFonts w:hint="eastAsia"/>
              <w:color w:val="000000" w:themeColor="text1"/>
            </w:rPr>
          </w:rPrChange>
        </w:rPr>
        <w:t>。</w:t>
      </w:r>
      <w:r w:rsidR="007C49F1" w:rsidRPr="00B207B1">
        <w:rPr>
          <w:rFonts w:hAnsiTheme="minorEastAsia" w:hint="eastAsia"/>
          <w:szCs w:val="20"/>
          <w:rPrChange w:id="6158" w:author="JY0225" w:date="2017-08-24T12:09:00Z">
            <w:rPr>
              <w:rFonts w:ascii="Times New Roman" w:hAnsi="Times New Roman" w:hint="eastAsia"/>
              <w:spacing w:val="10"/>
              <w:szCs w:val="20"/>
            </w:rPr>
          </w:rPrChange>
        </w:rPr>
        <w:t>然而</w:t>
      </w:r>
      <w:r w:rsidR="00E4327E" w:rsidRPr="00B207B1">
        <w:rPr>
          <w:rFonts w:hAnsiTheme="minorEastAsia" w:hint="eastAsia"/>
          <w:szCs w:val="20"/>
          <w:rPrChange w:id="6159" w:author="JY0225" w:date="2017-08-24T12:09:00Z">
            <w:rPr>
              <w:rFonts w:ascii="Times New Roman" w:hAnsi="Times New Roman" w:hint="eastAsia"/>
              <w:spacing w:val="10"/>
              <w:szCs w:val="20"/>
            </w:rPr>
          </w:rPrChange>
        </w:rPr>
        <w:t>现有</w:t>
      </w:r>
      <w:r w:rsidR="007C49F1" w:rsidRPr="00B207B1">
        <w:rPr>
          <w:rFonts w:hAnsiTheme="minorEastAsia" w:hint="eastAsia"/>
          <w:szCs w:val="20"/>
          <w:rPrChange w:id="6160" w:author="JY0225" w:date="2017-08-24T12:09:00Z">
            <w:rPr>
              <w:rFonts w:ascii="Times New Roman" w:hAnsi="Times New Roman" w:hint="eastAsia"/>
              <w:spacing w:val="10"/>
              <w:szCs w:val="20"/>
            </w:rPr>
          </w:rPrChange>
        </w:rPr>
        <w:t>中间件</w:t>
      </w:r>
      <w:r w:rsidR="00565287" w:rsidRPr="00B207B1">
        <w:rPr>
          <w:rFonts w:hAnsiTheme="minorEastAsia" w:hint="eastAsia"/>
          <w:szCs w:val="20"/>
          <w:rPrChange w:id="6161" w:author="JY0225" w:date="2017-08-24T12:09:00Z">
            <w:rPr>
              <w:rFonts w:ascii="Times New Roman" w:hAnsi="Times New Roman" w:hint="eastAsia"/>
              <w:spacing w:val="10"/>
              <w:szCs w:val="20"/>
            </w:rPr>
          </w:rPrChange>
        </w:rPr>
        <w:t>系统是以明文的形式保存</w:t>
      </w:r>
      <w:r w:rsidR="007C49F1" w:rsidRPr="00B207B1">
        <w:rPr>
          <w:rFonts w:hAnsiTheme="minorEastAsia" w:hint="eastAsia"/>
          <w:szCs w:val="20"/>
          <w:rPrChange w:id="6162" w:author="JY0225" w:date="2017-08-24T12:09:00Z">
            <w:rPr>
              <w:rFonts w:ascii="Times New Roman" w:hAnsi="Times New Roman" w:hint="eastAsia"/>
              <w:spacing w:val="10"/>
              <w:szCs w:val="20"/>
            </w:rPr>
          </w:rPrChange>
        </w:rPr>
        <w:t>用户的登录信息、会话信息等敏感数据</w:t>
      </w:r>
      <w:r w:rsidR="0019518D" w:rsidRPr="00B207B1">
        <w:rPr>
          <w:rFonts w:hAnsiTheme="minorEastAsia" w:hint="eastAsia"/>
          <w:szCs w:val="20"/>
          <w:rPrChange w:id="6163" w:author="JY0225" w:date="2017-08-24T12:09:00Z">
            <w:rPr>
              <w:rFonts w:ascii="Times New Roman" w:hAnsi="Times New Roman" w:hint="eastAsia"/>
              <w:spacing w:val="10"/>
              <w:szCs w:val="20"/>
            </w:rPr>
          </w:rPrChange>
        </w:rPr>
        <w:t>的</w:t>
      </w:r>
      <w:r w:rsidR="007C49F1" w:rsidRPr="00B207B1">
        <w:rPr>
          <w:rFonts w:hAnsiTheme="minorEastAsia" w:hint="eastAsia"/>
          <w:szCs w:val="20"/>
          <w:rPrChange w:id="6164" w:author="JY0225" w:date="2017-08-24T12:09:00Z">
            <w:rPr>
              <w:rFonts w:ascii="Times New Roman" w:hAnsi="Times New Roman" w:hint="eastAsia"/>
              <w:spacing w:val="10"/>
              <w:szCs w:val="20"/>
            </w:rPr>
          </w:rPrChange>
        </w:rPr>
        <w:t>。</w:t>
      </w:r>
      <w:r w:rsidR="009A2F72" w:rsidRPr="00B207B1">
        <w:rPr>
          <w:rFonts w:hAnsiTheme="minorEastAsia" w:hint="eastAsia"/>
          <w:szCs w:val="20"/>
          <w:rPrChange w:id="6165" w:author="JY0225" w:date="2017-08-24T12:09:00Z">
            <w:rPr>
              <w:rFonts w:ascii="Times New Roman" w:hAnsi="Times New Roman" w:hint="eastAsia"/>
              <w:spacing w:val="10"/>
              <w:szCs w:val="20"/>
            </w:rPr>
          </w:rPrChange>
        </w:rPr>
        <w:t>这很有可能造成用户隐私的泄露。</w:t>
      </w:r>
    </w:p>
    <w:p w14:paraId="25D38F0D" w14:textId="77777777" w:rsidR="002A2394" w:rsidRPr="00B207B1" w:rsidRDefault="00B51462" w:rsidP="00751AEB">
      <w:pPr>
        <w:spacing w:afterLines="30" w:after="93" w:line="400" w:lineRule="exact"/>
        <w:rPr>
          <w:rFonts w:hAnsiTheme="minorEastAsia"/>
          <w:szCs w:val="20"/>
          <w:rPrChange w:id="6166" w:author="JY0225" w:date="2017-08-24T12:09:00Z">
            <w:rPr>
              <w:rFonts w:ascii="Times New Roman" w:hAnsi="Times New Roman"/>
              <w:spacing w:val="10"/>
              <w:szCs w:val="20"/>
            </w:rPr>
          </w:rPrChange>
        </w:rPr>
      </w:pPr>
      <w:r w:rsidRPr="00B207B1">
        <w:rPr>
          <w:rFonts w:hAnsiTheme="minorEastAsia"/>
          <w:szCs w:val="20"/>
          <w:rPrChange w:id="6167" w:author="JY0225" w:date="2017-08-24T12:09:00Z">
            <w:rPr>
              <w:rFonts w:ascii="Times New Roman" w:hAnsi="Times New Roman"/>
              <w:spacing w:val="10"/>
              <w:szCs w:val="20"/>
            </w:rPr>
          </w:rPrChange>
        </w:rPr>
        <w:tab/>
      </w:r>
      <w:r w:rsidR="00D23F83" w:rsidRPr="00B207B1">
        <w:rPr>
          <w:rFonts w:hAnsiTheme="minorEastAsia" w:hint="eastAsia"/>
          <w:szCs w:val="20"/>
          <w:rPrChange w:id="6168" w:author="JY0225" w:date="2017-08-24T12:09:00Z">
            <w:rPr>
              <w:rFonts w:ascii="Times New Roman" w:hAnsi="Times New Roman" w:hint="eastAsia"/>
              <w:spacing w:val="10"/>
              <w:szCs w:val="20"/>
            </w:rPr>
          </w:rPrChange>
        </w:rPr>
        <w:t>优化后的中间件系统对系统的安全性进行了更为全面的考虑。</w:t>
      </w:r>
      <w:r w:rsidR="007D25D5" w:rsidRPr="00B207B1">
        <w:rPr>
          <w:rFonts w:hAnsiTheme="minorEastAsia" w:hint="eastAsia"/>
          <w:szCs w:val="20"/>
          <w:rPrChange w:id="6169" w:author="JY0225" w:date="2017-08-24T12:09:00Z">
            <w:rPr>
              <w:rFonts w:ascii="Times New Roman" w:hAnsi="Times New Roman" w:hint="eastAsia"/>
              <w:spacing w:val="10"/>
              <w:szCs w:val="20"/>
            </w:rPr>
          </w:rPrChange>
        </w:rPr>
        <w:t>为了保证</w:t>
      </w:r>
      <w:r w:rsidR="00476838" w:rsidRPr="00B207B1">
        <w:rPr>
          <w:rFonts w:hAnsiTheme="minorEastAsia" w:hint="eastAsia"/>
          <w:szCs w:val="20"/>
          <w:rPrChange w:id="6170" w:author="JY0225" w:date="2017-08-24T12:09:00Z">
            <w:rPr>
              <w:rFonts w:ascii="Times New Roman" w:hAnsi="Times New Roman" w:hint="eastAsia"/>
              <w:spacing w:val="10"/>
              <w:szCs w:val="20"/>
            </w:rPr>
          </w:rPrChange>
        </w:rPr>
        <w:t>备份</w:t>
      </w:r>
      <w:r w:rsidR="00FE34E9" w:rsidRPr="00B207B1">
        <w:rPr>
          <w:rFonts w:hAnsiTheme="minorEastAsia" w:hint="eastAsia"/>
          <w:szCs w:val="20"/>
          <w:rPrChange w:id="6171" w:author="JY0225" w:date="2017-08-24T12:09:00Z">
            <w:rPr>
              <w:rFonts w:ascii="Times New Roman" w:hAnsi="Times New Roman" w:hint="eastAsia"/>
              <w:spacing w:val="10"/>
              <w:szCs w:val="20"/>
            </w:rPr>
          </w:rPrChange>
        </w:rPr>
        <w:t>在数据库中用户会话信息不被窃取，</w:t>
      </w:r>
      <w:r w:rsidR="00E26DDC" w:rsidRPr="00B207B1">
        <w:rPr>
          <w:rFonts w:hAnsiTheme="minorEastAsia" w:hint="eastAsia"/>
          <w:szCs w:val="20"/>
          <w:rPrChange w:id="6172" w:author="JY0225" w:date="2017-08-24T12:09:00Z">
            <w:rPr>
              <w:rFonts w:ascii="Times New Roman" w:hAnsi="Times New Roman" w:hint="eastAsia"/>
              <w:spacing w:val="10"/>
              <w:szCs w:val="20"/>
            </w:rPr>
          </w:rPrChange>
        </w:rPr>
        <w:t>优化后的中间件系统</w:t>
      </w:r>
      <w:r w:rsidR="007D25D5" w:rsidRPr="00B207B1">
        <w:rPr>
          <w:rFonts w:hAnsiTheme="minorEastAsia" w:hint="eastAsia"/>
          <w:szCs w:val="20"/>
          <w:rPrChange w:id="6173" w:author="JY0225" w:date="2017-08-24T12:09:00Z">
            <w:rPr>
              <w:rFonts w:ascii="Times New Roman" w:hAnsi="Times New Roman" w:hint="eastAsia"/>
              <w:spacing w:val="10"/>
              <w:szCs w:val="20"/>
            </w:rPr>
          </w:rPrChange>
        </w:rPr>
        <w:t>对会话信息进行了加密。</w:t>
      </w:r>
      <w:r w:rsidR="002A2394" w:rsidRPr="00B207B1">
        <w:rPr>
          <w:rFonts w:hAnsiTheme="minorEastAsia" w:hint="eastAsia"/>
          <w:szCs w:val="20"/>
          <w:rPrChange w:id="6174" w:author="JY0225" w:date="2017-08-24T12:09:00Z">
            <w:rPr>
              <w:rFonts w:ascii="Times New Roman" w:hAnsi="Times New Roman" w:hint="eastAsia"/>
              <w:spacing w:val="10"/>
              <w:szCs w:val="20"/>
            </w:rPr>
          </w:rPrChange>
        </w:rPr>
        <w:t>具体</w:t>
      </w:r>
      <w:r w:rsidR="00256F43" w:rsidRPr="00B207B1">
        <w:rPr>
          <w:rFonts w:hAnsiTheme="minorEastAsia" w:hint="eastAsia"/>
          <w:szCs w:val="20"/>
          <w:rPrChange w:id="6175" w:author="JY0225" w:date="2017-08-24T12:09:00Z">
            <w:rPr>
              <w:rFonts w:ascii="Times New Roman" w:hAnsi="Times New Roman" w:hint="eastAsia"/>
              <w:spacing w:val="10"/>
              <w:szCs w:val="20"/>
            </w:rPr>
          </w:rPrChange>
        </w:rPr>
        <w:t>实现</w:t>
      </w:r>
      <w:r w:rsidR="002A2394" w:rsidRPr="00B207B1">
        <w:rPr>
          <w:rFonts w:hAnsiTheme="minorEastAsia" w:hint="eastAsia"/>
          <w:szCs w:val="20"/>
          <w:rPrChange w:id="6176" w:author="JY0225" w:date="2017-08-24T12:09:00Z">
            <w:rPr>
              <w:rFonts w:ascii="Times New Roman" w:hAnsi="Times New Roman" w:hint="eastAsia"/>
              <w:spacing w:val="10"/>
              <w:szCs w:val="20"/>
            </w:rPr>
          </w:rPrChange>
        </w:rPr>
        <w:t>如下：</w:t>
      </w:r>
    </w:p>
    <w:tbl>
      <w:tblPr>
        <w:tblStyle w:val="ae"/>
        <w:tblW w:w="0" w:type="auto"/>
        <w:tblInd w:w="445" w:type="dxa"/>
        <w:tblLook w:val="04A0" w:firstRow="1" w:lastRow="0" w:firstColumn="1" w:lastColumn="0" w:noHBand="0" w:noVBand="1"/>
      </w:tblPr>
      <w:tblGrid>
        <w:gridCol w:w="7851"/>
      </w:tblGrid>
      <w:tr w:rsidR="003032B5" w:rsidRPr="00B207B1" w14:paraId="2C73A5D5" w14:textId="77777777" w:rsidTr="002E0505">
        <w:tc>
          <w:tcPr>
            <w:tcW w:w="7851" w:type="dxa"/>
          </w:tcPr>
          <w:p w14:paraId="4023B42C" w14:textId="77777777" w:rsidR="00E1376E" w:rsidRPr="00B207B1" w:rsidRDefault="00E1376E" w:rsidP="00D75C7E">
            <w:pPr>
              <w:pStyle w:val="a7"/>
              <w:spacing w:line="400" w:lineRule="exact"/>
              <w:rPr>
                <w:rFonts w:eastAsiaTheme="minorEastAsia"/>
                <w:spacing w:val="0"/>
              </w:rPr>
            </w:pPr>
            <w:r w:rsidRPr="00B207B1">
              <w:rPr>
                <w:rFonts w:eastAsiaTheme="minorEastAsia"/>
                <w:spacing w:val="0"/>
              </w:rPr>
              <w:t>//</w:t>
            </w:r>
            <w:r w:rsidR="00EF061A" w:rsidRPr="00B207B1">
              <w:rPr>
                <w:rFonts w:eastAsiaTheme="minorEastAsia"/>
                <w:spacing w:val="0"/>
              </w:rPr>
              <w:t>对用户的请求进行加密处理</w:t>
            </w:r>
          </w:p>
          <w:p w14:paraId="34C3DCA5"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enreq = mwEncrypter.sAES_str_encrypt(clientrequest, uuid)</w:t>
            </w:r>
          </w:p>
          <w:p w14:paraId="58F4658E" w14:textId="77777777" w:rsidR="00DA739F" w:rsidRPr="00B207B1" w:rsidRDefault="00DA739F"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构架插入数据的</w:t>
            </w:r>
            <w:r w:rsidRPr="00B207B1">
              <w:rPr>
                <w:rFonts w:eastAsiaTheme="minorEastAsia"/>
                <w:spacing w:val="0"/>
              </w:rPr>
              <w:t>SQL</w:t>
            </w:r>
            <w:r w:rsidRPr="00B207B1">
              <w:rPr>
                <w:rFonts w:eastAsiaTheme="minorEastAsia"/>
                <w:spacing w:val="0"/>
              </w:rPr>
              <w:t>语句</w:t>
            </w:r>
          </w:p>
          <w:p w14:paraId="32E8DA98"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sqlString = "insert into Log values(?,?,?,?,?,?);"</w:t>
            </w:r>
          </w:p>
          <w:p w14:paraId="2A16C32D" w14:textId="77777777" w:rsidR="00285D31" w:rsidRPr="00B207B1" w:rsidRDefault="00285D31"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Pr="00B207B1">
              <w:rPr>
                <w:rFonts w:eastAsiaTheme="minorEastAsia" w:hint="eastAsia"/>
                <w:spacing w:val="0"/>
              </w:rPr>
              <w:t>，</w:t>
            </w:r>
            <w:r w:rsidRPr="00B207B1">
              <w:rPr>
                <w:rFonts w:eastAsiaTheme="minorEastAsia"/>
                <w:spacing w:val="0"/>
              </w:rPr>
              <w:t>将加密后的会话信息存入数据库</w:t>
            </w:r>
          </w:p>
          <w:p w14:paraId="464A538A" w14:textId="77777777" w:rsidR="003032B5" w:rsidRPr="00B207B1" w:rsidRDefault="00D75C7E" w:rsidP="00D75C7E">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6BADA7E7" w14:textId="77777777" w:rsidR="003032B5" w:rsidRPr="00B207B1" w:rsidRDefault="00B223C3" w:rsidP="0040294E">
      <w:pPr>
        <w:spacing w:beforeLines="50" w:before="156" w:line="400" w:lineRule="exact"/>
        <w:rPr>
          <w:rFonts w:hAnsiTheme="minorEastAsia"/>
          <w:color w:val="000000" w:themeColor="text1"/>
          <w:rPrChange w:id="6177" w:author="JY0225" w:date="2017-08-24T12:09:00Z">
            <w:rPr>
              <w:color w:val="000000" w:themeColor="text1"/>
            </w:rPr>
          </w:rPrChange>
        </w:rPr>
      </w:pPr>
      <w:r w:rsidRPr="00B207B1">
        <w:tab/>
      </w:r>
      <w:r w:rsidR="0026260A" w:rsidRPr="00B207B1">
        <w:rPr>
          <w:rFonts w:hAnsiTheme="minorEastAsia"/>
          <w:color w:val="000000" w:themeColor="text1"/>
          <w:rPrChange w:id="6178" w:author="JY0225" w:date="2017-08-24T12:09:00Z">
            <w:rPr>
              <w:color w:val="000000" w:themeColor="text1"/>
            </w:rPr>
          </w:rPrChange>
        </w:rPr>
        <w:t>2</w:t>
      </w:r>
      <w:r w:rsidR="0026260A" w:rsidRPr="00B207B1">
        <w:rPr>
          <w:rFonts w:hAnsiTheme="minorEastAsia" w:hint="eastAsia"/>
          <w:color w:val="000000" w:themeColor="text1"/>
          <w:rPrChange w:id="6179" w:author="JY0225" w:date="2017-08-24T12:09:00Z">
            <w:rPr>
              <w:rFonts w:hint="eastAsia"/>
              <w:color w:val="000000" w:themeColor="text1"/>
            </w:rPr>
          </w:rPrChange>
        </w:rPr>
        <w:t>）</w:t>
      </w:r>
      <w:r w:rsidR="007B66D3" w:rsidRPr="00B207B1">
        <w:rPr>
          <w:rFonts w:hAnsiTheme="minorEastAsia" w:hint="eastAsia"/>
          <w:color w:val="000000" w:themeColor="text1"/>
          <w:rPrChange w:id="6180" w:author="JY0225" w:date="2017-08-24T12:09:00Z">
            <w:rPr>
              <w:rFonts w:hint="eastAsia"/>
              <w:color w:val="000000" w:themeColor="text1"/>
            </w:rPr>
          </w:rPrChange>
        </w:rPr>
        <w:t>本地缓存安全性</w:t>
      </w:r>
    </w:p>
    <w:p w14:paraId="000F4CB9" w14:textId="3F57D5AC" w:rsidR="00BD467E" w:rsidRPr="00B207B1" w:rsidRDefault="00FB0A49" w:rsidP="00751AEB">
      <w:pPr>
        <w:spacing w:afterLines="30" w:after="93" w:line="400" w:lineRule="exact"/>
        <w:rPr>
          <w:rFonts w:hAnsiTheme="minorEastAsia"/>
          <w:color w:val="000000" w:themeColor="text1"/>
          <w:rPrChange w:id="6181" w:author="JY0225" w:date="2017-08-24T12:09:00Z">
            <w:rPr>
              <w:color w:val="000000" w:themeColor="text1"/>
            </w:rPr>
          </w:rPrChange>
        </w:rPr>
      </w:pPr>
      <w:r w:rsidRPr="00B207B1">
        <w:rPr>
          <w:rFonts w:hAnsiTheme="minorEastAsia"/>
          <w:color w:val="000000" w:themeColor="text1"/>
          <w:rPrChange w:id="6182" w:author="JY0225" w:date="2017-08-24T12:09:00Z">
            <w:rPr>
              <w:color w:val="000000" w:themeColor="text1"/>
            </w:rPr>
          </w:rPrChange>
        </w:rPr>
        <w:tab/>
      </w:r>
      <w:r w:rsidR="002B37E2" w:rsidRPr="00B207B1">
        <w:rPr>
          <w:rFonts w:hAnsiTheme="minorEastAsia" w:hint="eastAsia"/>
          <w:color w:val="000000" w:themeColor="text1"/>
          <w:rPrChange w:id="6183" w:author="JY0225" w:date="2017-08-24T12:09:00Z">
            <w:rPr>
              <w:rFonts w:hint="eastAsia"/>
              <w:color w:val="000000" w:themeColor="text1"/>
            </w:rPr>
          </w:rPrChange>
        </w:rPr>
        <w:t>优化后的中间件系统新增了本地缓存的功能，旨在解决同一用户多次从服务器下载同一文件而导致的网络带宽浪费的问题。</w:t>
      </w:r>
      <w:r w:rsidR="00256F43" w:rsidRPr="00B207B1">
        <w:rPr>
          <w:rFonts w:hAnsiTheme="minorEastAsia" w:hint="eastAsia"/>
          <w:color w:val="000000" w:themeColor="text1"/>
          <w:rPrChange w:id="6184" w:author="JY0225" w:date="2017-08-24T12:09:00Z">
            <w:rPr>
              <w:rFonts w:hint="eastAsia"/>
              <w:color w:val="000000" w:themeColor="text1"/>
            </w:rPr>
          </w:rPrChange>
        </w:rPr>
        <w:t>在现有的计算机系统中，存在一台终端被多人使用的情况</w:t>
      </w:r>
      <w:r w:rsidR="00893BF5" w:rsidRPr="00B207B1">
        <w:rPr>
          <w:rFonts w:hAnsiTheme="minorEastAsia" w:hint="eastAsia"/>
          <w:color w:val="000000" w:themeColor="text1"/>
          <w:rPrChange w:id="6185" w:author="JY0225" w:date="2017-08-24T12:09:00Z">
            <w:rPr>
              <w:rFonts w:hint="eastAsia"/>
              <w:color w:val="000000" w:themeColor="text1"/>
            </w:rPr>
          </w:rPrChange>
        </w:rPr>
        <w:t>，</w:t>
      </w:r>
      <w:r w:rsidR="003C0E01" w:rsidRPr="00B207B1">
        <w:rPr>
          <w:rFonts w:hAnsiTheme="minorEastAsia" w:hint="eastAsia"/>
          <w:color w:val="000000" w:themeColor="text1"/>
          <w:rPrChange w:id="6186" w:author="JY0225" w:date="2017-08-24T12:09:00Z">
            <w:rPr>
              <w:rFonts w:hint="eastAsia"/>
              <w:color w:val="000000" w:themeColor="text1"/>
            </w:rPr>
          </w:rPrChange>
        </w:rPr>
        <w:t>因此</w:t>
      </w:r>
      <w:r w:rsidR="00893BF5" w:rsidRPr="00B207B1">
        <w:rPr>
          <w:rFonts w:hAnsiTheme="minorEastAsia" w:hint="eastAsia"/>
          <w:color w:val="000000" w:themeColor="text1"/>
          <w:rPrChange w:id="6187" w:author="JY0225" w:date="2017-08-24T12:09:00Z">
            <w:rPr>
              <w:rFonts w:hint="eastAsia"/>
              <w:color w:val="000000" w:themeColor="text1"/>
            </w:rPr>
          </w:rPrChange>
        </w:rPr>
        <w:t>需要对不同的用户的缓存</w:t>
      </w:r>
      <w:r w:rsidR="00FC2055" w:rsidRPr="00B207B1">
        <w:rPr>
          <w:rFonts w:hAnsiTheme="minorEastAsia" w:hint="eastAsia"/>
          <w:color w:val="000000" w:themeColor="text1"/>
          <w:rPrChange w:id="6188" w:author="JY0225" w:date="2017-08-24T12:09:00Z">
            <w:rPr>
              <w:rFonts w:hint="eastAsia"/>
              <w:color w:val="000000" w:themeColor="text1"/>
            </w:rPr>
          </w:rPrChange>
        </w:rPr>
        <w:t>数据</w:t>
      </w:r>
      <w:r w:rsidR="00893BF5" w:rsidRPr="00B207B1">
        <w:rPr>
          <w:rFonts w:hAnsiTheme="minorEastAsia" w:hint="eastAsia"/>
          <w:color w:val="000000" w:themeColor="text1"/>
          <w:rPrChange w:id="6189" w:author="JY0225" w:date="2017-08-24T12:09:00Z">
            <w:rPr>
              <w:rFonts w:hint="eastAsia"/>
              <w:color w:val="000000" w:themeColor="text1"/>
            </w:rPr>
          </w:rPrChange>
        </w:rPr>
        <w:t>进行物理隔离，防止某一用户的缓存信息被其他用户窃取</w:t>
      </w:r>
      <w:del w:id="6190" w:author="微软用户" w:date="2017-08-24T21:29:00Z">
        <w:r w:rsidR="007C7265" w:rsidRPr="00B207B1" w:rsidDel="001F4DC7">
          <w:rPr>
            <w:rFonts w:hAnsiTheme="minorEastAsia"/>
            <w:vertAlign w:val="superscript"/>
            <w:rPrChange w:id="6191" w:author="JY0225" w:date="2017-08-24T12:09:00Z">
              <w:rPr>
                <w:vertAlign w:val="superscript"/>
              </w:rPr>
            </w:rPrChange>
          </w:rPr>
          <w:fldChar w:fldCharType="begin"/>
        </w:r>
        <w:r w:rsidR="007C7265" w:rsidRPr="00B207B1" w:rsidDel="001F4DC7">
          <w:rPr>
            <w:rFonts w:hAnsiTheme="minorEastAsia"/>
            <w:vertAlign w:val="superscript"/>
            <w:rPrChange w:id="6192" w:author="JY0225" w:date="2017-08-24T12:09:00Z">
              <w:rPr>
                <w:vertAlign w:val="superscript"/>
              </w:rPr>
            </w:rPrChange>
          </w:rPr>
          <w:delInstrText xml:space="preserve"> REF _Ref489795578 \r \h </w:delInstrText>
        </w:r>
        <w:r w:rsidR="00653D38" w:rsidRPr="00B207B1" w:rsidDel="001F4DC7">
          <w:rPr>
            <w:rFonts w:hAnsiTheme="minorEastAsia"/>
            <w:vertAlign w:val="superscript"/>
          </w:rPr>
          <w:delInstrText xml:space="preserve"> \* MERGEFORMAT </w:delInstrText>
        </w:r>
        <w:r w:rsidR="007C7265" w:rsidRPr="00B207B1" w:rsidDel="001F4DC7">
          <w:rPr>
            <w:rFonts w:hAnsiTheme="minorEastAsia"/>
            <w:vertAlign w:val="superscript"/>
            <w:rPrChange w:id="6193" w:author="JY0225" w:date="2017-08-24T12:09:00Z">
              <w:rPr>
                <w:rFonts w:hAnsiTheme="minorEastAsia"/>
                <w:vertAlign w:val="superscript"/>
              </w:rPr>
            </w:rPrChange>
          </w:rPr>
        </w:r>
        <w:r w:rsidR="007C7265" w:rsidRPr="00B207B1" w:rsidDel="001F4DC7">
          <w:rPr>
            <w:rFonts w:hAnsiTheme="minorEastAsia"/>
            <w:vertAlign w:val="superscript"/>
            <w:rPrChange w:id="6194" w:author="JY0225" w:date="2017-08-24T12:09:00Z">
              <w:rPr>
                <w:vertAlign w:val="superscript"/>
              </w:rPr>
            </w:rPrChange>
          </w:rPr>
          <w:fldChar w:fldCharType="separate"/>
        </w:r>
        <w:r w:rsidR="008E2759" w:rsidRPr="00B207B1" w:rsidDel="001F4DC7">
          <w:rPr>
            <w:rFonts w:hAnsiTheme="minorEastAsia"/>
            <w:vertAlign w:val="superscript"/>
            <w:rPrChange w:id="6195" w:author="JY0225" w:date="2017-08-24T12:09:00Z">
              <w:rPr>
                <w:vertAlign w:val="superscript"/>
              </w:rPr>
            </w:rPrChange>
          </w:rPr>
          <w:delText>[39]</w:delText>
        </w:r>
        <w:r w:rsidR="007C7265" w:rsidRPr="00B207B1" w:rsidDel="001F4DC7">
          <w:rPr>
            <w:rFonts w:hAnsiTheme="minorEastAsia"/>
            <w:vertAlign w:val="superscript"/>
            <w:rPrChange w:id="6196" w:author="JY0225" w:date="2017-08-24T12:09:00Z">
              <w:rPr>
                <w:vertAlign w:val="superscript"/>
              </w:rPr>
            </w:rPrChange>
          </w:rPr>
          <w:fldChar w:fldCharType="end"/>
        </w:r>
      </w:del>
      <w:ins w:id="6197"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_Ref491373509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3925A9">
        <w:rPr>
          <w:rFonts w:hAnsiTheme="minorEastAsia"/>
          <w:vertAlign w:val="superscript"/>
        </w:rPr>
        <w:t>[37]</w:t>
      </w:r>
      <w:ins w:id="6198" w:author="微软用户" w:date="2017-08-24T22:10:00Z">
        <w:r w:rsidR="004C52E1" w:rsidRPr="00B207B1">
          <w:rPr>
            <w:rFonts w:hAnsiTheme="minorEastAsia"/>
            <w:vertAlign w:val="superscript"/>
          </w:rPr>
          <w:fldChar w:fldCharType="end"/>
        </w:r>
      </w:ins>
      <w:r w:rsidR="00256F43" w:rsidRPr="00B207B1">
        <w:rPr>
          <w:rFonts w:hAnsiTheme="minorEastAsia" w:hint="eastAsia"/>
          <w:color w:val="000000" w:themeColor="text1"/>
          <w:rPrChange w:id="6199" w:author="JY0225" w:date="2017-08-24T12:09:00Z">
            <w:rPr>
              <w:rFonts w:hint="eastAsia"/>
              <w:color w:val="000000" w:themeColor="text1"/>
            </w:rPr>
          </w:rPrChange>
        </w:rPr>
        <w:t>。</w:t>
      </w:r>
      <w:r w:rsidR="00260686" w:rsidRPr="00B207B1">
        <w:rPr>
          <w:rFonts w:hAnsiTheme="minorEastAsia" w:hint="eastAsia"/>
          <w:color w:val="000000" w:themeColor="text1"/>
          <w:rPrChange w:id="6200" w:author="JY0225" w:date="2017-08-24T12:09:00Z">
            <w:rPr>
              <w:rFonts w:hint="eastAsia"/>
              <w:color w:val="000000" w:themeColor="text1"/>
            </w:rPr>
          </w:rPrChange>
        </w:rPr>
        <w:t>具体实现如下：</w:t>
      </w:r>
    </w:p>
    <w:tbl>
      <w:tblPr>
        <w:tblStyle w:val="ae"/>
        <w:tblW w:w="0" w:type="auto"/>
        <w:tblInd w:w="445" w:type="dxa"/>
        <w:tblLook w:val="04A0" w:firstRow="1" w:lastRow="0" w:firstColumn="1" w:lastColumn="0" w:noHBand="0" w:noVBand="1"/>
      </w:tblPr>
      <w:tblGrid>
        <w:gridCol w:w="7851"/>
      </w:tblGrid>
      <w:tr w:rsidR="00BD467E" w:rsidRPr="00B207B1" w14:paraId="198FE44E" w14:textId="77777777" w:rsidTr="002E0505">
        <w:tc>
          <w:tcPr>
            <w:tcW w:w="7851" w:type="dxa"/>
          </w:tcPr>
          <w:p w14:paraId="65FEF5CD" w14:textId="77777777" w:rsidR="002B3B87" w:rsidRPr="00B207B1" w:rsidRDefault="002B3B87"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根据用户名创建缓存文件夹名称</w:t>
            </w:r>
          </w:p>
          <w:p w14:paraId="012893D7"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cache_path = sys.path[0] + "/mwcache/cache" + "/" + userid</w:t>
            </w:r>
          </w:p>
          <w:p w14:paraId="0CBC6278"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if not os.path.exists(cache_path):</w:t>
            </w:r>
          </w:p>
          <w:p w14:paraId="321A5463"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lastRenderedPageBreak/>
              <w:t>//</w:t>
            </w:r>
            <w:r w:rsidRPr="00B207B1">
              <w:rPr>
                <w:rFonts w:eastAsiaTheme="minorEastAsia"/>
                <w:spacing w:val="0"/>
              </w:rPr>
              <w:t>文件夹不存在时创建</w:t>
            </w:r>
          </w:p>
          <w:p w14:paraId="3724212F" w14:textId="77777777" w:rsidR="000B2419" w:rsidRPr="00B207B1" w:rsidRDefault="00CD08AE" w:rsidP="000B2419">
            <w:pPr>
              <w:pStyle w:val="a7"/>
              <w:spacing w:line="400" w:lineRule="exact"/>
              <w:rPr>
                <w:rFonts w:eastAsiaTheme="minorEastAsia"/>
                <w:spacing w:val="0"/>
              </w:rPr>
            </w:pPr>
            <w:r w:rsidRPr="00B207B1">
              <w:rPr>
                <w:rFonts w:eastAsiaTheme="minorEastAsia"/>
                <w:spacing w:val="0"/>
              </w:rPr>
              <w:tab/>
            </w:r>
            <w:r w:rsidR="000B2419" w:rsidRPr="00B207B1">
              <w:rPr>
                <w:rFonts w:eastAsiaTheme="minorEastAsia"/>
                <w:spacing w:val="0"/>
              </w:rPr>
              <w:t>os.makedirs(cache_path)</w:t>
            </w:r>
          </w:p>
          <w:p w14:paraId="0019E7A6"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修改文件权限</w:t>
            </w:r>
            <w:r w:rsidRPr="00B207B1">
              <w:rPr>
                <w:rFonts w:eastAsiaTheme="minorEastAsia" w:hint="eastAsia"/>
                <w:spacing w:val="0"/>
              </w:rPr>
              <w:t>，</w:t>
            </w:r>
            <w:r w:rsidRPr="00B207B1">
              <w:rPr>
                <w:rFonts w:eastAsiaTheme="minorEastAsia" w:hint="eastAsia"/>
                <w:spacing w:val="0"/>
              </w:rPr>
              <w:t>S_IRWXU</w:t>
            </w:r>
            <w:r w:rsidRPr="00B207B1">
              <w:rPr>
                <w:rFonts w:eastAsiaTheme="minorEastAsia" w:hint="eastAsia"/>
                <w:spacing w:val="0"/>
              </w:rPr>
              <w:t>代表该文件所有者具有可读、可写</w:t>
            </w:r>
            <w:r w:rsidRPr="00B207B1">
              <w:rPr>
                <w:rFonts w:eastAsiaTheme="minorEastAsia" w:hint="eastAsia"/>
                <w:spacing w:val="0"/>
              </w:rPr>
              <w:t xml:space="preserve">   </w:t>
            </w:r>
            <w:r w:rsidRPr="00B207B1">
              <w:rPr>
                <w:rFonts w:eastAsiaTheme="minorEastAsia"/>
                <w:spacing w:val="0"/>
              </w:rPr>
              <w:t xml:space="preserve">   </w:t>
            </w:r>
            <w:r w:rsidRPr="00B207B1">
              <w:rPr>
                <w:rFonts w:eastAsiaTheme="minorEastAsia" w:hint="eastAsia"/>
                <w:spacing w:val="0"/>
              </w:rPr>
              <w:t>及可执行的权限</w:t>
            </w:r>
          </w:p>
          <w:p w14:paraId="7CD885BF" w14:textId="77777777" w:rsidR="00BD467E" w:rsidRPr="00B207B1" w:rsidRDefault="00CD08AE" w:rsidP="000B2419">
            <w:pPr>
              <w:pStyle w:val="a7"/>
              <w:spacing w:line="400" w:lineRule="exact"/>
              <w:jc w:val="both"/>
              <w:rPr>
                <w:rFonts w:eastAsiaTheme="minorEastAsia"/>
                <w:spacing w:val="0"/>
              </w:rPr>
            </w:pPr>
            <w:r w:rsidRPr="00B207B1">
              <w:rPr>
                <w:rFonts w:eastAsiaTheme="minorEastAsia"/>
                <w:spacing w:val="0"/>
              </w:rPr>
              <w:tab/>
            </w:r>
            <w:r w:rsidR="000B2419" w:rsidRPr="00B207B1">
              <w:rPr>
                <w:rFonts w:eastAsiaTheme="minorEastAsia"/>
                <w:spacing w:val="0"/>
              </w:rPr>
              <w:t>os.chmod(cache_path, stat.S_IRWXU)</w:t>
            </w:r>
          </w:p>
        </w:tc>
      </w:tr>
    </w:tbl>
    <w:p w14:paraId="40364573" w14:textId="77777777" w:rsidR="00784E14" w:rsidRPr="00B207B1" w:rsidRDefault="000F5F91" w:rsidP="00784E14">
      <w:pPr>
        <w:spacing w:line="400" w:lineRule="exact"/>
        <w:ind w:firstLine="420"/>
        <w:rPr>
          <w:rFonts w:hAnsiTheme="minorEastAsia"/>
          <w:color w:val="000000" w:themeColor="text1"/>
          <w:rPrChange w:id="6201" w:author="JY0225" w:date="2017-08-24T12:09:00Z">
            <w:rPr>
              <w:color w:val="000000" w:themeColor="text1"/>
            </w:rPr>
          </w:rPrChange>
        </w:rPr>
      </w:pPr>
      <w:r w:rsidRPr="00B207B1">
        <w:rPr>
          <w:rFonts w:hAnsiTheme="minorEastAsia"/>
          <w:color w:val="000000" w:themeColor="text1"/>
          <w:rPrChange w:id="6202" w:author="JY0225" w:date="2017-08-24T12:09:00Z">
            <w:rPr>
              <w:color w:val="000000" w:themeColor="text1"/>
            </w:rPr>
          </w:rPrChange>
        </w:rPr>
        <w:t>3</w:t>
      </w:r>
      <w:r w:rsidR="00784E14" w:rsidRPr="00B207B1">
        <w:rPr>
          <w:rFonts w:hAnsiTheme="minorEastAsia" w:hint="eastAsia"/>
          <w:color w:val="000000" w:themeColor="text1"/>
          <w:rPrChange w:id="6203" w:author="JY0225" w:date="2017-08-24T12:09:00Z">
            <w:rPr>
              <w:rFonts w:hint="eastAsia"/>
              <w:color w:val="000000" w:themeColor="text1"/>
            </w:rPr>
          </w:rPrChange>
        </w:rPr>
        <w:t>）</w:t>
      </w:r>
      <w:r w:rsidR="00114A7F" w:rsidRPr="00B207B1">
        <w:rPr>
          <w:rFonts w:hAnsiTheme="minorEastAsia" w:hint="eastAsia"/>
          <w:color w:val="000000" w:themeColor="text1"/>
          <w:rPrChange w:id="6204" w:author="JY0225" w:date="2017-08-24T12:09:00Z">
            <w:rPr>
              <w:rFonts w:hint="eastAsia"/>
              <w:color w:val="000000" w:themeColor="text1"/>
            </w:rPr>
          </w:rPrChange>
        </w:rPr>
        <w:t>数据库</w:t>
      </w:r>
      <w:r w:rsidR="00784E14" w:rsidRPr="00B207B1">
        <w:rPr>
          <w:rFonts w:hAnsiTheme="minorEastAsia" w:hint="eastAsia"/>
          <w:color w:val="000000" w:themeColor="text1"/>
          <w:rPrChange w:id="6205" w:author="JY0225" w:date="2017-08-24T12:09:00Z">
            <w:rPr>
              <w:rFonts w:hint="eastAsia"/>
              <w:color w:val="000000" w:themeColor="text1"/>
            </w:rPr>
          </w:rPrChange>
        </w:rPr>
        <w:t>安全性</w:t>
      </w:r>
    </w:p>
    <w:p w14:paraId="7D1320B2" w14:textId="77777777" w:rsidR="00424059" w:rsidRPr="00B207B1" w:rsidRDefault="000F3558" w:rsidP="00E92AAE">
      <w:pPr>
        <w:spacing w:afterLines="30" w:after="93" w:line="400" w:lineRule="exact"/>
        <w:rPr>
          <w:rFonts w:hAnsiTheme="minorEastAsia"/>
          <w:color w:val="000000" w:themeColor="text1"/>
          <w:rPrChange w:id="6206" w:author="JY0225" w:date="2017-08-24T12:09:00Z">
            <w:rPr>
              <w:color w:val="000000" w:themeColor="text1"/>
            </w:rPr>
          </w:rPrChange>
        </w:rPr>
      </w:pPr>
      <w:r w:rsidRPr="00B207B1">
        <w:rPr>
          <w:rFonts w:hAnsiTheme="minorEastAsia"/>
          <w:color w:val="000000" w:themeColor="text1"/>
          <w:rPrChange w:id="6207" w:author="JY0225" w:date="2017-08-24T12:09:00Z">
            <w:rPr>
              <w:color w:val="000000" w:themeColor="text1"/>
            </w:rPr>
          </w:rPrChange>
        </w:rPr>
        <w:tab/>
      </w:r>
      <w:r w:rsidR="00E4327E" w:rsidRPr="00B207B1">
        <w:rPr>
          <w:rFonts w:hAnsiTheme="minorEastAsia" w:hint="eastAsia"/>
          <w:color w:val="000000" w:themeColor="text1"/>
          <w:rPrChange w:id="6208" w:author="JY0225" w:date="2017-08-24T12:09:00Z">
            <w:rPr>
              <w:rFonts w:hint="eastAsia"/>
              <w:color w:val="000000" w:themeColor="text1"/>
            </w:rPr>
          </w:rPrChange>
        </w:rPr>
        <w:t>现有</w:t>
      </w:r>
      <w:r w:rsidRPr="00B207B1">
        <w:rPr>
          <w:rFonts w:hAnsiTheme="minorEastAsia" w:hint="eastAsia"/>
          <w:color w:val="000000" w:themeColor="text1"/>
          <w:rPrChange w:id="6209" w:author="JY0225" w:date="2017-08-24T12:09:00Z">
            <w:rPr>
              <w:rFonts w:hint="eastAsia"/>
              <w:color w:val="000000" w:themeColor="text1"/>
            </w:rPr>
          </w:rPrChange>
        </w:rPr>
        <w:t>的中间件系统在执行数据库操作时，采取的方式是建立临时的数据库连接，并编写相应的</w:t>
      </w:r>
      <w:r w:rsidRPr="00B207B1">
        <w:rPr>
          <w:rFonts w:hAnsiTheme="minorEastAsia"/>
          <w:color w:val="000000" w:themeColor="text1"/>
          <w:rPrChange w:id="6210" w:author="JY0225" w:date="2017-08-24T12:09:00Z">
            <w:rPr>
              <w:color w:val="000000" w:themeColor="text1"/>
            </w:rPr>
          </w:rPrChange>
        </w:rPr>
        <w:t>SQL</w:t>
      </w:r>
      <w:r w:rsidRPr="00B207B1">
        <w:rPr>
          <w:rFonts w:hAnsiTheme="minorEastAsia" w:hint="eastAsia"/>
          <w:color w:val="000000" w:themeColor="text1"/>
          <w:rPrChange w:id="6211" w:author="JY0225" w:date="2017-08-24T12:09:00Z">
            <w:rPr>
              <w:rFonts w:hint="eastAsia"/>
              <w:color w:val="000000" w:themeColor="text1"/>
            </w:rPr>
          </w:rPrChange>
        </w:rPr>
        <w:t>语句，最后执行数据库操作。</w:t>
      </w:r>
    </w:p>
    <w:tbl>
      <w:tblPr>
        <w:tblStyle w:val="ae"/>
        <w:tblW w:w="0" w:type="auto"/>
        <w:tblInd w:w="445" w:type="dxa"/>
        <w:tblLook w:val="04A0" w:firstRow="1" w:lastRow="0" w:firstColumn="1" w:lastColumn="0" w:noHBand="0" w:noVBand="1"/>
      </w:tblPr>
      <w:tblGrid>
        <w:gridCol w:w="7851"/>
      </w:tblGrid>
      <w:tr w:rsidR="00424059" w:rsidRPr="00B207B1" w14:paraId="419467F2" w14:textId="77777777" w:rsidTr="002E0505">
        <w:tc>
          <w:tcPr>
            <w:tcW w:w="7851" w:type="dxa"/>
          </w:tcPr>
          <w:p w14:paraId="61DA3749" w14:textId="77777777" w:rsidR="00E55AD1" w:rsidRPr="00B207B1" w:rsidRDefault="00E55AD1" w:rsidP="00593B7F">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建立数据库连接</w:t>
            </w:r>
          </w:p>
          <w:p w14:paraId="0B87D7A5" w14:textId="77777777" w:rsidR="00424059" w:rsidRPr="00B207B1" w:rsidRDefault="00424059" w:rsidP="00593B7F">
            <w:pPr>
              <w:pStyle w:val="a7"/>
              <w:spacing w:line="400" w:lineRule="exact"/>
              <w:jc w:val="both"/>
              <w:rPr>
                <w:rFonts w:eastAsiaTheme="minorEastAsia"/>
                <w:spacing w:val="0"/>
              </w:rPr>
            </w:pPr>
            <w:r w:rsidRPr="00B207B1">
              <w:rPr>
                <w:rFonts w:eastAsiaTheme="minorEastAsia"/>
                <w:spacing w:val="0"/>
              </w:rPr>
              <w:t>sql_connection = sqlite3.connect('/var/log/mwlog.db')</w:t>
            </w:r>
          </w:p>
          <w:p w14:paraId="75688C89" w14:textId="77777777" w:rsidR="0087769B" w:rsidRPr="00B207B1" w:rsidRDefault="0087769B" w:rsidP="00593B7F">
            <w:pPr>
              <w:pStyle w:val="a7"/>
              <w:spacing w:line="400" w:lineRule="exact"/>
              <w:jc w:val="both"/>
              <w:rPr>
                <w:rFonts w:eastAsiaTheme="minorEastAsia"/>
                <w:spacing w:val="0"/>
              </w:rPr>
            </w:pPr>
            <w:r w:rsidRPr="00B207B1">
              <w:rPr>
                <w:rFonts w:eastAsiaTheme="minorEastAsia"/>
                <w:spacing w:val="0"/>
              </w:rPr>
              <w:t>//</w:t>
            </w:r>
            <w:r w:rsidR="007D2F7F" w:rsidRPr="00B207B1">
              <w:rPr>
                <w:rFonts w:eastAsiaTheme="minorEastAsia"/>
                <w:spacing w:val="0"/>
              </w:rPr>
              <w:t>执行数据库操作</w:t>
            </w:r>
          </w:p>
          <w:p w14:paraId="46E45B6E" w14:textId="77777777" w:rsidR="007D2F7F" w:rsidRPr="00B207B1" w:rsidRDefault="007D2F7F" w:rsidP="00593B7F">
            <w:pPr>
              <w:pStyle w:val="a7"/>
              <w:spacing w:line="400" w:lineRule="exact"/>
              <w:jc w:val="both"/>
              <w:rPr>
                <w:rFonts w:eastAsiaTheme="minorEastAsia"/>
                <w:spacing w:val="0"/>
              </w:rPr>
            </w:pPr>
            <w:r w:rsidRPr="00B207B1">
              <w:rPr>
                <w:rFonts w:eastAsiaTheme="minorEastAsia"/>
                <w:spacing w:val="0"/>
              </w:rPr>
              <w:t>result = sql_conn.execute("select request from Log where state = 'unfinished' and userid='" + userid + "' and time&lt;'" + t + "';")</w:t>
            </w:r>
          </w:p>
        </w:tc>
      </w:tr>
    </w:tbl>
    <w:p w14:paraId="756498B6" w14:textId="668FAF89" w:rsidR="007335E7" w:rsidRPr="00B207B1" w:rsidRDefault="007D2F7F" w:rsidP="00E92AAE">
      <w:pPr>
        <w:spacing w:afterLines="30" w:after="93" w:line="400" w:lineRule="exact"/>
        <w:rPr>
          <w:rFonts w:hAnsiTheme="minorEastAsia"/>
          <w:color w:val="000000" w:themeColor="text1"/>
          <w:rPrChange w:id="6212" w:author="JY0225" w:date="2017-08-24T12:10:00Z">
            <w:rPr>
              <w:color w:val="000000" w:themeColor="text1"/>
            </w:rPr>
          </w:rPrChange>
        </w:rPr>
      </w:pPr>
      <w:r w:rsidRPr="00B207B1">
        <w:rPr>
          <w:color w:val="000000" w:themeColor="text1"/>
        </w:rPr>
        <w:tab/>
      </w:r>
      <w:r w:rsidR="00952C5C" w:rsidRPr="00B207B1">
        <w:rPr>
          <w:rFonts w:hAnsiTheme="minorEastAsia" w:hint="eastAsia"/>
          <w:color w:val="000000" w:themeColor="text1"/>
          <w:rPrChange w:id="6213" w:author="JY0225" w:date="2017-08-24T12:10:00Z">
            <w:rPr>
              <w:rFonts w:hint="eastAsia"/>
              <w:color w:val="000000" w:themeColor="text1"/>
            </w:rPr>
          </w:rPrChange>
        </w:rPr>
        <w:t>这样的操作存在一定的安全隐患，如</w:t>
      </w:r>
      <w:r w:rsidR="00A45A1E" w:rsidRPr="00B207B1">
        <w:rPr>
          <w:rFonts w:hAnsiTheme="minorEastAsia"/>
          <w:color w:val="000000" w:themeColor="text1"/>
          <w:rPrChange w:id="6214" w:author="JY0225" w:date="2017-08-24T12:10:00Z">
            <w:rPr>
              <w:color w:val="000000" w:themeColor="text1"/>
            </w:rPr>
          </w:rPrChange>
        </w:rPr>
        <w:t>SQL</w:t>
      </w:r>
      <w:r w:rsidR="00952C5C" w:rsidRPr="00B207B1">
        <w:rPr>
          <w:rFonts w:hAnsiTheme="minorEastAsia" w:hint="eastAsia"/>
          <w:color w:val="000000" w:themeColor="text1"/>
          <w:rPrChange w:id="6215" w:author="JY0225" w:date="2017-08-24T12:10:00Z">
            <w:rPr>
              <w:rFonts w:hint="eastAsia"/>
              <w:color w:val="000000" w:themeColor="text1"/>
            </w:rPr>
          </w:rPrChange>
        </w:rPr>
        <w:t>注入攻击</w:t>
      </w:r>
      <w:r w:rsidR="000B18C5" w:rsidRPr="00B207B1">
        <w:rPr>
          <w:rFonts w:hAnsiTheme="minorEastAsia" w:hint="eastAsia"/>
          <w:color w:val="000000" w:themeColor="text1"/>
          <w:rPrChange w:id="6216" w:author="JY0225" w:date="2017-08-24T12:10:00Z">
            <w:rPr>
              <w:rFonts w:hint="eastAsia"/>
              <w:color w:val="000000" w:themeColor="text1"/>
            </w:rPr>
          </w:rPrChange>
        </w:rPr>
        <w:t>。</w:t>
      </w:r>
      <w:r w:rsidR="00F34C36" w:rsidRPr="00B207B1">
        <w:rPr>
          <w:rFonts w:hAnsiTheme="minorEastAsia"/>
          <w:color w:val="000000" w:themeColor="text1"/>
          <w:rPrChange w:id="6217" w:author="JY0225" w:date="2017-08-24T12:10:00Z">
            <w:rPr>
              <w:color w:val="000000" w:themeColor="text1"/>
            </w:rPr>
          </w:rPrChange>
        </w:rPr>
        <w:t>SQL</w:t>
      </w:r>
      <w:r w:rsidR="00F34C36" w:rsidRPr="00B207B1">
        <w:rPr>
          <w:rFonts w:hAnsiTheme="minorEastAsia" w:hint="eastAsia"/>
          <w:color w:val="000000" w:themeColor="text1"/>
          <w:rPrChange w:id="6218" w:author="JY0225" w:date="2017-08-24T12:10:00Z">
            <w:rPr>
              <w:rFonts w:hint="eastAsia"/>
              <w:color w:val="000000" w:themeColor="text1"/>
            </w:rPr>
          </w:rPrChange>
        </w:rPr>
        <w:t>注入攻击是黑客对数据库进行攻击的常用手段之一，</w:t>
      </w:r>
      <w:r w:rsidR="006A7039" w:rsidRPr="00B207B1">
        <w:rPr>
          <w:rFonts w:hAnsiTheme="minorEastAsia" w:hint="eastAsia"/>
          <w:color w:val="000000" w:themeColor="text1"/>
          <w:rPrChange w:id="6219" w:author="JY0225" w:date="2017-08-24T12:10:00Z">
            <w:rPr>
              <w:rFonts w:hint="eastAsia"/>
              <w:color w:val="000000" w:themeColor="text1"/>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B207B1">
        <w:rPr>
          <w:rFonts w:hAnsiTheme="minorEastAsia"/>
          <w:color w:val="000000" w:themeColor="text1"/>
          <w:rPrChange w:id="6220" w:author="JY0225" w:date="2017-08-24T12:10:00Z">
            <w:rPr>
              <w:color w:val="000000" w:themeColor="text1"/>
            </w:rPr>
          </w:rPrChange>
        </w:rPr>
        <w:t>SQL Injection</w:t>
      </w:r>
      <w:r w:rsidR="006A7039" w:rsidRPr="00B207B1">
        <w:rPr>
          <w:rFonts w:hAnsiTheme="minorEastAsia" w:hint="eastAsia"/>
          <w:color w:val="000000" w:themeColor="text1"/>
          <w:rPrChange w:id="6221" w:author="JY0225" w:date="2017-08-24T12:10:00Z">
            <w:rPr>
              <w:rFonts w:hint="eastAsia"/>
              <w:color w:val="000000" w:themeColor="text1"/>
            </w:rPr>
          </w:rPrChange>
        </w:rPr>
        <w:t>，即</w:t>
      </w:r>
      <w:r w:rsidR="006A7039" w:rsidRPr="00B207B1">
        <w:rPr>
          <w:rFonts w:hAnsiTheme="minorEastAsia"/>
          <w:color w:val="000000" w:themeColor="text1"/>
          <w:rPrChange w:id="6222" w:author="JY0225" w:date="2017-08-24T12:10:00Z">
            <w:rPr>
              <w:color w:val="000000" w:themeColor="text1"/>
            </w:rPr>
          </w:rPrChange>
        </w:rPr>
        <w:t>SQL</w:t>
      </w:r>
      <w:r w:rsidR="006A7039" w:rsidRPr="00B207B1">
        <w:rPr>
          <w:rFonts w:hAnsiTheme="minorEastAsia" w:hint="eastAsia"/>
          <w:color w:val="000000" w:themeColor="text1"/>
          <w:rPrChange w:id="6223" w:author="JY0225" w:date="2017-08-24T12:10:00Z">
            <w:rPr>
              <w:rFonts w:hint="eastAsia"/>
              <w:color w:val="000000" w:themeColor="text1"/>
            </w:rPr>
          </w:rPrChange>
        </w:rPr>
        <w:t>注入</w:t>
      </w:r>
      <w:del w:id="6224" w:author="微软用户" w:date="2017-08-24T21:30:00Z">
        <w:r w:rsidR="007C7265" w:rsidRPr="00B207B1" w:rsidDel="00F31754">
          <w:rPr>
            <w:rFonts w:hAnsiTheme="minorEastAsia"/>
            <w:vertAlign w:val="superscript"/>
            <w:rPrChange w:id="6225" w:author="JY0225" w:date="2017-08-24T12:10:00Z">
              <w:rPr>
                <w:vertAlign w:val="superscript"/>
              </w:rPr>
            </w:rPrChange>
          </w:rPr>
          <w:fldChar w:fldCharType="begin"/>
        </w:r>
        <w:r w:rsidR="007C7265" w:rsidRPr="00B207B1" w:rsidDel="00F31754">
          <w:rPr>
            <w:rFonts w:hAnsiTheme="minorEastAsia"/>
            <w:vertAlign w:val="superscript"/>
            <w:rPrChange w:id="6226" w:author="JY0225" w:date="2017-08-24T12:10:00Z">
              <w:rPr>
                <w:vertAlign w:val="superscript"/>
              </w:rPr>
            </w:rPrChange>
          </w:rPr>
          <w:delInstrText xml:space="preserve"> REF _Ref489795056 \r \h </w:delInstrText>
        </w:r>
        <w:r w:rsidR="00653D38" w:rsidRPr="00B207B1" w:rsidDel="00F31754">
          <w:rPr>
            <w:rFonts w:hAnsiTheme="minorEastAsia"/>
            <w:vertAlign w:val="superscript"/>
          </w:rPr>
          <w:delInstrText xml:space="preserve"> \* MERGEFORMAT </w:delInstrText>
        </w:r>
        <w:r w:rsidR="007C7265" w:rsidRPr="00B207B1" w:rsidDel="00F31754">
          <w:rPr>
            <w:rFonts w:hAnsiTheme="minorEastAsia"/>
            <w:vertAlign w:val="superscript"/>
            <w:rPrChange w:id="6227" w:author="JY0225" w:date="2017-08-24T12:10:00Z">
              <w:rPr>
                <w:rFonts w:hAnsiTheme="minorEastAsia"/>
                <w:vertAlign w:val="superscript"/>
              </w:rPr>
            </w:rPrChange>
          </w:rPr>
        </w:r>
        <w:r w:rsidR="007C7265" w:rsidRPr="00B207B1" w:rsidDel="00F31754">
          <w:rPr>
            <w:rFonts w:hAnsiTheme="minorEastAsia"/>
            <w:vertAlign w:val="superscript"/>
            <w:rPrChange w:id="6228" w:author="JY0225" w:date="2017-08-24T12:10:00Z">
              <w:rPr>
                <w:vertAlign w:val="superscript"/>
              </w:rPr>
            </w:rPrChange>
          </w:rPr>
          <w:fldChar w:fldCharType="separate"/>
        </w:r>
        <w:r w:rsidR="008E2759" w:rsidRPr="00B207B1" w:rsidDel="00F31754">
          <w:rPr>
            <w:rFonts w:hAnsiTheme="minorEastAsia"/>
            <w:vertAlign w:val="superscript"/>
            <w:rPrChange w:id="6229" w:author="JY0225" w:date="2017-08-24T12:10:00Z">
              <w:rPr>
                <w:vertAlign w:val="superscript"/>
              </w:rPr>
            </w:rPrChange>
          </w:rPr>
          <w:delText>[40]</w:delText>
        </w:r>
        <w:r w:rsidR="007C7265" w:rsidRPr="00B207B1" w:rsidDel="00F31754">
          <w:rPr>
            <w:rFonts w:hAnsiTheme="minorEastAsia"/>
            <w:vertAlign w:val="superscript"/>
            <w:rPrChange w:id="6230" w:author="JY0225" w:date="2017-08-24T12:10:00Z">
              <w:rPr>
                <w:vertAlign w:val="superscript"/>
              </w:rPr>
            </w:rPrChange>
          </w:rPr>
          <w:fldChar w:fldCharType="end"/>
        </w:r>
      </w:del>
      <w:ins w:id="6231"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_Ref491375976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3925A9">
        <w:rPr>
          <w:rFonts w:hAnsiTheme="minorEastAsia" w:hint="eastAsia"/>
          <w:b/>
          <w:bCs/>
          <w:vertAlign w:val="superscript"/>
        </w:rPr>
        <w:t>错误!未找到引用源。</w:t>
      </w:r>
      <w:ins w:id="6232" w:author="微软用户" w:date="2017-08-24T22:10:00Z">
        <w:r w:rsidR="004C52E1" w:rsidRPr="00B207B1">
          <w:rPr>
            <w:rFonts w:hAnsiTheme="minorEastAsia"/>
            <w:vertAlign w:val="superscript"/>
          </w:rPr>
          <w:fldChar w:fldCharType="end"/>
        </w:r>
      </w:ins>
      <w:r w:rsidR="006A7039" w:rsidRPr="00B207B1">
        <w:rPr>
          <w:rFonts w:hAnsiTheme="minorEastAsia" w:hint="eastAsia"/>
          <w:color w:val="000000" w:themeColor="text1"/>
          <w:rPrChange w:id="6233" w:author="JY0225" w:date="2017-08-24T12:10:00Z">
            <w:rPr>
              <w:rFonts w:hint="eastAsia"/>
              <w:color w:val="000000" w:themeColor="text1"/>
            </w:rPr>
          </w:rPrChange>
        </w:rPr>
        <w:t>。</w:t>
      </w:r>
      <w:r w:rsidR="00293FB6" w:rsidRPr="00B207B1">
        <w:rPr>
          <w:rFonts w:hAnsiTheme="minorEastAsia" w:hint="eastAsia"/>
          <w:color w:val="000000" w:themeColor="text1"/>
          <w:rPrChange w:id="6234" w:author="JY0225" w:date="2017-08-24T12:10:00Z">
            <w:rPr>
              <w:rFonts w:hint="eastAsia"/>
              <w:color w:val="000000" w:themeColor="text1"/>
            </w:rPr>
          </w:rPrChange>
        </w:rPr>
        <w:t>优化后的中间件系统对数据库的操作进行的全面优化，不仅分离了数据库层操作，更是改变了执行数据库操作的方式</w:t>
      </w:r>
      <w:r w:rsidR="007622AD" w:rsidRPr="00B207B1">
        <w:rPr>
          <w:rFonts w:hAnsiTheme="minorEastAsia" w:hint="eastAsia"/>
          <w:color w:val="000000" w:themeColor="text1"/>
          <w:rPrChange w:id="6235" w:author="JY0225" w:date="2017-08-24T12:10:00Z">
            <w:rPr>
              <w:rFonts w:hint="eastAsia"/>
              <w:color w:val="000000" w:themeColor="text1"/>
            </w:rPr>
          </w:rPrChange>
        </w:rPr>
        <w:t>。</w:t>
      </w:r>
      <w:r w:rsidR="00F01704" w:rsidRPr="00B207B1">
        <w:rPr>
          <w:rFonts w:hAnsiTheme="minorEastAsia" w:hint="eastAsia"/>
          <w:color w:val="000000" w:themeColor="text1"/>
          <w:rPrChange w:id="6236" w:author="JY0225" w:date="2017-08-24T12:10:00Z">
            <w:rPr>
              <w:rFonts w:hint="eastAsia"/>
              <w:color w:val="000000" w:themeColor="text1"/>
            </w:rPr>
          </w:rPrChange>
        </w:rPr>
        <w:t>优化后的中间件系统使用了占位符的方式来抵御</w:t>
      </w:r>
      <w:r w:rsidR="00F01704" w:rsidRPr="00B207B1">
        <w:rPr>
          <w:rFonts w:hAnsiTheme="minorEastAsia"/>
          <w:color w:val="000000" w:themeColor="text1"/>
          <w:rPrChange w:id="6237" w:author="JY0225" w:date="2017-08-24T12:10:00Z">
            <w:rPr>
              <w:color w:val="000000" w:themeColor="text1"/>
            </w:rPr>
          </w:rPrChange>
        </w:rPr>
        <w:t>SQL</w:t>
      </w:r>
      <w:r w:rsidR="00F01704" w:rsidRPr="00B207B1">
        <w:rPr>
          <w:rFonts w:hAnsiTheme="minorEastAsia" w:hint="eastAsia"/>
          <w:color w:val="000000" w:themeColor="text1"/>
          <w:rPrChange w:id="6238" w:author="JY0225" w:date="2017-08-24T12:10:00Z">
            <w:rPr>
              <w:rFonts w:hint="eastAsia"/>
              <w:color w:val="000000" w:themeColor="text1"/>
            </w:rPr>
          </w:rPrChange>
        </w:rPr>
        <w:t>注入攻击</w:t>
      </w:r>
      <w:del w:id="6239" w:author="微软用户" w:date="2017-08-24T21:30:00Z">
        <w:r w:rsidR="007C7265" w:rsidRPr="00B207B1" w:rsidDel="00A1673A">
          <w:rPr>
            <w:rFonts w:hAnsiTheme="minorEastAsia"/>
            <w:color w:val="000000" w:themeColor="text1"/>
            <w:vertAlign w:val="superscript"/>
            <w:rPrChange w:id="6240" w:author="JY0225" w:date="2017-08-24T12:10:00Z">
              <w:rPr>
                <w:color w:val="000000" w:themeColor="text1"/>
                <w:vertAlign w:val="superscript"/>
              </w:rPr>
            </w:rPrChange>
          </w:rPr>
          <w:fldChar w:fldCharType="begin"/>
        </w:r>
        <w:r w:rsidR="007C7265" w:rsidRPr="00B207B1" w:rsidDel="00A1673A">
          <w:rPr>
            <w:rFonts w:hAnsiTheme="minorEastAsia"/>
            <w:color w:val="000000" w:themeColor="text1"/>
            <w:vertAlign w:val="superscript"/>
            <w:rPrChange w:id="6241" w:author="JY0225" w:date="2017-08-24T12:10:00Z">
              <w:rPr>
                <w:color w:val="000000" w:themeColor="text1"/>
                <w:vertAlign w:val="superscript"/>
              </w:rPr>
            </w:rPrChange>
          </w:rPr>
          <w:delInstrText xml:space="preserve"> REF _Ref489795089 \r \h </w:delInstrText>
        </w:r>
        <w:r w:rsidR="00653D38" w:rsidRPr="00B207B1" w:rsidDel="00A1673A">
          <w:rPr>
            <w:rFonts w:hAnsiTheme="minorEastAsia"/>
            <w:color w:val="000000" w:themeColor="text1"/>
            <w:vertAlign w:val="superscript"/>
          </w:rPr>
          <w:delInstrText xml:space="preserve"> \* MERGEFORMAT </w:delInstrText>
        </w:r>
        <w:r w:rsidR="007C7265" w:rsidRPr="00B207B1" w:rsidDel="00A1673A">
          <w:rPr>
            <w:rFonts w:hAnsiTheme="minorEastAsia"/>
            <w:color w:val="000000" w:themeColor="text1"/>
            <w:vertAlign w:val="superscript"/>
            <w:rPrChange w:id="6242" w:author="JY0225" w:date="2017-08-24T12:10:00Z">
              <w:rPr>
                <w:rFonts w:hAnsiTheme="minorEastAsia"/>
                <w:color w:val="000000" w:themeColor="text1"/>
                <w:vertAlign w:val="superscript"/>
              </w:rPr>
            </w:rPrChange>
          </w:rPr>
        </w:r>
        <w:r w:rsidR="007C7265" w:rsidRPr="00B207B1" w:rsidDel="00A1673A">
          <w:rPr>
            <w:rFonts w:hAnsiTheme="minorEastAsia"/>
            <w:color w:val="000000" w:themeColor="text1"/>
            <w:vertAlign w:val="superscript"/>
            <w:rPrChange w:id="6243" w:author="JY0225" w:date="2017-08-24T12:10:00Z">
              <w:rPr>
                <w:color w:val="000000" w:themeColor="text1"/>
                <w:vertAlign w:val="superscript"/>
              </w:rPr>
            </w:rPrChange>
          </w:rPr>
          <w:fldChar w:fldCharType="separate"/>
        </w:r>
      </w:del>
      <w:ins w:id="6244" w:author="JY0225" w:date="2017-08-23T16:27:00Z">
        <w:del w:id="6245" w:author="微软用户" w:date="2017-08-24T21:30:00Z">
          <w:r w:rsidR="008E2759" w:rsidRPr="00B207B1" w:rsidDel="00A1673A">
            <w:rPr>
              <w:rFonts w:hAnsiTheme="minorEastAsia"/>
              <w:color w:val="000000" w:themeColor="text1"/>
              <w:vertAlign w:val="superscript"/>
              <w:rPrChange w:id="6246" w:author="JY0225" w:date="2017-08-24T12:10:00Z">
                <w:rPr>
                  <w:color w:val="000000" w:themeColor="text1"/>
                  <w:vertAlign w:val="superscript"/>
                </w:rPr>
              </w:rPrChange>
            </w:rPr>
            <w:delText>[1]</w:delText>
          </w:r>
        </w:del>
      </w:ins>
      <w:del w:id="6247" w:author="微软用户" w:date="2017-08-24T21:30:00Z">
        <w:r w:rsidR="00F518C7" w:rsidRPr="00B207B1" w:rsidDel="00A1673A">
          <w:rPr>
            <w:rFonts w:hAnsiTheme="minorEastAsia"/>
            <w:color w:val="000000" w:themeColor="text1"/>
            <w:vertAlign w:val="superscript"/>
            <w:rPrChange w:id="6248" w:author="JY0225" w:date="2017-08-24T12:10:00Z">
              <w:rPr>
                <w:color w:val="000000" w:themeColor="text1"/>
                <w:vertAlign w:val="superscript"/>
              </w:rPr>
            </w:rPrChange>
          </w:rPr>
          <w:delText>[41]</w:delText>
        </w:r>
        <w:r w:rsidR="007C7265" w:rsidRPr="00B207B1" w:rsidDel="00A1673A">
          <w:rPr>
            <w:rFonts w:hAnsiTheme="minorEastAsia"/>
            <w:color w:val="000000" w:themeColor="text1"/>
            <w:vertAlign w:val="superscript"/>
            <w:rPrChange w:id="6249" w:author="JY0225" w:date="2017-08-24T12:10:00Z">
              <w:rPr>
                <w:color w:val="000000" w:themeColor="text1"/>
                <w:vertAlign w:val="superscript"/>
              </w:rPr>
            </w:rPrChange>
          </w:rPr>
          <w:fldChar w:fldCharType="end"/>
        </w:r>
      </w:del>
      <w:r w:rsidR="00F01704" w:rsidRPr="00B207B1">
        <w:rPr>
          <w:rFonts w:hAnsiTheme="minorEastAsia" w:hint="eastAsia"/>
          <w:color w:val="000000" w:themeColor="text1"/>
          <w:rPrChange w:id="6250" w:author="JY0225" w:date="2017-08-24T12:10: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7335E7" w:rsidRPr="00B207B1" w14:paraId="146C46F5" w14:textId="77777777" w:rsidTr="002E0505">
        <w:tc>
          <w:tcPr>
            <w:tcW w:w="7851" w:type="dxa"/>
          </w:tcPr>
          <w:p w14:paraId="2F436A3D"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003A5B51" w:rsidRPr="00B207B1">
              <w:rPr>
                <w:rFonts w:eastAsiaTheme="minorEastAsia" w:hint="eastAsia"/>
                <w:spacing w:val="0"/>
              </w:rPr>
              <w:t>使用</w:t>
            </w:r>
            <w:r w:rsidR="003A5B51" w:rsidRPr="00B207B1">
              <w:rPr>
                <w:rFonts w:eastAsiaTheme="minorEastAsia"/>
                <w:spacing w:val="0"/>
              </w:rPr>
              <w:t>占位符的方式构建</w:t>
            </w:r>
            <w:r w:rsidR="003A5B51" w:rsidRPr="00B207B1">
              <w:rPr>
                <w:rFonts w:eastAsiaTheme="minorEastAsia"/>
                <w:spacing w:val="0"/>
              </w:rPr>
              <w:t>SQL</w:t>
            </w:r>
            <w:r w:rsidR="003A5B51" w:rsidRPr="00B207B1">
              <w:rPr>
                <w:rFonts w:eastAsiaTheme="minorEastAsia"/>
                <w:spacing w:val="0"/>
              </w:rPr>
              <w:t>语句</w:t>
            </w:r>
          </w:p>
          <w:p w14:paraId="484F8432"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sqlString = "insert into Log values(?,?,?,?,?,?);"</w:t>
            </w:r>
          </w:p>
          <w:p w14:paraId="2D8F4A6E"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00712D38" w:rsidRPr="00B207B1">
              <w:rPr>
                <w:rFonts w:eastAsiaTheme="minorEastAsia" w:hint="eastAsia"/>
                <w:spacing w:val="0"/>
              </w:rPr>
              <w:t>，执行</w:t>
            </w:r>
            <w:r w:rsidR="00E310B7" w:rsidRPr="00B207B1">
              <w:rPr>
                <w:rFonts w:eastAsiaTheme="minorEastAsia" w:hint="eastAsia"/>
                <w:spacing w:val="0"/>
              </w:rPr>
              <w:t>SQL</w:t>
            </w:r>
            <w:r w:rsidR="00E310B7" w:rsidRPr="00B207B1">
              <w:rPr>
                <w:rFonts w:eastAsiaTheme="minorEastAsia" w:hint="eastAsia"/>
                <w:spacing w:val="0"/>
              </w:rPr>
              <w:t>语句</w:t>
            </w:r>
          </w:p>
          <w:p w14:paraId="6D2736C0" w14:textId="77777777" w:rsidR="007335E7" w:rsidRPr="00B207B1" w:rsidRDefault="007335E7" w:rsidP="002E0505">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18EAEB5D" w14:textId="77777777" w:rsidR="00893BF5" w:rsidRPr="00B207B1" w:rsidRDefault="00896538" w:rsidP="00377477">
      <w:pPr>
        <w:pStyle w:val="31"/>
      </w:pPr>
      <w:bookmarkStart w:id="6251" w:name="_Toc491952479"/>
      <w:r w:rsidRPr="00B207B1">
        <w:t>6.4</w:t>
      </w:r>
      <w:r w:rsidR="004A0C1E" w:rsidRPr="00B207B1">
        <w:t>.2</w:t>
      </w:r>
      <w:r w:rsidR="00FB279D" w:rsidRPr="00B207B1">
        <w:t>稳定</w:t>
      </w:r>
      <w:r w:rsidRPr="00B207B1">
        <w:t>性分析</w:t>
      </w:r>
      <w:bookmarkEnd w:id="6251"/>
    </w:p>
    <w:p w14:paraId="075417C5" w14:textId="77777777" w:rsidR="00375191" w:rsidRPr="00B207B1" w:rsidRDefault="00375191" w:rsidP="00C040AC">
      <w:pPr>
        <w:spacing w:line="400" w:lineRule="exact"/>
        <w:rPr>
          <w:rFonts w:hAnsiTheme="minorEastAsia"/>
          <w:color w:val="000000" w:themeColor="text1"/>
          <w:rPrChange w:id="6252" w:author="JY0225" w:date="2017-08-24T12:10:00Z">
            <w:rPr>
              <w:color w:val="000000" w:themeColor="text1"/>
            </w:rPr>
          </w:rPrChange>
        </w:rPr>
      </w:pPr>
      <w:r w:rsidRPr="00B207B1">
        <w:rPr>
          <w:color w:val="000000" w:themeColor="text1"/>
        </w:rPr>
        <w:tab/>
      </w:r>
      <w:r w:rsidRPr="00B207B1">
        <w:rPr>
          <w:rFonts w:hAnsiTheme="minorEastAsia"/>
          <w:color w:val="000000" w:themeColor="text1"/>
          <w:rPrChange w:id="6253" w:author="JY0225" w:date="2017-08-24T12:10:00Z">
            <w:rPr>
              <w:color w:val="000000" w:themeColor="text1"/>
            </w:rPr>
          </w:rPrChange>
        </w:rPr>
        <w:t>1</w:t>
      </w:r>
      <w:r w:rsidRPr="00B207B1">
        <w:rPr>
          <w:rFonts w:hAnsiTheme="minorEastAsia" w:hint="eastAsia"/>
          <w:color w:val="000000" w:themeColor="text1"/>
          <w:rPrChange w:id="6254" w:author="JY0225" w:date="2017-08-24T12:10:00Z">
            <w:rPr>
              <w:rFonts w:hint="eastAsia"/>
              <w:color w:val="000000" w:themeColor="text1"/>
            </w:rPr>
          </w:rPrChange>
        </w:rPr>
        <w:t>）系统稳定性</w:t>
      </w:r>
    </w:p>
    <w:p w14:paraId="402090E5" w14:textId="77777777" w:rsidR="00C040AC" w:rsidRPr="00B207B1" w:rsidRDefault="00C040AC" w:rsidP="00C040AC">
      <w:pPr>
        <w:spacing w:line="400" w:lineRule="exact"/>
        <w:rPr>
          <w:rFonts w:hAnsiTheme="minorEastAsia"/>
          <w:color w:val="000000" w:themeColor="text1"/>
          <w:rPrChange w:id="6255" w:author="JY0225" w:date="2017-08-24T12:10:00Z">
            <w:rPr>
              <w:color w:val="000000" w:themeColor="text1"/>
            </w:rPr>
          </w:rPrChange>
        </w:rPr>
      </w:pPr>
      <w:r w:rsidRPr="00B207B1">
        <w:rPr>
          <w:rFonts w:hAnsiTheme="minorEastAsia"/>
          <w:color w:val="000000" w:themeColor="text1"/>
          <w:rPrChange w:id="6256" w:author="JY0225" w:date="2017-08-24T12:10:00Z">
            <w:rPr>
              <w:color w:val="000000" w:themeColor="text1"/>
            </w:rPr>
          </w:rPrChange>
        </w:rPr>
        <w:tab/>
      </w:r>
      <w:r w:rsidR="0095674E" w:rsidRPr="00B207B1">
        <w:rPr>
          <w:rFonts w:hAnsiTheme="minorEastAsia" w:hint="eastAsia"/>
          <w:rPrChange w:id="6257" w:author="JY0225" w:date="2017-08-24T12:10:00Z">
            <w:rPr>
              <w:rFonts w:ascii="Times New Roman" w:hAnsi="Times New Roman" w:hint="eastAsia"/>
            </w:rPr>
          </w:rPrChange>
        </w:rPr>
        <w:t>中间件系统可以同时处理来自不同用户的请求，</w:t>
      </w:r>
      <w:r w:rsidR="005968AF" w:rsidRPr="00B207B1">
        <w:rPr>
          <w:rFonts w:hAnsiTheme="minorEastAsia" w:hint="eastAsia"/>
          <w:rPrChange w:id="6258" w:author="JY0225" w:date="2017-08-24T12:10:00Z">
            <w:rPr>
              <w:rFonts w:ascii="Times New Roman" w:hAnsi="Times New Roman" w:hint="eastAsia"/>
            </w:rPr>
          </w:rPrChange>
        </w:rPr>
        <w:t>同时</w:t>
      </w:r>
      <w:r w:rsidR="0095674E" w:rsidRPr="00B207B1">
        <w:rPr>
          <w:rFonts w:hAnsiTheme="minorEastAsia" w:hint="eastAsia"/>
          <w:rPrChange w:id="6259" w:author="JY0225" w:date="2017-08-24T12:10:00Z">
            <w:rPr>
              <w:rFonts w:ascii="Times New Roman" w:hAnsi="Times New Roman" w:hint="eastAsia"/>
            </w:rPr>
          </w:rPrChange>
        </w:rPr>
        <w:t>用户也能批量地发送请求给中间件。</w:t>
      </w:r>
      <w:r w:rsidR="009D5030" w:rsidRPr="00B207B1">
        <w:rPr>
          <w:rFonts w:hAnsiTheme="minorEastAsia" w:hint="eastAsia"/>
          <w:rPrChange w:id="6260" w:author="JY0225" w:date="2017-08-24T12:10:00Z">
            <w:rPr>
              <w:rFonts w:ascii="Times New Roman" w:hAnsi="Times New Roman" w:hint="eastAsia"/>
            </w:rPr>
          </w:rPrChange>
        </w:rPr>
        <w:t>因此用户的请求</w:t>
      </w:r>
      <w:r w:rsidR="000C6282" w:rsidRPr="00B207B1">
        <w:rPr>
          <w:rFonts w:hAnsiTheme="minorEastAsia" w:hint="eastAsia"/>
          <w:rPrChange w:id="6261" w:author="JY0225" w:date="2017-08-24T12:10:00Z">
            <w:rPr>
              <w:rFonts w:ascii="Times New Roman" w:hAnsi="Times New Roman" w:hint="eastAsia"/>
            </w:rPr>
          </w:rPrChange>
        </w:rPr>
        <w:t>不会立马被执行，</w:t>
      </w:r>
      <w:r w:rsidR="00763271" w:rsidRPr="00B207B1">
        <w:rPr>
          <w:rFonts w:hAnsiTheme="minorEastAsia" w:hint="eastAsia"/>
          <w:rPrChange w:id="6262" w:author="JY0225" w:date="2017-08-24T12:10:00Z">
            <w:rPr>
              <w:rFonts w:ascii="Times New Roman" w:hAnsi="Times New Roman" w:hint="eastAsia"/>
            </w:rPr>
          </w:rPrChange>
        </w:rPr>
        <w:t>而</w:t>
      </w:r>
      <w:r w:rsidR="009D5030" w:rsidRPr="00B207B1">
        <w:rPr>
          <w:rFonts w:hAnsiTheme="minorEastAsia" w:hint="eastAsia"/>
          <w:rPrChange w:id="6263" w:author="JY0225" w:date="2017-08-24T12:10:00Z">
            <w:rPr>
              <w:rFonts w:ascii="Times New Roman" w:hAnsi="Times New Roman" w:hint="eastAsia"/>
            </w:rPr>
          </w:rPrChange>
        </w:rPr>
        <w:t>是以缓存的形式保存的</w:t>
      </w:r>
      <w:r w:rsidR="00763271" w:rsidRPr="00B207B1">
        <w:rPr>
          <w:rFonts w:hAnsiTheme="minorEastAsia" w:hint="eastAsia"/>
          <w:rPrChange w:id="6264" w:author="JY0225" w:date="2017-08-24T12:10:00Z">
            <w:rPr>
              <w:rFonts w:ascii="Times New Roman" w:hAnsi="Times New Roman" w:hint="eastAsia"/>
            </w:rPr>
          </w:rPrChange>
        </w:rPr>
        <w:t>。</w:t>
      </w:r>
      <w:r w:rsidR="006358BB" w:rsidRPr="00B207B1">
        <w:rPr>
          <w:rFonts w:hAnsiTheme="minorEastAsia" w:hint="eastAsia"/>
          <w:rPrChange w:id="6265" w:author="JY0225" w:date="2017-08-24T12:10:00Z">
            <w:rPr>
              <w:rFonts w:ascii="Times New Roman" w:hAnsi="Times New Roman" w:hint="eastAsia"/>
            </w:rPr>
          </w:rPrChange>
        </w:rPr>
        <w:t>当</w:t>
      </w:r>
      <w:r w:rsidR="00C77062" w:rsidRPr="00B207B1">
        <w:rPr>
          <w:rFonts w:hAnsiTheme="minorEastAsia" w:hint="eastAsia"/>
          <w:rPrChange w:id="6266" w:author="JY0225" w:date="2017-08-24T12:10:00Z">
            <w:rPr>
              <w:rFonts w:ascii="Times New Roman" w:hAnsi="Times New Roman" w:hint="eastAsia"/>
            </w:rPr>
          </w:rPrChange>
        </w:rPr>
        <w:t>用户注销</w:t>
      </w:r>
      <w:r w:rsidR="00AA2C63" w:rsidRPr="00B207B1">
        <w:rPr>
          <w:rFonts w:hAnsiTheme="minorEastAsia" w:hint="eastAsia"/>
          <w:rPrChange w:id="6267" w:author="JY0225" w:date="2017-08-24T12:10:00Z">
            <w:rPr>
              <w:rFonts w:ascii="Times New Roman" w:hAnsi="Times New Roman" w:hint="eastAsia"/>
            </w:rPr>
          </w:rPrChange>
        </w:rPr>
        <w:t>或是中间件系统遇到故障之后，</w:t>
      </w:r>
      <w:r w:rsidR="005B487E" w:rsidRPr="00B207B1">
        <w:rPr>
          <w:rFonts w:hAnsiTheme="minorEastAsia" w:hint="eastAsia"/>
          <w:rPrChange w:id="6268" w:author="JY0225" w:date="2017-08-24T12:10:00Z">
            <w:rPr>
              <w:rFonts w:ascii="Times New Roman" w:hAnsi="Times New Roman" w:hint="eastAsia"/>
            </w:rPr>
          </w:rPrChange>
        </w:rPr>
        <w:t>优化后的中间件系统会在</w:t>
      </w:r>
      <w:r w:rsidR="00C77062" w:rsidRPr="00B207B1">
        <w:rPr>
          <w:rFonts w:hAnsiTheme="minorEastAsia" w:hint="eastAsia"/>
          <w:rPrChange w:id="6269" w:author="JY0225" w:date="2017-08-24T12:10:00Z">
            <w:rPr>
              <w:rFonts w:ascii="Times New Roman" w:hAnsi="Times New Roman" w:hint="eastAsia"/>
            </w:rPr>
          </w:rPrChange>
        </w:rPr>
        <w:t>中间件系统</w:t>
      </w:r>
      <w:r w:rsidR="00B300C7" w:rsidRPr="00B207B1">
        <w:rPr>
          <w:rFonts w:hAnsiTheme="minorEastAsia" w:hint="eastAsia"/>
          <w:rPrChange w:id="6270" w:author="JY0225" w:date="2017-08-24T12:10:00Z">
            <w:rPr>
              <w:rFonts w:ascii="Times New Roman" w:hAnsi="Times New Roman" w:hint="eastAsia"/>
            </w:rPr>
          </w:rPrChange>
        </w:rPr>
        <w:t>重启后，</w:t>
      </w:r>
      <w:r w:rsidR="00CD7FD3" w:rsidRPr="00B207B1">
        <w:rPr>
          <w:rFonts w:hAnsiTheme="minorEastAsia" w:hint="eastAsia"/>
          <w:rPrChange w:id="6271" w:author="JY0225" w:date="2017-08-24T12:10:00Z">
            <w:rPr>
              <w:rFonts w:ascii="Times New Roman" w:hAnsi="Times New Roman" w:hint="eastAsia"/>
            </w:rPr>
          </w:rPrChange>
        </w:rPr>
        <w:t>自动执行未完成的任务。保证</w:t>
      </w:r>
      <w:r w:rsidR="00A6599F" w:rsidRPr="00B207B1">
        <w:rPr>
          <w:rFonts w:hAnsiTheme="minorEastAsia" w:hint="eastAsia"/>
          <w:rPrChange w:id="6272" w:author="JY0225" w:date="2017-08-24T12:10:00Z">
            <w:rPr>
              <w:rFonts w:ascii="Times New Roman" w:hAnsi="Times New Roman" w:hint="eastAsia"/>
            </w:rPr>
          </w:rPrChange>
        </w:rPr>
        <w:t>用户提供的请求不会丢失。</w:t>
      </w:r>
      <w:r w:rsidR="009B6053" w:rsidRPr="00B207B1">
        <w:rPr>
          <w:rFonts w:hAnsiTheme="minorEastAsia" w:hint="eastAsia"/>
          <w:rPrChange w:id="6273" w:author="JY0225" w:date="2017-08-24T12:10:00Z">
            <w:rPr>
              <w:rFonts w:ascii="Times New Roman" w:hAnsi="Times New Roman" w:hint="eastAsia"/>
            </w:rPr>
          </w:rPrChange>
        </w:rPr>
        <w:t>此外，</w:t>
      </w:r>
      <w:r w:rsidR="00FB7BB0" w:rsidRPr="00B207B1">
        <w:rPr>
          <w:rFonts w:hAnsiTheme="minorEastAsia" w:hint="eastAsia"/>
          <w:rPrChange w:id="6274" w:author="JY0225" w:date="2017-08-24T12:10:00Z">
            <w:rPr>
              <w:rFonts w:ascii="Times New Roman" w:hAnsi="Times New Roman" w:hint="eastAsia"/>
            </w:rPr>
          </w:rPrChange>
        </w:rPr>
        <w:t>通过大量的压力测试、边界值测试</w:t>
      </w:r>
      <w:r w:rsidR="00DF26F8" w:rsidRPr="00B207B1">
        <w:rPr>
          <w:rFonts w:hAnsiTheme="minorEastAsia" w:hint="eastAsia"/>
          <w:rPrChange w:id="6275" w:author="JY0225" w:date="2017-08-24T12:10:00Z">
            <w:rPr>
              <w:rFonts w:ascii="Times New Roman" w:hAnsi="Times New Roman" w:hint="eastAsia"/>
            </w:rPr>
          </w:rPrChange>
        </w:rPr>
        <w:t>增强了中间件</w:t>
      </w:r>
      <w:r w:rsidR="00F44D28" w:rsidRPr="00B207B1">
        <w:rPr>
          <w:rFonts w:hAnsiTheme="minorEastAsia" w:hint="eastAsia"/>
          <w:rPrChange w:id="6276" w:author="JY0225" w:date="2017-08-24T12:10:00Z">
            <w:rPr>
              <w:rFonts w:ascii="Times New Roman" w:hAnsi="Times New Roman" w:hint="eastAsia"/>
            </w:rPr>
          </w:rPrChange>
        </w:rPr>
        <w:t>系统的鲁棒性</w:t>
      </w:r>
      <w:r w:rsidR="000C11AD" w:rsidRPr="00B207B1">
        <w:rPr>
          <w:rFonts w:hAnsiTheme="minorEastAsia" w:hint="eastAsia"/>
          <w:rPrChange w:id="6277" w:author="JY0225" w:date="2017-08-24T12:10:00Z">
            <w:rPr>
              <w:rFonts w:ascii="Times New Roman" w:hAnsi="Times New Roman" w:hint="eastAsia"/>
            </w:rPr>
          </w:rPrChange>
        </w:rPr>
        <w:t>。</w:t>
      </w:r>
      <w:r w:rsidR="00E92391" w:rsidRPr="00B207B1">
        <w:rPr>
          <w:rFonts w:hAnsiTheme="minorEastAsia" w:hint="eastAsia"/>
          <w:rPrChange w:id="6278" w:author="JY0225" w:date="2017-08-24T12:10:00Z">
            <w:rPr>
              <w:rFonts w:ascii="Times New Roman" w:hAnsi="Times New Roman" w:hint="eastAsia"/>
            </w:rPr>
          </w:rPrChange>
        </w:rPr>
        <w:t>当用户执行错误的操作时，</w:t>
      </w:r>
      <w:r w:rsidR="00E92391" w:rsidRPr="00B207B1">
        <w:rPr>
          <w:rFonts w:hAnsiTheme="minorEastAsia" w:hint="eastAsia"/>
          <w:rPrChange w:id="6279" w:author="JY0225" w:date="2017-08-24T12:10:00Z">
            <w:rPr>
              <w:rFonts w:ascii="Times New Roman" w:hAnsi="Times New Roman" w:hint="eastAsia"/>
            </w:rPr>
          </w:rPrChange>
        </w:rPr>
        <w:lastRenderedPageBreak/>
        <w:t>会抛出相应的异常，而不是强制退出。</w:t>
      </w:r>
    </w:p>
    <w:p w14:paraId="3C63811A" w14:textId="77777777" w:rsidR="00375191" w:rsidRPr="00B207B1" w:rsidRDefault="00375191" w:rsidP="00C040AC">
      <w:pPr>
        <w:spacing w:line="400" w:lineRule="exact"/>
        <w:rPr>
          <w:rFonts w:hAnsiTheme="minorEastAsia"/>
          <w:color w:val="000000" w:themeColor="text1"/>
          <w:rPrChange w:id="6280" w:author="JY0225" w:date="2017-08-24T12:10:00Z">
            <w:rPr>
              <w:color w:val="000000" w:themeColor="text1"/>
            </w:rPr>
          </w:rPrChange>
        </w:rPr>
      </w:pPr>
      <w:r w:rsidRPr="00B207B1">
        <w:rPr>
          <w:rFonts w:hAnsiTheme="minorEastAsia"/>
          <w:color w:val="000000" w:themeColor="text1"/>
          <w:rPrChange w:id="6281" w:author="JY0225" w:date="2017-08-24T12:10:00Z">
            <w:rPr>
              <w:color w:val="000000" w:themeColor="text1"/>
            </w:rPr>
          </w:rPrChange>
        </w:rPr>
        <w:tab/>
        <w:t>2</w:t>
      </w:r>
      <w:r w:rsidRPr="00B207B1">
        <w:rPr>
          <w:rFonts w:hAnsiTheme="minorEastAsia" w:hint="eastAsia"/>
          <w:color w:val="000000" w:themeColor="text1"/>
          <w:rPrChange w:id="6282" w:author="JY0225" w:date="2017-08-24T12:10:00Z">
            <w:rPr>
              <w:rFonts w:hint="eastAsia"/>
              <w:color w:val="000000" w:themeColor="text1"/>
            </w:rPr>
          </w:rPrChange>
        </w:rPr>
        <w:t>）</w:t>
      </w:r>
      <w:r w:rsidR="002A015A" w:rsidRPr="00B207B1">
        <w:rPr>
          <w:rFonts w:hAnsiTheme="minorEastAsia" w:hint="eastAsia"/>
          <w:color w:val="000000" w:themeColor="text1"/>
          <w:rPrChange w:id="6283" w:author="JY0225" w:date="2017-08-24T12:10:00Z">
            <w:rPr>
              <w:rFonts w:hint="eastAsia"/>
              <w:color w:val="000000" w:themeColor="text1"/>
            </w:rPr>
          </w:rPrChange>
        </w:rPr>
        <w:t>传输</w:t>
      </w:r>
      <w:r w:rsidRPr="00B207B1">
        <w:rPr>
          <w:rFonts w:hAnsiTheme="minorEastAsia" w:hint="eastAsia"/>
          <w:color w:val="000000" w:themeColor="text1"/>
          <w:rPrChange w:id="6284" w:author="JY0225" w:date="2017-08-24T12:10:00Z">
            <w:rPr>
              <w:rFonts w:hint="eastAsia"/>
              <w:color w:val="000000" w:themeColor="text1"/>
            </w:rPr>
          </w:rPrChange>
        </w:rPr>
        <w:t>稳定性</w:t>
      </w:r>
    </w:p>
    <w:p w14:paraId="505C891A" w14:textId="7E6AB268" w:rsidR="00BE4096" w:rsidRPr="00B207B1" w:rsidRDefault="00A728D1" w:rsidP="00C040AC">
      <w:pPr>
        <w:spacing w:line="400" w:lineRule="exact"/>
        <w:rPr>
          <w:rFonts w:hAnsiTheme="minorEastAsia"/>
          <w:color w:val="000000" w:themeColor="text1"/>
          <w:rPrChange w:id="6285" w:author="JY0225" w:date="2017-08-24T12:10:00Z">
            <w:rPr>
              <w:color w:val="000000" w:themeColor="text1"/>
            </w:rPr>
          </w:rPrChange>
        </w:rPr>
      </w:pPr>
      <w:r w:rsidRPr="00B207B1">
        <w:rPr>
          <w:rFonts w:hAnsiTheme="minorEastAsia"/>
          <w:color w:val="000000" w:themeColor="text1"/>
          <w:rPrChange w:id="6286" w:author="JY0225" w:date="2017-08-24T12:10:00Z">
            <w:rPr>
              <w:color w:val="000000" w:themeColor="text1"/>
            </w:rPr>
          </w:rPrChange>
        </w:rPr>
        <w:tab/>
      </w:r>
      <w:r w:rsidR="00225C00" w:rsidRPr="00B207B1">
        <w:rPr>
          <w:rFonts w:hAnsiTheme="minorEastAsia" w:hint="eastAsia"/>
          <w:color w:val="000000" w:themeColor="text1"/>
          <w:rPrChange w:id="6287" w:author="JY0225" w:date="2017-08-24T12:10:00Z">
            <w:rPr>
              <w:rFonts w:hint="eastAsia"/>
              <w:color w:val="000000" w:themeColor="text1"/>
            </w:rPr>
          </w:rPrChange>
        </w:rPr>
        <w:t>网络环境受到很多因素的制约，云</w:t>
      </w:r>
      <w:r w:rsidR="00476838" w:rsidRPr="00B207B1">
        <w:rPr>
          <w:rFonts w:hAnsiTheme="minorEastAsia" w:hint="eastAsia"/>
          <w:color w:val="000000" w:themeColor="text1"/>
          <w:rPrChange w:id="6288" w:author="JY0225" w:date="2017-08-24T12:10:00Z">
            <w:rPr>
              <w:rFonts w:hint="eastAsia"/>
              <w:color w:val="000000" w:themeColor="text1"/>
            </w:rPr>
          </w:rPrChange>
        </w:rPr>
        <w:t>备份</w:t>
      </w:r>
      <w:r w:rsidR="00BA734D">
        <w:rPr>
          <w:rFonts w:hAnsiTheme="minorEastAsia" w:hint="eastAsia"/>
          <w:color w:val="000000" w:themeColor="text1"/>
        </w:rPr>
        <w:t>服务</w:t>
      </w:r>
      <w:r w:rsidR="00225C00" w:rsidRPr="00B207B1">
        <w:rPr>
          <w:rFonts w:hAnsiTheme="minorEastAsia" w:hint="eastAsia"/>
          <w:color w:val="000000" w:themeColor="text1"/>
          <w:rPrChange w:id="6289" w:author="JY0225" w:date="2017-08-24T12:10:00Z">
            <w:rPr>
              <w:rFonts w:hint="eastAsia"/>
              <w:color w:val="000000" w:themeColor="text1"/>
            </w:rPr>
          </w:rPrChange>
        </w:rPr>
        <w:t>是以网络作为基础的，尤其是上传和下载操作。</w:t>
      </w:r>
      <w:r w:rsidR="002A015A" w:rsidRPr="00B207B1">
        <w:rPr>
          <w:rFonts w:hAnsiTheme="minorEastAsia" w:hint="eastAsia"/>
          <w:color w:val="000000" w:themeColor="text1"/>
          <w:rPrChange w:id="6290" w:author="JY0225" w:date="2017-08-24T12:10:00Z">
            <w:rPr>
              <w:rFonts w:hint="eastAsia"/>
              <w:color w:val="000000" w:themeColor="text1"/>
            </w:rPr>
          </w:rPrChange>
        </w:rPr>
        <w:t>优化后的中间件系统充分地考虑到了网络的不稳定因素，当出现网络故障时，</w:t>
      </w:r>
      <w:r w:rsidR="00821421" w:rsidRPr="00B207B1">
        <w:rPr>
          <w:rFonts w:hAnsiTheme="minorEastAsia" w:hint="eastAsia"/>
          <w:color w:val="000000" w:themeColor="text1"/>
          <w:rPrChange w:id="6291" w:author="JY0225" w:date="2017-08-24T12:10:00Z">
            <w:rPr>
              <w:rFonts w:hint="eastAsia"/>
              <w:color w:val="000000" w:themeColor="text1"/>
            </w:rPr>
          </w:rPrChange>
        </w:rPr>
        <w:t>会记录断点信息，下次上传文件的时候，会根据断点信息进行续传，这大大地提升了数据传输的稳定性。</w:t>
      </w:r>
    </w:p>
    <w:p w14:paraId="09048F4D" w14:textId="77777777" w:rsidR="00110C35" w:rsidRPr="00B207B1" w:rsidRDefault="005F4657">
      <w:pPr>
        <w:pStyle w:val="21"/>
        <w:spacing w:line="240" w:lineRule="auto"/>
        <w:pPrChange w:id="6292" w:author="微软用户" w:date="2017-08-18T22:55:00Z">
          <w:pPr>
            <w:pStyle w:val="21"/>
          </w:pPr>
        </w:pPrChange>
      </w:pPr>
      <w:bookmarkStart w:id="6293" w:name="_Toc491952480"/>
      <w:r w:rsidRPr="00B207B1">
        <w:t>6.5</w:t>
      </w:r>
      <w:r w:rsidR="00110C35" w:rsidRPr="00B207B1">
        <w:t xml:space="preserve"> </w:t>
      </w:r>
      <w:ins w:id="6294" w:author="JY0225" w:date="2017-08-14T12:54:00Z">
        <w:del w:id="6295" w:author="微软用户" w:date="2017-08-27T14:10:00Z">
          <w:r w:rsidR="003F4529" w:rsidRPr="00B207B1" w:rsidDel="00EF300D">
            <w:rPr>
              <w:rFonts w:hint="eastAsia"/>
            </w:rPr>
            <w:delText>功能和性能</w:delText>
          </w:r>
        </w:del>
      </w:ins>
      <w:r w:rsidR="00AA17F8" w:rsidRPr="00B207B1">
        <w:t>对比</w:t>
      </w:r>
      <w:ins w:id="6296" w:author="微软用户" w:date="2017-08-27T14:10:00Z">
        <w:r w:rsidR="00EF300D" w:rsidRPr="00B207B1">
          <w:t>分析</w:t>
        </w:r>
      </w:ins>
      <w:bookmarkEnd w:id="6293"/>
      <w:ins w:id="6297" w:author="JY0225" w:date="2017-08-14T12:54:00Z">
        <w:del w:id="6298" w:author="微软用户" w:date="2017-08-27T14:10:00Z">
          <w:r w:rsidR="003F4529" w:rsidRPr="00B207B1" w:rsidDel="00EF300D">
            <w:rPr>
              <w:rFonts w:hint="eastAsia"/>
            </w:rPr>
            <w:delText>测试</w:delText>
          </w:r>
        </w:del>
      </w:ins>
      <w:del w:id="6299" w:author="JY0225" w:date="2017-08-14T12:54:00Z">
        <w:r w:rsidR="00C276C1" w:rsidRPr="00B207B1" w:rsidDel="003F4529">
          <w:delText>分析</w:delText>
        </w:r>
      </w:del>
    </w:p>
    <w:p w14:paraId="0EFA432F" w14:textId="77777777" w:rsidR="00814FEF" w:rsidRPr="00B207B1" w:rsidRDefault="00814FEF" w:rsidP="00814FEF">
      <w:pPr>
        <w:spacing w:line="400" w:lineRule="exact"/>
      </w:pPr>
      <w:r w:rsidRPr="00B207B1">
        <w:tab/>
      </w:r>
      <w:r w:rsidRPr="00B207B1">
        <w:rPr>
          <w:color w:val="000000" w:themeColor="text1"/>
        </w:rPr>
        <w:t>中间件优化的主要目的是基于前期的中间件系统</w:t>
      </w:r>
      <w:r w:rsidRPr="00B207B1">
        <w:rPr>
          <w:rFonts w:hint="eastAsia"/>
          <w:color w:val="000000" w:themeColor="text1"/>
        </w:rPr>
        <w:t>，</w:t>
      </w:r>
      <w:r w:rsidR="009C6F35" w:rsidRPr="00B207B1">
        <w:rPr>
          <w:color w:val="000000" w:themeColor="text1"/>
        </w:rPr>
        <w:t>同时</w:t>
      </w:r>
      <w:r w:rsidRPr="00B207B1">
        <w:rPr>
          <w:rFonts w:hint="eastAsia"/>
          <w:color w:val="000000" w:themeColor="text1"/>
        </w:rPr>
        <w:t>研究云储存服务中的关键技术，</w:t>
      </w:r>
      <w:r w:rsidR="00A71789" w:rsidRPr="00B207B1">
        <w:rPr>
          <w:rFonts w:hint="eastAsia"/>
          <w:color w:val="000000" w:themeColor="text1"/>
        </w:rPr>
        <w:t>对其功能和性能两方面进行优化。</w:t>
      </w:r>
      <w:r w:rsidR="00DD53FB" w:rsidRPr="00B207B1">
        <w:rPr>
          <w:rFonts w:hint="eastAsia"/>
          <w:color w:val="000000" w:themeColor="text1"/>
        </w:rPr>
        <w:t>本文将从纵向和横向两个方面，将优化后的中间件系统与</w:t>
      </w:r>
      <w:r w:rsidR="00E4327E" w:rsidRPr="00B207B1">
        <w:rPr>
          <w:rFonts w:hint="eastAsia"/>
          <w:color w:val="000000" w:themeColor="text1"/>
        </w:rPr>
        <w:t>现有</w:t>
      </w:r>
      <w:r w:rsidR="00DD53FB" w:rsidRPr="00B207B1">
        <w:rPr>
          <w:rFonts w:hint="eastAsia"/>
          <w:color w:val="000000" w:themeColor="text1"/>
        </w:rPr>
        <w:t>的中间件系统和</w:t>
      </w:r>
      <w:r w:rsidR="000741D5" w:rsidRPr="00B207B1">
        <w:rPr>
          <w:rFonts w:hint="eastAsia"/>
          <w:color w:val="000000" w:themeColor="text1"/>
        </w:rPr>
        <w:t>市场上同类产品进行比较</w:t>
      </w:r>
      <w:r w:rsidR="00091029" w:rsidRPr="00B207B1">
        <w:rPr>
          <w:rFonts w:hint="eastAsia"/>
          <w:color w:val="000000" w:themeColor="text1"/>
        </w:rPr>
        <w:t>分析</w:t>
      </w:r>
      <w:r w:rsidR="005B1750" w:rsidRPr="00B207B1">
        <w:rPr>
          <w:rFonts w:hint="eastAsia"/>
          <w:color w:val="000000" w:themeColor="text1"/>
        </w:rPr>
        <w:t>。</w:t>
      </w:r>
    </w:p>
    <w:p w14:paraId="31F01D1E" w14:textId="77777777" w:rsidR="00153C03" w:rsidRPr="00B207B1" w:rsidRDefault="00DB29F3" w:rsidP="00153C03">
      <w:pPr>
        <w:pStyle w:val="31"/>
      </w:pPr>
      <w:bookmarkStart w:id="6300" w:name="_Toc491952481"/>
      <w:r w:rsidRPr="00B207B1">
        <w:t>6.5</w:t>
      </w:r>
      <w:r w:rsidR="006707F9" w:rsidRPr="00B207B1">
        <w:t>.1</w:t>
      </w:r>
      <w:r w:rsidR="00367089" w:rsidRPr="00B207B1">
        <w:rPr>
          <w:rFonts w:hint="eastAsia"/>
        </w:rPr>
        <w:t>原</w:t>
      </w:r>
      <w:r w:rsidR="00367089" w:rsidRPr="00B207B1">
        <w:t>中间系统对比</w:t>
      </w:r>
      <w:r w:rsidR="006707F9" w:rsidRPr="00B207B1">
        <w:t>分析</w:t>
      </w:r>
      <w:bookmarkEnd w:id="6300"/>
    </w:p>
    <w:p w14:paraId="6399E6D5" w14:textId="77777777" w:rsidR="00756CCF" w:rsidRPr="00B207B1" w:rsidRDefault="002D7EBD" w:rsidP="00147E9E">
      <w:pPr>
        <w:spacing w:line="400" w:lineRule="exact"/>
        <w:jc w:val="center"/>
      </w:pPr>
      <w:r w:rsidRPr="00B207B1">
        <w:rPr>
          <w:rFonts w:hint="eastAsia"/>
          <w:color w:val="000000" w:themeColor="text1"/>
        </w:rPr>
        <w:t xml:space="preserve">表6-7 </w:t>
      </w:r>
      <w:r w:rsidR="00654A84" w:rsidRPr="00B207B1">
        <w:rPr>
          <w:rFonts w:hint="eastAsia"/>
          <w:color w:val="000000" w:themeColor="text1"/>
        </w:rPr>
        <w:t>与原中间件系统对比分析表</w:t>
      </w:r>
    </w:p>
    <w:tbl>
      <w:tblPr>
        <w:tblStyle w:val="ae"/>
        <w:tblW w:w="0" w:type="auto"/>
        <w:tblLook w:val="04A0" w:firstRow="1" w:lastRow="0" w:firstColumn="1" w:lastColumn="0" w:noHBand="0" w:noVBand="1"/>
      </w:tblPr>
      <w:tblGrid>
        <w:gridCol w:w="2263"/>
        <w:gridCol w:w="1418"/>
        <w:gridCol w:w="1624"/>
        <w:gridCol w:w="1530"/>
        <w:gridCol w:w="1467"/>
      </w:tblGrid>
      <w:tr w:rsidR="00571132" w:rsidRPr="00B207B1" w14:paraId="01F7AE5C" w14:textId="77777777" w:rsidTr="00802745">
        <w:tc>
          <w:tcPr>
            <w:tcW w:w="2263" w:type="dxa"/>
          </w:tcPr>
          <w:p w14:paraId="2239588A" w14:textId="77777777" w:rsidR="00571132" w:rsidRPr="00B207B1" w:rsidRDefault="00571132" w:rsidP="00756CCF">
            <w:pPr>
              <w:spacing w:line="400" w:lineRule="exact"/>
              <w:jc w:val="center"/>
              <w:rPr>
                <w:szCs w:val="21"/>
              </w:rPr>
            </w:pPr>
          </w:p>
        </w:tc>
        <w:tc>
          <w:tcPr>
            <w:tcW w:w="1418" w:type="dxa"/>
          </w:tcPr>
          <w:p w14:paraId="0D0673D6" w14:textId="3DF8C6F8" w:rsidR="00571132" w:rsidRPr="00B207B1" w:rsidRDefault="00571132" w:rsidP="00756CCF">
            <w:pPr>
              <w:spacing w:line="400" w:lineRule="exact"/>
              <w:jc w:val="center"/>
              <w:rPr>
                <w:szCs w:val="21"/>
              </w:rPr>
            </w:pPr>
            <w:r w:rsidRPr="00B207B1">
              <w:rPr>
                <w:rFonts w:hint="eastAsia"/>
                <w:szCs w:val="21"/>
              </w:rPr>
              <w:t>传输加密</w:t>
            </w:r>
          </w:p>
        </w:tc>
        <w:tc>
          <w:tcPr>
            <w:tcW w:w="1624" w:type="dxa"/>
          </w:tcPr>
          <w:p w14:paraId="4B969A14" w14:textId="3DB20D9B" w:rsidR="00571132" w:rsidRPr="00B207B1" w:rsidRDefault="00802745" w:rsidP="00756CCF">
            <w:pPr>
              <w:spacing w:line="400" w:lineRule="exact"/>
              <w:jc w:val="center"/>
              <w:rPr>
                <w:szCs w:val="21"/>
              </w:rPr>
            </w:pPr>
            <w:r>
              <w:rPr>
                <w:rFonts w:hint="eastAsia"/>
                <w:szCs w:val="21"/>
              </w:rPr>
              <w:t>存储</w:t>
            </w:r>
            <w:r w:rsidR="00571132" w:rsidRPr="00B207B1">
              <w:rPr>
                <w:rFonts w:hint="eastAsia"/>
                <w:szCs w:val="21"/>
              </w:rPr>
              <w:t>加密</w:t>
            </w:r>
          </w:p>
        </w:tc>
        <w:tc>
          <w:tcPr>
            <w:tcW w:w="1530" w:type="dxa"/>
          </w:tcPr>
          <w:p w14:paraId="6BA1DA17" w14:textId="5DB5C6BE" w:rsidR="00571132" w:rsidRPr="00B207B1" w:rsidRDefault="00802745" w:rsidP="00756CCF">
            <w:pPr>
              <w:spacing w:line="400" w:lineRule="exact"/>
              <w:jc w:val="center"/>
              <w:rPr>
                <w:szCs w:val="21"/>
              </w:rPr>
            </w:pPr>
            <w:r>
              <w:rPr>
                <w:rFonts w:hint="eastAsia"/>
                <w:szCs w:val="21"/>
              </w:rPr>
              <w:t>缓存</w:t>
            </w:r>
            <w:r w:rsidR="00571132" w:rsidRPr="00B207B1">
              <w:rPr>
                <w:rFonts w:hint="eastAsia"/>
                <w:szCs w:val="21"/>
              </w:rPr>
              <w:t>加密</w:t>
            </w:r>
          </w:p>
        </w:tc>
        <w:tc>
          <w:tcPr>
            <w:tcW w:w="1467" w:type="dxa"/>
          </w:tcPr>
          <w:p w14:paraId="3B38829E" w14:textId="77777777" w:rsidR="00571132" w:rsidRPr="00B207B1" w:rsidRDefault="00571132" w:rsidP="00756CCF">
            <w:pPr>
              <w:spacing w:line="400" w:lineRule="exact"/>
              <w:jc w:val="center"/>
              <w:rPr>
                <w:szCs w:val="21"/>
              </w:rPr>
            </w:pPr>
            <w:r w:rsidRPr="00B207B1">
              <w:rPr>
                <w:rFonts w:hint="eastAsia"/>
                <w:szCs w:val="21"/>
              </w:rPr>
              <w:t>防注入攻击</w:t>
            </w:r>
          </w:p>
        </w:tc>
      </w:tr>
      <w:tr w:rsidR="00571132" w:rsidRPr="00B207B1" w14:paraId="76CE7E87" w14:textId="77777777" w:rsidTr="00802745">
        <w:tc>
          <w:tcPr>
            <w:tcW w:w="2263" w:type="dxa"/>
          </w:tcPr>
          <w:p w14:paraId="15E8B36D" w14:textId="77777777" w:rsidR="00571132" w:rsidRPr="00B207B1" w:rsidRDefault="00571132" w:rsidP="00756CCF">
            <w:pPr>
              <w:spacing w:line="400" w:lineRule="exact"/>
              <w:jc w:val="left"/>
              <w:rPr>
                <w:szCs w:val="21"/>
              </w:rPr>
            </w:pPr>
            <w:r w:rsidRPr="00B207B1">
              <w:rPr>
                <w:rFonts w:hint="eastAsia"/>
                <w:szCs w:val="21"/>
              </w:rPr>
              <w:t>原中间件系统</w:t>
            </w:r>
          </w:p>
        </w:tc>
        <w:tc>
          <w:tcPr>
            <w:tcW w:w="1418" w:type="dxa"/>
          </w:tcPr>
          <w:p w14:paraId="1B381253"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624" w:type="dxa"/>
          </w:tcPr>
          <w:p w14:paraId="5123CDB2"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530" w:type="dxa"/>
          </w:tcPr>
          <w:p w14:paraId="659713CF" w14:textId="77777777" w:rsidR="00571132" w:rsidRPr="00B207B1" w:rsidRDefault="00571132" w:rsidP="00756CCF">
            <w:pPr>
              <w:spacing w:line="400" w:lineRule="exact"/>
              <w:jc w:val="center"/>
              <w:rPr>
                <w:szCs w:val="21"/>
              </w:rPr>
            </w:pPr>
          </w:p>
        </w:tc>
        <w:tc>
          <w:tcPr>
            <w:tcW w:w="1467" w:type="dxa"/>
          </w:tcPr>
          <w:p w14:paraId="6FDFC67C" w14:textId="77777777" w:rsidR="00571132" w:rsidRPr="00B207B1" w:rsidRDefault="00571132" w:rsidP="00756CCF">
            <w:pPr>
              <w:spacing w:line="400" w:lineRule="exact"/>
              <w:jc w:val="center"/>
              <w:rPr>
                <w:szCs w:val="21"/>
              </w:rPr>
            </w:pPr>
          </w:p>
        </w:tc>
      </w:tr>
      <w:tr w:rsidR="00571132" w:rsidRPr="00B207B1" w14:paraId="00B3B757" w14:textId="77777777" w:rsidTr="00802745">
        <w:tc>
          <w:tcPr>
            <w:tcW w:w="2263" w:type="dxa"/>
          </w:tcPr>
          <w:p w14:paraId="6AD8E811" w14:textId="77777777" w:rsidR="00571132" w:rsidRPr="00B207B1" w:rsidRDefault="00571132" w:rsidP="00756CCF">
            <w:pPr>
              <w:spacing w:line="400" w:lineRule="exact"/>
              <w:jc w:val="left"/>
              <w:rPr>
                <w:szCs w:val="21"/>
              </w:rPr>
            </w:pPr>
            <w:r w:rsidRPr="00B207B1">
              <w:rPr>
                <w:rFonts w:hint="eastAsia"/>
                <w:szCs w:val="21"/>
              </w:rPr>
              <w:t>优化后中间件系统</w:t>
            </w:r>
          </w:p>
        </w:tc>
        <w:tc>
          <w:tcPr>
            <w:tcW w:w="1418" w:type="dxa"/>
          </w:tcPr>
          <w:p w14:paraId="1E4BCB17"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624" w:type="dxa"/>
          </w:tcPr>
          <w:p w14:paraId="5CBAEF05"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530" w:type="dxa"/>
          </w:tcPr>
          <w:p w14:paraId="0A707F77" w14:textId="77777777" w:rsidR="00571132" w:rsidRPr="00B207B1" w:rsidRDefault="00571132" w:rsidP="00756CCF">
            <w:pPr>
              <w:spacing w:line="400" w:lineRule="exact"/>
              <w:jc w:val="center"/>
              <w:rPr>
                <w:color w:val="000000" w:themeColor="text1"/>
                <w:szCs w:val="21"/>
              </w:rPr>
            </w:pPr>
            <w:r w:rsidRPr="00B207B1">
              <w:rPr>
                <w:rFonts w:hint="eastAsia"/>
                <w:color w:val="000000" w:themeColor="text1"/>
                <w:szCs w:val="21"/>
              </w:rPr>
              <w:t>√</w:t>
            </w:r>
          </w:p>
        </w:tc>
        <w:tc>
          <w:tcPr>
            <w:tcW w:w="1467" w:type="dxa"/>
          </w:tcPr>
          <w:p w14:paraId="18D6BA3F"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r>
    </w:tbl>
    <w:p w14:paraId="098D3DC8" w14:textId="77777777" w:rsidR="00E86A68" w:rsidRPr="00B207B1" w:rsidRDefault="00F51036" w:rsidP="00F51036">
      <w:pPr>
        <w:spacing w:line="400" w:lineRule="exact"/>
        <w:ind w:firstLine="420"/>
        <w:rPr>
          <w:rFonts w:hAnsiTheme="minorEastAsia"/>
          <w:color w:val="000000" w:themeColor="text1"/>
          <w:rPrChange w:id="6301" w:author="JY0225" w:date="2017-08-24T12:10:00Z">
            <w:rPr>
              <w:color w:val="000000" w:themeColor="text1"/>
            </w:rPr>
          </w:rPrChange>
        </w:rPr>
      </w:pPr>
      <w:r w:rsidRPr="00B207B1">
        <w:rPr>
          <w:rFonts w:hAnsiTheme="minorEastAsia" w:hint="eastAsia"/>
          <w:color w:val="000000" w:themeColor="text1"/>
          <w:rPrChange w:id="6302" w:author="JY0225" w:date="2017-08-24T12:10:00Z">
            <w:rPr>
              <w:rFonts w:hint="eastAsia"/>
              <w:color w:val="000000" w:themeColor="text1"/>
            </w:rPr>
          </w:rPrChange>
        </w:rPr>
        <w:t>表</w:t>
      </w:r>
      <w:r w:rsidRPr="00B207B1">
        <w:rPr>
          <w:rFonts w:hAnsiTheme="minorEastAsia"/>
          <w:color w:val="000000" w:themeColor="text1"/>
          <w:rPrChange w:id="6303" w:author="JY0225" w:date="2017-08-24T12:10:00Z">
            <w:rPr>
              <w:color w:val="000000" w:themeColor="text1"/>
            </w:rPr>
          </w:rPrChange>
        </w:rPr>
        <w:t>6-7</w:t>
      </w:r>
      <w:r w:rsidRPr="00B207B1">
        <w:rPr>
          <w:rFonts w:hAnsiTheme="minorEastAsia" w:hint="eastAsia"/>
          <w:color w:val="000000" w:themeColor="text1"/>
          <w:rPrChange w:id="6304" w:author="JY0225" w:date="2017-08-24T12:10:00Z">
            <w:rPr>
              <w:rFonts w:hint="eastAsia"/>
              <w:color w:val="000000" w:themeColor="text1"/>
            </w:rPr>
          </w:rPrChange>
        </w:rPr>
        <w:t>展示了</w:t>
      </w:r>
      <w:r w:rsidR="00147E9E" w:rsidRPr="00B207B1">
        <w:rPr>
          <w:rFonts w:hAnsiTheme="minorEastAsia" w:hint="eastAsia"/>
          <w:color w:val="000000" w:themeColor="text1"/>
          <w:rPrChange w:id="6305" w:author="JY0225" w:date="2017-08-24T12:10:00Z">
            <w:rPr>
              <w:rFonts w:hint="eastAsia"/>
              <w:color w:val="000000" w:themeColor="text1"/>
            </w:rPr>
          </w:rPrChange>
        </w:rPr>
        <w:t>原</w:t>
      </w:r>
      <w:r w:rsidRPr="00B207B1">
        <w:rPr>
          <w:rFonts w:hAnsiTheme="minorEastAsia" w:hint="eastAsia"/>
          <w:color w:val="000000" w:themeColor="text1"/>
          <w:rPrChange w:id="6306" w:author="JY0225" w:date="2017-08-24T12:10:00Z">
            <w:rPr>
              <w:rFonts w:hint="eastAsia"/>
              <w:color w:val="000000" w:themeColor="text1"/>
            </w:rPr>
          </w:rPrChange>
        </w:rPr>
        <w:t>有的中间件系统与优化后的中间件系统</w:t>
      </w:r>
      <w:r w:rsidR="00147E9E" w:rsidRPr="00B207B1">
        <w:rPr>
          <w:rFonts w:hAnsiTheme="minorEastAsia" w:hint="eastAsia"/>
          <w:color w:val="000000" w:themeColor="text1"/>
          <w:rPrChange w:id="6307" w:author="JY0225" w:date="2017-08-24T12:10:00Z">
            <w:rPr>
              <w:rFonts w:hint="eastAsia"/>
              <w:color w:val="000000" w:themeColor="text1"/>
            </w:rPr>
          </w:rPrChange>
        </w:rPr>
        <w:t>在安全性上</w:t>
      </w:r>
      <w:r w:rsidRPr="00B207B1">
        <w:rPr>
          <w:rFonts w:hAnsiTheme="minorEastAsia" w:hint="eastAsia"/>
          <w:color w:val="000000" w:themeColor="text1"/>
          <w:rPrChange w:id="6308" w:author="JY0225" w:date="2017-08-24T12:10:00Z">
            <w:rPr>
              <w:rFonts w:hint="eastAsia"/>
              <w:color w:val="000000" w:themeColor="text1"/>
            </w:rPr>
          </w:rPrChange>
        </w:rPr>
        <w:t>的对比结果。</w:t>
      </w:r>
      <w:r w:rsidR="00147E9E" w:rsidRPr="00B207B1">
        <w:rPr>
          <w:rFonts w:hAnsiTheme="minorEastAsia" w:hint="eastAsia"/>
          <w:color w:val="000000" w:themeColor="text1"/>
          <w:rPrChange w:id="6309" w:author="JY0225" w:date="2017-08-24T12:10:00Z">
            <w:rPr>
              <w:rFonts w:hint="eastAsia"/>
              <w:color w:val="000000" w:themeColor="text1"/>
            </w:rPr>
          </w:rPrChange>
        </w:rPr>
        <w:t>原</w:t>
      </w:r>
      <w:r w:rsidRPr="00B207B1">
        <w:rPr>
          <w:rFonts w:hAnsiTheme="minorEastAsia" w:hint="eastAsia"/>
          <w:color w:val="000000" w:themeColor="text1"/>
          <w:rPrChange w:id="6310" w:author="JY0225" w:date="2017-08-24T12:10:00Z">
            <w:rPr>
              <w:rFonts w:hint="eastAsia"/>
              <w:color w:val="000000" w:themeColor="text1"/>
            </w:rPr>
          </w:rPrChange>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0A87C57A" w14:textId="77777777" w:rsidR="006E3188" w:rsidRPr="00B207B1" w:rsidRDefault="006E3188">
      <w:pPr>
        <w:jc w:val="center"/>
        <w:rPr>
          <w:color w:val="000000" w:themeColor="text1"/>
        </w:rPr>
        <w:pPrChange w:id="6311" w:author="微软用户" w:date="2017-08-19T21:46:00Z">
          <w:pPr/>
        </w:pPrChange>
      </w:pPr>
      <w:r w:rsidRPr="00B207B1">
        <w:rPr>
          <w:rFonts w:hint="eastAsia"/>
          <w:noProof/>
        </w:rPr>
        <w:drawing>
          <wp:inline distT="0" distB="0" distL="0" distR="0" wp14:anchorId="09788357" wp14:editId="6F534817">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5AF918F" w14:textId="77777777" w:rsidR="006E3188" w:rsidRPr="00B207B1" w:rsidRDefault="006E3188">
      <w:pPr>
        <w:spacing w:line="400" w:lineRule="exact"/>
        <w:jc w:val="center"/>
        <w:rPr>
          <w:rFonts w:hAnsiTheme="minorEastAsia"/>
          <w:color w:val="000000" w:themeColor="text1"/>
          <w:rPrChange w:id="6312" w:author="JY0225" w:date="2017-08-24T12:10:00Z">
            <w:rPr>
              <w:color w:val="000000" w:themeColor="text1"/>
            </w:rPr>
          </w:rPrChange>
        </w:rPr>
        <w:pPrChange w:id="6313" w:author="微软用户" w:date="2017-08-19T21:46:00Z">
          <w:pPr>
            <w:jc w:val="center"/>
          </w:pPr>
        </w:pPrChange>
      </w:pPr>
      <w:r w:rsidRPr="00B207B1">
        <w:rPr>
          <w:rFonts w:hAnsiTheme="minorEastAsia" w:hint="eastAsia"/>
          <w:color w:val="000000" w:themeColor="text1"/>
          <w:rPrChange w:id="6314" w:author="JY0225" w:date="2017-08-24T12:10:00Z">
            <w:rPr>
              <w:rFonts w:hint="eastAsia"/>
              <w:color w:val="000000" w:themeColor="text1"/>
            </w:rPr>
          </w:rPrChange>
        </w:rPr>
        <w:t>图</w:t>
      </w:r>
      <w:r w:rsidRPr="00B207B1">
        <w:rPr>
          <w:rFonts w:hAnsiTheme="minorEastAsia"/>
          <w:color w:val="000000" w:themeColor="text1"/>
          <w:rPrChange w:id="6315" w:author="JY0225" w:date="2017-08-24T12:10:00Z">
            <w:rPr>
              <w:color w:val="000000" w:themeColor="text1"/>
            </w:rPr>
          </w:rPrChange>
        </w:rPr>
        <w:t xml:space="preserve">6-7 </w:t>
      </w:r>
      <w:r w:rsidRPr="00B207B1">
        <w:rPr>
          <w:rFonts w:hAnsiTheme="minorEastAsia" w:hint="eastAsia"/>
          <w:color w:val="000000" w:themeColor="text1"/>
          <w:rPrChange w:id="6316" w:author="JY0225" w:date="2017-08-24T12:10:00Z">
            <w:rPr>
              <w:rFonts w:hint="eastAsia"/>
              <w:color w:val="000000" w:themeColor="text1"/>
            </w:rPr>
          </w:rPrChange>
        </w:rPr>
        <w:t>“秒传”功能传输速率图</w:t>
      </w:r>
    </w:p>
    <w:p w14:paraId="162C4077" w14:textId="21826CC4" w:rsidR="009A0FC8" w:rsidRPr="00B207B1" w:rsidRDefault="00747305" w:rsidP="0069323C">
      <w:pPr>
        <w:spacing w:line="400" w:lineRule="exact"/>
        <w:rPr>
          <w:rFonts w:hAnsiTheme="minorEastAsia"/>
          <w:color w:val="000000" w:themeColor="text1"/>
          <w:rPrChange w:id="6317" w:author="JY0225" w:date="2017-08-24T12:10:00Z">
            <w:rPr>
              <w:color w:val="000000" w:themeColor="text1"/>
            </w:rPr>
          </w:rPrChange>
        </w:rPr>
      </w:pPr>
      <w:r w:rsidRPr="00B207B1">
        <w:rPr>
          <w:rFonts w:hAnsiTheme="minorEastAsia"/>
          <w:color w:val="000000" w:themeColor="text1"/>
          <w:rPrChange w:id="6318" w:author="JY0225" w:date="2017-08-24T12:10:00Z">
            <w:rPr>
              <w:color w:val="000000" w:themeColor="text1"/>
            </w:rPr>
          </w:rPrChange>
        </w:rPr>
        <w:tab/>
      </w:r>
      <w:r w:rsidRPr="00B207B1">
        <w:rPr>
          <w:rFonts w:hAnsiTheme="minorEastAsia" w:hint="eastAsia"/>
          <w:color w:val="000000" w:themeColor="text1"/>
          <w:rPrChange w:id="6319" w:author="JY0225" w:date="2017-08-24T12:10:00Z">
            <w:rPr>
              <w:rFonts w:hint="eastAsia"/>
              <w:color w:val="000000" w:themeColor="text1"/>
            </w:rPr>
          </w:rPrChange>
        </w:rPr>
        <w:t>在系统的稳定性上</w:t>
      </w:r>
      <w:r w:rsidR="00AC7A54" w:rsidRPr="00B207B1">
        <w:rPr>
          <w:rFonts w:hAnsiTheme="minorEastAsia" w:hint="eastAsia"/>
          <w:color w:val="000000" w:themeColor="text1"/>
          <w:rPrChange w:id="6320" w:author="JY0225" w:date="2017-08-24T12:10:00Z">
            <w:rPr>
              <w:rFonts w:hint="eastAsia"/>
              <w:color w:val="000000" w:themeColor="text1"/>
            </w:rPr>
          </w:rPrChange>
        </w:rPr>
        <w:t>，</w:t>
      </w:r>
      <w:r w:rsidR="00E4327E" w:rsidRPr="00B207B1">
        <w:rPr>
          <w:rFonts w:hAnsiTheme="minorEastAsia" w:hint="eastAsia"/>
          <w:color w:val="000000" w:themeColor="text1"/>
          <w:rPrChange w:id="6321" w:author="JY0225" w:date="2017-08-24T12:10:00Z">
            <w:rPr>
              <w:rFonts w:hint="eastAsia"/>
              <w:color w:val="000000" w:themeColor="text1"/>
            </w:rPr>
          </w:rPrChange>
        </w:rPr>
        <w:t>现有</w:t>
      </w:r>
      <w:r w:rsidR="00AC7A54" w:rsidRPr="00B207B1">
        <w:rPr>
          <w:rFonts w:hAnsiTheme="minorEastAsia" w:hint="eastAsia"/>
          <w:color w:val="000000" w:themeColor="text1"/>
          <w:rPrChange w:id="6322" w:author="JY0225" w:date="2017-08-24T12:10:00Z">
            <w:rPr>
              <w:rFonts w:hint="eastAsia"/>
              <w:color w:val="000000" w:themeColor="text1"/>
            </w:rPr>
          </w:rPrChange>
        </w:rPr>
        <w:t>的中间件系统只做了简单的异常处理。</w:t>
      </w:r>
      <w:r w:rsidR="00B51386" w:rsidRPr="00B207B1">
        <w:rPr>
          <w:rFonts w:hAnsiTheme="minorEastAsia" w:hint="eastAsia"/>
          <w:color w:val="000000" w:themeColor="text1"/>
          <w:rPrChange w:id="6323" w:author="JY0225" w:date="2017-08-24T12:10:00Z">
            <w:rPr>
              <w:rFonts w:hint="eastAsia"/>
              <w:color w:val="000000" w:themeColor="text1"/>
            </w:rPr>
          </w:rPrChange>
        </w:rPr>
        <w:t>优化后的中间件系统对网络状况、代码</w:t>
      </w:r>
      <w:r w:rsidR="00C945BC" w:rsidRPr="00B207B1">
        <w:rPr>
          <w:rFonts w:hAnsiTheme="minorEastAsia" w:hint="eastAsia"/>
          <w:color w:val="000000" w:themeColor="text1"/>
          <w:rPrChange w:id="6324" w:author="JY0225" w:date="2017-08-24T12:10:00Z">
            <w:rPr>
              <w:rFonts w:hint="eastAsia"/>
              <w:color w:val="000000" w:themeColor="text1"/>
            </w:rPr>
          </w:rPrChange>
        </w:rPr>
        <w:t>的稳定性、异常处理</w:t>
      </w:r>
      <w:r w:rsidR="005B16FD" w:rsidRPr="00B207B1">
        <w:rPr>
          <w:rFonts w:hAnsiTheme="minorEastAsia" w:hint="eastAsia"/>
          <w:color w:val="000000" w:themeColor="text1"/>
          <w:rPrChange w:id="6325" w:author="JY0225" w:date="2017-08-24T12:10:00Z">
            <w:rPr>
              <w:rFonts w:hint="eastAsia"/>
              <w:color w:val="000000" w:themeColor="text1"/>
            </w:rPr>
          </w:rPrChange>
        </w:rPr>
        <w:t>三个方面进行了改进，</w:t>
      </w:r>
      <w:r w:rsidR="00395786" w:rsidRPr="00B207B1">
        <w:rPr>
          <w:rFonts w:hAnsiTheme="minorEastAsia" w:hint="eastAsia"/>
          <w:color w:val="000000" w:themeColor="text1"/>
          <w:rPrChange w:id="6326" w:author="JY0225" w:date="2017-08-24T12:10:00Z">
            <w:rPr>
              <w:rFonts w:hint="eastAsia"/>
              <w:color w:val="000000" w:themeColor="text1"/>
            </w:rPr>
          </w:rPrChange>
        </w:rPr>
        <w:t>能够在遇到网络异常后断点续传</w:t>
      </w:r>
      <w:r w:rsidR="00B454B9" w:rsidRPr="00B207B1">
        <w:rPr>
          <w:rFonts w:hAnsiTheme="minorEastAsia" w:hint="eastAsia"/>
          <w:color w:val="000000" w:themeColor="text1"/>
          <w:rPrChange w:id="6327" w:author="JY0225" w:date="2017-08-24T12:10:00Z">
            <w:rPr>
              <w:rFonts w:hint="eastAsia"/>
              <w:color w:val="000000" w:themeColor="text1"/>
            </w:rPr>
          </w:rPrChange>
        </w:rPr>
        <w:t>，</w:t>
      </w:r>
      <w:r w:rsidR="00040CDD" w:rsidRPr="00B207B1">
        <w:rPr>
          <w:rFonts w:hAnsiTheme="minorEastAsia" w:hint="eastAsia"/>
          <w:color w:val="000000" w:themeColor="text1"/>
          <w:rPrChange w:id="6328" w:author="JY0225" w:date="2017-08-24T12:10:00Z">
            <w:rPr>
              <w:rFonts w:hint="eastAsia"/>
              <w:color w:val="000000" w:themeColor="text1"/>
            </w:rPr>
          </w:rPrChange>
        </w:rPr>
        <w:t>图</w:t>
      </w:r>
      <w:r w:rsidR="00040CDD" w:rsidRPr="00B207B1">
        <w:rPr>
          <w:rFonts w:hAnsiTheme="minorEastAsia"/>
          <w:color w:val="000000" w:themeColor="text1"/>
          <w:rPrChange w:id="6329" w:author="JY0225" w:date="2017-08-24T12:10:00Z">
            <w:rPr>
              <w:color w:val="000000" w:themeColor="text1"/>
            </w:rPr>
          </w:rPrChange>
        </w:rPr>
        <w:t>6-7</w:t>
      </w:r>
      <w:r w:rsidR="00B454B9" w:rsidRPr="00B207B1">
        <w:rPr>
          <w:rFonts w:hAnsiTheme="minorEastAsia" w:hint="eastAsia"/>
          <w:color w:val="000000" w:themeColor="text1"/>
          <w:rPrChange w:id="6330" w:author="JY0225" w:date="2017-08-24T12:10:00Z">
            <w:rPr>
              <w:rFonts w:hint="eastAsia"/>
              <w:color w:val="000000" w:themeColor="text1"/>
            </w:rPr>
          </w:rPrChange>
        </w:rPr>
        <w:t>展示了“秒传”功能的传输效率</w:t>
      </w:r>
      <w:r w:rsidR="001573F3" w:rsidRPr="00B207B1">
        <w:rPr>
          <w:rFonts w:hAnsiTheme="minorEastAsia" w:hint="eastAsia"/>
          <w:color w:val="000000" w:themeColor="text1"/>
          <w:rPrChange w:id="6331" w:author="JY0225" w:date="2017-08-24T12:10:00Z">
            <w:rPr>
              <w:rFonts w:hint="eastAsia"/>
              <w:color w:val="000000" w:themeColor="text1"/>
            </w:rPr>
          </w:rPrChange>
        </w:rPr>
        <w:t>，此外</w:t>
      </w:r>
      <w:r w:rsidR="00395786" w:rsidRPr="00B207B1">
        <w:rPr>
          <w:rFonts w:hAnsiTheme="minorEastAsia" w:hint="eastAsia"/>
          <w:color w:val="000000" w:themeColor="text1"/>
          <w:rPrChange w:id="6332" w:author="JY0225" w:date="2017-08-24T12:10:00Z">
            <w:rPr>
              <w:rFonts w:hint="eastAsia"/>
              <w:color w:val="000000" w:themeColor="text1"/>
            </w:rPr>
          </w:rPrChange>
        </w:rPr>
        <w:t>中间件系</w:t>
      </w:r>
      <w:r w:rsidR="00395786" w:rsidRPr="00B207B1">
        <w:rPr>
          <w:rFonts w:hAnsiTheme="minorEastAsia" w:hint="eastAsia"/>
          <w:color w:val="000000" w:themeColor="text1"/>
          <w:rPrChange w:id="6333" w:author="JY0225" w:date="2017-08-24T12:10:00Z">
            <w:rPr>
              <w:rFonts w:hint="eastAsia"/>
              <w:color w:val="000000" w:themeColor="text1"/>
            </w:rPr>
          </w:rPrChange>
        </w:rPr>
        <w:lastRenderedPageBreak/>
        <w:t>统出现异常后用户请求不会丢失、提供更多的异常处理机制。</w:t>
      </w:r>
    </w:p>
    <w:p w14:paraId="3AB1C124" w14:textId="77777777" w:rsidR="003644D1" w:rsidRPr="00B207B1" w:rsidRDefault="00E72D4E" w:rsidP="00E72D4E">
      <w:pPr>
        <w:spacing w:line="400" w:lineRule="exact"/>
        <w:jc w:val="center"/>
        <w:rPr>
          <w:rFonts w:hAnsiTheme="minorEastAsia"/>
          <w:rPrChange w:id="6334" w:author="JY0225" w:date="2017-08-24T12:10:00Z">
            <w:rPr/>
          </w:rPrChange>
        </w:rPr>
      </w:pPr>
      <w:r w:rsidRPr="00B207B1">
        <w:rPr>
          <w:rFonts w:hAnsiTheme="minorEastAsia" w:hint="eastAsia"/>
          <w:color w:val="000000" w:themeColor="text1"/>
          <w:rPrChange w:id="6335" w:author="JY0225" w:date="2017-08-24T12:10:00Z">
            <w:rPr>
              <w:rFonts w:hint="eastAsia"/>
              <w:color w:val="000000" w:themeColor="text1"/>
            </w:rPr>
          </w:rPrChange>
        </w:rPr>
        <w:t>表</w:t>
      </w:r>
      <w:r w:rsidRPr="00B207B1">
        <w:rPr>
          <w:rFonts w:hAnsiTheme="minorEastAsia"/>
          <w:color w:val="000000" w:themeColor="text1"/>
          <w:rPrChange w:id="6336" w:author="JY0225" w:date="2017-08-24T12:10:00Z">
            <w:rPr>
              <w:color w:val="000000" w:themeColor="text1"/>
            </w:rPr>
          </w:rPrChange>
        </w:rPr>
        <w:t xml:space="preserve">6-7 </w:t>
      </w:r>
      <w:r w:rsidRPr="00B207B1">
        <w:rPr>
          <w:rFonts w:hAnsiTheme="minorEastAsia" w:hint="eastAsia"/>
          <w:color w:val="000000" w:themeColor="text1"/>
          <w:rPrChange w:id="6337" w:author="JY0225" w:date="2017-08-24T12:10:00Z">
            <w:rPr>
              <w:rFonts w:hint="eastAsia"/>
              <w:color w:val="000000" w:themeColor="text1"/>
            </w:rPr>
          </w:rPrChange>
        </w:rPr>
        <w:t>与原中间件系统功能模块对比分析表</w:t>
      </w:r>
    </w:p>
    <w:tbl>
      <w:tblPr>
        <w:tblStyle w:val="ae"/>
        <w:tblW w:w="0" w:type="auto"/>
        <w:tblLook w:val="04A0" w:firstRow="1" w:lastRow="0" w:firstColumn="1" w:lastColumn="0" w:noHBand="0" w:noVBand="1"/>
      </w:tblPr>
      <w:tblGrid>
        <w:gridCol w:w="2263"/>
        <w:gridCol w:w="5954"/>
      </w:tblGrid>
      <w:tr w:rsidR="00147E9E" w:rsidRPr="00B207B1" w14:paraId="7C86EAA7" w14:textId="77777777" w:rsidTr="00802A55">
        <w:tc>
          <w:tcPr>
            <w:tcW w:w="2263" w:type="dxa"/>
          </w:tcPr>
          <w:p w14:paraId="504B467D" w14:textId="77777777" w:rsidR="00147E9E" w:rsidRPr="00B207B1" w:rsidRDefault="00147E9E" w:rsidP="00856A51">
            <w:pPr>
              <w:spacing w:line="400" w:lineRule="exact"/>
              <w:jc w:val="center"/>
              <w:rPr>
                <w:szCs w:val="21"/>
              </w:rPr>
            </w:pPr>
          </w:p>
        </w:tc>
        <w:tc>
          <w:tcPr>
            <w:tcW w:w="5954" w:type="dxa"/>
          </w:tcPr>
          <w:p w14:paraId="72DBFD07" w14:textId="77777777" w:rsidR="00147E9E" w:rsidRPr="00B207B1" w:rsidRDefault="00147E9E" w:rsidP="00147E9E">
            <w:pPr>
              <w:spacing w:line="400" w:lineRule="exact"/>
              <w:jc w:val="left"/>
              <w:rPr>
                <w:szCs w:val="21"/>
              </w:rPr>
            </w:pPr>
            <w:r w:rsidRPr="00B207B1">
              <w:rPr>
                <w:rFonts w:hint="eastAsia"/>
                <w:szCs w:val="21"/>
              </w:rPr>
              <w:t>功能模块</w:t>
            </w:r>
          </w:p>
        </w:tc>
      </w:tr>
      <w:tr w:rsidR="00147E9E" w:rsidRPr="00B207B1" w14:paraId="3B652C15" w14:textId="77777777" w:rsidTr="00802A55">
        <w:tc>
          <w:tcPr>
            <w:tcW w:w="2263" w:type="dxa"/>
          </w:tcPr>
          <w:p w14:paraId="5EE50546" w14:textId="77777777" w:rsidR="00147E9E" w:rsidRPr="00B207B1" w:rsidRDefault="00147E9E" w:rsidP="00856A51">
            <w:pPr>
              <w:spacing w:line="400" w:lineRule="exact"/>
              <w:jc w:val="left"/>
              <w:rPr>
                <w:szCs w:val="21"/>
              </w:rPr>
            </w:pPr>
            <w:r w:rsidRPr="00B207B1">
              <w:rPr>
                <w:rFonts w:hint="eastAsia"/>
                <w:szCs w:val="21"/>
              </w:rPr>
              <w:t>原中间件系统</w:t>
            </w:r>
          </w:p>
        </w:tc>
        <w:tc>
          <w:tcPr>
            <w:tcW w:w="5954" w:type="dxa"/>
          </w:tcPr>
          <w:p w14:paraId="13082AF8" w14:textId="77777777" w:rsidR="00147E9E" w:rsidRPr="00B207B1" w:rsidRDefault="003C69CB" w:rsidP="003C69CB">
            <w:pPr>
              <w:spacing w:line="400" w:lineRule="exact"/>
              <w:jc w:val="left"/>
              <w:rPr>
                <w:szCs w:val="21"/>
              </w:rPr>
            </w:pPr>
            <w:r w:rsidRPr="00B207B1">
              <w:rPr>
                <w:color w:val="000000" w:themeColor="text1"/>
                <w:szCs w:val="21"/>
              </w:rPr>
              <w:t>数据传输模块</w:t>
            </w:r>
            <w:r w:rsidRPr="00B207B1">
              <w:rPr>
                <w:rFonts w:hint="eastAsia"/>
                <w:color w:val="000000" w:themeColor="text1"/>
                <w:szCs w:val="21"/>
              </w:rPr>
              <w:t>、数据加密模块、数据压缩模块</w:t>
            </w:r>
          </w:p>
        </w:tc>
      </w:tr>
      <w:tr w:rsidR="00147E9E" w:rsidRPr="00B207B1" w14:paraId="03EF3B51" w14:textId="77777777" w:rsidTr="00802A55">
        <w:tc>
          <w:tcPr>
            <w:tcW w:w="2263" w:type="dxa"/>
          </w:tcPr>
          <w:p w14:paraId="3359001D" w14:textId="77777777" w:rsidR="00147E9E" w:rsidRPr="00B207B1" w:rsidRDefault="00147E9E" w:rsidP="00856A51">
            <w:pPr>
              <w:spacing w:line="400" w:lineRule="exact"/>
              <w:jc w:val="left"/>
              <w:rPr>
                <w:szCs w:val="21"/>
              </w:rPr>
            </w:pPr>
            <w:r w:rsidRPr="00B207B1">
              <w:rPr>
                <w:rFonts w:hint="eastAsia"/>
                <w:szCs w:val="21"/>
              </w:rPr>
              <w:t>优化后中间件系统</w:t>
            </w:r>
          </w:p>
        </w:tc>
        <w:tc>
          <w:tcPr>
            <w:tcW w:w="5954" w:type="dxa"/>
          </w:tcPr>
          <w:p w14:paraId="7866343F" w14:textId="77777777" w:rsidR="00147E9E" w:rsidRPr="00B207B1" w:rsidRDefault="003C69CB" w:rsidP="003C69CB">
            <w:pPr>
              <w:spacing w:line="400" w:lineRule="exact"/>
              <w:jc w:val="left"/>
              <w:rPr>
                <w:szCs w:val="21"/>
              </w:rPr>
            </w:pPr>
            <w:r w:rsidRPr="00B207B1">
              <w:rPr>
                <w:color w:val="000000" w:themeColor="text1"/>
                <w:szCs w:val="21"/>
              </w:rPr>
              <w:t>数据传输模块</w:t>
            </w:r>
            <w:r w:rsidRPr="00B207B1">
              <w:rPr>
                <w:rFonts w:hint="eastAsia"/>
                <w:color w:val="000000" w:themeColor="text1"/>
                <w:szCs w:val="21"/>
              </w:rPr>
              <w:t>、数据加密模块、数据压缩模块、持久会话管理模块、大文件上传模块、本地缓存模块、多应用适配模块</w:t>
            </w:r>
          </w:p>
        </w:tc>
      </w:tr>
    </w:tbl>
    <w:p w14:paraId="0BC35198" w14:textId="066B4FED" w:rsidR="005C3EE1" w:rsidRPr="00B207B1" w:rsidRDefault="005C3EE1" w:rsidP="004B2CDD">
      <w:pPr>
        <w:spacing w:line="400" w:lineRule="exact"/>
        <w:ind w:firstLine="420"/>
      </w:pPr>
      <w:r w:rsidRPr="00B207B1">
        <w:rPr>
          <w:color w:val="000000" w:themeColor="text1"/>
        </w:rPr>
        <w:t>功能上</w:t>
      </w:r>
      <w:r w:rsidRPr="00B207B1">
        <w:rPr>
          <w:rFonts w:hint="eastAsia"/>
          <w:color w:val="000000" w:themeColor="text1"/>
        </w:rPr>
        <w:t>，</w:t>
      </w:r>
      <w:r w:rsidRPr="00B207B1">
        <w:rPr>
          <w:color w:val="000000" w:themeColor="text1"/>
        </w:rPr>
        <w:t>现有的中间件系统主要提供基础的数据传输功能</w:t>
      </w:r>
      <w:r w:rsidRPr="00B207B1">
        <w:rPr>
          <w:rFonts w:hint="eastAsia"/>
          <w:color w:val="000000" w:themeColor="text1"/>
        </w:rPr>
        <w:t>，</w:t>
      </w:r>
      <w:r w:rsidRPr="00B207B1">
        <w:rPr>
          <w:color w:val="000000" w:themeColor="text1"/>
        </w:rPr>
        <w:t>一共分为三个模块</w:t>
      </w:r>
      <w:r w:rsidRPr="00B207B1">
        <w:rPr>
          <w:rFonts w:hint="eastAsia"/>
          <w:color w:val="000000" w:themeColor="text1"/>
        </w:rPr>
        <w:t>，</w:t>
      </w:r>
      <w:r w:rsidRPr="00B207B1">
        <w:rPr>
          <w:color w:val="000000" w:themeColor="text1"/>
        </w:rPr>
        <w:t>分别为数据传输模块</w:t>
      </w:r>
      <w:r w:rsidRPr="00B207B1">
        <w:rPr>
          <w:rFonts w:hint="eastAsia"/>
          <w:color w:val="000000" w:themeColor="text1"/>
        </w:rPr>
        <w:t>、数据加密模块、数据压缩模块。优化后的中间件系统通过对云备份</w:t>
      </w:r>
      <w:r w:rsidR="00D27AF4">
        <w:rPr>
          <w:rFonts w:hint="eastAsia"/>
          <w:color w:val="000000" w:themeColor="text1"/>
        </w:rPr>
        <w:t>服务</w:t>
      </w:r>
      <w:r w:rsidRPr="00B207B1">
        <w:rPr>
          <w:rFonts w:hint="eastAsia"/>
          <w:color w:val="000000" w:themeColor="text1"/>
        </w:rPr>
        <w:t>关键技术的调研，新增了持久会话管理、大文件上传、本地缓存以及多应用适配四个模块，使得当前的中间件系统更加符合云备份服务的发展趋势。</w:t>
      </w:r>
    </w:p>
    <w:p w14:paraId="5F1DEC6A" w14:textId="77777777" w:rsidR="00A21524" w:rsidRPr="00B207B1" w:rsidRDefault="00FB12EA" w:rsidP="006263CF">
      <w:pPr>
        <w:pStyle w:val="31"/>
      </w:pPr>
      <w:bookmarkStart w:id="6338" w:name="_Toc491952482"/>
      <w:r w:rsidRPr="00B207B1">
        <w:t>6.5</w:t>
      </w:r>
      <w:r w:rsidR="00A21524" w:rsidRPr="00B207B1">
        <w:t>.</w:t>
      </w:r>
      <w:ins w:id="6339" w:author="微软用户" w:date="2017-08-18T23:01:00Z">
        <w:r w:rsidR="0054071C" w:rsidRPr="00B207B1">
          <w:t>2</w:t>
        </w:r>
      </w:ins>
      <w:del w:id="6340" w:author="微软用户" w:date="2017-08-18T23:01:00Z">
        <w:r w:rsidR="00A21524" w:rsidRPr="00B207B1" w:rsidDel="0054071C">
          <w:delText>1</w:delText>
        </w:r>
      </w:del>
      <w:r w:rsidR="004A3474" w:rsidRPr="00B207B1">
        <w:rPr>
          <w:rFonts w:hint="eastAsia"/>
        </w:rPr>
        <w:t>同类产品</w:t>
      </w:r>
      <w:r w:rsidR="00A21524" w:rsidRPr="00B207B1">
        <w:t>对比分析</w:t>
      </w:r>
      <w:bookmarkEnd w:id="6338"/>
    </w:p>
    <w:p w14:paraId="1A038131" w14:textId="23103620" w:rsidR="00C5591B" w:rsidRPr="00B207B1" w:rsidRDefault="00BC2F64" w:rsidP="00BC2F64">
      <w:pPr>
        <w:spacing w:line="400" w:lineRule="exact"/>
        <w:rPr>
          <w:color w:val="000000" w:themeColor="text1"/>
        </w:rPr>
      </w:pPr>
      <w:r w:rsidRPr="00B207B1">
        <w:tab/>
      </w:r>
      <w:r w:rsidRPr="00B207B1">
        <w:rPr>
          <w:color w:val="000000" w:themeColor="text1"/>
        </w:rPr>
        <w:t>中间件系统关键技术的优化主要基于对同类产品的调研</w:t>
      </w:r>
      <w:r w:rsidRPr="00B207B1">
        <w:rPr>
          <w:rFonts w:hint="eastAsia"/>
          <w:color w:val="000000" w:themeColor="text1"/>
        </w:rPr>
        <w:t>，</w:t>
      </w:r>
      <w:r w:rsidR="00A67C8B" w:rsidRPr="00B207B1">
        <w:rPr>
          <w:rFonts w:hint="eastAsia"/>
          <w:color w:val="000000" w:themeColor="text1"/>
        </w:rPr>
        <w:t>本文</w:t>
      </w:r>
      <w:r w:rsidR="006B4B6C" w:rsidRPr="00B207B1">
        <w:rPr>
          <w:color w:val="000000" w:themeColor="text1"/>
        </w:rPr>
        <w:t>对国内外的一些云</w:t>
      </w:r>
      <w:r w:rsidR="00476838" w:rsidRPr="00B207B1">
        <w:rPr>
          <w:color w:val="000000" w:themeColor="text1"/>
        </w:rPr>
        <w:t>备份</w:t>
      </w:r>
      <w:r w:rsidR="001B042D">
        <w:rPr>
          <w:rFonts w:hint="eastAsia"/>
          <w:color w:val="000000" w:themeColor="text1"/>
        </w:rPr>
        <w:t>服务</w:t>
      </w:r>
      <w:r w:rsidR="006B4B6C" w:rsidRPr="00B207B1">
        <w:rPr>
          <w:color w:val="000000" w:themeColor="text1"/>
        </w:rPr>
        <w:t>平台进行了详细的分析</w:t>
      </w:r>
      <w:r w:rsidR="006B4B6C" w:rsidRPr="00B207B1">
        <w:rPr>
          <w:rFonts w:hint="eastAsia"/>
          <w:color w:val="000000" w:themeColor="text1"/>
        </w:rPr>
        <w:t>，</w:t>
      </w:r>
      <w:r w:rsidR="006B4B6C" w:rsidRPr="00B207B1">
        <w:rPr>
          <w:color w:val="000000" w:themeColor="text1"/>
        </w:rPr>
        <w:t>从而得出了</w:t>
      </w:r>
      <w:r w:rsidR="00E4327E" w:rsidRPr="00B207B1">
        <w:rPr>
          <w:color w:val="000000" w:themeColor="text1"/>
        </w:rPr>
        <w:t>现有</w:t>
      </w:r>
      <w:r w:rsidR="006B4B6C" w:rsidRPr="00B207B1">
        <w:rPr>
          <w:color w:val="000000" w:themeColor="text1"/>
        </w:rPr>
        <w:t>的中间件系统需要优化的内容</w:t>
      </w:r>
      <w:r w:rsidR="006B4B6C" w:rsidRPr="00B207B1">
        <w:rPr>
          <w:rFonts w:hint="eastAsia"/>
          <w:color w:val="000000" w:themeColor="text1"/>
        </w:rPr>
        <w:t>。经过设计与开发，现有的中间件系统在一些重要的功能上已经达到了成熟产品的要求，此外，一些新的</w:t>
      </w:r>
      <w:r w:rsidR="00E847F3" w:rsidRPr="00B207B1">
        <w:rPr>
          <w:rFonts w:hint="eastAsia"/>
          <w:color w:val="000000" w:themeColor="text1"/>
        </w:rPr>
        <w:t>功能</w:t>
      </w:r>
      <w:r w:rsidR="006B4B6C" w:rsidRPr="00B207B1">
        <w:rPr>
          <w:rFonts w:hint="eastAsia"/>
          <w:color w:val="000000" w:themeColor="text1"/>
        </w:rPr>
        <w:t>特性</w:t>
      </w:r>
      <w:r w:rsidR="002B758C" w:rsidRPr="00B207B1">
        <w:rPr>
          <w:rFonts w:hint="eastAsia"/>
          <w:color w:val="000000" w:themeColor="text1"/>
        </w:rPr>
        <w:t>具备一定的优势。</w:t>
      </w:r>
    </w:p>
    <w:p w14:paraId="137FF0BF" w14:textId="77777777" w:rsidR="00F01E57" w:rsidRPr="00B207B1" w:rsidRDefault="00F01E57" w:rsidP="00F01E57">
      <w:pPr>
        <w:jc w:val="center"/>
      </w:pPr>
      <w:r w:rsidRPr="00B207B1">
        <w:rPr>
          <w:rFonts w:hint="eastAsia"/>
          <w:noProof/>
        </w:rPr>
        <w:drawing>
          <wp:inline distT="0" distB="0" distL="0" distR="0" wp14:anchorId="69018FFE" wp14:editId="7BFDE401">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E438EDA" w14:textId="532C1017" w:rsidR="00F01E57" w:rsidRPr="00B207B1" w:rsidRDefault="00F01E57" w:rsidP="00F01E57">
      <w:pPr>
        <w:spacing w:line="400" w:lineRule="exact"/>
        <w:jc w:val="center"/>
        <w:rPr>
          <w:rFonts w:hAnsiTheme="minorEastAsia"/>
          <w:color w:val="000000" w:themeColor="text1"/>
          <w:rPrChange w:id="6341" w:author="JY0225" w:date="2017-08-24T12:11:00Z">
            <w:rPr>
              <w:color w:val="000000" w:themeColor="text1"/>
            </w:rPr>
          </w:rPrChange>
        </w:rPr>
      </w:pPr>
      <w:r w:rsidRPr="00B207B1">
        <w:rPr>
          <w:rFonts w:hAnsiTheme="minorEastAsia" w:hint="eastAsia"/>
          <w:color w:val="000000" w:themeColor="text1"/>
          <w:rPrChange w:id="6342" w:author="JY0225" w:date="2017-08-24T12:11:00Z">
            <w:rPr>
              <w:rFonts w:hint="eastAsia"/>
              <w:color w:val="000000" w:themeColor="text1"/>
            </w:rPr>
          </w:rPrChange>
        </w:rPr>
        <w:t>图</w:t>
      </w:r>
      <w:r w:rsidRPr="00B207B1">
        <w:rPr>
          <w:rFonts w:hAnsiTheme="minorEastAsia"/>
          <w:color w:val="000000" w:themeColor="text1"/>
          <w:rPrChange w:id="6343" w:author="JY0225" w:date="2017-08-24T12:11:00Z">
            <w:rPr>
              <w:color w:val="000000" w:themeColor="text1"/>
            </w:rPr>
          </w:rPrChange>
        </w:rPr>
        <w:t xml:space="preserve">6-8 </w:t>
      </w:r>
      <w:r w:rsidRPr="00B207B1">
        <w:rPr>
          <w:rFonts w:hAnsiTheme="minorEastAsia" w:hint="eastAsia"/>
          <w:color w:val="000000" w:themeColor="text1"/>
          <w:rPrChange w:id="6344" w:author="JY0225" w:date="2017-08-24T12:11:00Z">
            <w:rPr>
              <w:rFonts w:hint="eastAsia"/>
              <w:color w:val="000000" w:themeColor="text1"/>
            </w:rPr>
          </w:rPrChange>
        </w:rPr>
        <w:t>云备份</w:t>
      </w:r>
      <w:r w:rsidR="00B420E1">
        <w:rPr>
          <w:rFonts w:hAnsiTheme="minorEastAsia" w:hint="eastAsia"/>
          <w:color w:val="000000" w:themeColor="text1"/>
        </w:rPr>
        <w:t>服务</w:t>
      </w:r>
      <w:r w:rsidRPr="00B207B1">
        <w:rPr>
          <w:rFonts w:hAnsiTheme="minorEastAsia" w:hint="eastAsia"/>
          <w:color w:val="000000" w:themeColor="text1"/>
          <w:rPrChange w:id="6345" w:author="JY0225" w:date="2017-08-24T12:11:00Z">
            <w:rPr>
              <w:rFonts w:hint="eastAsia"/>
              <w:color w:val="000000" w:themeColor="text1"/>
            </w:rPr>
          </w:rPrChange>
        </w:rPr>
        <w:t>系统与同类产品文件传输效率对比图</w:t>
      </w:r>
    </w:p>
    <w:p w14:paraId="70CC1543" w14:textId="37AB66B8" w:rsidR="00F01E57" w:rsidRPr="00B207B1" w:rsidRDefault="00F01E57" w:rsidP="008E7EEE">
      <w:pPr>
        <w:spacing w:line="400" w:lineRule="exact"/>
        <w:ind w:firstLine="420"/>
        <w:rPr>
          <w:rFonts w:hAnsiTheme="minorEastAsia"/>
          <w:color w:val="000000" w:themeColor="text1"/>
          <w:rPrChange w:id="6346" w:author="JY0225" w:date="2017-08-24T12:11:00Z">
            <w:rPr>
              <w:color w:val="000000" w:themeColor="text1"/>
            </w:rPr>
          </w:rPrChange>
        </w:rPr>
      </w:pPr>
      <w:r w:rsidRPr="00B207B1">
        <w:rPr>
          <w:rFonts w:hAnsiTheme="minorEastAsia" w:hint="eastAsia"/>
          <w:color w:val="000000" w:themeColor="text1"/>
          <w:rPrChange w:id="6347" w:author="JY0225" w:date="2017-08-24T12:11:00Z">
            <w:rPr>
              <w:rFonts w:hint="eastAsia"/>
              <w:color w:val="000000" w:themeColor="text1"/>
            </w:rPr>
          </w:rPrChange>
        </w:rPr>
        <w:t>在数据传输效率方面，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Pr="00B207B1">
        <w:rPr>
          <w:rFonts w:hAnsiTheme="minorEastAsia"/>
          <w:color w:val="000000" w:themeColor="text1"/>
          <w:rPrChange w:id="6348" w:author="JY0225" w:date="2017-08-24T12:11:00Z">
            <w:rPr>
              <w:color w:val="000000" w:themeColor="text1"/>
            </w:rPr>
          </w:rPrChange>
        </w:rPr>
        <w:t>2M</w:t>
      </w:r>
      <w:r w:rsidRPr="00B207B1">
        <w:rPr>
          <w:rFonts w:hAnsiTheme="minorEastAsia" w:hint="eastAsia"/>
          <w:color w:val="000000" w:themeColor="text1"/>
          <w:rPrChange w:id="6349" w:author="JY0225" w:date="2017-08-24T12:11:00Z">
            <w:rPr>
              <w:rFonts w:hint="eastAsia"/>
              <w:color w:val="000000" w:themeColor="text1"/>
            </w:rPr>
          </w:rPrChange>
        </w:rPr>
        <w:t>、</w:t>
      </w:r>
      <w:r w:rsidRPr="00B207B1">
        <w:rPr>
          <w:rFonts w:hAnsiTheme="minorEastAsia"/>
          <w:color w:val="000000" w:themeColor="text1"/>
          <w:rPrChange w:id="6350" w:author="JY0225" w:date="2017-08-24T12:11:00Z">
            <w:rPr>
              <w:color w:val="000000" w:themeColor="text1"/>
            </w:rPr>
          </w:rPrChange>
        </w:rPr>
        <w:t>4M</w:t>
      </w:r>
      <w:r w:rsidRPr="00B207B1">
        <w:rPr>
          <w:rFonts w:hAnsiTheme="minorEastAsia" w:hint="eastAsia"/>
          <w:color w:val="000000" w:themeColor="text1"/>
          <w:rPrChange w:id="6351" w:author="JY0225" w:date="2017-08-24T12:11:00Z">
            <w:rPr>
              <w:rFonts w:hint="eastAsia"/>
              <w:color w:val="000000" w:themeColor="text1"/>
            </w:rPr>
          </w:rPrChange>
        </w:rPr>
        <w:t>、</w:t>
      </w:r>
      <w:r w:rsidRPr="00B207B1">
        <w:rPr>
          <w:rFonts w:hAnsiTheme="minorEastAsia"/>
          <w:color w:val="000000" w:themeColor="text1"/>
          <w:rPrChange w:id="6352" w:author="JY0225" w:date="2017-08-24T12:11:00Z">
            <w:rPr>
              <w:color w:val="000000" w:themeColor="text1"/>
            </w:rPr>
          </w:rPrChange>
        </w:rPr>
        <w:t>8M</w:t>
      </w:r>
      <w:r w:rsidRPr="00B207B1">
        <w:rPr>
          <w:rFonts w:hAnsiTheme="minorEastAsia" w:hint="eastAsia"/>
          <w:color w:val="000000" w:themeColor="text1"/>
          <w:rPrChange w:id="6353" w:author="JY0225" w:date="2017-08-24T12:11:00Z">
            <w:rPr>
              <w:rFonts w:hint="eastAsia"/>
              <w:color w:val="000000" w:themeColor="text1"/>
            </w:rPr>
          </w:rPrChange>
        </w:rPr>
        <w:t>、</w:t>
      </w:r>
      <w:r w:rsidRPr="00B207B1">
        <w:rPr>
          <w:rFonts w:hAnsiTheme="minorEastAsia"/>
          <w:color w:val="000000" w:themeColor="text1"/>
          <w:rPrChange w:id="6354" w:author="JY0225" w:date="2017-08-24T12:11:00Z">
            <w:rPr>
              <w:color w:val="000000" w:themeColor="text1"/>
            </w:rPr>
          </w:rPrChange>
        </w:rPr>
        <w:t>50M</w:t>
      </w:r>
      <w:r w:rsidRPr="00B207B1">
        <w:rPr>
          <w:rFonts w:hAnsiTheme="minorEastAsia" w:hint="eastAsia"/>
          <w:color w:val="000000" w:themeColor="text1"/>
          <w:rPrChange w:id="6355" w:author="JY0225" w:date="2017-08-24T12:11:00Z">
            <w:rPr>
              <w:rFonts w:hint="eastAsia"/>
              <w:color w:val="000000" w:themeColor="text1"/>
            </w:rPr>
          </w:rPrChange>
        </w:rPr>
        <w:t>四个大小的文件对云备份服务平台、百度网盘、</w:t>
      </w:r>
      <w:r w:rsidRPr="00B207B1">
        <w:rPr>
          <w:rFonts w:hAnsiTheme="minorEastAsia"/>
          <w:color w:val="000000" w:themeColor="text1"/>
          <w:rPrChange w:id="6356" w:author="JY0225" w:date="2017-08-24T12:11:00Z">
            <w:rPr>
              <w:color w:val="000000" w:themeColor="text1"/>
            </w:rPr>
          </w:rPrChange>
        </w:rPr>
        <w:t>360</w:t>
      </w:r>
      <w:r w:rsidRPr="00B207B1">
        <w:rPr>
          <w:rFonts w:hAnsiTheme="minorEastAsia" w:hint="eastAsia"/>
          <w:color w:val="000000" w:themeColor="text1"/>
          <w:rPrChange w:id="6357" w:author="JY0225" w:date="2017-08-24T12:11:00Z">
            <w:rPr>
              <w:rFonts w:hint="eastAsia"/>
              <w:color w:val="000000" w:themeColor="text1"/>
            </w:rPr>
          </w:rPrChange>
        </w:rPr>
        <w:t>云盘的传输效率进行了测试，由于只能通过网络代理的方式访问</w:t>
      </w:r>
      <w:r w:rsidRPr="00B207B1">
        <w:rPr>
          <w:rFonts w:hAnsiTheme="minorEastAsia"/>
          <w:color w:val="000000" w:themeColor="text1"/>
          <w:rPrChange w:id="6358" w:author="JY0225" w:date="2017-08-24T12:11:00Z">
            <w:rPr>
              <w:color w:val="000000" w:themeColor="text1"/>
            </w:rPr>
          </w:rPrChange>
        </w:rPr>
        <w:t>Dropbox</w:t>
      </w:r>
      <w:r w:rsidRPr="00B207B1">
        <w:rPr>
          <w:rFonts w:hAnsiTheme="minorEastAsia" w:hint="eastAsia"/>
          <w:color w:val="000000" w:themeColor="text1"/>
          <w:rPrChange w:id="6359" w:author="JY0225" w:date="2017-08-24T12:11:00Z">
            <w:rPr>
              <w:rFonts w:hint="eastAsia"/>
              <w:color w:val="000000" w:themeColor="text1"/>
            </w:rPr>
          </w:rPrChange>
        </w:rPr>
        <w:t>和</w:t>
      </w:r>
      <w:r w:rsidRPr="00B207B1">
        <w:rPr>
          <w:rFonts w:hAnsiTheme="minorEastAsia"/>
          <w:color w:val="000000" w:themeColor="text1"/>
          <w:rPrChange w:id="6360" w:author="JY0225" w:date="2017-08-24T12:11:00Z">
            <w:rPr>
              <w:color w:val="000000" w:themeColor="text1"/>
            </w:rPr>
          </w:rPrChange>
        </w:rPr>
        <w:t>Google Drive</w:t>
      </w:r>
      <w:r w:rsidRPr="00B207B1">
        <w:rPr>
          <w:rFonts w:hAnsiTheme="minorEastAsia" w:hint="eastAsia"/>
          <w:color w:val="000000" w:themeColor="text1"/>
          <w:rPrChange w:id="6361" w:author="JY0225" w:date="2017-08-24T12:11:00Z">
            <w:rPr>
              <w:rFonts w:hint="eastAsia"/>
              <w:color w:val="000000" w:themeColor="text1"/>
            </w:rPr>
          </w:rPrChange>
        </w:rPr>
        <w:t>，而代理的网络状</w:t>
      </w:r>
      <w:r w:rsidRPr="00B207B1">
        <w:rPr>
          <w:rFonts w:hAnsiTheme="minorEastAsia" w:hint="eastAsia"/>
          <w:color w:val="000000" w:themeColor="text1"/>
          <w:rPrChange w:id="6362" w:author="JY0225" w:date="2017-08-24T12:11:00Z">
            <w:rPr>
              <w:rFonts w:hint="eastAsia"/>
              <w:color w:val="000000" w:themeColor="text1"/>
            </w:rPr>
          </w:rPrChange>
        </w:rPr>
        <w:lastRenderedPageBreak/>
        <w:t>况较差，测试出的数据不具备参考性，因此没有展示其测试结果。图</w:t>
      </w:r>
      <w:r w:rsidRPr="00B207B1">
        <w:rPr>
          <w:rFonts w:hAnsiTheme="minorEastAsia"/>
          <w:color w:val="000000" w:themeColor="text1"/>
          <w:rPrChange w:id="6363" w:author="JY0225" w:date="2017-08-24T12:11:00Z">
            <w:rPr>
              <w:color w:val="000000" w:themeColor="text1"/>
            </w:rPr>
          </w:rPrChange>
        </w:rPr>
        <w:t>6-8</w:t>
      </w:r>
      <w:r w:rsidRPr="00B207B1">
        <w:rPr>
          <w:rFonts w:hAnsiTheme="minorEastAsia" w:hint="eastAsia"/>
          <w:color w:val="000000" w:themeColor="text1"/>
          <w:rPrChange w:id="6364" w:author="JY0225" w:date="2017-08-24T12:11:00Z">
            <w:rPr>
              <w:rFonts w:hint="eastAsia"/>
              <w:color w:val="000000" w:themeColor="text1"/>
            </w:rPr>
          </w:rPrChange>
        </w:rPr>
        <w:t>所示</w:t>
      </w:r>
      <w:r w:rsidR="00552A16">
        <w:rPr>
          <w:rFonts w:hAnsiTheme="minorEastAsia" w:hint="eastAsia"/>
          <w:color w:val="000000" w:themeColor="text1"/>
        </w:rPr>
        <w:t>的是云备份服务</w:t>
      </w:r>
      <w:r w:rsidRPr="00B207B1">
        <w:rPr>
          <w:rFonts w:hAnsiTheme="minorEastAsia" w:hint="eastAsia"/>
          <w:color w:val="000000" w:themeColor="text1"/>
          <w:rPrChange w:id="6365" w:author="JY0225" w:date="2017-08-24T12:11:00Z">
            <w:rPr>
              <w:rFonts w:hint="eastAsia"/>
              <w:color w:val="000000" w:themeColor="text1"/>
            </w:rPr>
          </w:rPrChange>
        </w:rPr>
        <w:t>与同类产品文件传输效率对比图。</w:t>
      </w:r>
    </w:p>
    <w:p w14:paraId="6058A3E6" w14:textId="77777777" w:rsidR="00ED577E" w:rsidRPr="00B207B1" w:rsidRDefault="00ED577E" w:rsidP="00F01E57">
      <w:pPr>
        <w:spacing w:line="400" w:lineRule="exact"/>
        <w:ind w:firstLine="420"/>
        <w:rPr>
          <w:rFonts w:hAnsiTheme="minorEastAsia"/>
          <w:color w:val="000000" w:themeColor="text1"/>
          <w:rPrChange w:id="6366" w:author="JY0225" w:date="2017-08-24T12:11:00Z">
            <w:rPr>
              <w:color w:val="000000" w:themeColor="text1"/>
            </w:rPr>
          </w:rPrChange>
        </w:rPr>
      </w:pPr>
      <w:r w:rsidRPr="00B207B1">
        <w:rPr>
          <w:rFonts w:hAnsiTheme="minorEastAsia" w:hint="eastAsia"/>
          <w:color w:val="000000" w:themeColor="text1"/>
          <w:rPrChange w:id="6367" w:author="JY0225" w:date="2017-08-24T12:11:00Z">
            <w:rPr>
              <w:rFonts w:hint="eastAsia"/>
              <w:color w:val="000000" w:themeColor="text1"/>
            </w:rPr>
          </w:rPrChange>
        </w:rPr>
        <w:t>在系统的安全性上，优化后的系统对缓存在中间件的用户登录信息、会话信息进行了加密，使用的是与其他同类产品类似的加密方式，采取了</w:t>
      </w:r>
      <w:r w:rsidRPr="00B207B1">
        <w:rPr>
          <w:rFonts w:hAnsiTheme="minorEastAsia"/>
          <w:color w:val="000000" w:themeColor="text1"/>
          <w:rPrChange w:id="6368" w:author="JY0225" w:date="2017-08-24T12:11:00Z">
            <w:rPr>
              <w:color w:val="000000" w:themeColor="text1"/>
            </w:rPr>
          </w:rPrChange>
        </w:rPr>
        <w:t>128</w:t>
      </w:r>
      <w:r w:rsidRPr="00B207B1">
        <w:rPr>
          <w:rFonts w:hAnsiTheme="minorEastAsia" w:hint="eastAsia"/>
          <w:color w:val="000000" w:themeColor="text1"/>
          <w:rPrChange w:id="6369" w:author="JY0225" w:date="2017-08-24T12:11:00Z">
            <w:rPr>
              <w:rFonts w:hint="eastAsia"/>
              <w:color w:val="000000" w:themeColor="text1"/>
            </w:rPr>
          </w:rPrChange>
        </w:rPr>
        <w:t>位的</w:t>
      </w:r>
      <w:r w:rsidRPr="00B207B1">
        <w:rPr>
          <w:rFonts w:hAnsiTheme="minorEastAsia"/>
          <w:color w:val="000000" w:themeColor="text1"/>
          <w:rPrChange w:id="6370" w:author="JY0225" w:date="2017-08-24T12:11:00Z">
            <w:rPr>
              <w:color w:val="000000" w:themeColor="text1"/>
            </w:rPr>
          </w:rPrChange>
        </w:rPr>
        <w:t>AES</w:t>
      </w:r>
      <w:r w:rsidR="00F106A3" w:rsidRPr="00B207B1">
        <w:rPr>
          <w:rFonts w:hAnsiTheme="minorEastAsia" w:hint="eastAsia"/>
          <w:color w:val="000000" w:themeColor="text1"/>
          <w:rPrChange w:id="6371" w:author="JY0225" w:date="2017-08-24T12:11:00Z">
            <w:rPr>
              <w:rFonts w:hint="eastAsia"/>
              <w:color w:val="000000" w:themeColor="text1"/>
            </w:rPr>
          </w:rPrChange>
        </w:rPr>
        <w:t>加密算法，</w:t>
      </w:r>
      <w:r w:rsidR="006609DD" w:rsidRPr="00B207B1">
        <w:rPr>
          <w:rFonts w:hAnsiTheme="minorEastAsia" w:hint="eastAsia"/>
          <w:color w:val="000000" w:themeColor="text1"/>
          <w:rPrChange w:id="6372" w:author="JY0225" w:date="2017-08-24T12:11:00Z">
            <w:rPr>
              <w:rFonts w:hint="eastAsia"/>
              <w:color w:val="000000" w:themeColor="text1"/>
            </w:rPr>
          </w:rPrChange>
        </w:rPr>
        <w:t>相较于</w:t>
      </w:r>
      <w:r w:rsidR="006609DD" w:rsidRPr="00B207B1">
        <w:rPr>
          <w:rFonts w:hAnsiTheme="minorEastAsia"/>
          <w:color w:val="000000" w:themeColor="text1"/>
          <w:rPrChange w:id="6373" w:author="JY0225" w:date="2017-08-24T12:11:00Z">
            <w:rPr>
              <w:color w:val="000000" w:themeColor="text1"/>
            </w:rPr>
          </w:rPrChange>
        </w:rPr>
        <w:t>258</w:t>
      </w:r>
      <w:r w:rsidR="006609DD" w:rsidRPr="00B207B1">
        <w:rPr>
          <w:rFonts w:hAnsiTheme="minorEastAsia" w:hint="eastAsia"/>
          <w:color w:val="000000" w:themeColor="text1"/>
          <w:rPrChange w:id="6374" w:author="JY0225" w:date="2017-08-24T12:11:00Z">
            <w:rPr>
              <w:rFonts w:hint="eastAsia"/>
              <w:color w:val="000000" w:themeColor="text1"/>
            </w:rPr>
          </w:rPrChange>
        </w:rPr>
        <w:t>位的</w:t>
      </w:r>
      <w:r w:rsidR="006609DD" w:rsidRPr="00B207B1">
        <w:rPr>
          <w:rFonts w:hAnsiTheme="minorEastAsia"/>
          <w:color w:val="000000" w:themeColor="text1"/>
          <w:rPrChange w:id="6375" w:author="JY0225" w:date="2017-08-24T12:11:00Z">
            <w:rPr>
              <w:color w:val="000000" w:themeColor="text1"/>
            </w:rPr>
          </w:rPrChange>
        </w:rPr>
        <w:t>AES</w:t>
      </w:r>
      <w:r w:rsidR="006609DD" w:rsidRPr="00B207B1">
        <w:rPr>
          <w:rFonts w:hAnsiTheme="minorEastAsia" w:hint="eastAsia"/>
          <w:color w:val="000000" w:themeColor="text1"/>
          <w:rPrChange w:id="6376" w:author="JY0225" w:date="2017-08-24T12:11:00Z">
            <w:rPr>
              <w:rFonts w:hint="eastAsia"/>
              <w:color w:val="000000" w:themeColor="text1"/>
            </w:rPr>
          </w:rPrChange>
        </w:rPr>
        <w:t>加密算法，</w:t>
      </w:r>
      <w:r w:rsidR="006609DD" w:rsidRPr="00B207B1">
        <w:rPr>
          <w:rFonts w:hAnsiTheme="minorEastAsia"/>
          <w:color w:val="000000" w:themeColor="text1"/>
          <w:rPrChange w:id="6377" w:author="JY0225" w:date="2017-08-24T12:11:00Z">
            <w:rPr>
              <w:color w:val="000000" w:themeColor="text1"/>
            </w:rPr>
          </w:rPrChange>
        </w:rPr>
        <w:t>128</w:t>
      </w:r>
      <w:r w:rsidR="006609DD" w:rsidRPr="00B207B1">
        <w:rPr>
          <w:rFonts w:hAnsiTheme="minorEastAsia" w:hint="eastAsia"/>
          <w:color w:val="000000" w:themeColor="text1"/>
          <w:rPrChange w:id="6378" w:author="JY0225" w:date="2017-08-24T12:11:00Z">
            <w:rPr>
              <w:rFonts w:hint="eastAsia"/>
              <w:color w:val="000000" w:themeColor="text1"/>
            </w:rPr>
          </w:rPrChange>
        </w:rPr>
        <w:t>位的加密算法能够节省大约</w:t>
      </w:r>
      <w:r w:rsidR="006609DD" w:rsidRPr="00B207B1">
        <w:rPr>
          <w:rFonts w:hAnsiTheme="minorEastAsia"/>
          <w:color w:val="000000" w:themeColor="text1"/>
          <w:rPrChange w:id="6379" w:author="JY0225" w:date="2017-08-24T12:11:00Z">
            <w:rPr>
              <w:color w:val="000000" w:themeColor="text1"/>
            </w:rPr>
          </w:rPrChange>
        </w:rPr>
        <w:t>40%</w:t>
      </w:r>
      <w:r w:rsidR="006609DD" w:rsidRPr="00B207B1">
        <w:rPr>
          <w:rFonts w:hAnsiTheme="minorEastAsia" w:hint="eastAsia"/>
          <w:color w:val="000000" w:themeColor="text1"/>
          <w:rPrChange w:id="6380" w:author="JY0225" w:date="2017-08-24T12:11:00Z">
            <w:rPr>
              <w:rFonts w:hint="eastAsia"/>
              <w:color w:val="000000" w:themeColor="text1"/>
            </w:rPr>
          </w:rPrChange>
        </w:rPr>
        <w:t>的加密时间，同时</w:t>
      </w:r>
      <w:r w:rsidR="008812B1" w:rsidRPr="00B207B1">
        <w:rPr>
          <w:rFonts w:hAnsiTheme="minorEastAsia" w:hint="eastAsia"/>
          <w:color w:val="000000" w:themeColor="text1"/>
          <w:rPrChange w:id="6381" w:author="JY0225" w:date="2017-08-24T12:11:00Z">
            <w:rPr>
              <w:rFonts w:hint="eastAsia"/>
              <w:color w:val="000000" w:themeColor="text1"/>
            </w:rPr>
          </w:rPrChange>
        </w:rPr>
        <w:t>能够保证数据的安全性，因为它足够复杂无法被暴力破解。</w:t>
      </w:r>
    </w:p>
    <w:p w14:paraId="4394926F" w14:textId="77777777" w:rsidR="00CC37CF" w:rsidRPr="00B207B1" w:rsidRDefault="00CC37CF" w:rsidP="00CC37CF">
      <w:pPr>
        <w:spacing w:line="400" w:lineRule="exact"/>
        <w:jc w:val="center"/>
        <w:rPr>
          <w:rFonts w:hAnsiTheme="minorEastAsia"/>
          <w:rPrChange w:id="6382" w:author="JY0225" w:date="2017-08-24T12:11:00Z">
            <w:rPr/>
          </w:rPrChange>
        </w:rPr>
      </w:pPr>
      <w:r w:rsidRPr="00B207B1">
        <w:rPr>
          <w:rFonts w:hAnsiTheme="minorEastAsia" w:hint="eastAsia"/>
          <w:color w:val="000000" w:themeColor="text1"/>
          <w:rPrChange w:id="6383" w:author="JY0225" w:date="2017-08-24T12:11:00Z">
            <w:rPr>
              <w:rFonts w:hint="eastAsia"/>
              <w:color w:val="000000" w:themeColor="text1"/>
            </w:rPr>
          </w:rPrChange>
        </w:rPr>
        <w:t>表</w:t>
      </w:r>
      <w:r w:rsidRPr="00B207B1">
        <w:rPr>
          <w:rFonts w:hAnsiTheme="minorEastAsia"/>
          <w:color w:val="000000" w:themeColor="text1"/>
          <w:rPrChange w:id="6384" w:author="JY0225" w:date="2017-08-24T12:11:00Z">
            <w:rPr>
              <w:color w:val="000000" w:themeColor="text1"/>
            </w:rPr>
          </w:rPrChange>
        </w:rPr>
        <w:t xml:space="preserve">6-8 </w:t>
      </w:r>
      <w:r w:rsidRPr="00B207B1">
        <w:rPr>
          <w:rFonts w:hAnsiTheme="minorEastAsia" w:hint="eastAsia"/>
          <w:color w:val="000000" w:themeColor="text1"/>
          <w:rPrChange w:id="6385" w:author="JY0225" w:date="2017-08-24T12:11:00Z">
            <w:rPr>
              <w:rFonts w:hint="eastAsia"/>
              <w:color w:val="000000" w:themeColor="text1"/>
            </w:rPr>
          </w:rPrChange>
        </w:rPr>
        <w:t>同类产品去重分析表</w:t>
      </w:r>
    </w:p>
    <w:tbl>
      <w:tblPr>
        <w:tblStyle w:val="ae"/>
        <w:tblW w:w="0" w:type="auto"/>
        <w:tblLook w:val="04A0" w:firstRow="1" w:lastRow="0" w:firstColumn="1" w:lastColumn="0" w:noHBand="0" w:noVBand="1"/>
      </w:tblPr>
      <w:tblGrid>
        <w:gridCol w:w="1540"/>
        <w:gridCol w:w="1683"/>
        <w:gridCol w:w="1263"/>
        <w:gridCol w:w="1126"/>
        <w:gridCol w:w="1056"/>
        <w:gridCol w:w="1634"/>
      </w:tblGrid>
      <w:tr w:rsidR="00CC37CF" w:rsidRPr="00B207B1" w14:paraId="64EB0C63" w14:textId="77777777" w:rsidTr="00E92AAE">
        <w:tc>
          <w:tcPr>
            <w:tcW w:w="1555" w:type="dxa"/>
          </w:tcPr>
          <w:p w14:paraId="35C28B09" w14:textId="77777777" w:rsidR="00CC37CF" w:rsidRPr="00B207B1" w:rsidRDefault="00CC37CF" w:rsidP="00856A51">
            <w:pPr>
              <w:spacing w:line="400" w:lineRule="exact"/>
              <w:rPr>
                <w:color w:val="000000" w:themeColor="text1"/>
                <w:szCs w:val="21"/>
              </w:rPr>
            </w:pPr>
          </w:p>
        </w:tc>
        <w:tc>
          <w:tcPr>
            <w:tcW w:w="1701" w:type="dxa"/>
          </w:tcPr>
          <w:p w14:paraId="035CA287"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云备份服务器</w:t>
            </w:r>
          </w:p>
        </w:tc>
        <w:tc>
          <w:tcPr>
            <w:tcW w:w="1275" w:type="dxa"/>
          </w:tcPr>
          <w:p w14:paraId="13D3C8BF"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百度网盘</w:t>
            </w:r>
          </w:p>
        </w:tc>
        <w:tc>
          <w:tcPr>
            <w:tcW w:w="1134" w:type="dxa"/>
          </w:tcPr>
          <w:p w14:paraId="3EC9079A"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360云盘</w:t>
            </w:r>
          </w:p>
        </w:tc>
        <w:tc>
          <w:tcPr>
            <w:tcW w:w="993" w:type="dxa"/>
          </w:tcPr>
          <w:p w14:paraId="41356BF9"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D</w:t>
            </w:r>
            <w:r w:rsidRPr="00B207B1">
              <w:rPr>
                <w:color w:val="000000" w:themeColor="text1"/>
                <w:szCs w:val="21"/>
              </w:rPr>
              <w:t>ropbox</w:t>
            </w:r>
          </w:p>
        </w:tc>
        <w:tc>
          <w:tcPr>
            <w:tcW w:w="1644" w:type="dxa"/>
          </w:tcPr>
          <w:p w14:paraId="397BFECF"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Google Drive</w:t>
            </w:r>
          </w:p>
        </w:tc>
      </w:tr>
      <w:tr w:rsidR="00CC37CF" w:rsidRPr="00B207B1" w14:paraId="59831186" w14:textId="77777777" w:rsidTr="00E92AAE">
        <w:tc>
          <w:tcPr>
            <w:tcW w:w="1555" w:type="dxa"/>
          </w:tcPr>
          <w:p w14:paraId="28470CDB"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服务器去重</w:t>
            </w:r>
          </w:p>
        </w:tc>
        <w:tc>
          <w:tcPr>
            <w:tcW w:w="1701" w:type="dxa"/>
          </w:tcPr>
          <w:p w14:paraId="48C4EDB2"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275" w:type="dxa"/>
          </w:tcPr>
          <w:p w14:paraId="45DFB216"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134" w:type="dxa"/>
          </w:tcPr>
          <w:p w14:paraId="31BFC977"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993" w:type="dxa"/>
          </w:tcPr>
          <w:p w14:paraId="25A09B0C"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644" w:type="dxa"/>
          </w:tcPr>
          <w:p w14:paraId="1D68D368" w14:textId="77777777" w:rsidR="00CC37CF" w:rsidRPr="00B207B1" w:rsidRDefault="00CC37CF" w:rsidP="00856A51">
            <w:pPr>
              <w:spacing w:line="400" w:lineRule="exact"/>
              <w:jc w:val="center"/>
              <w:rPr>
                <w:color w:val="000000" w:themeColor="text1"/>
                <w:szCs w:val="21"/>
              </w:rPr>
            </w:pPr>
          </w:p>
        </w:tc>
      </w:tr>
      <w:tr w:rsidR="00CC37CF" w:rsidRPr="00B207B1" w14:paraId="7C022AAD" w14:textId="77777777" w:rsidTr="00E92AAE">
        <w:tc>
          <w:tcPr>
            <w:tcW w:w="1555" w:type="dxa"/>
          </w:tcPr>
          <w:p w14:paraId="14442C3B"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本地缓存</w:t>
            </w:r>
          </w:p>
        </w:tc>
        <w:tc>
          <w:tcPr>
            <w:tcW w:w="1701" w:type="dxa"/>
          </w:tcPr>
          <w:p w14:paraId="16619227"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275" w:type="dxa"/>
          </w:tcPr>
          <w:p w14:paraId="383096EB" w14:textId="77777777" w:rsidR="00CC37CF" w:rsidRPr="00B207B1" w:rsidRDefault="00CC37CF" w:rsidP="00856A51">
            <w:pPr>
              <w:spacing w:line="400" w:lineRule="exact"/>
              <w:jc w:val="center"/>
              <w:rPr>
                <w:color w:val="000000" w:themeColor="text1"/>
                <w:szCs w:val="21"/>
              </w:rPr>
            </w:pPr>
          </w:p>
        </w:tc>
        <w:tc>
          <w:tcPr>
            <w:tcW w:w="1134" w:type="dxa"/>
          </w:tcPr>
          <w:p w14:paraId="3B1A8A6A" w14:textId="77777777" w:rsidR="00CC37CF" w:rsidRPr="00B207B1" w:rsidRDefault="00CC37CF" w:rsidP="00856A51">
            <w:pPr>
              <w:spacing w:line="400" w:lineRule="exact"/>
              <w:jc w:val="center"/>
              <w:rPr>
                <w:color w:val="000000" w:themeColor="text1"/>
                <w:szCs w:val="21"/>
              </w:rPr>
            </w:pPr>
          </w:p>
        </w:tc>
        <w:tc>
          <w:tcPr>
            <w:tcW w:w="993" w:type="dxa"/>
          </w:tcPr>
          <w:p w14:paraId="043CE492" w14:textId="77777777" w:rsidR="00CC37CF" w:rsidRPr="00B207B1" w:rsidRDefault="00CC37CF" w:rsidP="00856A51">
            <w:pPr>
              <w:spacing w:line="400" w:lineRule="exact"/>
              <w:jc w:val="center"/>
              <w:rPr>
                <w:color w:val="000000" w:themeColor="text1"/>
                <w:szCs w:val="21"/>
              </w:rPr>
            </w:pPr>
          </w:p>
        </w:tc>
        <w:tc>
          <w:tcPr>
            <w:tcW w:w="1644" w:type="dxa"/>
          </w:tcPr>
          <w:p w14:paraId="2F196345" w14:textId="77777777" w:rsidR="00CC37CF" w:rsidRPr="00B207B1" w:rsidRDefault="00CC37CF" w:rsidP="00856A51">
            <w:pPr>
              <w:spacing w:line="400" w:lineRule="exact"/>
              <w:jc w:val="center"/>
              <w:rPr>
                <w:color w:val="000000" w:themeColor="text1"/>
                <w:szCs w:val="21"/>
              </w:rPr>
            </w:pPr>
          </w:p>
        </w:tc>
      </w:tr>
    </w:tbl>
    <w:p w14:paraId="7A2C1C2A" w14:textId="77777777" w:rsidR="00A15916" w:rsidRPr="00B207B1" w:rsidRDefault="00D8350A" w:rsidP="008B03C9">
      <w:pPr>
        <w:spacing w:line="400" w:lineRule="exact"/>
        <w:ind w:firstLine="420"/>
        <w:rPr>
          <w:rFonts w:hAnsiTheme="minorEastAsia"/>
          <w:color w:val="000000" w:themeColor="text1"/>
          <w:rPrChange w:id="6386" w:author="JY0225" w:date="2017-08-24T12:11:00Z">
            <w:rPr>
              <w:color w:val="000000" w:themeColor="text1"/>
            </w:rPr>
          </w:rPrChange>
        </w:rPr>
      </w:pPr>
      <w:r w:rsidRPr="00B207B1">
        <w:rPr>
          <w:rFonts w:hAnsiTheme="minorEastAsia" w:hint="eastAsia"/>
          <w:color w:val="000000" w:themeColor="text1"/>
          <w:rPrChange w:id="6387" w:author="JY0225" w:date="2017-08-24T12:11:00Z">
            <w:rPr>
              <w:rFonts w:hint="eastAsia"/>
              <w:color w:val="000000" w:themeColor="text1"/>
            </w:rPr>
          </w:rPrChange>
        </w:rPr>
        <w:t>在数据去重方面，如表</w:t>
      </w:r>
      <w:r w:rsidRPr="00B207B1">
        <w:rPr>
          <w:rFonts w:hAnsiTheme="minorEastAsia"/>
          <w:color w:val="000000" w:themeColor="text1"/>
          <w:rPrChange w:id="6388" w:author="JY0225" w:date="2017-08-24T12:11:00Z">
            <w:rPr>
              <w:color w:val="000000" w:themeColor="text1"/>
            </w:rPr>
          </w:rPrChange>
        </w:rPr>
        <w:t>6-8</w:t>
      </w:r>
      <w:r w:rsidRPr="00B207B1">
        <w:rPr>
          <w:rFonts w:hAnsiTheme="minorEastAsia" w:hint="eastAsia"/>
          <w:color w:val="000000" w:themeColor="text1"/>
          <w:rPrChange w:id="6389" w:author="JY0225" w:date="2017-08-24T12:11:00Z">
            <w:rPr>
              <w:rFonts w:hint="eastAsia"/>
              <w:color w:val="000000" w:themeColor="text1"/>
            </w:rPr>
          </w:rPrChange>
        </w:rPr>
        <w:t>所示，百度网盘和</w:t>
      </w:r>
      <w:r w:rsidRPr="00B207B1">
        <w:rPr>
          <w:rFonts w:hAnsiTheme="minorEastAsia"/>
          <w:color w:val="000000" w:themeColor="text1"/>
          <w:rPrChange w:id="6390" w:author="JY0225" w:date="2017-08-24T12:11:00Z">
            <w:rPr>
              <w:color w:val="000000" w:themeColor="text1"/>
            </w:rPr>
          </w:rPrChange>
        </w:rPr>
        <w:t>360</w:t>
      </w:r>
      <w:r w:rsidRPr="00B207B1">
        <w:rPr>
          <w:rFonts w:hAnsiTheme="minorEastAsia" w:hint="eastAsia"/>
          <w:color w:val="000000" w:themeColor="text1"/>
          <w:rPrChange w:id="6391" w:author="JY0225" w:date="2017-08-24T12:11:00Z">
            <w:rPr>
              <w:rFonts w:hint="eastAsia"/>
              <w:color w:val="000000" w:themeColor="text1"/>
            </w:rPr>
          </w:rPrChange>
        </w:rPr>
        <w:t>云盘都采取了全局去重的方式，</w:t>
      </w:r>
      <w:r w:rsidRPr="00B207B1">
        <w:rPr>
          <w:rFonts w:hAnsiTheme="minorEastAsia"/>
          <w:color w:val="000000" w:themeColor="text1"/>
          <w:rPrChange w:id="6392" w:author="JY0225" w:date="2017-08-24T12:11:00Z">
            <w:rPr>
              <w:color w:val="000000" w:themeColor="text1"/>
            </w:rPr>
          </w:rPrChange>
        </w:rPr>
        <w:t>Dropbox</w:t>
      </w:r>
      <w:r w:rsidRPr="00B207B1">
        <w:rPr>
          <w:rFonts w:hAnsiTheme="minorEastAsia" w:hint="eastAsia"/>
          <w:color w:val="000000" w:themeColor="text1"/>
          <w:rPrChange w:id="6393" w:author="JY0225" w:date="2017-08-24T12:11:00Z">
            <w:rPr>
              <w:rFonts w:hint="eastAsia"/>
              <w:color w:val="000000" w:themeColor="text1"/>
            </w:rPr>
          </w:rPrChange>
        </w:rPr>
        <w:t>使用了单一用户去重，而</w:t>
      </w:r>
      <w:r w:rsidRPr="00B207B1">
        <w:rPr>
          <w:rFonts w:hAnsiTheme="minorEastAsia"/>
          <w:color w:val="000000" w:themeColor="text1"/>
          <w:rPrChange w:id="6394" w:author="JY0225" w:date="2017-08-24T12:11:00Z">
            <w:rPr>
              <w:color w:val="000000" w:themeColor="text1"/>
            </w:rPr>
          </w:rPrChange>
        </w:rPr>
        <w:t>Google Drive</w:t>
      </w:r>
      <w:r w:rsidRPr="00B207B1">
        <w:rPr>
          <w:rFonts w:hAnsiTheme="minorEastAsia" w:hint="eastAsia"/>
          <w:color w:val="000000" w:themeColor="text1"/>
          <w:rPrChange w:id="6395" w:author="JY0225" w:date="2017-08-24T12:11:00Z">
            <w:rPr>
              <w:rFonts w:hint="eastAsia"/>
              <w:color w:val="000000" w:themeColor="text1"/>
            </w:rPr>
          </w:rPrChange>
        </w:rPr>
        <w:t>未进行系统去重处理。优化后的中间件借鉴了</w:t>
      </w:r>
      <w:r w:rsidRPr="00B207B1">
        <w:rPr>
          <w:rFonts w:hAnsiTheme="minorEastAsia"/>
          <w:color w:val="000000" w:themeColor="text1"/>
          <w:rPrChange w:id="6396" w:author="JY0225" w:date="2017-08-24T12:11:00Z">
            <w:rPr>
              <w:color w:val="000000" w:themeColor="text1"/>
            </w:rPr>
          </w:rPrChange>
        </w:rPr>
        <w:t>Dropbox</w:t>
      </w:r>
      <w:r w:rsidRPr="00B207B1">
        <w:rPr>
          <w:rFonts w:hAnsiTheme="minorEastAsia" w:hint="eastAsia"/>
          <w:color w:val="000000" w:themeColor="text1"/>
          <w:rPrChange w:id="6397" w:author="JY0225" w:date="2017-08-24T12:11:00Z">
            <w:rPr>
              <w:rFonts w:hint="eastAsia"/>
              <w:color w:val="000000" w:themeColor="text1"/>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Pr="00B207B1">
        <w:rPr>
          <w:rFonts w:hAnsiTheme="minorEastAsia"/>
          <w:color w:val="000000" w:themeColor="text1"/>
          <w:rPrChange w:id="6398" w:author="JY0225" w:date="2017-08-24T12:11:00Z">
            <w:rPr>
              <w:color w:val="000000" w:themeColor="text1"/>
            </w:rPr>
          </w:rPrChange>
        </w:rPr>
        <w:t>360</w:t>
      </w:r>
      <w:r w:rsidRPr="00B207B1">
        <w:rPr>
          <w:rFonts w:hAnsiTheme="minorEastAsia" w:hint="eastAsia"/>
          <w:color w:val="000000" w:themeColor="text1"/>
          <w:rPrChange w:id="6399" w:author="JY0225" w:date="2017-08-24T12:11:00Z">
            <w:rPr>
              <w:rFonts w:hint="eastAsia"/>
              <w:color w:val="000000" w:themeColor="text1"/>
            </w:rPr>
          </w:rPrChange>
        </w:rPr>
        <w:t>云盘已经</w:t>
      </w:r>
      <w:r w:rsidRPr="00B207B1">
        <w:rPr>
          <w:rFonts w:hAnsiTheme="minorEastAsia"/>
          <w:color w:val="000000" w:themeColor="text1"/>
          <w:rPrChange w:id="6400" w:author="JY0225" w:date="2017-08-24T12:11:00Z">
            <w:rPr>
              <w:color w:val="000000" w:themeColor="text1"/>
            </w:rPr>
          </w:rPrChange>
        </w:rPr>
        <w:t>Dropbox</w:t>
      </w:r>
      <w:r w:rsidRPr="00B207B1">
        <w:rPr>
          <w:rFonts w:hAnsiTheme="minorEastAsia" w:hint="eastAsia"/>
          <w:color w:val="000000" w:themeColor="text1"/>
          <w:rPrChange w:id="6401" w:author="JY0225" w:date="2017-08-24T12:11:00Z">
            <w:rPr>
              <w:rFonts w:hint="eastAsia"/>
              <w:color w:val="000000" w:themeColor="text1"/>
            </w:rPr>
          </w:rPrChange>
        </w:rPr>
        <w:t>和</w:t>
      </w:r>
      <w:r w:rsidRPr="00B207B1">
        <w:rPr>
          <w:rFonts w:hAnsiTheme="minorEastAsia"/>
          <w:color w:val="000000" w:themeColor="text1"/>
          <w:rPrChange w:id="6402" w:author="JY0225" w:date="2017-08-24T12:11:00Z">
            <w:rPr>
              <w:color w:val="000000" w:themeColor="text1"/>
            </w:rPr>
          </w:rPrChange>
        </w:rPr>
        <w:t>Google Drive</w:t>
      </w:r>
      <w:r w:rsidRPr="00B207B1">
        <w:rPr>
          <w:rFonts w:hAnsiTheme="minorEastAsia" w:hint="eastAsia"/>
          <w:color w:val="000000" w:themeColor="text1"/>
          <w:rPrChange w:id="6403" w:author="JY0225" w:date="2017-08-24T12:11:00Z">
            <w:rPr>
              <w:rFonts w:hint="eastAsia"/>
              <w:color w:val="000000" w:themeColor="text1"/>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09417810" w14:textId="4395B56C" w:rsidR="00785449" w:rsidRPr="00B207B1" w:rsidRDefault="005116A7" w:rsidP="005116A7">
      <w:pPr>
        <w:spacing w:line="400" w:lineRule="exact"/>
        <w:ind w:firstLine="420"/>
        <w:rPr>
          <w:rFonts w:hAnsiTheme="minorEastAsia"/>
          <w:color w:val="000000" w:themeColor="text1"/>
          <w:rPrChange w:id="6404" w:author="JY0225" w:date="2017-08-24T12:11:00Z">
            <w:rPr>
              <w:color w:val="000000" w:themeColor="text1"/>
            </w:rPr>
          </w:rPrChange>
        </w:rPr>
      </w:pPr>
      <w:r w:rsidRPr="00B207B1">
        <w:rPr>
          <w:rFonts w:hAnsiTheme="minorEastAsia" w:hint="eastAsia"/>
          <w:color w:val="000000" w:themeColor="text1"/>
          <w:rPrChange w:id="6405" w:author="JY0225" w:date="2017-08-24T12:11:00Z">
            <w:rPr>
              <w:rFonts w:hint="eastAsia"/>
              <w:color w:val="000000" w:themeColor="text1"/>
            </w:rPr>
          </w:rPrChange>
        </w:rPr>
        <w:t>优化后的中间件系统支持大文件的断点续传功能，当遇到网络故障的时候，会在网络恢复正常后，</w:t>
      </w:r>
      <w:r w:rsidR="00AD01E6" w:rsidRPr="00B207B1">
        <w:rPr>
          <w:rFonts w:hAnsiTheme="minorEastAsia" w:hint="eastAsia"/>
          <w:color w:val="000000" w:themeColor="text1"/>
          <w:rPrChange w:id="6406" w:author="JY0225" w:date="2017-08-24T12:11:00Z">
            <w:rPr>
              <w:rFonts w:hint="eastAsia"/>
              <w:color w:val="000000" w:themeColor="text1"/>
            </w:rPr>
          </w:rPrChange>
        </w:rPr>
        <w:t>根据断点信息</w:t>
      </w:r>
      <w:r w:rsidRPr="00B207B1">
        <w:rPr>
          <w:rFonts w:hAnsiTheme="minorEastAsia" w:hint="eastAsia"/>
          <w:color w:val="000000" w:themeColor="text1"/>
          <w:rPrChange w:id="6407" w:author="JY0225" w:date="2017-08-24T12:11:00Z">
            <w:rPr>
              <w:rFonts w:hint="eastAsia"/>
              <w:color w:val="000000" w:themeColor="text1"/>
            </w:rPr>
          </w:rPrChange>
        </w:rPr>
        <w:t>续传，</w:t>
      </w:r>
      <w:r w:rsidR="00BF762B" w:rsidRPr="00B207B1">
        <w:rPr>
          <w:rFonts w:hAnsiTheme="minorEastAsia" w:hint="eastAsia"/>
          <w:color w:val="000000" w:themeColor="text1"/>
          <w:rPrChange w:id="6408" w:author="JY0225" w:date="2017-08-24T12:11:00Z">
            <w:rPr>
              <w:rFonts w:hint="eastAsia"/>
              <w:color w:val="000000" w:themeColor="text1"/>
            </w:rPr>
          </w:rPrChange>
        </w:rPr>
        <w:t>以上</w:t>
      </w:r>
      <w:r w:rsidRPr="00B207B1">
        <w:rPr>
          <w:rFonts w:hAnsiTheme="minorEastAsia" w:hint="eastAsia"/>
          <w:color w:val="000000" w:themeColor="text1"/>
          <w:rPrChange w:id="6409" w:author="JY0225" w:date="2017-08-24T12:11:00Z">
            <w:rPr>
              <w:rFonts w:hint="eastAsia"/>
              <w:color w:val="000000" w:themeColor="text1"/>
            </w:rPr>
          </w:rPrChange>
        </w:rPr>
        <w:t>云备份</w:t>
      </w:r>
      <w:r w:rsidR="00CC64E1">
        <w:rPr>
          <w:rFonts w:hAnsiTheme="minorEastAsia" w:hint="eastAsia"/>
          <w:color w:val="000000" w:themeColor="text1"/>
        </w:rPr>
        <w:t>服务</w:t>
      </w:r>
      <w:r w:rsidRPr="00B207B1">
        <w:rPr>
          <w:rFonts w:hAnsiTheme="minorEastAsia" w:hint="eastAsia"/>
          <w:color w:val="000000" w:themeColor="text1"/>
          <w:rPrChange w:id="6410" w:author="JY0225" w:date="2017-08-24T12:11:00Z">
            <w:rPr>
              <w:rFonts w:hint="eastAsia"/>
              <w:color w:val="000000" w:themeColor="text1"/>
            </w:rPr>
          </w:rPrChange>
        </w:rPr>
        <w:t>平台都支持此项功能。</w:t>
      </w:r>
    </w:p>
    <w:p w14:paraId="2FA7BA95" w14:textId="77777777" w:rsidR="00D7532A" w:rsidRPr="00B207B1" w:rsidRDefault="00D7532A" w:rsidP="00D7532A">
      <w:pPr>
        <w:spacing w:line="400" w:lineRule="exact"/>
        <w:jc w:val="center"/>
        <w:rPr>
          <w:rFonts w:hAnsiTheme="minorEastAsia"/>
          <w:rPrChange w:id="6411" w:author="JY0225" w:date="2017-08-24T12:11:00Z">
            <w:rPr/>
          </w:rPrChange>
        </w:rPr>
      </w:pPr>
      <w:r w:rsidRPr="00B207B1">
        <w:rPr>
          <w:rFonts w:hAnsiTheme="minorEastAsia" w:hint="eastAsia"/>
          <w:color w:val="000000" w:themeColor="text1"/>
          <w:rPrChange w:id="6412" w:author="JY0225" w:date="2017-08-24T12:11:00Z">
            <w:rPr>
              <w:rFonts w:hint="eastAsia"/>
              <w:color w:val="000000" w:themeColor="text1"/>
            </w:rPr>
          </w:rPrChange>
        </w:rPr>
        <w:t>表</w:t>
      </w:r>
      <w:r w:rsidR="00852E47" w:rsidRPr="00B207B1">
        <w:rPr>
          <w:rFonts w:hAnsiTheme="minorEastAsia"/>
          <w:color w:val="000000" w:themeColor="text1"/>
          <w:rPrChange w:id="6413" w:author="JY0225" w:date="2017-08-24T12:11:00Z">
            <w:rPr>
              <w:color w:val="000000" w:themeColor="text1"/>
            </w:rPr>
          </w:rPrChange>
        </w:rPr>
        <w:t>6-9</w:t>
      </w:r>
      <w:r w:rsidRPr="00B207B1">
        <w:rPr>
          <w:rFonts w:hAnsiTheme="minorEastAsia"/>
          <w:color w:val="000000" w:themeColor="text1"/>
          <w:rPrChange w:id="6414" w:author="JY0225" w:date="2017-08-24T12:11:00Z">
            <w:rPr>
              <w:color w:val="000000" w:themeColor="text1"/>
            </w:rPr>
          </w:rPrChange>
        </w:rPr>
        <w:t xml:space="preserve"> </w:t>
      </w:r>
      <w:r w:rsidRPr="00B207B1">
        <w:rPr>
          <w:rFonts w:hAnsiTheme="minorEastAsia" w:hint="eastAsia"/>
          <w:color w:val="000000" w:themeColor="text1"/>
          <w:rPrChange w:id="6415" w:author="JY0225" w:date="2017-08-24T12:11:00Z">
            <w:rPr>
              <w:rFonts w:hint="eastAsia"/>
              <w:color w:val="000000" w:themeColor="text1"/>
            </w:rPr>
          </w:rPrChange>
        </w:rPr>
        <w:t>同类产品</w:t>
      </w:r>
      <w:r w:rsidR="00834EEE" w:rsidRPr="00B207B1">
        <w:rPr>
          <w:rFonts w:hAnsiTheme="minorEastAsia" w:hint="eastAsia"/>
          <w:color w:val="000000" w:themeColor="text1"/>
          <w:rPrChange w:id="6416" w:author="JY0225" w:date="2017-08-24T12:11:00Z">
            <w:rPr>
              <w:rFonts w:hint="eastAsia"/>
              <w:color w:val="000000" w:themeColor="text1"/>
            </w:rPr>
          </w:rPrChange>
        </w:rPr>
        <w:t>支持客户端类型</w:t>
      </w:r>
      <w:r w:rsidRPr="00B207B1">
        <w:rPr>
          <w:rFonts w:hAnsiTheme="minorEastAsia" w:hint="eastAsia"/>
          <w:color w:val="000000" w:themeColor="text1"/>
          <w:rPrChange w:id="6417" w:author="JY0225" w:date="2017-08-24T12:11:00Z">
            <w:rPr>
              <w:rFonts w:hint="eastAsia"/>
              <w:color w:val="000000" w:themeColor="text1"/>
            </w:rPr>
          </w:rPrChange>
        </w:rPr>
        <w:t>表</w:t>
      </w:r>
    </w:p>
    <w:tbl>
      <w:tblPr>
        <w:tblStyle w:val="ae"/>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rsidRPr="00B207B1" w14:paraId="6A9C7238" w14:textId="77777777" w:rsidTr="00FD46CC">
        <w:trPr>
          <w:jc w:val="center"/>
        </w:trPr>
        <w:tc>
          <w:tcPr>
            <w:tcW w:w="1525" w:type="dxa"/>
          </w:tcPr>
          <w:p w14:paraId="50ADA584" w14:textId="77777777" w:rsidR="000E0EC6" w:rsidRPr="00B207B1" w:rsidRDefault="000E0EC6" w:rsidP="00856A51">
            <w:pPr>
              <w:spacing w:line="400" w:lineRule="exact"/>
              <w:rPr>
                <w:color w:val="000000" w:themeColor="text1"/>
                <w:szCs w:val="21"/>
              </w:rPr>
            </w:pPr>
          </w:p>
        </w:tc>
        <w:tc>
          <w:tcPr>
            <w:tcW w:w="1080" w:type="dxa"/>
          </w:tcPr>
          <w:p w14:paraId="30B3AC6B"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Windows</w:t>
            </w:r>
          </w:p>
        </w:tc>
        <w:tc>
          <w:tcPr>
            <w:tcW w:w="792" w:type="dxa"/>
          </w:tcPr>
          <w:p w14:paraId="77EA5B2F" w14:textId="77777777" w:rsidR="000E0EC6" w:rsidRPr="00B207B1" w:rsidRDefault="000E0EC6" w:rsidP="000E0EC6">
            <w:pPr>
              <w:spacing w:line="400" w:lineRule="exact"/>
              <w:jc w:val="center"/>
              <w:rPr>
                <w:color w:val="000000" w:themeColor="text1"/>
                <w:szCs w:val="21"/>
              </w:rPr>
            </w:pPr>
            <w:r w:rsidRPr="00B207B1">
              <w:rPr>
                <w:color w:val="000000" w:themeColor="text1"/>
                <w:szCs w:val="21"/>
              </w:rPr>
              <w:t>iOS</w:t>
            </w:r>
          </w:p>
        </w:tc>
        <w:tc>
          <w:tcPr>
            <w:tcW w:w="709" w:type="dxa"/>
          </w:tcPr>
          <w:p w14:paraId="74B923DD"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Linux</w:t>
            </w:r>
          </w:p>
        </w:tc>
        <w:tc>
          <w:tcPr>
            <w:tcW w:w="992" w:type="dxa"/>
          </w:tcPr>
          <w:p w14:paraId="7DA1D6FC" w14:textId="77777777" w:rsidR="000E0EC6" w:rsidRPr="00B207B1" w:rsidRDefault="000E0EC6" w:rsidP="000E0EC6">
            <w:pPr>
              <w:spacing w:line="400" w:lineRule="exact"/>
              <w:jc w:val="center"/>
              <w:rPr>
                <w:color w:val="000000" w:themeColor="text1"/>
                <w:szCs w:val="21"/>
              </w:rPr>
            </w:pPr>
            <w:r w:rsidRPr="00B207B1">
              <w:rPr>
                <w:color w:val="000000" w:themeColor="text1"/>
                <w:szCs w:val="21"/>
              </w:rPr>
              <w:t>Android</w:t>
            </w:r>
          </w:p>
        </w:tc>
        <w:tc>
          <w:tcPr>
            <w:tcW w:w="709" w:type="dxa"/>
          </w:tcPr>
          <w:p w14:paraId="44C16B92" w14:textId="77777777" w:rsidR="000E0EC6" w:rsidRPr="00B207B1" w:rsidRDefault="000E0EC6" w:rsidP="000E0EC6">
            <w:pPr>
              <w:spacing w:line="400" w:lineRule="exact"/>
              <w:jc w:val="center"/>
              <w:rPr>
                <w:color w:val="000000" w:themeColor="text1"/>
                <w:szCs w:val="21"/>
              </w:rPr>
            </w:pPr>
            <w:r w:rsidRPr="00B207B1">
              <w:rPr>
                <w:color w:val="000000" w:themeColor="text1"/>
                <w:szCs w:val="21"/>
              </w:rPr>
              <w:t>Web</w:t>
            </w:r>
          </w:p>
        </w:tc>
        <w:tc>
          <w:tcPr>
            <w:tcW w:w="992" w:type="dxa"/>
          </w:tcPr>
          <w:p w14:paraId="4B489AC7"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Java SDK</w:t>
            </w:r>
          </w:p>
        </w:tc>
        <w:tc>
          <w:tcPr>
            <w:tcW w:w="1163" w:type="dxa"/>
          </w:tcPr>
          <w:p w14:paraId="3B669CDC"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Extension</w:t>
            </w:r>
          </w:p>
        </w:tc>
      </w:tr>
      <w:tr w:rsidR="000E681F" w:rsidRPr="00B207B1" w14:paraId="403F3AEB" w14:textId="77777777" w:rsidTr="00FD46CC">
        <w:trPr>
          <w:jc w:val="center"/>
        </w:trPr>
        <w:tc>
          <w:tcPr>
            <w:tcW w:w="1525" w:type="dxa"/>
          </w:tcPr>
          <w:p w14:paraId="0ED6C76E" w14:textId="77777777" w:rsidR="000E0EC6" w:rsidRPr="00B207B1" w:rsidRDefault="000E681F" w:rsidP="00856A51">
            <w:pPr>
              <w:spacing w:line="400" w:lineRule="exact"/>
              <w:rPr>
                <w:color w:val="000000" w:themeColor="text1"/>
                <w:szCs w:val="21"/>
              </w:rPr>
            </w:pPr>
            <w:r w:rsidRPr="00B207B1">
              <w:rPr>
                <w:rFonts w:hint="eastAsia"/>
                <w:color w:val="000000" w:themeColor="text1"/>
                <w:szCs w:val="21"/>
              </w:rPr>
              <w:t>云备份服务器</w:t>
            </w:r>
          </w:p>
        </w:tc>
        <w:tc>
          <w:tcPr>
            <w:tcW w:w="1080" w:type="dxa"/>
          </w:tcPr>
          <w:p w14:paraId="60AD8ED1" w14:textId="77777777" w:rsidR="000E0EC6" w:rsidRPr="00B207B1" w:rsidRDefault="000E0EC6" w:rsidP="00856A51">
            <w:pPr>
              <w:spacing w:line="400" w:lineRule="exact"/>
              <w:jc w:val="center"/>
              <w:rPr>
                <w:color w:val="000000" w:themeColor="text1"/>
                <w:szCs w:val="21"/>
              </w:rPr>
            </w:pPr>
          </w:p>
        </w:tc>
        <w:tc>
          <w:tcPr>
            <w:tcW w:w="792" w:type="dxa"/>
          </w:tcPr>
          <w:p w14:paraId="7D4CC92E" w14:textId="77777777" w:rsidR="000E0EC6" w:rsidRPr="00B207B1" w:rsidRDefault="000E0EC6" w:rsidP="00856A51">
            <w:pPr>
              <w:spacing w:line="400" w:lineRule="exact"/>
              <w:jc w:val="center"/>
              <w:rPr>
                <w:color w:val="000000" w:themeColor="text1"/>
                <w:szCs w:val="21"/>
              </w:rPr>
            </w:pPr>
          </w:p>
        </w:tc>
        <w:tc>
          <w:tcPr>
            <w:tcW w:w="709" w:type="dxa"/>
          </w:tcPr>
          <w:p w14:paraId="05CEE113" w14:textId="77777777" w:rsidR="000E0EC6" w:rsidRPr="00B207B1" w:rsidRDefault="00851844"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6C9D5703" w14:textId="77777777" w:rsidR="000E0EC6" w:rsidRPr="00B207B1" w:rsidRDefault="000E0EC6" w:rsidP="00856A51">
            <w:pPr>
              <w:spacing w:line="400" w:lineRule="exact"/>
              <w:jc w:val="center"/>
              <w:rPr>
                <w:color w:val="000000" w:themeColor="text1"/>
                <w:szCs w:val="21"/>
              </w:rPr>
            </w:pPr>
          </w:p>
        </w:tc>
        <w:tc>
          <w:tcPr>
            <w:tcW w:w="709" w:type="dxa"/>
          </w:tcPr>
          <w:p w14:paraId="6B20085F" w14:textId="77777777" w:rsidR="000E0EC6" w:rsidRPr="00B207B1" w:rsidRDefault="000E0EC6" w:rsidP="00856A51">
            <w:pPr>
              <w:spacing w:line="400" w:lineRule="exact"/>
              <w:jc w:val="center"/>
              <w:rPr>
                <w:color w:val="000000" w:themeColor="text1"/>
                <w:szCs w:val="21"/>
              </w:rPr>
            </w:pPr>
          </w:p>
        </w:tc>
        <w:tc>
          <w:tcPr>
            <w:tcW w:w="992" w:type="dxa"/>
          </w:tcPr>
          <w:p w14:paraId="46EE0F22"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35C77779"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r>
      <w:tr w:rsidR="000E681F" w:rsidRPr="00B207B1" w14:paraId="1C646AB8" w14:textId="77777777" w:rsidTr="00FD46CC">
        <w:trPr>
          <w:jc w:val="center"/>
        </w:trPr>
        <w:tc>
          <w:tcPr>
            <w:tcW w:w="1525" w:type="dxa"/>
          </w:tcPr>
          <w:p w14:paraId="54C41AAB" w14:textId="77777777" w:rsidR="000E0EC6" w:rsidRPr="00B207B1" w:rsidRDefault="000E681F" w:rsidP="00856A51">
            <w:pPr>
              <w:spacing w:line="400" w:lineRule="exact"/>
              <w:rPr>
                <w:color w:val="000000" w:themeColor="text1"/>
                <w:szCs w:val="21"/>
              </w:rPr>
            </w:pPr>
            <w:r w:rsidRPr="00B207B1">
              <w:rPr>
                <w:rFonts w:hint="eastAsia"/>
                <w:color w:val="000000" w:themeColor="text1"/>
                <w:szCs w:val="21"/>
              </w:rPr>
              <w:t>百度网盘</w:t>
            </w:r>
          </w:p>
        </w:tc>
        <w:tc>
          <w:tcPr>
            <w:tcW w:w="1080" w:type="dxa"/>
          </w:tcPr>
          <w:p w14:paraId="023FEF09" w14:textId="77777777" w:rsidR="000E0EC6" w:rsidRPr="00B207B1" w:rsidRDefault="000E0EC6"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69C1E8BC"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4F0A648B"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5CBFF6B8"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4B68E2F6"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11D7C359"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1D6DE7DA" w14:textId="77777777" w:rsidR="000E0EC6" w:rsidRPr="00B207B1" w:rsidRDefault="000E0EC6" w:rsidP="00856A51">
            <w:pPr>
              <w:spacing w:line="400" w:lineRule="exact"/>
              <w:jc w:val="center"/>
              <w:rPr>
                <w:color w:val="000000" w:themeColor="text1"/>
                <w:szCs w:val="21"/>
              </w:rPr>
            </w:pPr>
          </w:p>
        </w:tc>
      </w:tr>
      <w:tr w:rsidR="000E681F" w:rsidRPr="00B207B1" w14:paraId="5C41EE39" w14:textId="77777777" w:rsidTr="00FD46CC">
        <w:trPr>
          <w:jc w:val="center"/>
        </w:trPr>
        <w:tc>
          <w:tcPr>
            <w:tcW w:w="1525" w:type="dxa"/>
          </w:tcPr>
          <w:p w14:paraId="535EC41F" w14:textId="77777777" w:rsidR="000E681F" w:rsidRPr="00B207B1" w:rsidRDefault="000E681F" w:rsidP="00856A51">
            <w:pPr>
              <w:spacing w:line="400" w:lineRule="exact"/>
              <w:rPr>
                <w:color w:val="000000" w:themeColor="text1"/>
                <w:szCs w:val="21"/>
              </w:rPr>
            </w:pPr>
            <w:r w:rsidRPr="00B207B1">
              <w:rPr>
                <w:rFonts w:hint="eastAsia"/>
                <w:color w:val="000000" w:themeColor="text1"/>
                <w:szCs w:val="21"/>
              </w:rPr>
              <w:t>360云盘</w:t>
            </w:r>
          </w:p>
        </w:tc>
        <w:tc>
          <w:tcPr>
            <w:tcW w:w="1080" w:type="dxa"/>
          </w:tcPr>
          <w:p w14:paraId="7596CAB3"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34EB3561"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3E6BA9EC"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43629ADA"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38DB680D"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54337FC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56BAEDCE" w14:textId="77777777" w:rsidR="000E681F" w:rsidRPr="00B207B1" w:rsidRDefault="000E681F" w:rsidP="00856A51">
            <w:pPr>
              <w:spacing w:line="400" w:lineRule="exact"/>
              <w:jc w:val="center"/>
              <w:rPr>
                <w:color w:val="000000" w:themeColor="text1"/>
                <w:szCs w:val="21"/>
              </w:rPr>
            </w:pPr>
          </w:p>
        </w:tc>
      </w:tr>
      <w:tr w:rsidR="000E681F" w:rsidRPr="00B207B1" w14:paraId="760EBF47" w14:textId="77777777" w:rsidTr="00FD46CC">
        <w:trPr>
          <w:jc w:val="center"/>
        </w:trPr>
        <w:tc>
          <w:tcPr>
            <w:tcW w:w="1525" w:type="dxa"/>
          </w:tcPr>
          <w:p w14:paraId="685CDA3F" w14:textId="77777777" w:rsidR="000E681F" w:rsidRPr="00B207B1" w:rsidRDefault="000E681F" w:rsidP="00856A51">
            <w:pPr>
              <w:spacing w:line="400" w:lineRule="exact"/>
              <w:rPr>
                <w:color w:val="000000" w:themeColor="text1"/>
                <w:szCs w:val="21"/>
              </w:rPr>
            </w:pPr>
            <w:r w:rsidRPr="00B207B1">
              <w:rPr>
                <w:rFonts w:hint="eastAsia"/>
                <w:color w:val="000000" w:themeColor="text1"/>
                <w:szCs w:val="21"/>
              </w:rPr>
              <w:t>Dropbox</w:t>
            </w:r>
          </w:p>
        </w:tc>
        <w:tc>
          <w:tcPr>
            <w:tcW w:w="1080" w:type="dxa"/>
          </w:tcPr>
          <w:p w14:paraId="4D2D7F0C"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656FD93B"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0EED9F87"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4D0DB185"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21600CF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7CDF1F4C"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16C09B33" w14:textId="77777777" w:rsidR="000E681F" w:rsidRPr="00B207B1" w:rsidRDefault="000E681F" w:rsidP="00856A51">
            <w:pPr>
              <w:spacing w:line="400" w:lineRule="exact"/>
              <w:jc w:val="center"/>
              <w:rPr>
                <w:color w:val="000000" w:themeColor="text1"/>
                <w:szCs w:val="21"/>
              </w:rPr>
            </w:pPr>
          </w:p>
        </w:tc>
      </w:tr>
      <w:tr w:rsidR="000E681F" w:rsidRPr="00B207B1" w14:paraId="2C2B5349" w14:textId="77777777" w:rsidTr="00FD46CC">
        <w:trPr>
          <w:jc w:val="center"/>
        </w:trPr>
        <w:tc>
          <w:tcPr>
            <w:tcW w:w="1525" w:type="dxa"/>
          </w:tcPr>
          <w:p w14:paraId="2ECCF923" w14:textId="77777777" w:rsidR="000E681F" w:rsidRPr="00B207B1" w:rsidRDefault="000E681F" w:rsidP="00856A51">
            <w:pPr>
              <w:spacing w:line="400" w:lineRule="exact"/>
              <w:rPr>
                <w:color w:val="000000" w:themeColor="text1"/>
                <w:szCs w:val="21"/>
              </w:rPr>
            </w:pPr>
            <w:r w:rsidRPr="00B207B1">
              <w:rPr>
                <w:rFonts w:hint="eastAsia"/>
                <w:color w:val="000000" w:themeColor="text1"/>
                <w:szCs w:val="21"/>
              </w:rPr>
              <w:t>Google Drive</w:t>
            </w:r>
          </w:p>
        </w:tc>
        <w:tc>
          <w:tcPr>
            <w:tcW w:w="1080" w:type="dxa"/>
          </w:tcPr>
          <w:p w14:paraId="087E6E63"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755D880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203974DA"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57449B19"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7DFEE7F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3716FA47"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078C4B24" w14:textId="77777777" w:rsidR="000E681F" w:rsidRPr="00B207B1" w:rsidRDefault="000E681F" w:rsidP="00856A51">
            <w:pPr>
              <w:spacing w:line="400" w:lineRule="exact"/>
              <w:jc w:val="center"/>
              <w:rPr>
                <w:color w:val="000000" w:themeColor="text1"/>
                <w:szCs w:val="21"/>
              </w:rPr>
            </w:pPr>
          </w:p>
        </w:tc>
      </w:tr>
    </w:tbl>
    <w:p w14:paraId="1526DBA2" w14:textId="77777777" w:rsidR="00AE638A" w:rsidRPr="00B207B1" w:rsidDel="00EB7C9A" w:rsidRDefault="00937BE2" w:rsidP="00A17D76">
      <w:pPr>
        <w:spacing w:line="400" w:lineRule="exact"/>
        <w:ind w:firstLine="420"/>
        <w:rPr>
          <w:del w:id="6418" w:author="JY0225" w:date="2017-08-24T10:55:00Z"/>
          <w:rFonts w:hAnsiTheme="minorEastAsia"/>
          <w:color w:val="000000" w:themeColor="text1"/>
          <w:rPrChange w:id="6419" w:author="JY0225" w:date="2017-08-24T12:11:00Z">
            <w:rPr>
              <w:del w:id="6420" w:author="JY0225" w:date="2017-08-24T10:55:00Z"/>
              <w:color w:val="000000" w:themeColor="text1"/>
            </w:rPr>
          </w:rPrChange>
        </w:rPr>
      </w:pPr>
      <w:r w:rsidRPr="00B207B1">
        <w:rPr>
          <w:rFonts w:hAnsiTheme="minorEastAsia" w:hint="eastAsia"/>
          <w:color w:val="000000" w:themeColor="text1"/>
          <w:rPrChange w:id="6421" w:author="JY0225" w:date="2017-08-24T12:11:00Z">
            <w:rPr>
              <w:rFonts w:hint="eastAsia"/>
              <w:color w:val="000000" w:themeColor="text1"/>
            </w:rPr>
          </w:rPrChange>
        </w:rPr>
        <w:t>在平台的可扩展性上</w:t>
      </w:r>
      <w:r w:rsidR="00852E47" w:rsidRPr="00B207B1">
        <w:rPr>
          <w:rFonts w:hAnsiTheme="minorEastAsia" w:hint="eastAsia"/>
          <w:color w:val="000000" w:themeColor="text1"/>
          <w:rPrChange w:id="6422" w:author="JY0225" w:date="2017-08-24T12:11:00Z">
            <w:rPr>
              <w:rFonts w:hint="eastAsia"/>
              <w:color w:val="000000" w:themeColor="text1"/>
            </w:rPr>
          </w:rPrChange>
        </w:rPr>
        <w:t>如表</w:t>
      </w:r>
      <w:r w:rsidR="00D602AD" w:rsidRPr="00B207B1">
        <w:rPr>
          <w:rFonts w:hAnsiTheme="minorEastAsia"/>
          <w:color w:val="000000" w:themeColor="text1"/>
          <w:rPrChange w:id="6423" w:author="JY0225" w:date="2017-08-24T12:11:00Z">
            <w:rPr>
              <w:color w:val="000000" w:themeColor="text1"/>
            </w:rPr>
          </w:rPrChange>
        </w:rPr>
        <w:t>6-9</w:t>
      </w:r>
      <w:r w:rsidR="00D602AD" w:rsidRPr="00B207B1">
        <w:rPr>
          <w:rFonts w:hAnsiTheme="minorEastAsia" w:hint="eastAsia"/>
          <w:color w:val="000000" w:themeColor="text1"/>
          <w:rPrChange w:id="6424" w:author="JY0225" w:date="2017-08-24T12:11:00Z">
            <w:rPr>
              <w:rFonts w:hint="eastAsia"/>
              <w:color w:val="000000" w:themeColor="text1"/>
            </w:rPr>
          </w:rPrChange>
        </w:rPr>
        <w:t>所示</w:t>
      </w:r>
      <w:r w:rsidRPr="00B207B1">
        <w:rPr>
          <w:rFonts w:hAnsiTheme="minorEastAsia" w:hint="eastAsia"/>
          <w:color w:val="000000" w:themeColor="text1"/>
          <w:rPrChange w:id="6425" w:author="JY0225" w:date="2017-08-24T12:11:00Z">
            <w:rPr>
              <w:rFonts w:hint="eastAsia"/>
              <w:color w:val="000000" w:themeColor="text1"/>
            </w:rPr>
          </w:rPrChange>
        </w:rPr>
        <w:t>，其他同类产品大多支持主流的</w:t>
      </w:r>
      <w:r w:rsidR="00FD46CC" w:rsidRPr="00B207B1">
        <w:rPr>
          <w:rFonts w:hAnsiTheme="minorEastAsia" w:hint="eastAsia"/>
          <w:color w:val="000000" w:themeColor="text1"/>
          <w:rPrChange w:id="6426" w:author="JY0225" w:date="2017-08-24T12:11:00Z">
            <w:rPr>
              <w:rFonts w:hint="eastAsia"/>
              <w:color w:val="000000" w:themeColor="text1"/>
            </w:rPr>
          </w:rPrChange>
        </w:rPr>
        <w:t>操作系统和平台</w:t>
      </w:r>
      <w:r w:rsidRPr="00B207B1">
        <w:rPr>
          <w:rFonts w:hAnsiTheme="minorEastAsia" w:hint="eastAsia"/>
          <w:color w:val="000000" w:themeColor="text1"/>
          <w:rPrChange w:id="6427" w:author="JY0225" w:date="2017-08-24T12:11:00Z">
            <w:rPr>
              <w:rFonts w:hint="eastAsia"/>
              <w:color w:val="000000" w:themeColor="text1"/>
            </w:rPr>
          </w:rPrChange>
        </w:rPr>
        <w:t>，如</w:t>
      </w:r>
      <w:r w:rsidRPr="00B207B1">
        <w:rPr>
          <w:rFonts w:hAnsiTheme="minorEastAsia"/>
          <w:color w:val="000000" w:themeColor="text1"/>
          <w:rPrChange w:id="6428" w:author="JY0225" w:date="2017-08-24T12:11:00Z">
            <w:rPr>
              <w:color w:val="000000" w:themeColor="text1"/>
            </w:rPr>
          </w:rPrChange>
        </w:rPr>
        <w:t>Windows</w:t>
      </w:r>
      <w:r w:rsidRPr="00B207B1">
        <w:rPr>
          <w:rFonts w:hAnsiTheme="minorEastAsia" w:hint="eastAsia"/>
          <w:color w:val="000000" w:themeColor="text1"/>
          <w:rPrChange w:id="6429" w:author="JY0225" w:date="2017-08-24T12:11:00Z">
            <w:rPr>
              <w:rFonts w:hint="eastAsia"/>
              <w:color w:val="000000" w:themeColor="text1"/>
            </w:rPr>
          </w:rPrChange>
        </w:rPr>
        <w:t>、</w:t>
      </w:r>
      <w:r w:rsidRPr="00B207B1">
        <w:rPr>
          <w:rFonts w:hAnsiTheme="minorEastAsia"/>
          <w:color w:val="000000" w:themeColor="text1"/>
          <w:rPrChange w:id="6430" w:author="JY0225" w:date="2017-08-24T12:11:00Z">
            <w:rPr>
              <w:color w:val="000000" w:themeColor="text1"/>
            </w:rPr>
          </w:rPrChange>
        </w:rPr>
        <w:t>iOS</w:t>
      </w:r>
      <w:r w:rsidRPr="00B207B1">
        <w:rPr>
          <w:rFonts w:hAnsiTheme="minorEastAsia" w:hint="eastAsia"/>
          <w:color w:val="000000" w:themeColor="text1"/>
          <w:rPrChange w:id="6431" w:author="JY0225" w:date="2017-08-24T12:11:00Z">
            <w:rPr>
              <w:rFonts w:hint="eastAsia"/>
              <w:color w:val="000000" w:themeColor="text1"/>
            </w:rPr>
          </w:rPrChange>
        </w:rPr>
        <w:t>、</w:t>
      </w:r>
      <w:r w:rsidRPr="00B207B1">
        <w:rPr>
          <w:rFonts w:hAnsiTheme="minorEastAsia"/>
          <w:color w:val="000000" w:themeColor="text1"/>
          <w:rPrChange w:id="6432" w:author="JY0225" w:date="2017-08-24T12:11:00Z">
            <w:rPr>
              <w:color w:val="000000" w:themeColor="text1"/>
            </w:rPr>
          </w:rPrChange>
        </w:rPr>
        <w:t>Linux</w:t>
      </w:r>
      <w:r w:rsidRPr="00B207B1">
        <w:rPr>
          <w:rFonts w:hAnsiTheme="minorEastAsia" w:hint="eastAsia"/>
          <w:color w:val="000000" w:themeColor="text1"/>
          <w:rPrChange w:id="6433" w:author="JY0225" w:date="2017-08-24T12:11:00Z">
            <w:rPr>
              <w:rFonts w:hint="eastAsia"/>
              <w:color w:val="000000" w:themeColor="text1"/>
            </w:rPr>
          </w:rPrChange>
        </w:rPr>
        <w:t>、</w:t>
      </w:r>
      <w:r w:rsidRPr="00B207B1">
        <w:rPr>
          <w:rFonts w:hAnsiTheme="minorEastAsia"/>
          <w:color w:val="000000" w:themeColor="text1"/>
          <w:rPrChange w:id="6434" w:author="JY0225" w:date="2017-08-24T12:11:00Z">
            <w:rPr>
              <w:color w:val="000000" w:themeColor="text1"/>
            </w:rPr>
          </w:rPrChange>
        </w:rPr>
        <w:t>Android</w:t>
      </w:r>
      <w:r w:rsidRPr="00B207B1">
        <w:rPr>
          <w:rFonts w:hAnsiTheme="minorEastAsia" w:hint="eastAsia"/>
          <w:color w:val="000000" w:themeColor="text1"/>
          <w:rPrChange w:id="6435" w:author="JY0225" w:date="2017-08-24T12:11:00Z">
            <w:rPr>
              <w:rFonts w:hint="eastAsia"/>
              <w:color w:val="000000" w:themeColor="text1"/>
            </w:rPr>
          </w:rPrChange>
        </w:rPr>
        <w:t>、</w:t>
      </w:r>
      <w:r w:rsidRPr="00B207B1">
        <w:rPr>
          <w:rFonts w:hAnsiTheme="minorEastAsia"/>
          <w:color w:val="000000" w:themeColor="text1"/>
          <w:rPrChange w:id="6436" w:author="JY0225" w:date="2017-08-24T12:11:00Z">
            <w:rPr>
              <w:color w:val="000000" w:themeColor="text1"/>
            </w:rPr>
          </w:rPrChange>
        </w:rPr>
        <w:t>Web</w:t>
      </w:r>
      <w:r w:rsidRPr="00B207B1">
        <w:rPr>
          <w:rFonts w:hAnsiTheme="minorEastAsia" w:hint="eastAsia"/>
          <w:color w:val="000000" w:themeColor="text1"/>
          <w:rPrChange w:id="6437" w:author="JY0225" w:date="2017-08-24T12:11:00Z">
            <w:rPr>
              <w:rFonts w:hint="eastAsia"/>
              <w:color w:val="000000" w:themeColor="text1"/>
            </w:rPr>
          </w:rPrChange>
        </w:rPr>
        <w:t>等。为适应当前平台多元化的</w:t>
      </w:r>
      <w:r w:rsidRPr="00B207B1">
        <w:rPr>
          <w:rFonts w:hAnsiTheme="minorEastAsia" w:hint="eastAsia"/>
          <w:color w:val="000000" w:themeColor="text1"/>
          <w:rPrChange w:id="6438" w:author="JY0225" w:date="2017-08-24T12:11:00Z">
            <w:rPr>
              <w:rFonts w:hint="eastAsia"/>
              <w:color w:val="000000" w:themeColor="text1"/>
            </w:rPr>
          </w:rPrChange>
        </w:rPr>
        <w:lastRenderedPageBreak/>
        <w:t>格局，本文开发了两款云备份客户端，分别是</w:t>
      </w:r>
      <w:r w:rsidRPr="00B207B1">
        <w:rPr>
          <w:rFonts w:hAnsiTheme="minorEastAsia"/>
          <w:color w:val="000000" w:themeColor="text1"/>
          <w:rPrChange w:id="6439" w:author="JY0225" w:date="2017-08-24T12:11:00Z">
            <w:rPr>
              <w:color w:val="000000" w:themeColor="text1"/>
            </w:rPr>
          </w:rPrChange>
        </w:rPr>
        <w:t>Java SDK</w:t>
      </w:r>
      <w:r w:rsidRPr="00B207B1">
        <w:rPr>
          <w:rFonts w:hAnsiTheme="minorEastAsia" w:hint="eastAsia"/>
          <w:color w:val="000000" w:themeColor="text1"/>
          <w:rPrChange w:id="6440" w:author="JY0225" w:date="2017-08-24T12:11:00Z">
            <w:rPr>
              <w:rFonts w:hint="eastAsia"/>
              <w:color w:val="000000" w:themeColor="text1"/>
            </w:rPr>
          </w:rPrChange>
        </w:rPr>
        <w:t>和</w:t>
      </w:r>
      <w:r w:rsidRPr="00B207B1">
        <w:rPr>
          <w:rFonts w:hAnsiTheme="minorEastAsia"/>
          <w:color w:val="000000" w:themeColor="text1"/>
          <w:rPrChange w:id="6441" w:author="JY0225" w:date="2017-08-24T12:11:00Z">
            <w:rPr>
              <w:color w:val="000000" w:themeColor="text1"/>
            </w:rPr>
          </w:rPrChange>
        </w:rPr>
        <w:t>Firefox</w:t>
      </w:r>
      <w:r w:rsidRPr="00B207B1">
        <w:rPr>
          <w:rFonts w:hAnsiTheme="minorEastAsia" w:hint="eastAsia"/>
          <w:color w:val="000000" w:themeColor="text1"/>
          <w:rPrChange w:id="6442" w:author="JY0225" w:date="2017-08-24T12:11:00Z">
            <w:rPr>
              <w:rFonts w:hint="eastAsia"/>
              <w:color w:val="000000" w:themeColor="text1"/>
            </w:rPr>
          </w:rPrChange>
        </w:rPr>
        <w:t>扩展工具</w:t>
      </w:r>
      <w:r w:rsidR="006266BD" w:rsidRPr="00B207B1">
        <w:rPr>
          <w:rFonts w:hAnsiTheme="minorEastAsia" w:hint="eastAsia"/>
          <w:color w:val="000000" w:themeColor="text1"/>
          <w:rPrChange w:id="6443" w:author="JY0225" w:date="2017-08-24T12:11:00Z">
            <w:rPr>
              <w:rFonts w:hint="eastAsia"/>
              <w:color w:val="000000" w:themeColor="text1"/>
            </w:rPr>
          </w:rPrChange>
        </w:rPr>
        <w:t>。</w:t>
      </w:r>
      <w:r w:rsidRPr="00B207B1">
        <w:rPr>
          <w:rFonts w:hAnsiTheme="minorEastAsia"/>
          <w:color w:val="000000" w:themeColor="text1"/>
          <w:rPrChange w:id="6444" w:author="JY0225" w:date="2017-08-24T12:11:00Z">
            <w:rPr>
              <w:color w:val="000000" w:themeColor="text1"/>
            </w:rPr>
          </w:rPrChange>
        </w:rPr>
        <w:t>Java SDK</w:t>
      </w:r>
      <w:r w:rsidRPr="00B207B1">
        <w:rPr>
          <w:rFonts w:hAnsiTheme="minorEastAsia" w:hint="eastAsia"/>
          <w:color w:val="000000" w:themeColor="text1"/>
          <w:rPrChange w:id="6445" w:author="JY0225" w:date="2017-08-24T12:11:00Z">
            <w:rPr>
              <w:rFonts w:hint="eastAsia"/>
              <w:color w:val="000000" w:themeColor="text1"/>
            </w:rPr>
          </w:rPrChange>
        </w:rPr>
        <w:t>可用于与</w:t>
      </w:r>
      <w:r w:rsidRPr="00B207B1">
        <w:rPr>
          <w:rFonts w:hAnsiTheme="minorEastAsia"/>
          <w:color w:val="000000" w:themeColor="text1"/>
          <w:rPrChange w:id="6446" w:author="JY0225" w:date="2017-08-24T12:11:00Z">
            <w:rPr>
              <w:color w:val="000000" w:themeColor="text1"/>
            </w:rPr>
          </w:rPrChange>
        </w:rPr>
        <w:t>Java</w:t>
      </w:r>
      <w:r w:rsidRPr="00B207B1">
        <w:rPr>
          <w:rFonts w:hAnsiTheme="minorEastAsia" w:hint="eastAsia"/>
          <w:color w:val="000000" w:themeColor="text1"/>
          <w:rPrChange w:id="6447" w:author="JY0225" w:date="2017-08-24T12:11:00Z">
            <w:rPr>
              <w:rFonts w:hint="eastAsia"/>
              <w:color w:val="000000" w:themeColor="text1"/>
            </w:rPr>
          </w:rPrChange>
        </w:rPr>
        <w:t>相关的应用，如</w:t>
      </w:r>
      <w:r w:rsidRPr="00B207B1">
        <w:rPr>
          <w:rFonts w:hAnsiTheme="minorEastAsia"/>
          <w:color w:val="000000" w:themeColor="text1"/>
          <w:rPrChange w:id="6448" w:author="JY0225" w:date="2017-08-24T12:11:00Z">
            <w:rPr>
              <w:color w:val="000000" w:themeColor="text1"/>
            </w:rPr>
          </w:rPrChange>
        </w:rPr>
        <w:t>Web</w:t>
      </w:r>
      <w:r w:rsidRPr="00B207B1">
        <w:rPr>
          <w:rFonts w:hAnsiTheme="minorEastAsia" w:hint="eastAsia"/>
          <w:color w:val="000000" w:themeColor="text1"/>
          <w:rPrChange w:id="6449" w:author="JY0225" w:date="2017-08-24T12:11:00Z">
            <w:rPr>
              <w:rFonts w:hint="eastAsia"/>
              <w:color w:val="000000" w:themeColor="text1"/>
            </w:rPr>
          </w:rPrChange>
        </w:rPr>
        <w:t>开发和</w:t>
      </w:r>
      <w:r w:rsidRPr="00B207B1">
        <w:rPr>
          <w:rFonts w:hAnsiTheme="minorEastAsia"/>
          <w:color w:val="000000" w:themeColor="text1"/>
          <w:rPrChange w:id="6450" w:author="JY0225" w:date="2017-08-24T12:11:00Z">
            <w:rPr>
              <w:color w:val="000000" w:themeColor="text1"/>
            </w:rPr>
          </w:rPrChange>
        </w:rPr>
        <w:t>Android</w:t>
      </w:r>
      <w:r w:rsidRPr="00B207B1">
        <w:rPr>
          <w:rFonts w:hAnsiTheme="minorEastAsia" w:hint="eastAsia"/>
          <w:color w:val="000000" w:themeColor="text1"/>
          <w:rPrChange w:id="6451" w:author="JY0225" w:date="2017-08-24T12:11:00Z">
            <w:rPr>
              <w:rFonts w:hint="eastAsia"/>
              <w:color w:val="000000" w:themeColor="text1"/>
            </w:rPr>
          </w:rPrChange>
        </w:rPr>
        <w:t>开发。</w:t>
      </w:r>
      <w:r w:rsidRPr="00B207B1">
        <w:rPr>
          <w:rFonts w:hAnsiTheme="minorEastAsia"/>
          <w:color w:val="000000" w:themeColor="text1"/>
          <w:rPrChange w:id="6452" w:author="JY0225" w:date="2017-08-24T12:11:00Z">
            <w:rPr>
              <w:color w:val="000000" w:themeColor="text1"/>
            </w:rPr>
          </w:rPrChange>
        </w:rPr>
        <w:t>Firefox</w:t>
      </w:r>
      <w:r w:rsidR="00C3143A" w:rsidRPr="00B207B1">
        <w:rPr>
          <w:rFonts w:hAnsiTheme="minorEastAsia" w:hint="eastAsia"/>
          <w:color w:val="000000" w:themeColor="text1"/>
          <w:rPrChange w:id="6453" w:author="JY0225" w:date="2017-08-24T12:11:00Z">
            <w:rPr>
              <w:rFonts w:hint="eastAsia"/>
              <w:color w:val="000000" w:themeColor="text1"/>
            </w:rPr>
          </w:rPrChange>
        </w:rPr>
        <w:t>扩展工具相较于</w:t>
      </w:r>
      <w:r w:rsidRPr="00B207B1">
        <w:rPr>
          <w:rFonts w:hAnsiTheme="minorEastAsia" w:hint="eastAsia"/>
          <w:color w:val="000000" w:themeColor="text1"/>
          <w:rPrChange w:id="6454" w:author="JY0225" w:date="2017-08-24T12:11:00Z">
            <w:rPr>
              <w:rFonts w:hint="eastAsia"/>
              <w:color w:val="000000" w:themeColor="text1"/>
            </w:rPr>
          </w:rPrChange>
        </w:rPr>
        <w:t>其他客户端来说，更加轻量级，访问更加便利，且支持将浏览器中的文件实时上传到服务器中。</w:t>
      </w:r>
    </w:p>
    <w:p w14:paraId="0EC48D9A" w14:textId="77777777" w:rsidR="003B1BA0" w:rsidRPr="00B207B1" w:rsidDel="00EB7C9A" w:rsidRDefault="003B1BA0" w:rsidP="000D5DE4">
      <w:pPr>
        <w:spacing w:line="400" w:lineRule="exact"/>
        <w:rPr>
          <w:del w:id="6455" w:author="JY0225" w:date="2017-08-24T10:55:00Z"/>
          <w:rFonts w:hAnsiTheme="minorEastAsia"/>
          <w:color w:val="000000" w:themeColor="text1"/>
          <w:rPrChange w:id="6456" w:author="JY0225" w:date="2017-08-24T12:11:00Z">
            <w:rPr>
              <w:del w:id="6457" w:author="JY0225" w:date="2017-08-24T10:55:00Z"/>
              <w:color w:val="000000" w:themeColor="text1"/>
            </w:rPr>
          </w:rPrChange>
        </w:rPr>
      </w:pPr>
    </w:p>
    <w:p w14:paraId="257905D1" w14:textId="77777777" w:rsidR="006707F9" w:rsidRPr="00B207B1" w:rsidRDefault="00841226">
      <w:pPr>
        <w:spacing w:line="400" w:lineRule="exact"/>
        <w:ind w:firstLine="420"/>
        <w:sectPr w:rsidR="006707F9" w:rsidRPr="00B207B1" w:rsidSect="00547E9B">
          <w:headerReference w:type="default" r:id="rId84"/>
          <w:headerReference w:type="first" r:id="rId85"/>
          <w:footerReference w:type="first" r:id="rId86"/>
          <w:pgSz w:w="11906" w:h="16838"/>
          <w:pgMar w:top="1440" w:right="1797" w:bottom="1440" w:left="1797" w:header="851" w:footer="992" w:gutter="0"/>
          <w:pgNumType w:start="1"/>
          <w:cols w:space="425"/>
          <w:titlePg/>
          <w:docGrid w:type="lines" w:linePitch="312"/>
        </w:sectPr>
        <w:pPrChange w:id="6458" w:author="JY0225" w:date="2017-08-24T10:55:00Z">
          <w:pPr>
            <w:spacing w:line="400" w:lineRule="exact"/>
            <w:jc w:val="center"/>
          </w:pPr>
        </w:pPrChange>
      </w:pPr>
      <w:r w:rsidRPr="00B207B1">
        <w:rPr>
          <w:rFonts w:hAnsiTheme="minorEastAsia"/>
          <w:color w:val="000000" w:themeColor="text1"/>
          <w:rPrChange w:id="6459" w:author="JY0225" w:date="2017-08-24T12:11:00Z">
            <w:rPr>
              <w:color w:val="000000" w:themeColor="text1"/>
            </w:rPr>
          </w:rPrChange>
        </w:rPr>
        <w:tab/>
      </w:r>
    </w:p>
    <w:p w14:paraId="2EE0F799" w14:textId="77777777" w:rsidR="00240A2F" w:rsidRPr="00B207B1" w:rsidRDefault="00AF0713" w:rsidP="00B87EE1">
      <w:pPr>
        <w:pStyle w:val="1"/>
        <w:rPr>
          <w:rFonts w:ascii="Times New Roman" w:hAnsi="Times New Roman"/>
        </w:rPr>
      </w:pPr>
      <w:bookmarkStart w:id="6460" w:name="_Toc491952483"/>
      <w:r w:rsidRPr="00B207B1">
        <w:rPr>
          <w:rFonts w:ascii="Times New Roman" w:hAnsi="Times New Roman"/>
        </w:rPr>
        <w:lastRenderedPageBreak/>
        <w:t>第七</w:t>
      </w:r>
      <w:r w:rsidR="00240A2F" w:rsidRPr="00B207B1">
        <w:rPr>
          <w:rFonts w:ascii="Times New Roman" w:hAnsi="Times New Roman"/>
        </w:rPr>
        <w:t>章</w:t>
      </w:r>
      <w:r w:rsidR="00240A2F" w:rsidRPr="00B207B1">
        <w:rPr>
          <w:rFonts w:ascii="Times New Roman" w:hAnsi="Times New Roman"/>
        </w:rPr>
        <w:t xml:space="preserve"> </w:t>
      </w:r>
      <w:r w:rsidR="00240A2F" w:rsidRPr="00B207B1">
        <w:rPr>
          <w:rFonts w:ascii="Times New Roman" w:hAnsi="Times New Roman"/>
        </w:rPr>
        <w:t>总结和展望</w:t>
      </w:r>
      <w:bookmarkEnd w:id="6460"/>
    </w:p>
    <w:p w14:paraId="078765CD" w14:textId="77777777" w:rsidR="008276E8" w:rsidRPr="00B207B1" w:rsidRDefault="009B2B17">
      <w:pPr>
        <w:pStyle w:val="21"/>
        <w:spacing w:line="240" w:lineRule="auto"/>
        <w:pPrChange w:id="6461" w:author="微软用户" w:date="2017-08-18T22:56:00Z">
          <w:pPr>
            <w:pStyle w:val="21"/>
          </w:pPr>
        </w:pPrChange>
      </w:pPr>
      <w:bookmarkStart w:id="6462" w:name="_Toc491952484"/>
      <w:r w:rsidRPr="00B207B1">
        <w:t>7</w:t>
      </w:r>
      <w:r w:rsidR="0032102F" w:rsidRPr="00B207B1">
        <w:t xml:space="preserve">.1 </w:t>
      </w:r>
      <w:r w:rsidR="0032102F" w:rsidRPr="00B207B1">
        <w:t>总结</w:t>
      </w:r>
      <w:bookmarkEnd w:id="6462"/>
    </w:p>
    <w:p w14:paraId="70592C4E" w14:textId="77777777" w:rsidR="00D4036B" w:rsidRPr="00B207B1" w:rsidDel="0049416F" w:rsidRDefault="00D4036B">
      <w:pPr>
        <w:spacing w:line="400" w:lineRule="exact"/>
        <w:rPr>
          <w:del w:id="6463" w:author="微软用户" w:date="2017-08-24T16:05:00Z"/>
          <w:color w:val="000000" w:themeColor="text1"/>
        </w:rPr>
      </w:pPr>
      <w:r w:rsidRPr="00B207B1">
        <w:rPr>
          <w:color w:val="FF0000"/>
          <w:rPrChange w:id="6464" w:author="JY0225" w:date="2017-08-14T12:55:00Z">
            <w:rPr>
              <w:color w:val="000000" w:themeColor="text1"/>
            </w:rPr>
          </w:rPrChange>
        </w:rPr>
        <w:tab/>
      </w:r>
      <w:ins w:id="6465" w:author="微软用户" w:date="2017-08-24T15:56:00Z">
        <w:r w:rsidR="00000F84" w:rsidRPr="00B207B1">
          <w:rPr>
            <w:color w:val="000000" w:themeColor="text1"/>
          </w:rPr>
          <w:t>云备</w:t>
        </w:r>
        <w:r w:rsidR="00000F84" w:rsidRPr="00150676">
          <w:rPr>
            <w:color w:val="000000" w:themeColor="text1"/>
          </w:rPr>
          <w:t>份</w:t>
        </w:r>
        <w:r w:rsidR="00806AC8" w:rsidRPr="00150676">
          <w:rPr>
            <w:color w:val="000000" w:themeColor="text1"/>
          </w:rPr>
          <w:t>服务</w:t>
        </w:r>
        <w:r w:rsidR="00000F84" w:rsidRPr="00150676">
          <w:rPr>
            <w:color w:val="000000" w:themeColor="text1"/>
          </w:rPr>
          <w:t>在近</w:t>
        </w:r>
        <w:r w:rsidR="00000F84" w:rsidRPr="00B207B1">
          <w:rPr>
            <w:color w:val="000000" w:themeColor="text1"/>
          </w:rPr>
          <w:t>几年来发展十分迅速</w:t>
        </w:r>
        <w:r w:rsidR="00000F84" w:rsidRPr="00B207B1">
          <w:rPr>
            <w:rFonts w:hint="eastAsia"/>
            <w:color w:val="000000" w:themeColor="text1"/>
          </w:rPr>
          <w:t>，</w:t>
        </w:r>
      </w:ins>
      <w:ins w:id="6466" w:author="微软用户" w:date="2017-08-24T16:16:00Z">
        <w:r w:rsidR="007B4C70" w:rsidRPr="00B207B1">
          <w:rPr>
            <w:rFonts w:hint="eastAsia"/>
            <w:color w:val="000000" w:themeColor="text1"/>
          </w:rPr>
          <w:t>越来越受人们的青睐</w:t>
        </w:r>
      </w:ins>
      <w:ins w:id="6467" w:author="微软用户" w:date="2017-08-24T16:15:00Z">
        <w:r w:rsidR="0075589C" w:rsidRPr="00B207B1">
          <w:rPr>
            <w:rFonts w:hint="eastAsia"/>
            <w:color w:val="000000" w:themeColor="text1"/>
          </w:rPr>
          <w:t>，</w:t>
        </w:r>
      </w:ins>
      <w:ins w:id="6468" w:author="微软用户" w:date="2017-08-24T16:17:00Z">
        <w:r w:rsidR="00090718" w:rsidRPr="00B207B1">
          <w:rPr>
            <w:rFonts w:hint="eastAsia"/>
            <w:color w:val="000000" w:themeColor="text1"/>
          </w:rPr>
          <w:t>而</w:t>
        </w:r>
        <w:r w:rsidR="00F56A29" w:rsidRPr="00B207B1">
          <w:rPr>
            <w:rFonts w:hint="eastAsia"/>
            <w:color w:val="000000" w:themeColor="text1"/>
          </w:rPr>
          <w:t>云备份</w:t>
        </w:r>
        <w:r w:rsidR="000F15FC" w:rsidRPr="00B207B1">
          <w:rPr>
            <w:rFonts w:hint="eastAsia"/>
            <w:color w:val="000000" w:themeColor="text1"/>
          </w:rPr>
          <w:t>服务</w:t>
        </w:r>
        <w:r w:rsidR="00F56A29" w:rsidRPr="00B207B1">
          <w:rPr>
            <w:rFonts w:hint="eastAsia"/>
            <w:color w:val="000000" w:themeColor="text1"/>
          </w:rPr>
          <w:t>的</w:t>
        </w:r>
      </w:ins>
      <w:ins w:id="6469" w:author="微软用户" w:date="2017-08-24T16:14:00Z">
        <w:r w:rsidR="0075589C" w:rsidRPr="00B207B1">
          <w:rPr>
            <w:rFonts w:hint="eastAsia"/>
            <w:color w:val="000000" w:themeColor="text1"/>
          </w:rPr>
          <w:t>安全性、稳定</w:t>
        </w:r>
      </w:ins>
      <w:ins w:id="6470" w:author="微软用户" w:date="2017-08-24T16:15:00Z">
        <w:r w:rsidR="0075589C" w:rsidRPr="00B207B1">
          <w:rPr>
            <w:rFonts w:hint="eastAsia"/>
            <w:color w:val="000000" w:themeColor="text1"/>
          </w:rPr>
          <w:t>性、可扩展性等问题</w:t>
        </w:r>
      </w:ins>
      <w:ins w:id="6471" w:author="微软用户" w:date="2017-08-24T16:23:00Z">
        <w:r w:rsidR="001249DF" w:rsidRPr="00B207B1">
          <w:rPr>
            <w:rFonts w:hint="eastAsia"/>
            <w:color w:val="000000" w:themeColor="text1"/>
          </w:rPr>
          <w:t>日益突显</w:t>
        </w:r>
      </w:ins>
      <w:ins w:id="6472" w:author="微软用户" w:date="2017-08-24T15:57:00Z">
        <w:r w:rsidR="00000F84" w:rsidRPr="00B207B1">
          <w:rPr>
            <w:rFonts w:hint="eastAsia"/>
            <w:color w:val="000000" w:themeColor="text1"/>
          </w:rPr>
          <w:t>，</w:t>
        </w:r>
      </w:ins>
      <w:ins w:id="6473" w:author="微软用户" w:date="2017-08-24T16:21:00Z">
        <w:r w:rsidR="00086E01" w:rsidRPr="00B207B1">
          <w:rPr>
            <w:rFonts w:hint="eastAsia"/>
            <w:color w:val="000000" w:themeColor="text1"/>
          </w:rPr>
          <w:t>对云备份服务的关键技术</w:t>
        </w:r>
      </w:ins>
      <w:ins w:id="6474" w:author="微软用户" w:date="2017-08-24T16:22:00Z">
        <w:r w:rsidR="00086E01" w:rsidRPr="00B207B1">
          <w:rPr>
            <w:rFonts w:hint="eastAsia"/>
            <w:color w:val="000000" w:themeColor="text1"/>
          </w:rPr>
          <w:t>进行</w:t>
        </w:r>
      </w:ins>
      <w:r w:rsidR="0040294E" w:rsidRPr="00B207B1">
        <w:rPr>
          <w:rFonts w:hint="eastAsia"/>
          <w:color w:val="000000" w:themeColor="text1"/>
        </w:rPr>
        <w:t>优化</w:t>
      </w:r>
      <w:r w:rsidR="0040294E" w:rsidRPr="00B207B1">
        <w:rPr>
          <w:color w:val="000000" w:themeColor="text1"/>
        </w:rPr>
        <w:t>改进</w:t>
      </w:r>
      <w:ins w:id="6475" w:author="微软用户" w:date="2017-08-24T16:22:00Z">
        <w:r w:rsidR="00C2693A" w:rsidRPr="00B207B1">
          <w:rPr>
            <w:rFonts w:hint="eastAsia"/>
            <w:color w:val="000000" w:themeColor="text1"/>
          </w:rPr>
          <w:t>显得</w:t>
        </w:r>
        <w:r w:rsidR="00086E01" w:rsidRPr="00B207B1">
          <w:rPr>
            <w:rFonts w:hint="eastAsia"/>
            <w:color w:val="000000" w:themeColor="text1"/>
          </w:rPr>
          <w:t>尤为</w:t>
        </w:r>
        <w:r w:rsidR="00051096" w:rsidRPr="00B207B1">
          <w:rPr>
            <w:rFonts w:hint="eastAsia"/>
            <w:color w:val="000000" w:themeColor="text1"/>
          </w:rPr>
          <w:t>重要</w:t>
        </w:r>
      </w:ins>
      <w:ins w:id="6476" w:author="微软用户" w:date="2017-08-24T15:58:00Z">
        <w:r w:rsidR="00000F84" w:rsidRPr="00B207B1">
          <w:rPr>
            <w:rFonts w:hint="eastAsia"/>
            <w:color w:val="000000" w:themeColor="text1"/>
          </w:rPr>
          <w:t>。</w:t>
        </w:r>
      </w:ins>
      <w:ins w:id="6477" w:author="微软用户" w:date="2017-08-24T15:59:00Z">
        <w:r w:rsidR="00132BC5" w:rsidRPr="00B207B1">
          <w:rPr>
            <w:color w:val="000000" w:themeColor="text1"/>
          </w:rPr>
          <w:t>本文针对一款自主研发的云备份中间件</w:t>
        </w:r>
      </w:ins>
      <w:ins w:id="6478" w:author="微软用户" w:date="2017-08-24T16:04:00Z">
        <w:r w:rsidR="009675B3" w:rsidRPr="00B207B1">
          <w:rPr>
            <w:color w:val="000000" w:themeColor="text1"/>
          </w:rPr>
          <w:t>系统</w:t>
        </w:r>
        <w:r w:rsidR="009675B3" w:rsidRPr="00B207B1">
          <w:rPr>
            <w:rFonts w:hint="eastAsia"/>
            <w:color w:val="000000" w:themeColor="text1"/>
          </w:rPr>
          <w:t>，</w:t>
        </w:r>
        <w:r w:rsidR="009675B3" w:rsidRPr="00B207B1">
          <w:rPr>
            <w:color w:val="000000" w:themeColor="text1"/>
          </w:rPr>
          <w:t>对其</w:t>
        </w:r>
      </w:ins>
      <w:ins w:id="6479" w:author="微软用户" w:date="2017-08-24T16:00:00Z">
        <w:r w:rsidR="00132BC5" w:rsidRPr="00B207B1">
          <w:rPr>
            <w:color w:val="000000" w:themeColor="text1"/>
          </w:rPr>
          <w:t>关键技术进行了优化</w:t>
        </w:r>
      </w:ins>
      <w:ins w:id="6480" w:author="微软用户" w:date="2017-08-24T16:04:00Z">
        <w:r w:rsidR="00E46377" w:rsidRPr="00B207B1">
          <w:rPr>
            <w:rFonts w:hint="eastAsia"/>
            <w:color w:val="000000" w:themeColor="text1"/>
          </w:rPr>
          <w:t>。</w:t>
        </w:r>
      </w:ins>
      <w:ins w:id="6481" w:author="微软用户" w:date="2017-08-24T16:25:00Z">
        <w:r w:rsidR="007E6781" w:rsidRPr="00B207B1">
          <w:rPr>
            <w:rFonts w:hint="eastAsia"/>
            <w:color w:val="000000" w:themeColor="text1"/>
          </w:rPr>
          <w:t>通过</w:t>
        </w:r>
      </w:ins>
      <w:ins w:id="6482" w:author="微软用户" w:date="2017-08-24T16:00:00Z">
        <w:r w:rsidR="00806AC8" w:rsidRPr="00B207B1">
          <w:rPr>
            <w:rFonts w:hint="eastAsia"/>
            <w:color w:val="000000" w:themeColor="text1"/>
          </w:rPr>
          <w:t>对原有中间件系统</w:t>
        </w:r>
      </w:ins>
      <w:ins w:id="6483" w:author="微软用户" w:date="2017-08-24T16:37:00Z">
        <w:r w:rsidR="005E30C7" w:rsidRPr="00B207B1">
          <w:rPr>
            <w:rFonts w:hint="eastAsia"/>
            <w:color w:val="000000" w:themeColor="text1"/>
          </w:rPr>
          <w:t>全面</w:t>
        </w:r>
      </w:ins>
      <w:ins w:id="6484" w:author="微软用户" w:date="2017-08-24T16:00:00Z">
        <w:r w:rsidR="00806AC8" w:rsidRPr="00B207B1">
          <w:rPr>
            <w:rFonts w:hint="eastAsia"/>
            <w:color w:val="000000" w:themeColor="text1"/>
          </w:rPr>
          <w:t>的分析，</w:t>
        </w:r>
      </w:ins>
      <w:ins w:id="6485" w:author="微软用户" w:date="2017-08-24T16:27:00Z">
        <w:r w:rsidR="009F4EA9" w:rsidRPr="00B207B1">
          <w:rPr>
            <w:rFonts w:hint="eastAsia"/>
            <w:color w:val="000000" w:themeColor="text1"/>
          </w:rPr>
          <w:t>结合</w:t>
        </w:r>
      </w:ins>
      <w:ins w:id="6486" w:author="微软用户" w:date="2017-08-24T16:01:00Z">
        <w:r w:rsidR="00806AC8" w:rsidRPr="00B207B1">
          <w:rPr>
            <w:rFonts w:hint="eastAsia"/>
            <w:color w:val="000000" w:themeColor="text1"/>
          </w:rPr>
          <w:t>对国内外成熟的云备份</w:t>
        </w:r>
      </w:ins>
      <w:ins w:id="6487" w:author="微软用户" w:date="2017-08-24T16:02:00Z">
        <w:r w:rsidR="00E60628" w:rsidRPr="00B207B1">
          <w:rPr>
            <w:rFonts w:hint="eastAsia"/>
            <w:color w:val="000000" w:themeColor="text1"/>
          </w:rPr>
          <w:t>服务产品</w:t>
        </w:r>
      </w:ins>
      <w:del w:id="6488" w:author="微软用户" w:date="2017-08-24T15:41:00Z">
        <w:r w:rsidR="00352C52" w:rsidRPr="00B207B1" w:rsidDel="0060791E">
          <w:rPr>
            <w:rFonts w:hAnsiTheme="minorEastAsia" w:hint="eastAsia"/>
            <w:color w:val="000000" w:themeColor="text1"/>
            <w:rPrChange w:id="6489" w:author="微软用户" w:date="2017-08-24T15:42:00Z">
              <w:rPr>
                <w:rFonts w:hint="eastAsia"/>
                <w:color w:val="000000" w:themeColor="text1"/>
              </w:rPr>
            </w:rPrChange>
          </w:rPr>
          <w:delText>本文针对一款自主研发的云备份中间件系统</w:delText>
        </w:r>
        <w:r w:rsidR="00F518C7" w:rsidRPr="00B207B1" w:rsidDel="0060791E">
          <w:rPr>
            <w:rFonts w:hAnsiTheme="minorEastAsia" w:hint="eastAsia"/>
            <w:color w:val="000000" w:themeColor="text1"/>
            <w:rPrChange w:id="6490" w:author="微软用户" w:date="2017-08-24T15:42:00Z">
              <w:rPr>
                <w:rFonts w:hint="eastAsia"/>
                <w:color w:val="000000" w:themeColor="text1"/>
              </w:rPr>
            </w:rPrChange>
          </w:rPr>
          <w:delText>的关键技术</w:delText>
        </w:r>
        <w:r w:rsidR="00352C52" w:rsidRPr="00B207B1" w:rsidDel="0060791E">
          <w:rPr>
            <w:rFonts w:hAnsiTheme="minorEastAsia" w:hint="eastAsia"/>
            <w:color w:val="000000" w:themeColor="text1"/>
            <w:rPrChange w:id="6491" w:author="微软用户" w:date="2017-08-24T15:42:00Z">
              <w:rPr>
                <w:rFonts w:hint="eastAsia"/>
                <w:color w:val="000000" w:themeColor="text1"/>
              </w:rPr>
            </w:rPrChange>
          </w:rPr>
          <w:delText>进行了优化，</w:delText>
        </w:r>
        <w:r w:rsidRPr="00B207B1" w:rsidDel="0060791E">
          <w:rPr>
            <w:rFonts w:hAnsiTheme="minorEastAsia" w:hint="eastAsia"/>
            <w:color w:val="000000" w:themeColor="text1"/>
            <w:rPrChange w:id="6492" w:author="微软用户" w:date="2017-08-24T15:42:00Z">
              <w:rPr>
                <w:rFonts w:hint="eastAsia"/>
                <w:color w:val="000000" w:themeColor="text1"/>
              </w:rPr>
            </w:rPrChange>
          </w:rPr>
          <w:delText>首先对</w:delText>
        </w:r>
        <w:r w:rsidR="00E4327E" w:rsidRPr="00B207B1" w:rsidDel="0060791E">
          <w:rPr>
            <w:rFonts w:hAnsiTheme="minorEastAsia" w:hint="eastAsia"/>
            <w:color w:val="000000" w:themeColor="text1"/>
            <w:rPrChange w:id="6493" w:author="微软用户" w:date="2017-08-24T15:42:00Z">
              <w:rPr>
                <w:rFonts w:hint="eastAsia"/>
                <w:color w:val="000000" w:themeColor="text1"/>
              </w:rPr>
            </w:rPrChange>
          </w:rPr>
          <w:delText>现有</w:delText>
        </w:r>
        <w:r w:rsidRPr="00B207B1" w:rsidDel="0060791E">
          <w:rPr>
            <w:rFonts w:hAnsiTheme="minorEastAsia" w:hint="eastAsia"/>
            <w:color w:val="000000" w:themeColor="text1"/>
            <w:rPrChange w:id="6494" w:author="微软用户" w:date="2017-08-24T15:42:00Z">
              <w:rPr>
                <w:rFonts w:hint="eastAsia"/>
                <w:color w:val="000000" w:themeColor="text1"/>
              </w:rPr>
            </w:rPrChange>
          </w:rPr>
          <w:delText>的中间件系统和市场上成熟的产品进行了分析，得出了中间件优化的意义和必要性</w:delText>
        </w:r>
        <w:r w:rsidR="00DF413B" w:rsidRPr="00B207B1" w:rsidDel="0060791E">
          <w:rPr>
            <w:rFonts w:hAnsiTheme="minorEastAsia" w:hint="eastAsia"/>
            <w:color w:val="000000" w:themeColor="text1"/>
            <w:rPrChange w:id="6495" w:author="微软用户" w:date="2017-08-24T15:42:00Z">
              <w:rPr>
                <w:rFonts w:hint="eastAsia"/>
                <w:color w:val="000000" w:themeColor="text1"/>
              </w:rPr>
            </w:rPrChange>
          </w:rPr>
          <w:delText>，确立了研究的内容。</w:delText>
        </w:r>
        <w:r w:rsidR="00CA2D83" w:rsidRPr="00B207B1" w:rsidDel="0060791E">
          <w:rPr>
            <w:rFonts w:hAnsiTheme="minorEastAsia" w:hint="eastAsia"/>
            <w:color w:val="000000" w:themeColor="text1"/>
            <w:rPrChange w:id="6496" w:author="微软用户" w:date="2017-08-24T15:42:00Z">
              <w:rPr>
                <w:rFonts w:hint="eastAsia"/>
                <w:color w:val="000000" w:themeColor="text1"/>
              </w:rPr>
            </w:rPrChange>
          </w:rPr>
          <w:delText>随后，对实现过程中需要用的技术进行了详细的介绍，为后续的系统实现提供了技术支持。</w:delText>
        </w:r>
        <w:r w:rsidR="009E5504" w:rsidRPr="00B207B1" w:rsidDel="0060791E">
          <w:rPr>
            <w:rFonts w:hAnsiTheme="minorEastAsia" w:hint="eastAsia"/>
            <w:color w:val="000000" w:themeColor="text1"/>
            <w:rPrChange w:id="6497" w:author="微软用户" w:date="2017-08-24T15:42:00Z">
              <w:rPr>
                <w:rFonts w:hint="eastAsia"/>
                <w:color w:val="000000" w:themeColor="text1"/>
              </w:rPr>
            </w:rPrChange>
          </w:rPr>
          <w:delText>紧接着，详细地阐述了</w:delText>
        </w:r>
        <w:r w:rsidR="00E4327E" w:rsidRPr="00B207B1" w:rsidDel="0060791E">
          <w:rPr>
            <w:rFonts w:hAnsiTheme="minorEastAsia" w:hint="eastAsia"/>
            <w:color w:val="000000" w:themeColor="text1"/>
            <w:rPrChange w:id="6498" w:author="微软用户" w:date="2017-08-24T15:42:00Z">
              <w:rPr>
                <w:rFonts w:hint="eastAsia"/>
                <w:color w:val="000000" w:themeColor="text1"/>
              </w:rPr>
            </w:rPrChange>
          </w:rPr>
          <w:delText>现有</w:delText>
        </w:r>
        <w:r w:rsidR="009E5504" w:rsidRPr="00B207B1" w:rsidDel="0060791E">
          <w:rPr>
            <w:rFonts w:hAnsiTheme="minorEastAsia" w:hint="eastAsia"/>
            <w:color w:val="000000" w:themeColor="text1"/>
            <w:rPrChange w:id="6499" w:author="微软用户" w:date="2017-08-24T15:42:00Z">
              <w:rPr>
                <w:rFonts w:hint="eastAsia"/>
                <w:color w:val="000000" w:themeColor="text1"/>
              </w:rPr>
            </w:rPrChange>
          </w:rPr>
          <w:delText>的中间件系统的不足，并引出了需要进行优化的具体内容。</w:delText>
        </w:r>
        <w:r w:rsidR="002955A9" w:rsidRPr="00B207B1" w:rsidDel="0060791E">
          <w:rPr>
            <w:rFonts w:hAnsiTheme="minorEastAsia" w:hint="eastAsia"/>
            <w:color w:val="000000" w:themeColor="text1"/>
            <w:rPrChange w:id="6500" w:author="微软用户" w:date="2017-08-24T15:42:00Z">
              <w:rPr>
                <w:rFonts w:hint="eastAsia"/>
                <w:color w:val="000000" w:themeColor="text1"/>
              </w:rPr>
            </w:rPrChange>
          </w:rPr>
          <w:delText>接下来的工作中，本文</w:delText>
        </w:r>
        <w:r w:rsidR="00B5677D" w:rsidRPr="00B207B1" w:rsidDel="0060791E">
          <w:rPr>
            <w:rFonts w:hAnsiTheme="minorEastAsia" w:hint="eastAsia"/>
            <w:color w:val="000000" w:themeColor="text1"/>
            <w:rPrChange w:id="6501" w:author="微软用户" w:date="2017-08-24T15:42:00Z">
              <w:rPr>
                <w:rFonts w:hint="eastAsia"/>
                <w:color w:val="000000" w:themeColor="text1"/>
              </w:rPr>
            </w:rPrChange>
          </w:rPr>
          <w:delText>细致地介绍了中间件系统核心技术优化</w:delText>
        </w:r>
        <w:r w:rsidR="00534E6E" w:rsidRPr="00B207B1" w:rsidDel="0060791E">
          <w:rPr>
            <w:rFonts w:hAnsiTheme="minorEastAsia" w:hint="eastAsia"/>
            <w:color w:val="000000" w:themeColor="text1"/>
            <w:rPrChange w:id="6502" w:author="微软用户" w:date="2017-08-24T15:42:00Z">
              <w:rPr>
                <w:rFonts w:hint="eastAsia"/>
                <w:color w:val="000000" w:themeColor="text1"/>
              </w:rPr>
            </w:rPrChange>
          </w:rPr>
          <w:delText>设计</w:delText>
        </w:r>
        <w:r w:rsidR="00B5677D" w:rsidRPr="00B207B1" w:rsidDel="0060791E">
          <w:rPr>
            <w:rFonts w:hAnsiTheme="minorEastAsia" w:hint="eastAsia"/>
            <w:color w:val="000000" w:themeColor="text1"/>
            <w:rPrChange w:id="6503" w:author="微软用户" w:date="2017-08-24T15:42:00Z">
              <w:rPr>
                <w:rFonts w:hint="eastAsia"/>
                <w:color w:val="000000" w:themeColor="text1"/>
              </w:rPr>
            </w:rPrChange>
          </w:rPr>
          <w:delText>过程，包括系统设计的整体框架、流程设计和接口设计等</w:delText>
        </w:r>
        <w:r w:rsidR="00534E6E" w:rsidRPr="00B207B1" w:rsidDel="0060791E">
          <w:rPr>
            <w:rFonts w:hAnsiTheme="minorEastAsia" w:hint="eastAsia"/>
            <w:color w:val="000000" w:themeColor="text1"/>
            <w:rPrChange w:id="6504" w:author="微软用户" w:date="2017-08-24T15:42:00Z">
              <w:rPr>
                <w:rFonts w:hint="eastAsia"/>
                <w:color w:val="000000" w:themeColor="text1"/>
              </w:rPr>
            </w:rPrChange>
          </w:rPr>
          <w:delText>，并通过核心代码的分析介绍了</w:delText>
        </w:r>
        <w:r w:rsidR="00DE517F" w:rsidRPr="00B207B1" w:rsidDel="0060791E">
          <w:rPr>
            <w:rFonts w:hAnsiTheme="minorEastAsia" w:hint="eastAsia"/>
            <w:color w:val="000000" w:themeColor="text1"/>
            <w:rPrChange w:id="6505" w:author="微软用户" w:date="2017-08-24T15:42:00Z">
              <w:rPr>
                <w:rFonts w:hint="eastAsia"/>
                <w:color w:val="000000" w:themeColor="text1"/>
              </w:rPr>
            </w:rPrChange>
          </w:rPr>
          <w:delText>系统实现的细节。</w:delText>
        </w:r>
        <w:r w:rsidR="00972E0F" w:rsidRPr="00B207B1" w:rsidDel="0060791E">
          <w:rPr>
            <w:rFonts w:hAnsiTheme="minorEastAsia" w:hint="eastAsia"/>
            <w:color w:val="000000" w:themeColor="text1"/>
            <w:rPrChange w:id="6506" w:author="微软用户" w:date="2017-08-24T15:42:00Z">
              <w:rPr>
                <w:rFonts w:hint="eastAsia"/>
                <w:color w:val="000000" w:themeColor="text1"/>
              </w:rPr>
            </w:rPrChange>
          </w:rPr>
          <w:delText>最后，搭建了系统测试环境，分析了中间件系统优化后的性能。</w:delText>
        </w:r>
      </w:del>
      <w:ins w:id="6507" w:author="微软用户" w:date="2017-08-24T16:19:00Z">
        <w:r w:rsidR="00E74CCE" w:rsidRPr="00B207B1">
          <w:rPr>
            <w:rFonts w:hint="eastAsia"/>
            <w:color w:val="000000" w:themeColor="text1"/>
          </w:rPr>
          <w:t>充分的调研</w:t>
        </w:r>
      </w:ins>
      <w:ins w:id="6508" w:author="微软用户" w:date="2017-08-24T16:05:00Z">
        <w:r w:rsidR="009C292A" w:rsidRPr="00B207B1">
          <w:rPr>
            <w:rFonts w:hint="eastAsia"/>
            <w:color w:val="000000" w:themeColor="text1"/>
          </w:rPr>
          <w:t>，</w:t>
        </w:r>
      </w:ins>
      <w:ins w:id="6509" w:author="微软用户" w:date="2017-08-24T16:19:00Z">
        <w:r w:rsidR="00E74CCE" w:rsidRPr="00B207B1">
          <w:rPr>
            <w:rFonts w:hint="eastAsia"/>
            <w:color w:val="000000" w:themeColor="text1"/>
          </w:rPr>
          <w:t>设计并实现了</w:t>
        </w:r>
      </w:ins>
      <w:ins w:id="6510" w:author="微软用户" w:date="2017-08-24T16:37:00Z">
        <w:r w:rsidR="00497598" w:rsidRPr="00B207B1">
          <w:rPr>
            <w:rFonts w:hint="eastAsia"/>
            <w:color w:val="000000" w:themeColor="text1"/>
          </w:rPr>
          <w:t>对</w:t>
        </w:r>
      </w:ins>
      <w:ins w:id="6511" w:author="微软用户" w:date="2017-08-24T16:20:00Z">
        <w:r w:rsidR="00E74CCE" w:rsidRPr="00B207B1">
          <w:rPr>
            <w:rFonts w:hint="eastAsia"/>
            <w:color w:val="000000" w:themeColor="text1"/>
          </w:rPr>
          <w:t>中间件系统关键技术的优化，解决了以下四个问题</w:t>
        </w:r>
      </w:ins>
      <w:ins w:id="6512" w:author="微软用户" w:date="2017-08-24T16:05:00Z">
        <w:r w:rsidR="009C292A" w:rsidRPr="00B207B1">
          <w:rPr>
            <w:rFonts w:hint="eastAsia"/>
            <w:color w:val="000000" w:themeColor="text1"/>
          </w:rPr>
          <w:t>：</w:t>
        </w:r>
      </w:ins>
    </w:p>
    <w:p w14:paraId="2805AD70" w14:textId="77777777" w:rsidR="003638A4" w:rsidRPr="00B207B1" w:rsidRDefault="008F4561">
      <w:pPr>
        <w:spacing w:line="400" w:lineRule="exact"/>
        <w:rPr>
          <w:ins w:id="6513" w:author="微软用户" w:date="2017-08-24T15:37:00Z"/>
          <w:rFonts w:hAnsiTheme="minorEastAsia"/>
          <w:color w:val="000000" w:themeColor="text1"/>
          <w:rPrChange w:id="6514" w:author="微软用户" w:date="2017-08-24T15:39:00Z">
            <w:rPr>
              <w:ins w:id="6515" w:author="微软用户" w:date="2017-08-24T15:37:00Z"/>
              <w:rFonts w:hAnsiTheme="minorEastAsia"/>
              <w:color w:val="FF0000"/>
            </w:rPr>
          </w:rPrChange>
        </w:rPr>
      </w:pPr>
      <w:del w:id="6516" w:author="微软用户" w:date="2017-08-24T16:05:00Z">
        <w:r w:rsidRPr="00B207B1" w:rsidDel="0049416F">
          <w:rPr>
            <w:rFonts w:hAnsiTheme="minorEastAsia"/>
            <w:color w:val="000000" w:themeColor="text1"/>
            <w:rPrChange w:id="6517" w:author="微软用户" w:date="2017-08-24T15:39:00Z">
              <w:rPr>
                <w:color w:val="000000" w:themeColor="text1"/>
              </w:rPr>
            </w:rPrChange>
          </w:rPr>
          <w:tab/>
        </w:r>
        <w:r w:rsidR="002C2D27" w:rsidRPr="00B207B1" w:rsidDel="0049416F">
          <w:rPr>
            <w:rFonts w:hAnsiTheme="minorEastAsia" w:hint="eastAsia"/>
            <w:color w:val="000000" w:themeColor="text1"/>
            <w:rPrChange w:id="6518" w:author="微软用户" w:date="2017-08-24T15:39:00Z">
              <w:rPr>
                <w:rFonts w:hint="eastAsia"/>
                <w:color w:val="000000" w:themeColor="text1"/>
              </w:rPr>
            </w:rPrChange>
          </w:rPr>
          <w:delText>云</w:delText>
        </w:r>
        <w:r w:rsidR="00476838" w:rsidRPr="00B207B1" w:rsidDel="0049416F">
          <w:rPr>
            <w:rFonts w:hAnsiTheme="minorEastAsia" w:hint="eastAsia"/>
            <w:color w:val="000000" w:themeColor="text1"/>
            <w:rPrChange w:id="6519" w:author="微软用户" w:date="2017-08-24T15:39:00Z">
              <w:rPr>
                <w:rFonts w:hint="eastAsia"/>
                <w:color w:val="000000" w:themeColor="text1"/>
              </w:rPr>
            </w:rPrChange>
          </w:rPr>
          <w:delText>备份</w:delText>
        </w:r>
        <w:r w:rsidR="002C2D27" w:rsidRPr="00B207B1" w:rsidDel="0049416F">
          <w:rPr>
            <w:rFonts w:hAnsiTheme="minorEastAsia" w:hint="eastAsia"/>
            <w:color w:val="000000" w:themeColor="text1"/>
            <w:rPrChange w:id="6520" w:author="微软用户" w:date="2017-08-24T15:39:00Z">
              <w:rPr>
                <w:rFonts w:hint="eastAsia"/>
                <w:color w:val="000000" w:themeColor="text1"/>
              </w:rPr>
            </w:rPrChange>
          </w:rPr>
          <w:delText>中间件</w:delText>
        </w:r>
        <w:r w:rsidR="00661E95" w:rsidRPr="00B207B1" w:rsidDel="0049416F">
          <w:rPr>
            <w:rFonts w:hAnsiTheme="minorEastAsia" w:hint="eastAsia"/>
            <w:color w:val="000000" w:themeColor="text1"/>
            <w:rPrChange w:id="6521" w:author="微软用户" w:date="2017-08-24T15:39:00Z">
              <w:rPr>
                <w:rFonts w:hint="eastAsia"/>
                <w:color w:val="000000" w:themeColor="text1"/>
              </w:rPr>
            </w:rPrChange>
          </w:rPr>
          <w:delText>系统</w:delText>
        </w:r>
        <w:r w:rsidR="002C2D27" w:rsidRPr="00B207B1" w:rsidDel="0049416F">
          <w:rPr>
            <w:rFonts w:hAnsiTheme="minorEastAsia" w:hint="eastAsia"/>
            <w:color w:val="000000" w:themeColor="text1"/>
            <w:rPrChange w:id="6522" w:author="微软用户" w:date="2017-08-24T15:39:00Z">
              <w:rPr>
                <w:rFonts w:hint="eastAsia"/>
                <w:color w:val="000000" w:themeColor="text1"/>
              </w:rPr>
            </w:rPrChange>
          </w:rPr>
          <w:delText>关键技术</w:delText>
        </w:r>
      </w:del>
      <w:del w:id="6523" w:author="微软用户" w:date="2017-08-24T15:39:00Z">
        <w:r w:rsidR="002C2D27" w:rsidRPr="00B207B1" w:rsidDel="00187518">
          <w:rPr>
            <w:rFonts w:hAnsiTheme="minorEastAsia" w:hint="eastAsia"/>
            <w:color w:val="000000" w:themeColor="text1"/>
            <w:rPrChange w:id="6524" w:author="微软用户" w:date="2017-08-24T15:39:00Z">
              <w:rPr>
                <w:rFonts w:hint="eastAsia"/>
                <w:color w:val="000000" w:themeColor="text1"/>
              </w:rPr>
            </w:rPrChange>
          </w:rPr>
          <w:delText>的</w:delText>
        </w:r>
      </w:del>
      <w:del w:id="6525" w:author="微软用户" w:date="2017-08-24T16:05:00Z">
        <w:r w:rsidR="002C2D27" w:rsidRPr="00B207B1" w:rsidDel="0049416F">
          <w:rPr>
            <w:rFonts w:hAnsiTheme="minorEastAsia" w:hint="eastAsia"/>
            <w:color w:val="000000" w:themeColor="text1"/>
            <w:rPrChange w:id="6526" w:author="微软用户" w:date="2017-08-24T15:39:00Z">
              <w:rPr>
                <w:rFonts w:hint="eastAsia"/>
                <w:color w:val="000000" w:themeColor="text1"/>
              </w:rPr>
            </w:rPrChange>
          </w:rPr>
          <w:delText>优化</w:delText>
        </w:r>
        <w:r w:rsidR="000F4170" w:rsidRPr="00B207B1" w:rsidDel="0049416F">
          <w:rPr>
            <w:rFonts w:hAnsiTheme="minorEastAsia" w:hint="eastAsia"/>
            <w:color w:val="000000" w:themeColor="text1"/>
            <w:rPrChange w:id="6527" w:author="微软用户" w:date="2017-08-24T15:39:00Z">
              <w:rPr>
                <w:rFonts w:hint="eastAsia"/>
                <w:color w:val="000000" w:themeColor="text1"/>
              </w:rPr>
            </w:rPrChange>
          </w:rPr>
          <w:delText>的</w:delText>
        </w:r>
        <w:r w:rsidR="002C2D27" w:rsidRPr="00B207B1" w:rsidDel="0049416F">
          <w:rPr>
            <w:rFonts w:hAnsiTheme="minorEastAsia" w:hint="eastAsia"/>
            <w:color w:val="000000" w:themeColor="text1"/>
            <w:rPrChange w:id="6528" w:author="微软用户" w:date="2017-08-24T15:39:00Z">
              <w:rPr>
                <w:rFonts w:hint="eastAsia"/>
                <w:color w:val="000000" w:themeColor="text1"/>
              </w:rPr>
            </w:rPrChange>
          </w:rPr>
          <w:delText>内容包括四个方面</w:delText>
        </w:r>
        <w:r w:rsidR="006818B0" w:rsidRPr="00B207B1" w:rsidDel="0049416F">
          <w:rPr>
            <w:rFonts w:hAnsiTheme="minorEastAsia" w:hint="eastAsia"/>
            <w:color w:val="000000" w:themeColor="text1"/>
            <w:rPrChange w:id="6529" w:author="微软用户" w:date="2017-08-24T15:39:00Z">
              <w:rPr>
                <w:rFonts w:hint="eastAsia"/>
                <w:color w:val="000000" w:themeColor="text1"/>
              </w:rPr>
            </w:rPrChange>
          </w:rPr>
          <w:delText>。</w:delText>
        </w:r>
      </w:del>
    </w:p>
    <w:p w14:paraId="7CDB7A53" w14:textId="77777777" w:rsidR="003638A4" w:rsidRPr="00B207B1" w:rsidRDefault="006818B0">
      <w:pPr>
        <w:numPr>
          <w:ilvl w:val="0"/>
          <w:numId w:val="18"/>
        </w:numPr>
        <w:spacing w:line="400" w:lineRule="exact"/>
        <w:rPr>
          <w:ins w:id="6530" w:author="微软用户" w:date="2017-08-24T15:37:00Z"/>
          <w:rFonts w:hAnsiTheme="minorEastAsia"/>
          <w:color w:val="000000" w:themeColor="text1"/>
          <w:rPrChange w:id="6531" w:author="微软用户" w:date="2017-08-24T15:38:00Z">
            <w:rPr>
              <w:ins w:id="6532" w:author="微软用户" w:date="2017-08-24T15:37:00Z"/>
              <w:rFonts w:hAnsiTheme="minorEastAsia"/>
              <w:color w:val="FF0000"/>
            </w:rPr>
          </w:rPrChange>
        </w:rPr>
        <w:pPrChange w:id="6533" w:author="微软用户" w:date="2017-08-24T15:38:00Z">
          <w:pPr>
            <w:spacing w:line="400" w:lineRule="exact"/>
          </w:pPr>
        </w:pPrChange>
      </w:pPr>
      <w:r w:rsidRPr="00B207B1">
        <w:rPr>
          <w:rFonts w:hAnsiTheme="minorEastAsia" w:hint="eastAsia"/>
          <w:color w:val="000000" w:themeColor="text1"/>
          <w:rPrChange w:id="6534" w:author="微软用户" w:date="2017-08-24T15:38:00Z">
            <w:rPr>
              <w:rFonts w:hint="eastAsia"/>
              <w:color w:val="000000" w:themeColor="text1"/>
            </w:rPr>
          </w:rPrChange>
        </w:rPr>
        <w:t>持久会话管理</w:t>
      </w:r>
      <w:ins w:id="6535" w:author="微软用户" w:date="2017-08-24T16:28:00Z">
        <w:r w:rsidR="009C71FF" w:rsidRPr="00B207B1">
          <w:rPr>
            <w:rFonts w:hAnsiTheme="minorEastAsia" w:hint="eastAsia"/>
            <w:color w:val="000000" w:themeColor="text1"/>
          </w:rPr>
          <w:t>通过128位的AES加密技术，</w:t>
        </w:r>
      </w:ins>
      <w:r w:rsidR="00E95BCD" w:rsidRPr="00B207B1">
        <w:rPr>
          <w:rFonts w:hAnsiTheme="minorEastAsia" w:hint="eastAsia"/>
          <w:color w:val="000000" w:themeColor="text1"/>
          <w:rPrChange w:id="6536" w:author="微软用户" w:date="2017-08-24T15:38:00Z">
            <w:rPr>
              <w:rFonts w:hint="eastAsia"/>
              <w:color w:val="000000" w:themeColor="text1"/>
            </w:rPr>
          </w:rPrChange>
        </w:rPr>
        <w:t>解决</w:t>
      </w:r>
      <w:r w:rsidR="00133C92" w:rsidRPr="00B207B1">
        <w:rPr>
          <w:rFonts w:hAnsiTheme="minorEastAsia" w:hint="eastAsia"/>
          <w:color w:val="000000" w:themeColor="text1"/>
          <w:rPrChange w:id="6537" w:author="微软用户" w:date="2017-08-24T15:38:00Z">
            <w:rPr>
              <w:rFonts w:hint="eastAsia"/>
              <w:color w:val="000000" w:themeColor="text1"/>
            </w:rPr>
          </w:rPrChange>
        </w:rPr>
        <w:t>了</w:t>
      </w:r>
      <w:r w:rsidR="00010307" w:rsidRPr="00B207B1">
        <w:rPr>
          <w:rFonts w:hAnsiTheme="minorEastAsia" w:hint="eastAsia"/>
          <w:color w:val="000000" w:themeColor="text1"/>
          <w:rPrChange w:id="6538" w:author="微软用户" w:date="2017-08-24T15:38:00Z">
            <w:rPr>
              <w:rFonts w:hint="eastAsia"/>
              <w:color w:val="000000" w:themeColor="text1"/>
            </w:rPr>
          </w:rPrChange>
        </w:rPr>
        <w:t>缓存</w:t>
      </w:r>
      <w:r w:rsidR="00E95BCD" w:rsidRPr="00B207B1">
        <w:rPr>
          <w:rFonts w:hAnsiTheme="minorEastAsia" w:hint="eastAsia"/>
          <w:color w:val="000000" w:themeColor="text1"/>
          <w:rPrChange w:id="6539" w:author="微软用户" w:date="2017-08-24T15:38:00Z">
            <w:rPr>
              <w:rFonts w:hint="eastAsia"/>
              <w:color w:val="000000" w:themeColor="text1"/>
            </w:rPr>
          </w:rPrChange>
        </w:rPr>
        <w:t>在中间件的用户</w:t>
      </w:r>
      <w:del w:id="6540" w:author="微软用户" w:date="2017-08-24T16:28:00Z">
        <w:r w:rsidR="00E95BCD" w:rsidRPr="00B207B1" w:rsidDel="00D15952">
          <w:rPr>
            <w:rFonts w:hAnsiTheme="minorEastAsia" w:hint="eastAsia"/>
            <w:color w:val="000000" w:themeColor="text1"/>
            <w:rPrChange w:id="6541" w:author="微软用户" w:date="2017-08-24T15:38:00Z">
              <w:rPr>
                <w:rFonts w:hint="eastAsia"/>
                <w:color w:val="000000" w:themeColor="text1"/>
              </w:rPr>
            </w:rPrChange>
          </w:rPr>
          <w:delText>缓存</w:delText>
        </w:r>
      </w:del>
      <w:r w:rsidR="00E95BCD" w:rsidRPr="00B207B1">
        <w:rPr>
          <w:rFonts w:hAnsiTheme="minorEastAsia" w:hint="eastAsia"/>
          <w:color w:val="000000" w:themeColor="text1"/>
          <w:rPrChange w:id="6542" w:author="微软用户" w:date="2017-08-24T15:38:00Z">
            <w:rPr>
              <w:rFonts w:hint="eastAsia"/>
              <w:color w:val="000000" w:themeColor="text1"/>
            </w:rPr>
          </w:rPrChange>
        </w:rPr>
        <w:t>信息</w:t>
      </w:r>
      <w:ins w:id="6543" w:author="微软用户" w:date="2017-08-24T16:28:00Z">
        <w:r w:rsidR="009901D5" w:rsidRPr="00B207B1">
          <w:rPr>
            <w:rFonts w:hAnsiTheme="minorEastAsia" w:hint="eastAsia"/>
            <w:color w:val="000000" w:themeColor="text1"/>
          </w:rPr>
          <w:t>如登陆信息、会话信息</w:t>
        </w:r>
      </w:ins>
      <w:ins w:id="6544" w:author="微软用户" w:date="2017-08-24T16:10:00Z">
        <w:r w:rsidR="00550937" w:rsidRPr="00B207B1">
          <w:rPr>
            <w:rFonts w:hAnsiTheme="minorEastAsia" w:hint="eastAsia"/>
            <w:color w:val="000000" w:themeColor="text1"/>
          </w:rPr>
          <w:t>的安全性问题</w:t>
        </w:r>
      </w:ins>
      <w:r w:rsidR="00E95BCD" w:rsidRPr="00B207B1">
        <w:rPr>
          <w:rFonts w:hAnsiTheme="minorEastAsia" w:hint="eastAsia"/>
          <w:color w:val="000000" w:themeColor="text1"/>
          <w:rPrChange w:id="6545" w:author="微软用户" w:date="2017-08-24T15:38:00Z">
            <w:rPr>
              <w:rFonts w:hint="eastAsia"/>
              <w:color w:val="000000" w:themeColor="text1"/>
            </w:rPr>
          </w:rPrChange>
        </w:rPr>
        <w:t>，</w:t>
      </w:r>
      <w:del w:id="6546" w:author="微软用户" w:date="2017-08-24T16:10:00Z">
        <w:r w:rsidR="00E95BCD" w:rsidRPr="00B207B1" w:rsidDel="00550937">
          <w:rPr>
            <w:rFonts w:hAnsiTheme="minorEastAsia" w:hint="eastAsia"/>
            <w:color w:val="000000" w:themeColor="text1"/>
            <w:rPrChange w:id="6547" w:author="微软用户" w:date="2017-08-24T15:38:00Z">
              <w:rPr>
                <w:rFonts w:hint="eastAsia"/>
                <w:color w:val="000000" w:themeColor="text1"/>
              </w:rPr>
            </w:rPrChange>
          </w:rPr>
          <w:delText>包括用户登录状态信息和用户个人信息，</w:delText>
        </w:r>
      </w:del>
      <w:del w:id="6548" w:author="微软用户" w:date="2017-08-24T16:07:00Z">
        <w:r w:rsidR="00E95BCD" w:rsidRPr="00B207B1" w:rsidDel="000A1ECF">
          <w:rPr>
            <w:rFonts w:hAnsiTheme="minorEastAsia" w:hint="eastAsia"/>
            <w:color w:val="000000" w:themeColor="text1"/>
            <w:rPrChange w:id="6549" w:author="微软用户" w:date="2017-08-24T15:38:00Z">
              <w:rPr>
                <w:rFonts w:hint="eastAsia"/>
                <w:color w:val="000000" w:themeColor="text1"/>
              </w:rPr>
            </w:rPrChange>
          </w:rPr>
          <w:delText>本</w:delText>
        </w:r>
      </w:del>
      <w:del w:id="6550" w:author="微软用户" w:date="2017-08-24T16:10:00Z">
        <w:r w:rsidR="00E95BCD" w:rsidRPr="00B207B1" w:rsidDel="00550937">
          <w:rPr>
            <w:rFonts w:hAnsiTheme="minorEastAsia" w:hint="eastAsia"/>
            <w:color w:val="000000" w:themeColor="text1"/>
            <w:rPrChange w:id="6551" w:author="微软用户" w:date="2017-08-24T15:38:00Z">
              <w:rPr>
                <w:rFonts w:hint="eastAsia"/>
                <w:color w:val="000000" w:themeColor="text1"/>
              </w:rPr>
            </w:rPrChange>
          </w:rPr>
          <w:delText>系统使用了</w:delText>
        </w:r>
        <w:r w:rsidR="00E95BCD" w:rsidRPr="00B207B1" w:rsidDel="00550937">
          <w:rPr>
            <w:rFonts w:hAnsiTheme="minorEastAsia"/>
            <w:color w:val="000000" w:themeColor="text1"/>
            <w:rPrChange w:id="6552" w:author="微软用户" w:date="2017-08-24T15:38:00Z">
              <w:rPr>
                <w:color w:val="000000" w:themeColor="text1"/>
              </w:rPr>
            </w:rPrChange>
          </w:rPr>
          <w:delText>128</w:delText>
        </w:r>
        <w:r w:rsidR="00E95BCD" w:rsidRPr="00B207B1" w:rsidDel="00550937">
          <w:rPr>
            <w:rFonts w:hAnsiTheme="minorEastAsia" w:hint="eastAsia"/>
            <w:color w:val="000000" w:themeColor="text1"/>
            <w:rPrChange w:id="6553" w:author="微软用户" w:date="2017-08-24T15:38:00Z">
              <w:rPr>
                <w:rFonts w:hint="eastAsia"/>
                <w:color w:val="000000" w:themeColor="text1"/>
              </w:rPr>
            </w:rPrChange>
          </w:rPr>
          <w:delText>位的</w:delText>
        </w:r>
        <w:r w:rsidR="00E95BCD" w:rsidRPr="00B207B1" w:rsidDel="00550937">
          <w:rPr>
            <w:rFonts w:hAnsiTheme="minorEastAsia"/>
            <w:color w:val="000000" w:themeColor="text1"/>
            <w:rPrChange w:id="6554" w:author="微软用户" w:date="2017-08-24T15:38:00Z">
              <w:rPr>
                <w:color w:val="000000" w:themeColor="text1"/>
              </w:rPr>
            </w:rPrChange>
          </w:rPr>
          <w:delText>AES</w:delText>
        </w:r>
        <w:r w:rsidR="00E95BCD" w:rsidRPr="00B207B1" w:rsidDel="00550937">
          <w:rPr>
            <w:rFonts w:hAnsiTheme="minorEastAsia" w:hint="eastAsia"/>
            <w:color w:val="000000" w:themeColor="text1"/>
            <w:rPrChange w:id="6555" w:author="微软用户" w:date="2017-08-24T15:38:00Z">
              <w:rPr>
                <w:rFonts w:hint="eastAsia"/>
                <w:color w:val="000000" w:themeColor="text1"/>
              </w:rPr>
            </w:rPrChange>
          </w:rPr>
          <w:delText>加密算法对这些隐私信息进行了加密，</w:delText>
        </w:r>
        <w:r w:rsidR="00AB605D" w:rsidRPr="00B207B1" w:rsidDel="00550937">
          <w:rPr>
            <w:rFonts w:hAnsiTheme="minorEastAsia" w:hint="eastAsia"/>
            <w:color w:val="000000" w:themeColor="text1"/>
            <w:rPrChange w:id="6556" w:author="微软用户" w:date="2017-08-24T15:38:00Z">
              <w:rPr>
                <w:rFonts w:hint="eastAsia"/>
                <w:color w:val="000000" w:themeColor="text1"/>
              </w:rPr>
            </w:rPrChange>
          </w:rPr>
          <w:delText>保证了用户的隐私安全</w:delText>
        </w:r>
        <w:r w:rsidR="004723B5" w:rsidRPr="00B207B1" w:rsidDel="00550937">
          <w:rPr>
            <w:rFonts w:hAnsiTheme="minorEastAsia" w:hint="eastAsia"/>
            <w:color w:val="000000" w:themeColor="text1"/>
            <w:rPrChange w:id="6557" w:author="微软用户" w:date="2017-08-24T15:38:00Z">
              <w:rPr>
                <w:rFonts w:hint="eastAsia"/>
                <w:color w:val="000000" w:themeColor="text1"/>
              </w:rPr>
            </w:rPrChange>
          </w:rPr>
          <w:delText>，</w:delText>
        </w:r>
      </w:del>
      <w:r w:rsidR="00AB605D" w:rsidRPr="00B207B1">
        <w:rPr>
          <w:rFonts w:hAnsiTheme="minorEastAsia" w:hint="eastAsia"/>
          <w:color w:val="000000" w:themeColor="text1"/>
          <w:rPrChange w:id="6558" w:author="微软用户" w:date="2017-08-24T15:38:00Z">
            <w:rPr>
              <w:rFonts w:hint="eastAsia"/>
              <w:color w:val="000000" w:themeColor="text1"/>
            </w:rPr>
          </w:rPrChange>
        </w:rPr>
        <w:t>同时</w:t>
      </w:r>
      <w:del w:id="6559" w:author="微软用户" w:date="2017-08-24T16:10:00Z">
        <w:r w:rsidR="00AB605D" w:rsidRPr="00B207B1" w:rsidDel="00B168E2">
          <w:rPr>
            <w:rFonts w:hAnsiTheme="minorEastAsia" w:hint="eastAsia"/>
            <w:color w:val="000000" w:themeColor="text1"/>
            <w:rPrChange w:id="6560" w:author="微软用户" w:date="2017-08-24T15:38:00Z">
              <w:rPr>
                <w:rFonts w:hint="eastAsia"/>
                <w:color w:val="000000" w:themeColor="text1"/>
              </w:rPr>
            </w:rPrChange>
          </w:rPr>
          <w:delText>提供给用户</w:delText>
        </w:r>
      </w:del>
      <w:ins w:id="6561" w:author="微软用户" w:date="2017-08-24T16:28:00Z">
        <w:r w:rsidR="005731D2" w:rsidRPr="00B207B1">
          <w:rPr>
            <w:rFonts w:hAnsiTheme="minorEastAsia" w:hint="eastAsia"/>
            <w:color w:val="000000" w:themeColor="text1"/>
          </w:rPr>
          <w:t>新增</w:t>
        </w:r>
      </w:ins>
      <w:ins w:id="6562" w:author="微软用户" w:date="2017-08-24T16:10:00Z">
        <w:r w:rsidR="00B168E2" w:rsidRPr="00B207B1">
          <w:rPr>
            <w:rFonts w:hAnsiTheme="minorEastAsia" w:hint="eastAsia"/>
            <w:color w:val="000000" w:themeColor="text1"/>
          </w:rPr>
          <w:t>了</w:t>
        </w:r>
      </w:ins>
      <w:r w:rsidR="00AB605D" w:rsidRPr="00B207B1">
        <w:rPr>
          <w:rFonts w:hAnsiTheme="minorEastAsia" w:hint="eastAsia"/>
          <w:color w:val="000000" w:themeColor="text1"/>
          <w:rPrChange w:id="6563" w:author="微软用户" w:date="2017-08-24T15:38:00Z">
            <w:rPr>
              <w:rFonts w:hint="eastAsia"/>
              <w:color w:val="000000" w:themeColor="text1"/>
            </w:rPr>
          </w:rPrChange>
        </w:rPr>
        <w:t>撤销、查询</w:t>
      </w:r>
      <w:r w:rsidR="00E95BCD" w:rsidRPr="00B207B1">
        <w:rPr>
          <w:rFonts w:hAnsiTheme="minorEastAsia" w:hint="eastAsia"/>
          <w:color w:val="000000" w:themeColor="text1"/>
          <w:rPrChange w:id="6564" w:author="微软用户" w:date="2017-08-24T15:38:00Z">
            <w:rPr>
              <w:rFonts w:hint="eastAsia"/>
              <w:color w:val="000000" w:themeColor="text1"/>
            </w:rPr>
          </w:rPrChange>
        </w:rPr>
        <w:t>会话的</w:t>
      </w:r>
      <w:ins w:id="6565" w:author="微软用户" w:date="2017-08-24T16:10:00Z">
        <w:r w:rsidR="0020460B" w:rsidRPr="00B207B1">
          <w:rPr>
            <w:rFonts w:hAnsiTheme="minorEastAsia"/>
            <w:color w:val="000000" w:themeColor="text1"/>
          </w:rPr>
          <w:t>功能</w:t>
        </w:r>
      </w:ins>
      <w:del w:id="6566" w:author="微软用户" w:date="2017-08-24T16:10:00Z">
        <w:r w:rsidR="00E95BCD" w:rsidRPr="00B207B1" w:rsidDel="0020460B">
          <w:rPr>
            <w:rFonts w:hAnsiTheme="minorEastAsia" w:hint="eastAsia"/>
            <w:color w:val="000000" w:themeColor="text1"/>
            <w:rPrChange w:id="6567" w:author="微软用户" w:date="2017-08-24T15:38:00Z">
              <w:rPr>
                <w:rFonts w:hint="eastAsia"/>
                <w:color w:val="000000" w:themeColor="text1"/>
              </w:rPr>
            </w:rPrChange>
          </w:rPr>
          <w:delText>接口</w:delText>
        </w:r>
      </w:del>
      <w:r w:rsidR="00FF159E" w:rsidRPr="00B207B1">
        <w:rPr>
          <w:rFonts w:hAnsiTheme="minorEastAsia" w:hint="eastAsia"/>
          <w:color w:val="000000" w:themeColor="text1"/>
          <w:rPrChange w:id="6568" w:author="微软用户" w:date="2017-08-24T15:38:00Z">
            <w:rPr>
              <w:rFonts w:hint="eastAsia"/>
              <w:color w:val="000000" w:themeColor="text1"/>
            </w:rPr>
          </w:rPrChange>
        </w:rPr>
        <w:t>。</w:t>
      </w:r>
    </w:p>
    <w:p w14:paraId="0AF0BDCA" w14:textId="77777777" w:rsidR="003638A4" w:rsidRPr="00B207B1" w:rsidRDefault="007F2E42">
      <w:pPr>
        <w:numPr>
          <w:ilvl w:val="0"/>
          <w:numId w:val="18"/>
        </w:numPr>
        <w:spacing w:line="400" w:lineRule="exact"/>
        <w:rPr>
          <w:ins w:id="6569" w:author="微软用户" w:date="2017-08-24T16:11:00Z"/>
          <w:rFonts w:hAnsiTheme="minorEastAsia"/>
          <w:color w:val="000000" w:themeColor="text1"/>
        </w:rPr>
        <w:pPrChange w:id="6570" w:author="微软用户" w:date="2017-08-24T15:38:00Z">
          <w:pPr>
            <w:spacing w:line="400" w:lineRule="exact"/>
          </w:pPr>
        </w:pPrChange>
      </w:pPr>
      <w:r w:rsidRPr="00B207B1">
        <w:rPr>
          <w:rFonts w:hAnsiTheme="minorEastAsia" w:hint="eastAsia"/>
          <w:color w:val="000000" w:themeColor="text1"/>
          <w:rPrChange w:id="6571" w:author="微软用户" w:date="2017-08-24T15:38:00Z">
            <w:rPr>
              <w:rFonts w:hint="eastAsia"/>
              <w:color w:val="000000" w:themeColor="text1"/>
            </w:rPr>
          </w:rPrChange>
        </w:rPr>
        <w:t>大文件上传</w:t>
      </w:r>
      <w:del w:id="6572" w:author="微软用户" w:date="2017-08-24T16:11:00Z">
        <w:r w:rsidR="0043711D" w:rsidRPr="00B207B1" w:rsidDel="00F5007C">
          <w:rPr>
            <w:rFonts w:hAnsiTheme="minorEastAsia" w:hint="eastAsia"/>
            <w:color w:val="000000" w:themeColor="text1"/>
            <w:rPrChange w:id="6573" w:author="微软用户" w:date="2017-08-24T15:38:00Z">
              <w:rPr>
                <w:rFonts w:hint="eastAsia"/>
                <w:color w:val="000000" w:themeColor="text1"/>
              </w:rPr>
            </w:rPrChange>
          </w:rPr>
          <w:delText>关键</w:delText>
        </w:r>
      </w:del>
      <w:ins w:id="6574" w:author="微软用户" w:date="2017-08-24T16:38:00Z">
        <w:r w:rsidR="000321AF" w:rsidRPr="00B207B1">
          <w:rPr>
            <w:rFonts w:hAnsiTheme="minorEastAsia"/>
            <w:color w:val="000000" w:themeColor="text1"/>
          </w:rPr>
          <w:t>利用</w:t>
        </w:r>
      </w:ins>
      <w:ins w:id="6575" w:author="微软用户" w:date="2017-08-24T16:39:00Z">
        <w:r w:rsidR="00D65E24" w:rsidRPr="00B207B1">
          <w:rPr>
            <w:rFonts w:hAnsiTheme="minorEastAsia"/>
            <w:color w:val="000000" w:themeColor="text1"/>
          </w:rPr>
          <w:t>断点</w:t>
        </w:r>
      </w:ins>
      <w:ins w:id="6576" w:author="微软用户" w:date="2017-08-24T16:38:00Z">
        <w:r w:rsidR="000321AF" w:rsidRPr="00B207B1">
          <w:rPr>
            <w:rFonts w:hAnsiTheme="minorEastAsia"/>
            <w:color w:val="000000" w:themeColor="text1"/>
          </w:rPr>
          <w:t>续传技术</w:t>
        </w:r>
      </w:ins>
      <w:del w:id="6577" w:author="微软用户" w:date="2017-08-24T16:37:00Z">
        <w:r w:rsidR="0043711D" w:rsidRPr="00B207B1" w:rsidDel="000321AF">
          <w:rPr>
            <w:rFonts w:hAnsiTheme="minorEastAsia" w:hint="eastAsia"/>
            <w:color w:val="000000" w:themeColor="text1"/>
            <w:rPrChange w:id="6578" w:author="微软用户" w:date="2017-08-24T15:38:00Z">
              <w:rPr>
                <w:rFonts w:hint="eastAsia"/>
                <w:color w:val="000000" w:themeColor="text1"/>
              </w:rPr>
            </w:rPrChange>
          </w:rPr>
          <w:delText>技术</w:delText>
        </w:r>
      </w:del>
      <w:del w:id="6579" w:author="微软用户" w:date="2017-08-24T16:11:00Z">
        <w:r w:rsidR="0043711D" w:rsidRPr="00B207B1" w:rsidDel="004E1C76">
          <w:rPr>
            <w:rFonts w:hAnsiTheme="minorEastAsia" w:hint="eastAsia"/>
            <w:color w:val="000000" w:themeColor="text1"/>
            <w:rPrChange w:id="6580" w:author="微软用户" w:date="2017-08-24T15:38:00Z">
              <w:rPr>
                <w:rFonts w:hint="eastAsia"/>
                <w:color w:val="000000" w:themeColor="text1"/>
              </w:rPr>
            </w:rPrChange>
          </w:rPr>
          <w:delText>的优化</w:delText>
        </w:r>
      </w:del>
      <w:ins w:id="6581" w:author="微软用户" w:date="2017-08-24T16:29:00Z">
        <w:r w:rsidR="00F80634" w:rsidRPr="00B207B1">
          <w:rPr>
            <w:rFonts w:hAnsiTheme="minorEastAsia"/>
            <w:color w:val="000000" w:themeColor="text1"/>
          </w:rPr>
          <w:t>缓解</w:t>
        </w:r>
      </w:ins>
      <w:del w:id="6582" w:author="微软用户" w:date="2017-08-24T16:29:00Z">
        <w:r w:rsidRPr="00B207B1" w:rsidDel="00F80634">
          <w:rPr>
            <w:rFonts w:hAnsiTheme="minorEastAsia" w:hint="eastAsia"/>
            <w:color w:val="000000" w:themeColor="text1"/>
            <w:rPrChange w:id="6583" w:author="微软用户" w:date="2017-08-24T15:38:00Z">
              <w:rPr>
                <w:rFonts w:hint="eastAsia"/>
                <w:color w:val="000000" w:themeColor="text1"/>
              </w:rPr>
            </w:rPrChange>
          </w:rPr>
          <w:delText>解决</w:delText>
        </w:r>
      </w:del>
      <w:r w:rsidRPr="00B207B1">
        <w:rPr>
          <w:rFonts w:hAnsiTheme="minorEastAsia" w:hint="eastAsia"/>
          <w:color w:val="000000" w:themeColor="text1"/>
          <w:rPrChange w:id="6584" w:author="微软用户" w:date="2017-08-24T15:38:00Z">
            <w:rPr>
              <w:rFonts w:hint="eastAsia"/>
              <w:color w:val="000000" w:themeColor="text1"/>
            </w:rPr>
          </w:rPrChange>
        </w:rPr>
        <w:t>了</w:t>
      </w:r>
      <w:ins w:id="6585" w:author="微软用户" w:date="2017-08-24T16:29:00Z">
        <w:r w:rsidR="00F80634" w:rsidRPr="00B207B1">
          <w:rPr>
            <w:rFonts w:hAnsiTheme="minorEastAsia" w:hint="eastAsia"/>
            <w:color w:val="000000" w:themeColor="text1"/>
          </w:rPr>
          <w:t>云备份数据传输服务受网络波动的影响，</w:t>
        </w:r>
        <w:r w:rsidR="00EA4546" w:rsidRPr="00B207B1">
          <w:rPr>
            <w:rFonts w:hAnsiTheme="minorEastAsia" w:hint="eastAsia"/>
            <w:color w:val="000000" w:themeColor="text1"/>
          </w:rPr>
          <w:t>避免了</w:t>
        </w:r>
      </w:ins>
      <w:r w:rsidRPr="00B207B1">
        <w:rPr>
          <w:rFonts w:hAnsiTheme="minorEastAsia" w:hint="eastAsia"/>
          <w:color w:val="000000" w:themeColor="text1"/>
          <w:rPrChange w:id="6586" w:author="微软用户" w:date="2017-08-24T15:38:00Z">
            <w:rPr>
              <w:rFonts w:hint="eastAsia"/>
              <w:color w:val="000000" w:themeColor="text1"/>
            </w:rPr>
          </w:rPrChange>
        </w:rPr>
        <w:t>因网络故障而导致的</w:t>
      </w:r>
      <w:ins w:id="6587" w:author="微软用户" w:date="2017-08-24T16:30:00Z">
        <w:r w:rsidR="00EA4546" w:rsidRPr="00B207B1">
          <w:rPr>
            <w:rFonts w:hAnsiTheme="minorEastAsia"/>
            <w:color w:val="000000" w:themeColor="text1"/>
          </w:rPr>
          <w:t>数据</w:t>
        </w:r>
      </w:ins>
      <w:del w:id="6588" w:author="微软用户" w:date="2017-08-24T16:30:00Z">
        <w:r w:rsidRPr="00B207B1" w:rsidDel="00EA4546">
          <w:rPr>
            <w:rFonts w:hAnsiTheme="minorEastAsia" w:hint="eastAsia"/>
            <w:color w:val="000000" w:themeColor="text1"/>
            <w:rPrChange w:id="6589" w:author="微软用户" w:date="2017-08-24T15:38:00Z">
              <w:rPr>
                <w:rFonts w:hint="eastAsia"/>
                <w:color w:val="000000" w:themeColor="text1"/>
              </w:rPr>
            </w:rPrChange>
          </w:rPr>
          <w:delText>频繁的</w:delText>
        </w:r>
      </w:del>
      <w:r w:rsidRPr="00B207B1">
        <w:rPr>
          <w:rFonts w:hAnsiTheme="minorEastAsia" w:hint="eastAsia"/>
          <w:color w:val="000000" w:themeColor="text1"/>
          <w:rPrChange w:id="6590" w:author="微软用户" w:date="2017-08-24T15:38:00Z">
            <w:rPr>
              <w:rFonts w:hint="eastAsia"/>
              <w:color w:val="000000" w:themeColor="text1"/>
            </w:rPr>
          </w:rPrChange>
        </w:rPr>
        <w:t>重传问题，</w:t>
      </w:r>
      <w:del w:id="6591" w:author="微软用户" w:date="2017-08-24T16:11:00Z">
        <w:r w:rsidRPr="00B207B1" w:rsidDel="00466D39">
          <w:rPr>
            <w:rFonts w:hAnsiTheme="minorEastAsia" w:hint="eastAsia"/>
            <w:color w:val="000000" w:themeColor="text1"/>
            <w:rPrChange w:id="6592" w:author="微软用户" w:date="2017-08-24T15:38:00Z">
              <w:rPr>
                <w:rFonts w:hint="eastAsia"/>
                <w:color w:val="000000" w:themeColor="text1"/>
              </w:rPr>
            </w:rPrChange>
          </w:rPr>
          <w:delText>可以根据断点信息进行文件续传</w:delText>
        </w:r>
        <w:r w:rsidR="00657750" w:rsidRPr="00B207B1" w:rsidDel="00466D39">
          <w:rPr>
            <w:rFonts w:hAnsiTheme="minorEastAsia" w:hint="eastAsia"/>
            <w:color w:val="000000" w:themeColor="text1"/>
            <w:rPrChange w:id="6593" w:author="微软用户" w:date="2017-08-24T15:38:00Z">
              <w:rPr>
                <w:rFonts w:hint="eastAsia"/>
                <w:color w:val="000000" w:themeColor="text1"/>
              </w:rPr>
            </w:rPrChange>
          </w:rPr>
          <w:delText>，</w:delText>
        </w:r>
      </w:del>
      <w:r w:rsidR="00657750" w:rsidRPr="00B207B1">
        <w:rPr>
          <w:rFonts w:hAnsiTheme="minorEastAsia" w:hint="eastAsia"/>
          <w:color w:val="000000" w:themeColor="text1"/>
          <w:rPrChange w:id="6594" w:author="微软用户" w:date="2017-08-24T15:38:00Z">
            <w:rPr>
              <w:rFonts w:hint="eastAsia"/>
              <w:color w:val="000000" w:themeColor="text1"/>
            </w:rPr>
          </w:rPrChange>
        </w:rPr>
        <w:t>保证了在网络状况</w:t>
      </w:r>
      <w:r w:rsidR="00E34814" w:rsidRPr="00B207B1">
        <w:rPr>
          <w:rFonts w:hAnsiTheme="minorEastAsia" w:hint="eastAsia"/>
          <w:color w:val="000000" w:themeColor="text1"/>
          <w:rPrChange w:id="6595" w:author="微软用户" w:date="2017-08-24T15:38:00Z">
            <w:rPr>
              <w:rFonts w:hint="eastAsia"/>
              <w:color w:val="000000" w:themeColor="text1"/>
            </w:rPr>
          </w:rPrChange>
        </w:rPr>
        <w:t>不佳</w:t>
      </w:r>
      <w:r w:rsidR="00657750" w:rsidRPr="00B207B1">
        <w:rPr>
          <w:rFonts w:hAnsiTheme="minorEastAsia" w:hint="eastAsia"/>
          <w:color w:val="000000" w:themeColor="text1"/>
          <w:rPrChange w:id="6596" w:author="微软用户" w:date="2017-08-24T15:38:00Z">
            <w:rPr>
              <w:rFonts w:hint="eastAsia"/>
              <w:color w:val="000000" w:themeColor="text1"/>
            </w:rPr>
          </w:rPrChange>
        </w:rPr>
        <w:t>的情况下</w:t>
      </w:r>
      <w:ins w:id="6597" w:author="微软用户" w:date="2017-08-24T16:11:00Z">
        <w:r w:rsidR="00EB6EB2" w:rsidRPr="00B207B1">
          <w:rPr>
            <w:rFonts w:hAnsiTheme="minorEastAsia" w:hint="eastAsia"/>
            <w:color w:val="000000" w:themeColor="text1"/>
          </w:rPr>
          <w:t>，</w:t>
        </w:r>
      </w:ins>
      <w:r w:rsidR="00657750" w:rsidRPr="00B207B1">
        <w:rPr>
          <w:rFonts w:hAnsiTheme="minorEastAsia" w:hint="eastAsia"/>
          <w:color w:val="000000" w:themeColor="text1"/>
          <w:rPrChange w:id="6598" w:author="微软用户" w:date="2017-08-24T15:38:00Z">
            <w:rPr>
              <w:rFonts w:hint="eastAsia"/>
              <w:color w:val="000000" w:themeColor="text1"/>
            </w:rPr>
          </w:rPrChange>
        </w:rPr>
        <w:t>数据传输的</w:t>
      </w:r>
      <w:r w:rsidR="00E34814" w:rsidRPr="00B207B1">
        <w:rPr>
          <w:rFonts w:hAnsiTheme="minorEastAsia" w:hint="eastAsia"/>
          <w:color w:val="000000" w:themeColor="text1"/>
          <w:rPrChange w:id="6599" w:author="微软用户" w:date="2017-08-24T15:38:00Z">
            <w:rPr>
              <w:rFonts w:hint="eastAsia"/>
              <w:color w:val="000000" w:themeColor="text1"/>
            </w:rPr>
          </w:rPrChange>
        </w:rPr>
        <w:t>稳定性</w:t>
      </w:r>
      <w:ins w:id="6600" w:author="微软用户" w:date="2017-08-24T15:37:00Z">
        <w:r w:rsidR="003638A4" w:rsidRPr="00B207B1">
          <w:rPr>
            <w:rFonts w:hAnsiTheme="minorEastAsia" w:hint="eastAsia"/>
            <w:color w:val="000000" w:themeColor="text1"/>
            <w:rPrChange w:id="6601" w:author="微软用户" w:date="2017-08-24T15:38:00Z">
              <w:rPr>
                <w:rFonts w:hAnsiTheme="minorEastAsia" w:hint="eastAsia"/>
                <w:color w:val="FF0000"/>
              </w:rPr>
            </w:rPrChange>
          </w:rPr>
          <w:t>。</w:t>
        </w:r>
      </w:ins>
    </w:p>
    <w:p w14:paraId="50AD96C5" w14:textId="77777777" w:rsidR="0068341F" w:rsidRPr="00B207B1" w:rsidRDefault="0068341F">
      <w:pPr>
        <w:numPr>
          <w:ilvl w:val="0"/>
          <w:numId w:val="18"/>
        </w:numPr>
        <w:spacing w:line="400" w:lineRule="exact"/>
        <w:rPr>
          <w:ins w:id="6602" w:author="微软用户" w:date="2017-08-24T15:38:00Z"/>
          <w:rFonts w:hAnsiTheme="minorEastAsia"/>
          <w:color w:val="000000" w:themeColor="text1"/>
          <w:rPrChange w:id="6603" w:author="微软用户" w:date="2017-08-24T15:38:00Z">
            <w:rPr>
              <w:ins w:id="6604" w:author="微软用户" w:date="2017-08-24T15:38:00Z"/>
              <w:rFonts w:hAnsiTheme="minorEastAsia"/>
              <w:color w:val="FF0000"/>
            </w:rPr>
          </w:rPrChange>
        </w:rPr>
        <w:pPrChange w:id="6605" w:author="微软用户" w:date="2017-08-24T15:38:00Z">
          <w:pPr>
            <w:spacing w:line="400" w:lineRule="exact"/>
          </w:pPr>
        </w:pPrChange>
      </w:pPr>
      <w:ins w:id="6606" w:author="微软用户" w:date="2017-08-24T16:11:00Z">
        <w:r w:rsidRPr="00B207B1">
          <w:rPr>
            <w:rFonts w:hAnsiTheme="minorEastAsia"/>
            <w:color w:val="000000" w:themeColor="text1"/>
          </w:rPr>
          <w:t>本地缓存</w:t>
        </w:r>
      </w:ins>
      <w:ins w:id="6607" w:author="微软用户" w:date="2017-08-24T16:38:00Z">
        <w:r w:rsidR="00BE5F2C" w:rsidRPr="00B207B1">
          <w:rPr>
            <w:rFonts w:hAnsiTheme="minorEastAsia" w:hint="eastAsia"/>
            <w:color w:val="000000" w:themeColor="text1"/>
          </w:rPr>
          <w:t>利用本地计算机的存储能力和服务器提供的高级接口</w:t>
        </w:r>
        <w:r w:rsidR="00272C0B" w:rsidRPr="00B207B1">
          <w:rPr>
            <w:rFonts w:hAnsiTheme="minorEastAsia" w:hint="eastAsia"/>
            <w:color w:val="000000" w:themeColor="text1"/>
          </w:rPr>
          <w:t>，</w:t>
        </w:r>
      </w:ins>
      <w:ins w:id="6608" w:author="微软用户" w:date="2017-08-24T16:30:00Z">
        <w:r w:rsidR="005F1F1F" w:rsidRPr="00B207B1">
          <w:rPr>
            <w:rFonts w:hAnsiTheme="minorEastAsia"/>
            <w:color w:val="000000" w:themeColor="text1"/>
          </w:rPr>
          <w:t>解决对</w:t>
        </w:r>
      </w:ins>
      <w:ins w:id="6609" w:author="微软用户" w:date="2017-08-24T16:31:00Z">
        <w:r w:rsidR="005F1F1F" w:rsidRPr="00B207B1">
          <w:rPr>
            <w:rFonts w:hAnsiTheme="minorEastAsia"/>
            <w:color w:val="000000" w:themeColor="text1"/>
          </w:rPr>
          <w:t>同一文件重复上传</w:t>
        </w:r>
        <w:r w:rsidR="005F1F1F" w:rsidRPr="00B207B1">
          <w:rPr>
            <w:rFonts w:hAnsiTheme="minorEastAsia" w:hint="eastAsia"/>
            <w:color w:val="000000" w:themeColor="text1"/>
          </w:rPr>
          <w:t>/</w:t>
        </w:r>
        <w:r w:rsidR="00041301" w:rsidRPr="00B207B1">
          <w:rPr>
            <w:rFonts w:hAnsiTheme="minorEastAsia" w:hint="eastAsia"/>
            <w:color w:val="000000" w:themeColor="text1"/>
          </w:rPr>
          <w:t>下载所</w:t>
        </w:r>
      </w:ins>
      <w:ins w:id="6610" w:author="微软用户" w:date="2017-08-24T16:34:00Z">
        <w:r w:rsidR="00041301" w:rsidRPr="00B207B1">
          <w:rPr>
            <w:rFonts w:hAnsiTheme="minorEastAsia" w:hint="eastAsia"/>
            <w:color w:val="000000" w:themeColor="text1"/>
          </w:rPr>
          <w:t>导致</w:t>
        </w:r>
      </w:ins>
      <w:ins w:id="6611" w:author="微软用户" w:date="2017-08-24T16:31:00Z">
        <w:r w:rsidR="005F1F1F" w:rsidRPr="00B207B1">
          <w:rPr>
            <w:rFonts w:hAnsiTheme="minorEastAsia" w:hint="eastAsia"/>
            <w:color w:val="000000" w:themeColor="text1"/>
          </w:rPr>
          <w:t>的网络带宽浪费问题</w:t>
        </w:r>
        <w:r w:rsidR="00EB3EF6" w:rsidRPr="00B207B1">
          <w:rPr>
            <w:rFonts w:hAnsiTheme="minorEastAsia" w:hint="eastAsia"/>
            <w:color w:val="000000" w:themeColor="text1"/>
          </w:rPr>
          <w:t>，</w:t>
        </w:r>
      </w:ins>
      <w:ins w:id="6612" w:author="微软用户" w:date="2017-08-24T16:32:00Z">
        <w:r w:rsidR="00DF7E85" w:rsidRPr="00B207B1">
          <w:rPr>
            <w:rFonts w:hAnsiTheme="minorEastAsia" w:hint="eastAsia"/>
            <w:color w:val="000000" w:themeColor="text1"/>
          </w:rPr>
          <w:t>实现了针对同一文件重复上传/下载的“秒传”功能。</w:t>
        </w:r>
      </w:ins>
    </w:p>
    <w:p w14:paraId="2E7DD9BC" w14:textId="77777777" w:rsidR="008F4561" w:rsidRPr="00D05ABD" w:rsidRDefault="007F2E42">
      <w:pPr>
        <w:numPr>
          <w:ilvl w:val="0"/>
          <w:numId w:val="18"/>
        </w:numPr>
        <w:spacing w:line="400" w:lineRule="exact"/>
        <w:rPr>
          <w:ins w:id="6613" w:author="微软用户" w:date="2017-08-24T15:39:00Z"/>
          <w:rFonts w:hAnsiTheme="minorEastAsia"/>
          <w:color w:val="000000" w:themeColor="text1"/>
        </w:rPr>
        <w:pPrChange w:id="6614" w:author="微软用户" w:date="2017-08-24T15:38:00Z">
          <w:pPr>
            <w:spacing w:line="400" w:lineRule="exact"/>
          </w:pPr>
        </w:pPrChange>
      </w:pPr>
      <w:del w:id="6615" w:author="微软用户" w:date="2017-08-24T15:37:00Z">
        <w:r w:rsidRPr="00B207B1" w:rsidDel="003638A4">
          <w:rPr>
            <w:rFonts w:hAnsiTheme="minorEastAsia" w:hint="eastAsia"/>
            <w:color w:val="000000" w:themeColor="text1"/>
            <w:rPrChange w:id="6616" w:author="微软用户" w:date="2017-08-24T15:38:00Z">
              <w:rPr>
                <w:rFonts w:hint="eastAsia"/>
                <w:color w:val="000000" w:themeColor="text1"/>
              </w:rPr>
            </w:rPrChange>
          </w:rPr>
          <w:delText>；</w:delText>
        </w:r>
      </w:del>
      <w:del w:id="6617" w:author="微软用户" w:date="2017-08-24T16:34:00Z">
        <w:r w:rsidR="00776401" w:rsidRPr="00B207B1" w:rsidDel="00711605">
          <w:rPr>
            <w:rFonts w:hAnsiTheme="minorEastAsia" w:hint="eastAsia"/>
            <w:color w:val="000000" w:themeColor="text1"/>
            <w:rPrChange w:id="6618" w:author="微软用户" w:date="2017-08-24T15:38:00Z">
              <w:rPr>
                <w:rFonts w:hint="eastAsia"/>
                <w:color w:val="000000" w:themeColor="text1"/>
              </w:rPr>
            </w:rPrChange>
          </w:rPr>
          <w:delText>本地缓存主要包含两部分的内容，客户端缓存和服务器端缓存。</w:delText>
        </w:r>
        <w:r w:rsidR="00CD6282" w:rsidRPr="00B207B1" w:rsidDel="00711605">
          <w:rPr>
            <w:rFonts w:hAnsiTheme="minorEastAsia" w:hint="eastAsia"/>
            <w:color w:val="000000" w:themeColor="text1"/>
            <w:rPrChange w:id="6619" w:author="微软用户" w:date="2017-08-24T15:38:00Z">
              <w:rPr>
                <w:rFonts w:hint="eastAsia"/>
                <w:color w:val="000000" w:themeColor="text1"/>
              </w:rPr>
            </w:rPrChange>
          </w:rPr>
          <w:delText>客户端缓存利用本地计算机的</w:delText>
        </w:r>
        <w:r w:rsidR="00476838" w:rsidRPr="00B207B1" w:rsidDel="00711605">
          <w:rPr>
            <w:rFonts w:hAnsiTheme="minorEastAsia" w:hint="eastAsia"/>
            <w:color w:val="000000" w:themeColor="text1"/>
            <w:rPrChange w:id="6620" w:author="微软用户" w:date="2017-08-24T15:38:00Z">
              <w:rPr>
                <w:rFonts w:hint="eastAsia"/>
                <w:color w:val="000000" w:themeColor="text1"/>
              </w:rPr>
            </w:rPrChange>
          </w:rPr>
          <w:delText>备份</w:delText>
        </w:r>
        <w:r w:rsidR="00CD6282" w:rsidRPr="00B207B1" w:rsidDel="00711605">
          <w:rPr>
            <w:rFonts w:hAnsiTheme="minorEastAsia" w:hint="eastAsia"/>
            <w:color w:val="000000" w:themeColor="text1"/>
            <w:rPrChange w:id="6621" w:author="微软用户" w:date="2017-08-24T15:38:00Z">
              <w:rPr>
                <w:rFonts w:hint="eastAsia"/>
                <w:color w:val="000000" w:themeColor="text1"/>
              </w:rPr>
            </w:rPrChange>
          </w:rPr>
          <w:delText>能力和计算能力，对下载的文件进行缓存管理，使得用户频繁地下载同一文件时，可以利用本地缓存节省网络带宽。</w:delText>
        </w:r>
        <w:r w:rsidR="00A17E23" w:rsidRPr="00B207B1" w:rsidDel="00711605">
          <w:rPr>
            <w:rFonts w:hAnsiTheme="minorEastAsia" w:hint="eastAsia"/>
            <w:color w:val="000000" w:themeColor="text1"/>
            <w:rPrChange w:id="6622" w:author="微软用户" w:date="2017-08-24T15:38:00Z">
              <w:rPr>
                <w:rFonts w:hint="eastAsia"/>
                <w:color w:val="000000" w:themeColor="text1"/>
              </w:rPr>
            </w:rPrChange>
          </w:rPr>
          <w:delText>服务器端缓存利用服务器提供的</w:delText>
        </w:r>
        <w:r w:rsidR="008229E0" w:rsidRPr="00B207B1" w:rsidDel="00711605">
          <w:rPr>
            <w:rFonts w:hAnsiTheme="minorEastAsia" w:hint="eastAsia"/>
            <w:color w:val="000000" w:themeColor="text1"/>
            <w:rPrChange w:id="6623" w:author="微软用户" w:date="2017-08-24T15:38:00Z">
              <w:rPr>
                <w:rFonts w:hint="eastAsia"/>
                <w:color w:val="000000" w:themeColor="text1"/>
              </w:rPr>
            </w:rPrChange>
          </w:rPr>
          <w:delText>备份在云端的</w:delText>
        </w:r>
        <w:r w:rsidR="00A17E23" w:rsidRPr="00B207B1" w:rsidDel="00711605">
          <w:rPr>
            <w:rFonts w:hAnsiTheme="minorEastAsia" w:hint="eastAsia"/>
            <w:color w:val="000000" w:themeColor="text1"/>
            <w:rPrChange w:id="6624" w:author="微软用户" w:date="2017-08-24T15:38:00Z">
              <w:rPr>
                <w:rFonts w:hint="eastAsia"/>
                <w:color w:val="000000" w:themeColor="text1"/>
              </w:rPr>
            </w:rPrChange>
          </w:rPr>
          <w:delText>数据信息，</w:delText>
        </w:r>
        <w:r w:rsidR="008229E0" w:rsidRPr="00B207B1" w:rsidDel="00711605">
          <w:rPr>
            <w:rFonts w:hAnsiTheme="minorEastAsia" w:hint="eastAsia"/>
            <w:color w:val="000000" w:themeColor="text1"/>
            <w:rPrChange w:id="6625" w:author="微软用户" w:date="2017-08-24T15:38:00Z">
              <w:rPr>
                <w:rFonts w:hint="eastAsia"/>
                <w:color w:val="000000" w:themeColor="text1"/>
              </w:rPr>
            </w:rPrChange>
          </w:rPr>
          <w:delText>实现了服务器端去重的特性，新增了</w:delText>
        </w:r>
        <w:r w:rsidR="003A7750" w:rsidRPr="00B207B1" w:rsidDel="00711605">
          <w:rPr>
            <w:rFonts w:hAnsiTheme="minorEastAsia" w:hint="eastAsia"/>
            <w:color w:val="000000" w:themeColor="text1"/>
            <w:rPrChange w:id="6626" w:author="微软用户" w:date="2017-08-24T15:38:00Z">
              <w:rPr>
                <w:rFonts w:hint="eastAsia"/>
                <w:color w:val="000000" w:themeColor="text1"/>
              </w:rPr>
            </w:rPrChange>
          </w:rPr>
          <w:delText>针对单一用户的</w:delText>
        </w:r>
        <w:r w:rsidR="008229E0" w:rsidRPr="00B207B1" w:rsidDel="00711605">
          <w:rPr>
            <w:rFonts w:hAnsiTheme="minorEastAsia" w:hint="eastAsia"/>
            <w:color w:val="000000" w:themeColor="text1"/>
            <w:rPrChange w:id="6627" w:author="微软用户" w:date="2017-08-24T15:38:00Z">
              <w:rPr>
                <w:rFonts w:hint="eastAsia"/>
                <w:color w:val="000000" w:themeColor="text1"/>
              </w:rPr>
            </w:rPrChange>
          </w:rPr>
          <w:delText>数据“秒传”功能</w:delText>
        </w:r>
      </w:del>
      <w:del w:id="6628" w:author="微软用户" w:date="2017-08-24T16:08:00Z">
        <w:r w:rsidR="003A7750" w:rsidRPr="00B207B1" w:rsidDel="00F54A23">
          <w:rPr>
            <w:rFonts w:hAnsiTheme="minorEastAsia" w:hint="eastAsia"/>
            <w:color w:val="000000" w:themeColor="text1"/>
            <w:rPrChange w:id="6629" w:author="微软用户" w:date="2017-08-24T15:38:00Z">
              <w:rPr>
                <w:rFonts w:hint="eastAsia"/>
                <w:color w:val="000000" w:themeColor="text1"/>
              </w:rPr>
            </w:rPrChange>
          </w:rPr>
          <w:delText>，即用户</w:delText>
        </w:r>
        <w:r w:rsidR="003922BA" w:rsidRPr="00B207B1" w:rsidDel="00F54A23">
          <w:rPr>
            <w:rFonts w:hAnsiTheme="minorEastAsia" w:hint="eastAsia"/>
            <w:color w:val="000000" w:themeColor="text1"/>
            <w:rPrChange w:id="6630" w:author="微软用户" w:date="2017-08-24T15:38:00Z">
              <w:rPr>
                <w:rFonts w:hint="eastAsia"/>
                <w:color w:val="000000" w:themeColor="text1"/>
              </w:rPr>
            </w:rPrChange>
          </w:rPr>
          <w:delText>重复上传同一文件时，可以调用服务器端提供的复制文件接口，而无需上传该文件</w:delText>
        </w:r>
      </w:del>
      <w:del w:id="6631" w:author="微软用户" w:date="2017-08-24T15:38:00Z">
        <w:r w:rsidR="00A17E23" w:rsidRPr="00B207B1" w:rsidDel="003638A4">
          <w:rPr>
            <w:rFonts w:hAnsiTheme="minorEastAsia" w:hint="eastAsia"/>
            <w:color w:val="000000" w:themeColor="text1"/>
            <w:rPrChange w:id="6632" w:author="微软用户" w:date="2017-08-24T15:38:00Z">
              <w:rPr>
                <w:rFonts w:hint="eastAsia"/>
                <w:color w:val="000000" w:themeColor="text1"/>
              </w:rPr>
            </w:rPrChange>
          </w:rPr>
          <w:delText>；</w:delText>
        </w:r>
      </w:del>
      <w:r w:rsidR="007A3B57" w:rsidRPr="00B207B1">
        <w:rPr>
          <w:rFonts w:hAnsiTheme="minorEastAsia" w:hint="eastAsia"/>
          <w:color w:val="000000" w:themeColor="text1"/>
          <w:rPrChange w:id="6633" w:author="微软用户" w:date="2017-08-24T15:38:00Z">
            <w:rPr>
              <w:rFonts w:hint="eastAsia"/>
              <w:color w:val="000000" w:themeColor="text1"/>
            </w:rPr>
          </w:rPrChange>
        </w:rPr>
        <w:t>多应用适配</w:t>
      </w:r>
      <w:ins w:id="6634" w:author="微软用户" w:date="2017-08-24T16:38:00Z">
        <w:r w:rsidR="001334AA" w:rsidRPr="00B207B1">
          <w:rPr>
            <w:rFonts w:hAnsiTheme="minorEastAsia" w:hint="eastAsia"/>
            <w:color w:val="000000" w:themeColor="text1"/>
          </w:rPr>
          <w:t>通过开发两款</w:t>
        </w:r>
      </w:ins>
      <w:ins w:id="6635" w:author="微软用户" w:date="2017-08-24T16:39:00Z">
        <w:r w:rsidR="001334AA" w:rsidRPr="00B207B1">
          <w:rPr>
            <w:rFonts w:hAnsiTheme="minorEastAsia" w:hint="eastAsia"/>
            <w:color w:val="000000" w:themeColor="text1"/>
          </w:rPr>
          <w:t>客户端，并对来自不同客户端请求的适配，</w:t>
        </w:r>
      </w:ins>
      <w:del w:id="6636" w:author="微软用户" w:date="2017-08-24T16:34:00Z">
        <w:r w:rsidR="007A3B57" w:rsidRPr="00B207B1" w:rsidDel="00B6771A">
          <w:rPr>
            <w:rFonts w:hAnsiTheme="minorEastAsia" w:hint="eastAsia"/>
            <w:color w:val="000000" w:themeColor="text1"/>
            <w:rPrChange w:id="6637" w:author="微软用户" w:date="2017-08-24T15:38:00Z">
              <w:rPr>
                <w:rFonts w:hint="eastAsia"/>
                <w:color w:val="000000" w:themeColor="text1"/>
              </w:rPr>
            </w:rPrChange>
          </w:rPr>
          <w:delText>模块</w:delText>
        </w:r>
      </w:del>
      <w:r w:rsidR="007A3B57" w:rsidRPr="00B207B1">
        <w:rPr>
          <w:rFonts w:hAnsiTheme="minorEastAsia" w:hint="eastAsia"/>
          <w:color w:val="000000" w:themeColor="text1"/>
          <w:rPrChange w:id="6638" w:author="微软用户" w:date="2017-08-24T15:38:00Z">
            <w:rPr>
              <w:rFonts w:hint="eastAsia"/>
              <w:color w:val="000000" w:themeColor="text1"/>
            </w:rPr>
          </w:rPrChange>
        </w:rPr>
        <w:t>解决了</w:t>
      </w:r>
      <w:r w:rsidR="00E4327E" w:rsidRPr="00B207B1">
        <w:rPr>
          <w:rFonts w:hAnsiTheme="minorEastAsia" w:hint="eastAsia"/>
          <w:color w:val="000000" w:themeColor="text1"/>
          <w:rPrChange w:id="6639" w:author="微软用户" w:date="2017-08-24T15:38:00Z">
            <w:rPr>
              <w:rFonts w:hint="eastAsia"/>
              <w:color w:val="000000" w:themeColor="text1"/>
            </w:rPr>
          </w:rPrChange>
        </w:rPr>
        <w:t>现有</w:t>
      </w:r>
      <w:r w:rsidR="007A3B57" w:rsidRPr="00B207B1">
        <w:rPr>
          <w:rFonts w:hAnsiTheme="minorEastAsia" w:hint="eastAsia"/>
          <w:color w:val="000000" w:themeColor="text1"/>
          <w:rPrChange w:id="6640" w:author="微软用户" w:date="2017-08-24T15:38:00Z">
            <w:rPr>
              <w:rFonts w:hint="eastAsia"/>
              <w:color w:val="000000" w:themeColor="text1"/>
            </w:rPr>
          </w:rPrChange>
        </w:rPr>
        <w:t>中间件系统缺乏可扩展性的问题</w:t>
      </w:r>
      <w:ins w:id="6641" w:author="微软用户" w:date="2017-08-24T16:39:00Z">
        <w:r w:rsidR="001334AA" w:rsidRPr="00B207B1">
          <w:rPr>
            <w:rFonts w:hAnsiTheme="minorEastAsia" w:hint="eastAsia"/>
            <w:color w:val="000000" w:themeColor="text1"/>
          </w:rPr>
          <w:t>。</w:t>
        </w:r>
      </w:ins>
      <w:del w:id="6642" w:author="微软用户" w:date="2017-08-24T16:39:00Z">
        <w:r w:rsidR="007A3B57" w:rsidRPr="00B207B1" w:rsidDel="001334AA">
          <w:rPr>
            <w:rFonts w:hAnsiTheme="minorEastAsia" w:hint="eastAsia"/>
            <w:color w:val="000000" w:themeColor="text1"/>
            <w:rPrChange w:id="6643" w:author="微软用户" w:date="2017-08-24T15:38:00Z">
              <w:rPr>
                <w:rFonts w:hint="eastAsia"/>
                <w:color w:val="000000" w:themeColor="text1"/>
              </w:rPr>
            </w:rPrChange>
          </w:rPr>
          <w:delText>，本系统</w:delText>
        </w:r>
      </w:del>
      <w:del w:id="6644" w:author="微软用户" w:date="2017-08-24T16:35:00Z">
        <w:r w:rsidR="007A3B57" w:rsidRPr="00B207B1" w:rsidDel="00AF3F1B">
          <w:rPr>
            <w:rFonts w:hAnsiTheme="minorEastAsia" w:hint="eastAsia"/>
            <w:color w:val="000000" w:themeColor="text1"/>
            <w:rPrChange w:id="6645" w:author="微软用户" w:date="2017-08-24T15:38:00Z">
              <w:rPr>
                <w:rFonts w:hint="eastAsia"/>
                <w:color w:val="000000" w:themeColor="text1"/>
              </w:rPr>
            </w:rPrChange>
          </w:rPr>
          <w:delText>同时</w:delText>
        </w:r>
      </w:del>
      <w:del w:id="6646" w:author="微软用户" w:date="2017-08-24T16:39:00Z">
        <w:r w:rsidR="007A3B57" w:rsidRPr="00B207B1" w:rsidDel="001334AA">
          <w:rPr>
            <w:rFonts w:hAnsiTheme="minorEastAsia" w:hint="eastAsia"/>
            <w:color w:val="000000" w:themeColor="text1"/>
            <w:rPrChange w:id="6647" w:author="微软用户" w:date="2017-08-24T15:38:00Z">
              <w:rPr>
                <w:rFonts w:hint="eastAsia"/>
                <w:color w:val="000000" w:themeColor="text1"/>
              </w:rPr>
            </w:rPrChange>
          </w:rPr>
          <w:delText>研发了两款客户端，</w:delText>
        </w:r>
        <w:r w:rsidR="007A3B57" w:rsidRPr="00B207B1" w:rsidDel="001334AA">
          <w:rPr>
            <w:rFonts w:hAnsiTheme="minorEastAsia"/>
            <w:color w:val="000000" w:themeColor="text1"/>
            <w:rPrChange w:id="6648" w:author="微软用户" w:date="2017-08-24T15:38:00Z">
              <w:rPr>
                <w:color w:val="000000" w:themeColor="text1"/>
              </w:rPr>
            </w:rPrChange>
          </w:rPr>
          <w:delText>Java SDK</w:delText>
        </w:r>
        <w:r w:rsidR="007A3B57" w:rsidRPr="00B207B1" w:rsidDel="001334AA">
          <w:rPr>
            <w:rFonts w:hAnsiTheme="minorEastAsia" w:hint="eastAsia"/>
            <w:color w:val="000000" w:themeColor="text1"/>
            <w:rPrChange w:id="6649" w:author="微软用户" w:date="2017-08-24T15:38:00Z">
              <w:rPr>
                <w:rFonts w:hint="eastAsia"/>
                <w:color w:val="000000" w:themeColor="text1"/>
              </w:rPr>
            </w:rPrChange>
          </w:rPr>
          <w:delText>和</w:delText>
        </w:r>
        <w:r w:rsidR="007A3B57" w:rsidRPr="00B207B1" w:rsidDel="001334AA">
          <w:rPr>
            <w:rFonts w:hAnsiTheme="minorEastAsia"/>
            <w:color w:val="000000" w:themeColor="text1"/>
            <w:rPrChange w:id="6650" w:author="微软用户" w:date="2017-08-24T15:38:00Z">
              <w:rPr>
                <w:color w:val="000000" w:themeColor="text1"/>
              </w:rPr>
            </w:rPrChange>
          </w:rPr>
          <w:delText>Firefox</w:delText>
        </w:r>
        <w:r w:rsidR="007A3B57" w:rsidRPr="00B207B1" w:rsidDel="001334AA">
          <w:rPr>
            <w:rFonts w:hAnsiTheme="minorEastAsia" w:hint="eastAsia"/>
            <w:color w:val="000000" w:themeColor="text1"/>
            <w:rPrChange w:id="6651" w:author="微软用户" w:date="2017-08-24T15:38:00Z">
              <w:rPr>
                <w:rFonts w:hint="eastAsia"/>
                <w:color w:val="000000" w:themeColor="text1"/>
              </w:rPr>
            </w:rPrChange>
          </w:rPr>
          <w:delText>扩展，</w:delText>
        </w:r>
        <w:r w:rsidR="00503C1F" w:rsidRPr="00B207B1" w:rsidDel="001334AA">
          <w:rPr>
            <w:rFonts w:hAnsiTheme="minorEastAsia" w:hint="eastAsia"/>
            <w:color w:val="000000" w:themeColor="text1"/>
            <w:rPrChange w:id="6652" w:author="微软用户" w:date="2017-08-24T15:38:00Z">
              <w:rPr>
                <w:rFonts w:hint="eastAsia"/>
                <w:color w:val="000000" w:themeColor="text1"/>
              </w:rPr>
            </w:rPrChange>
          </w:rPr>
          <w:delText>能够</w:delText>
        </w:r>
        <w:r w:rsidR="006E09BC" w:rsidRPr="00B207B1" w:rsidDel="001334AA">
          <w:rPr>
            <w:rFonts w:hAnsiTheme="minorEastAsia" w:hint="eastAsia"/>
            <w:color w:val="000000" w:themeColor="text1"/>
            <w:rPrChange w:id="6653" w:author="微软用户" w:date="2017-08-24T15:38:00Z">
              <w:rPr>
                <w:rFonts w:hint="eastAsia"/>
                <w:color w:val="000000" w:themeColor="text1"/>
              </w:rPr>
            </w:rPrChange>
          </w:rPr>
          <w:delText>支持更多客户端类型</w:delText>
        </w:r>
        <w:r w:rsidR="007A3B57" w:rsidRPr="00B207B1" w:rsidDel="001334AA">
          <w:rPr>
            <w:rFonts w:hAnsiTheme="minorEastAsia" w:hint="eastAsia"/>
            <w:color w:val="000000" w:themeColor="text1"/>
            <w:rPrChange w:id="6654" w:author="微软用户" w:date="2017-08-24T15:38:00Z">
              <w:rPr>
                <w:rFonts w:hint="eastAsia"/>
                <w:color w:val="000000" w:themeColor="text1"/>
              </w:rPr>
            </w:rPrChange>
          </w:rPr>
          <w:delText>。</w:delText>
        </w:r>
      </w:del>
      <w:ins w:id="6655" w:author="微软用户" w:date="2017-08-24T16:35:00Z">
        <w:r w:rsidR="00175F67" w:rsidRPr="00B207B1">
          <w:rPr>
            <w:rFonts w:hAnsiTheme="minorEastAsia" w:hint="eastAsia"/>
            <w:color w:val="000000" w:themeColor="text1"/>
          </w:rPr>
          <w:t>Java</w:t>
        </w:r>
      </w:ins>
      <w:ins w:id="6656" w:author="微软用户" w:date="2017-08-24T16:36:00Z">
        <w:r w:rsidR="00C9133B" w:rsidRPr="00B207B1">
          <w:rPr>
            <w:rFonts w:hAnsiTheme="minorEastAsia"/>
            <w:color w:val="000000" w:themeColor="text1"/>
          </w:rPr>
          <w:t xml:space="preserve"> </w:t>
        </w:r>
      </w:ins>
      <w:ins w:id="6657" w:author="微软用户" w:date="2017-08-24T16:35:00Z">
        <w:r w:rsidR="00175F67" w:rsidRPr="00B207B1">
          <w:rPr>
            <w:rFonts w:hAnsiTheme="minorEastAsia" w:hint="eastAsia"/>
            <w:color w:val="000000" w:themeColor="text1"/>
          </w:rPr>
          <w:t>SDK可用于Java相关的应用开发，如Web、Android等。</w:t>
        </w:r>
      </w:ins>
      <w:ins w:id="6658" w:author="微软用户" w:date="2017-08-24T16:09:00Z">
        <w:r w:rsidR="00CD74AC" w:rsidRPr="00B207B1">
          <w:rPr>
            <w:rFonts w:hAnsiTheme="minorEastAsia" w:hint="eastAsia"/>
            <w:color w:val="000000" w:themeColor="text1"/>
          </w:rPr>
          <w:t>Firefox扩展应用</w:t>
        </w:r>
      </w:ins>
      <w:ins w:id="6659" w:author="微软用户" w:date="2017-08-24T16:36:00Z">
        <w:r w:rsidR="00C9133B" w:rsidRPr="00B207B1">
          <w:rPr>
            <w:rFonts w:hAnsiTheme="minorEastAsia" w:hint="eastAsia"/>
            <w:color w:val="000000" w:themeColor="text1"/>
          </w:rPr>
          <w:t>是</w:t>
        </w:r>
      </w:ins>
      <w:ins w:id="6660" w:author="微软用户" w:date="2017-08-24T16:09:00Z">
        <w:r w:rsidR="00CD74AC" w:rsidRPr="00B207B1">
          <w:rPr>
            <w:rFonts w:hAnsiTheme="minorEastAsia" w:hint="eastAsia"/>
            <w:color w:val="000000" w:themeColor="text1"/>
          </w:rPr>
          <w:t>其他同类产品不具有的客户端类型，支持用户在浏览网页时，实时地将各种资源上传到云备份服</w:t>
        </w:r>
        <w:r w:rsidR="00CD74AC" w:rsidRPr="00D05ABD">
          <w:rPr>
            <w:rFonts w:hAnsiTheme="minorEastAsia" w:hint="eastAsia"/>
            <w:color w:val="000000" w:themeColor="text1"/>
          </w:rPr>
          <w:t>务器。</w:t>
        </w:r>
      </w:ins>
    </w:p>
    <w:p w14:paraId="2D16D6CB" w14:textId="6954D690" w:rsidR="003744D7" w:rsidRPr="00D05ABD" w:rsidRDefault="003744D7">
      <w:pPr>
        <w:tabs>
          <w:tab w:val="left" w:pos="495"/>
        </w:tabs>
        <w:spacing w:line="400" w:lineRule="exact"/>
        <w:rPr>
          <w:rFonts w:hAnsiTheme="minorEastAsia"/>
          <w:color w:val="000000" w:themeColor="text1"/>
          <w:rPrChange w:id="6661" w:author="微软用户" w:date="2017-08-24T15:39:00Z">
            <w:rPr>
              <w:color w:val="000000" w:themeColor="text1"/>
            </w:rPr>
          </w:rPrChange>
        </w:rPr>
        <w:pPrChange w:id="6662" w:author="微软用户" w:date="2017-08-24T15:39:00Z">
          <w:pPr>
            <w:spacing w:line="400" w:lineRule="exact"/>
          </w:pPr>
        </w:pPrChange>
      </w:pPr>
      <w:ins w:id="6663" w:author="微软用户" w:date="2017-08-24T15:39:00Z">
        <w:r w:rsidRPr="00D05ABD">
          <w:rPr>
            <w:rFonts w:hAnsiTheme="minorEastAsia"/>
            <w:color w:val="000000" w:themeColor="text1"/>
          </w:rPr>
          <w:tab/>
        </w:r>
      </w:ins>
      <w:r w:rsidR="00306C8F" w:rsidRPr="00D05ABD">
        <w:rPr>
          <w:rFonts w:hAnsiTheme="minorEastAsia"/>
          <w:color w:val="000000" w:themeColor="text1"/>
        </w:rPr>
        <w:t>测试验证</w:t>
      </w:r>
      <w:r w:rsidR="00306C8F" w:rsidRPr="00D05ABD">
        <w:rPr>
          <w:rFonts w:hAnsiTheme="minorEastAsia" w:hint="eastAsia"/>
          <w:color w:val="000000" w:themeColor="text1"/>
        </w:rPr>
        <w:t>表明</w:t>
      </w:r>
      <w:r w:rsidR="00306C8F" w:rsidRPr="00D05ABD">
        <w:rPr>
          <w:rFonts w:hAnsiTheme="minorEastAsia"/>
          <w:color w:val="000000" w:themeColor="text1"/>
        </w:rPr>
        <w:t>，</w:t>
      </w:r>
      <w:ins w:id="6664" w:author="微软用户" w:date="2017-08-24T15:39:00Z">
        <w:r w:rsidRPr="00D05ABD">
          <w:rPr>
            <w:rFonts w:hAnsiTheme="minorEastAsia" w:hint="eastAsia"/>
            <w:color w:val="000000" w:themeColor="text1"/>
            <w:rPrChange w:id="6665" w:author="微软用户" w:date="2017-08-24T15:39:00Z">
              <w:rPr>
                <w:rFonts w:hint="eastAsia"/>
              </w:rPr>
            </w:rPrChange>
          </w:rPr>
          <w:t>优化后的中间件系统具有更好的安全性</w:t>
        </w:r>
      </w:ins>
      <w:r w:rsidR="00D6048E" w:rsidRPr="00D05ABD">
        <w:rPr>
          <w:rFonts w:hAnsiTheme="minorEastAsia" w:hint="eastAsia"/>
          <w:color w:val="000000" w:themeColor="text1"/>
        </w:rPr>
        <w:t>、稳定性、鲁棒性以及具备一定可扩展性。</w:t>
      </w:r>
      <w:ins w:id="6666" w:author="微软用户" w:date="2017-08-24T16:43:00Z">
        <w:r w:rsidR="00964714" w:rsidRPr="00D05ABD">
          <w:rPr>
            <w:rFonts w:hAnsiTheme="minorEastAsia" w:hint="eastAsia"/>
            <w:color w:val="000000" w:themeColor="text1"/>
          </w:rPr>
          <w:t>用户的数据在传输过程中</w:t>
        </w:r>
      </w:ins>
      <w:ins w:id="6667" w:author="微软用户" w:date="2017-08-24T16:44:00Z">
        <w:r w:rsidR="00964714" w:rsidRPr="00D05ABD">
          <w:rPr>
            <w:rFonts w:hAnsiTheme="minorEastAsia" w:hint="eastAsia"/>
            <w:color w:val="000000" w:themeColor="text1"/>
          </w:rPr>
          <w:t>、缓存在中间件时以及存储在服务器不会被窃取和泄露</w:t>
        </w:r>
      </w:ins>
      <w:r w:rsidR="00400182" w:rsidRPr="00D05ABD">
        <w:rPr>
          <w:rFonts w:hAnsiTheme="minorEastAsia" w:hint="eastAsia"/>
          <w:color w:val="000000" w:themeColor="text1"/>
        </w:rPr>
        <w:t>；</w:t>
      </w:r>
      <w:r w:rsidR="00BE5308" w:rsidRPr="00D05ABD">
        <w:rPr>
          <w:rFonts w:hAnsiTheme="minorEastAsia" w:hint="eastAsia"/>
          <w:color w:val="000000" w:themeColor="text1"/>
        </w:rPr>
        <w:t>同时，</w:t>
      </w:r>
      <w:r w:rsidR="00E25FBF" w:rsidRPr="00D05ABD">
        <w:rPr>
          <w:rFonts w:hAnsiTheme="minorEastAsia" w:hint="eastAsia"/>
          <w:color w:val="000000" w:themeColor="text1"/>
        </w:rPr>
        <w:t>遇到网络状况异常时，</w:t>
      </w:r>
      <w:r w:rsidR="007318F2" w:rsidRPr="00D05ABD">
        <w:rPr>
          <w:rFonts w:hAnsiTheme="minorEastAsia" w:hint="eastAsia"/>
          <w:color w:val="000000" w:themeColor="text1"/>
        </w:rPr>
        <w:t>通过断点续传</w:t>
      </w:r>
      <w:r w:rsidR="00255979" w:rsidRPr="00D05ABD">
        <w:rPr>
          <w:rFonts w:hAnsiTheme="minorEastAsia" w:hint="eastAsia"/>
          <w:color w:val="000000" w:themeColor="text1"/>
        </w:rPr>
        <w:t>保证数据传输的稳定性；</w:t>
      </w:r>
      <w:r w:rsidR="003C44D0" w:rsidRPr="00D05ABD">
        <w:rPr>
          <w:rFonts w:hAnsiTheme="minorEastAsia" w:hint="eastAsia"/>
          <w:color w:val="000000" w:themeColor="text1"/>
        </w:rPr>
        <w:t>此外，</w:t>
      </w:r>
      <w:ins w:id="6668" w:author="微软用户" w:date="2017-08-24T15:39:00Z">
        <w:r w:rsidRPr="00D05ABD">
          <w:rPr>
            <w:rFonts w:hAnsiTheme="minorEastAsia" w:hint="eastAsia"/>
            <w:color w:val="000000" w:themeColor="text1"/>
            <w:rPrChange w:id="6669" w:author="微软用户" w:date="2017-08-24T15:39:00Z">
              <w:rPr>
                <w:rFonts w:hint="eastAsia"/>
              </w:rPr>
            </w:rPrChange>
          </w:rPr>
          <w:t>通过对源码的</w:t>
        </w:r>
      </w:ins>
      <w:ins w:id="6670" w:author="微软用户" w:date="2017-08-24T16:45:00Z">
        <w:r w:rsidR="0029581D" w:rsidRPr="00D05ABD">
          <w:rPr>
            <w:rFonts w:hAnsiTheme="minorEastAsia" w:hint="eastAsia"/>
            <w:color w:val="000000" w:themeColor="text1"/>
          </w:rPr>
          <w:t>优化和</w:t>
        </w:r>
      </w:ins>
      <w:ins w:id="6671" w:author="微软用户" w:date="2017-08-24T15:39:00Z">
        <w:r w:rsidR="00D865E9" w:rsidRPr="00D05ABD">
          <w:rPr>
            <w:rFonts w:hAnsiTheme="minorEastAsia" w:hint="eastAsia"/>
            <w:color w:val="000000" w:themeColor="text1"/>
          </w:rPr>
          <w:t>重构，减少了代码自身的漏洞</w:t>
        </w:r>
      </w:ins>
      <w:r w:rsidR="00847A0D" w:rsidRPr="00D05ABD">
        <w:rPr>
          <w:rFonts w:hAnsiTheme="minorEastAsia" w:hint="eastAsia"/>
          <w:color w:val="000000" w:themeColor="text1"/>
        </w:rPr>
        <w:t>，提高了系统</w:t>
      </w:r>
      <w:r w:rsidR="00B4283F" w:rsidRPr="00D05ABD">
        <w:rPr>
          <w:rFonts w:hAnsiTheme="minorEastAsia" w:hint="eastAsia"/>
          <w:color w:val="000000" w:themeColor="text1"/>
        </w:rPr>
        <w:t>自身</w:t>
      </w:r>
      <w:r w:rsidR="00847A0D" w:rsidRPr="00D05ABD">
        <w:rPr>
          <w:rFonts w:hAnsiTheme="minorEastAsia" w:hint="eastAsia"/>
          <w:color w:val="000000" w:themeColor="text1"/>
        </w:rPr>
        <w:t>的</w:t>
      </w:r>
      <w:r w:rsidR="00920164" w:rsidRPr="00D05ABD">
        <w:rPr>
          <w:rFonts w:hAnsiTheme="minorEastAsia" w:hint="eastAsia"/>
          <w:color w:val="000000" w:themeColor="text1"/>
        </w:rPr>
        <w:t>鲁棒性</w:t>
      </w:r>
      <w:ins w:id="6672" w:author="微软用户" w:date="2017-08-24T16:45:00Z">
        <w:r w:rsidR="00D865E9" w:rsidRPr="00D05ABD">
          <w:rPr>
            <w:rFonts w:hAnsiTheme="minorEastAsia" w:hint="eastAsia"/>
            <w:color w:val="000000" w:themeColor="text1"/>
          </w:rPr>
          <w:t>；</w:t>
        </w:r>
      </w:ins>
      <w:r w:rsidR="008A2BF3" w:rsidRPr="00D05ABD">
        <w:rPr>
          <w:rFonts w:hAnsiTheme="minorEastAsia" w:hint="eastAsia"/>
          <w:color w:val="000000" w:themeColor="text1"/>
        </w:rPr>
        <w:t>Java</w:t>
      </w:r>
      <w:r w:rsidR="008A2BF3" w:rsidRPr="00D05ABD">
        <w:rPr>
          <w:rFonts w:hAnsiTheme="minorEastAsia"/>
          <w:color w:val="000000" w:themeColor="text1"/>
        </w:rPr>
        <w:t xml:space="preserve"> </w:t>
      </w:r>
      <w:r w:rsidR="008A2BF3" w:rsidRPr="00D05ABD">
        <w:rPr>
          <w:rFonts w:hAnsiTheme="minorEastAsia" w:hint="eastAsia"/>
          <w:color w:val="000000" w:themeColor="text1"/>
        </w:rPr>
        <w:t>SDK和基于Firefox的</w:t>
      </w:r>
      <w:r w:rsidR="00C4293F" w:rsidRPr="00D05ABD">
        <w:rPr>
          <w:rFonts w:hAnsiTheme="minorEastAsia" w:hint="eastAsia"/>
          <w:color w:val="000000" w:themeColor="text1"/>
        </w:rPr>
        <w:t>扩展应用</w:t>
      </w:r>
      <w:r w:rsidR="008A2BF3" w:rsidRPr="00D05ABD">
        <w:rPr>
          <w:rFonts w:hAnsiTheme="minorEastAsia" w:hint="eastAsia"/>
          <w:color w:val="000000" w:themeColor="text1"/>
        </w:rPr>
        <w:t>两款客户端</w:t>
      </w:r>
      <w:r w:rsidR="00607211" w:rsidRPr="00D05ABD">
        <w:rPr>
          <w:rFonts w:hAnsiTheme="minorEastAsia" w:hint="eastAsia"/>
          <w:color w:val="000000" w:themeColor="text1"/>
        </w:rPr>
        <w:t>提升了系统的跨平台性，同时</w:t>
      </w:r>
      <w:r w:rsidR="003F1135" w:rsidRPr="00D05ABD">
        <w:rPr>
          <w:rFonts w:hAnsiTheme="minorEastAsia" w:hint="eastAsia"/>
          <w:color w:val="000000" w:themeColor="text1"/>
        </w:rPr>
        <w:t>通过请求</w:t>
      </w:r>
      <w:r w:rsidR="00D421E0" w:rsidRPr="00D05ABD">
        <w:rPr>
          <w:rFonts w:hAnsiTheme="minorEastAsia" w:hint="eastAsia"/>
          <w:color w:val="000000" w:themeColor="text1"/>
        </w:rPr>
        <w:t>适配</w:t>
      </w:r>
      <w:ins w:id="6673" w:author="微软用户" w:date="2017-08-24T16:47:00Z">
        <w:r w:rsidR="00E30B01" w:rsidRPr="00D05ABD">
          <w:rPr>
            <w:rFonts w:hAnsiTheme="minorEastAsia" w:hint="eastAsia"/>
            <w:color w:val="000000" w:themeColor="text1"/>
          </w:rPr>
          <w:t>使中间件系统具备一定的可扩展性</w:t>
        </w:r>
      </w:ins>
      <w:ins w:id="6674" w:author="微软用户" w:date="2017-08-24T16:48:00Z">
        <w:r w:rsidR="00812579" w:rsidRPr="00D05ABD">
          <w:rPr>
            <w:rFonts w:hAnsiTheme="minorEastAsia" w:hint="eastAsia"/>
            <w:color w:val="000000" w:themeColor="text1"/>
          </w:rPr>
          <w:t>，支持更多的客户端</w:t>
        </w:r>
      </w:ins>
      <w:ins w:id="6675" w:author="微软用户" w:date="2017-08-24T16:49:00Z">
        <w:r w:rsidR="00812579" w:rsidRPr="00D05ABD">
          <w:rPr>
            <w:rFonts w:hAnsiTheme="minorEastAsia" w:hint="eastAsia"/>
            <w:color w:val="000000" w:themeColor="text1"/>
          </w:rPr>
          <w:t>类型</w:t>
        </w:r>
      </w:ins>
      <w:ins w:id="6676" w:author="微软用户" w:date="2017-08-24T15:39:00Z">
        <w:r w:rsidRPr="00D05ABD">
          <w:rPr>
            <w:rFonts w:hAnsiTheme="minorEastAsia" w:hint="eastAsia"/>
            <w:color w:val="000000" w:themeColor="text1"/>
            <w:rPrChange w:id="6677" w:author="微软用户" w:date="2017-08-24T15:39:00Z">
              <w:rPr>
                <w:rFonts w:hint="eastAsia"/>
              </w:rPr>
            </w:rPrChange>
          </w:rPr>
          <w:t>。</w:t>
        </w:r>
      </w:ins>
    </w:p>
    <w:p w14:paraId="603AE6E3" w14:textId="77777777" w:rsidR="009D35A2" w:rsidRPr="00B207B1" w:rsidRDefault="00D14E61">
      <w:pPr>
        <w:pStyle w:val="21"/>
        <w:spacing w:line="240" w:lineRule="auto"/>
        <w:pPrChange w:id="6678" w:author="微软用户" w:date="2017-08-18T22:56:00Z">
          <w:pPr>
            <w:pStyle w:val="21"/>
          </w:pPr>
        </w:pPrChange>
      </w:pPr>
      <w:bookmarkStart w:id="6679" w:name="_Toc491952485"/>
      <w:r w:rsidRPr="00B207B1">
        <w:t>7</w:t>
      </w:r>
      <w:r w:rsidR="0032102F" w:rsidRPr="00B207B1">
        <w:t xml:space="preserve">.2 </w:t>
      </w:r>
      <w:r w:rsidR="0032102F" w:rsidRPr="00B207B1">
        <w:t>展望</w:t>
      </w:r>
      <w:bookmarkEnd w:id="6679"/>
    </w:p>
    <w:p w14:paraId="4EB874B2" w14:textId="5ACFB4F8" w:rsidR="00F73411" w:rsidRPr="00B207B1" w:rsidRDefault="009D35A2" w:rsidP="00164981">
      <w:pPr>
        <w:tabs>
          <w:tab w:val="left" w:pos="495"/>
        </w:tabs>
        <w:spacing w:line="400" w:lineRule="exact"/>
        <w:rPr>
          <w:rFonts w:hAnsiTheme="minorEastAsia"/>
          <w:color w:val="000000" w:themeColor="text1"/>
          <w:rPrChange w:id="6680" w:author="JY0225" w:date="2017-08-24T12:11:00Z">
            <w:rPr>
              <w:color w:val="000000" w:themeColor="text1"/>
            </w:rPr>
          </w:rPrChange>
        </w:rPr>
      </w:pPr>
      <w:r w:rsidRPr="00B207B1">
        <w:tab/>
      </w:r>
      <w:r w:rsidRPr="00B207B1">
        <w:rPr>
          <w:rFonts w:hAnsiTheme="minorEastAsia" w:hint="eastAsia"/>
          <w:color w:val="000000" w:themeColor="text1"/>
          <w:rPrChange w:id="6681" w:author="JY0225" w:date="2017-08-24T12:11:00Z">
            <w:rPr>
              <w:rFonts w:hint="eastAsia"/>
              <w:color w:val="000000" w:themeColor="text1"/>
            </w:rPr>
          </w:rPrChange>
        </w:rPr>
        <w:t>本文针对</w:t>
      </w:r>
      <w:ins w:id="6682" w:author="微软用户" w:date="2017-08-24T16:49:00Z">
        <w:r w:rsidR="00A510F1" w:rsidRPr="00B207B1">
          <w:rPr>
            <w:rFonts w:hAnsiTheme="minorEastAsia" w:hint="eastAsia"/>
            <w:color w:val="000000" w:themeColor="text1"/>
          </w:rPr>
          <w:t>现有的</w:t>
        </w:r>
      </w:ins>
      <w:r w:rsidRPr="00B207B1">
        <w:rPr>
          <w:rFonts w:hAnsiTheme="minorEastAsia" w:hint="eastAsia"/>
          <w:color w:val="000000" w:themeColor="text1"/>
          <w:rPrChange w:id="6683" w:author="JY0225" w:date="2017-08-24T12:11:00Z">
            <w:rPr>
              <w:rFonts w:hint="eastAsia"/>
              <w:color w:val="000000" w:themeColor="text1"/>
            </w:rPr>
          </w:rPrChange>
        </w:rPr>
        <w:t>云</w:t>
      </w:r>
      <w:r w:rsidR="00476838" w:rsidRPr="00B207B1">
        <w:rPr>
          <w:rFonts w:hAnsiTheme="minorEastAsia" w:hint="eastAsia"/>
          <w:color w:val="000000" w:themeColor="text1"/>
          <w:rPrChange w:id="6684" w:author="JY0225" w:date="2017-08-24T12:11:00Z">
            <w:rPr>
              <w:rFonts w:hint="eastAsia"/>
              <w:color w:val="000000" w:themeColor="text1"/>
            </w:rPr>
          </w:rPrChange>
        </w:rPr>
        <w:t>备份</w:t>
      </w:r>
      <w:r w:rsidRPr="00B207B1">
        <w:rPr>
          <w:rFonts w:hAnsiTheme="minorEastAsia" w:hint="eastAsia"/>
          <w:color w:val="000000" w:themeColor="text1"/>
          <w:rPrChange w:id="6685" w:author="JY0225" w:date="2017-08-24T12:11:00Z">
            <w:rPr>
              <w:rFonts w:hint="eastAsia"/>
              <w:color w:val="000000" w:themeColor="text1"/>
            </w:rPr>
          </w:rPrChange>
        </w:rPr>
        <w:t>中间件</w:t>
      </w:r>
      <w:ins w:id="6686" w:author="微软用户" w:date="2017-08-24T16:49:00Z">
        <w:r w:rsidR="00C12AC5" w:rsidRPr="00B207B1">
          <w:rPr>
            <w:rFonts w:hAnsiTheme="minorEastAsia" w:hint="eastAsia"/>
            <w:color w:val="000000" w:themeColor="text1"/>
          </w:rPr>
          <w:t>系统</w:t>
        </w:r>
      </w:ins>
      <w:r w:rsidRPr="00B207B1">
        <w:rPr>
          <w:rFonts w:hAnsiTheme="minorEastAsia" w:hint="eastAsia"/>
          <w:color w:val="000000" w:themeColor="text1"/>
          <w:rPrChange w:id="6687" w:author="JY0225" w:date="2017-08-24T12:11:00Z">
            <w:rPr>
              <w:rFonts w:hint="eastAsia"/>
              <w:color w:val="000000" w:themeColor="text1"/>
            </w:rPr>
          </w:rPrChange>
        </w:rPr>
        <w:t>关键技术</w:t>
      </w:r>
      <w:del w:id="6688" w:author="微软用户" w:date="2017-08-24T16:49:00Z">
        <w:r w:rsidRPr="00B207B1" w:rsidDel="00500E93">
          <w:rPr>
            <w:rFonts w:hAnsiTheme="minorEastAsia" w:hint="eastAsia"/>
            <w:color w:val="000000" w:themeColor="text1"/>
            <w:rPrChange w:id="6689" w:author="JY0225" w:date="2017-08-24T12:11:00Z">
              <w:rPr>
                <w:rFonts w:hint="eastAsia"/>
                <w:color w:val="000000" w:themeColor="text1"/>
              </w:rPr>
            </w:rPrChange>
          </w:rPr>
          <w:delText>做</w:delText>
        </w:r>
      </w:del>
      <w:del w:id="6690" w:author="微软用户" w:date="2017-08-24T16:50:00Z">
        <w:r w:rsidRPr="00B207B1" w:rsidDel="009A65FB">
          <w:rPr>
            <w:rFonts w:hAnsiTheme="minorEastAsia" w:hint="eastAsia"/>
            <w:color w:val="000000" w:themeColor="text1"/>
            <w:rPrChange w:id="6691" w:author="JY0225" w:date="2017-08-24T12:11:00Z">
              <w:rPr>
                <w:rFonts w:hint="eastAsia"/>
                <w:color w:val="000000" w:themeColor="text1"/>
              </w:rPr>
            </w:rPrChange>
          </w:rPr>
          <w:delText>出</w:delText>
        </w:r>
      </w:del>
      <w:r w:rsidRPr="00B207B1">
        <w:rPr>
          <w:rFonts w:hAnsiTheme="minorEastAsia" w:hint="eastAsia"/>
          <w:color w:val="000000" w:themeColor="text1"/>
          <w:rPrChange w:id="6692" w:author="JY0225" w:date="2017-08-24T12:11:00Z">
            <w:rPr>
              <w:rFonts w:hint="eastAsia"/>
              <w:color w:val="000000" w:themeColor="text1"/>
            </w:rPr>
          </w:rPrChange>
        </w:rPr>
        <w:t>的优化，</w:t>
      </w:r>
      <w:ins w:id="6693" w:author="微软用户" w:date="2017-08-24T16:50:00Z">
        <w:r w:rsidR="00834A28" w:rsidRPr="00B207B1">
          <w:rPr>
            <w:rFonts w:hAnsiTheme="minorEastAsia"/>
            <w:color w:val="000000" w:themeColor="text1"/>
          </w:rPr>
          <w:t>总体</w:t>
        </w:r>
      </w:ins>
      <w:del w:id="6694" w:author="微软用户" w:date="2017-08-24T16:50:00Z">
        <w:r w:rsidR="00333A0C" w:rsidRPr="00B207B1" w:rsidDel="00834A28">
          <w:rPr>
            <w:rFonts w:hAnsiTheme="minorEastAsia" w:hint="eastAsia"/>
            <w:color w:val="000000" w:themeColor="text1"/>
            <w:rPrChange w:id="6695" w:author="JY0225" w:date="2017-08-24T12:11:00Z">
              <w:rPr>
                <w:rFonts w:hint="eastAsia"/>
                <w:color w:val="000000" w:themeColor="text1"/>
              </w:rPr>
            </w:rPrChange>
          </w:rPr>
          <w:delText>大体</w:delText>
        </w:r>
      </w:del>
      <w:r w:rsidRPr="00B207B1">
        <w:rPr>
          <w:rFonts w:hAnsiTheme="minorEastAsia" w:hint="eastAsia"/>
          <w:color w:val="000000" w:themeColor="text1"/>
          <w:rPrChange w:id="6696" w:author="JY0225" w:date="2017-08-24T12:11:00Z">
            <w:rPr>
              <w:rFonts w:hint="eastAsia"/>
              <w:color w:val="000000" w:themeColor="text1"/>
            </w:rPr>
          </w:rPrChange>
        </w:rPr>
        <w:t>符合了当前云</w:t>
      </w:r>
      <w:r w:rsidR="00476838" w:rsidRPr="00B207B1">
        <w:rPr>
          <w:rFonts w:hAnsiTheme="minorEastAsia" w:hint="eastAsia"/>
          <w:color w:val="000000" w:themeColor="text1"/>
          <w:rPrChange w:id="6697" w:author="JY0225" w:date="2017-08-24T12:11:00Z">
            <w:rPr>
              <w:rFonts w:hint="eastAsia"/>
              <w:color w:val="000000" w:themeColor="text1"/>
            </w:rPr>
          </w:rPrChange>
        </w:rPr>
        <w:t>备份</w:t>
      </w:r>
      <w:r w:rsidRPr="00B207B1">
        <w:rPr>
          <w:rFonts w:hAnsiTheme="minorEastAsia" w:hint="eastAsia"/>
          <w:color w:val="000000" w:themeColor="text1"/>
          <w:rPrChange w:id="6698" w:author="JY0225" w:date="2017-08-24T12:11:00Z">
            <w:rPr>
              <w:rFonts w:hint="eastAsia"/>
              <w:color w:val="000000" w:themeColor="text1"/>
            </w:rPr>
          </w:rPrChange>
        </w:rPr>
        <w:lastRenderedPageBreak/>
        <w:t>行业发展的趋势，与同类成熟的云</w:t>
      </w:r>
      <w:r w:rsidR="00476838" w:rsidRPr="00B207B1">
        <w:rPr>
          <w:rFonts w:hAnsiTheme="minorEastAsia" w:hint="eastAsia"/>
          <w:color w:val="000000" w:themeColor="text1"/>
          <w:rPrChange w:id="6699" w:author="JY0225" w:date="2017-08-24T12:11:00Z">
            <w:rPr>
              <w:rFonts w:hint="eastAsia"/>
              <w:color w:val="000000" w:themeColor="text1"/>
            </w:rPr>
          </w:rPrChange>
        </w:rPr>
        <w:t>备份</w:t>
      </w:r>
      <w:r w:rsidR="00150676">
        <w:rPr>
          <w:rFonts w:hAnsiTheme="minorEastAsia" w:hint="eastAsia"/>
          <w:color w:val="000000" w:themeColor="text1"/>
        </w:rPr>
        <w:t>服务</w:t>
      </w:r>
      <w:r w:rsidRPr="00B207B1">
        <w:rPr>
          <w:rFonts w:hAnsiTheme="minorEastAsia" w:hint="eastAsia"/>
          <w:color w:val="000000" w:themeColor="text1"/>
          <w:rPrChange w:id="6700" w:author="JY0225" w:date="2017-08-24T12:11:00Z">
            <w:rPr>
              <w:rFonts w:hint="eastAsia"/>
              <w:color w:val="000000" w:themeColor="text1"/>
            </w:rPr>
          </w:rPrChange>
        </w:rPr>
        <w:t>产品在功能上</w:t>
      </w:r>
      <w:r w:rsidR="00E6765D" w:rsidRPr="00B207B1">
        <w:rPr>
          <w:rFonts w:hAnsiTheme="minorEastAsia" w:hint="eastAsia"/>
          <w:color w:val="000000" w:themeColor="text1"/>
          <w:rPrChange w:id="6701" w:author="JY0225" w:date="2017-08-24T12:11:00Z">
            <w:rPr>
              <w:rFonts w:hint="eastAsia"/>
              <w:color w:val="000000" w:themeColor="text1"/>
            </w:rPr>
          </w:rPrChange>
        </w:rPr>
        <w:t>基本</w:t>
      </w:r>
      <w:r w:rsidRPr="00B207B1">
        <w:rPr>
          <w:rFonts w:hAnsiTheme="minorEastAsia" w:hint="eastAsia"/>
          <w:color w:val="000000" w:themeColor="text1"/>
          <w:rPrChange w:id="6702" w:author="JY0225" w:date="2017-08-24T12:11:00Z">
            <w:rPr>
              <w:rFonts w:hint="eastAsia"/>
              <w:color w:val="000000" w:themeColor="text1"/>
            </w:rPr>
          </w:rPrChange>
        </w:rPr>
        <w:t>保持了一致性。</w:t>
      </w:r>
      <w:r w:rsidR="00333A0C" w:rsidRPr="00B207B1">
        <w:rPr>
          <w:rFonts w:hAnsiTheme="minorEastAsia" w:hint="eastAsia"/>
          <w:color w:val="000000" w:themeColor="text1"/>
          <w:rPrChange w:id="6703" w:author="JY0225" w:date="2017-08-24T12:11:00Z">
            <w:rPr>
              <w:rFonts w:hint="eastAsia"/>
              <w:color w:val="000000" w:themeColor="text1"/>
            </w:rPr>
          </w:rPrChange>
        </w:rPr>
        <w:t>然而，</w:t>
      </w:r>
      <w:r w:rsidR="0025670F" w:rsidRPr="00B207B1">
        <w:rPr>
          <w:rFonts w:hAnsiTheme="minorEastAsia" w:hint="eastAsia"/>
          <w:color w:val="000000" w:themeColor="text1"/>
          <w:rPrChange w:id="6704" w:author="JY0225" w:date="2017-08-24T12:11:00Z">
            <w:rPr>
              <w:rFonts w:hint="eastAsia"/>
              <w:color w:val="000000" w:themeColor="text1"/>
            </w:rPr>
          </w:rPrChange>
        </w:rPr>
        <w:t>仍存在一些挑战，需要在后续的工作中</w:t>
      </w:r>
      <w:del w:id="6705" w:author="微软用户" w:date="2017-08-24T16:50:00Z">
        <w:r w:rsidR="0025670F" w:rsidRPr="00B207B1" w:rsidDel="00155487">
          <w:rPr>
            <w:rFonts w:hAnsiTheme="minorEastAsia" w:hint="eastAsia"/>
            <w:color w:val="000000" w:themeColor="text1"/>
            <w:rPrChange w:id="6706" w:author="JY0225" w:date="2017-08-24T12:11:00Z">
              <w:rPr>
                <w:rFonts w:hint="eastAsia"/>
                <w:color w:val="000000" w:themeColor="text1"/>
              </w:rPr>
            </w:rPrChange>
          </w:rPr>
          <w:delText>对中间件系统进行</w:delText>
        </w:r>
      </w:del>
      <w:r w:rsidR="0025670F" w:rsidRPr="00B207B1">
        <w:rPr>
          <w:rFonts w:hAnsiTheme="minorEastAsia" w:hint="eastAsia"/>
          <w:color w:val="000000" w:themeColor="text1"/>
          <w:rPrChange w:id="6707" w:author="JY0225" w:date="2017-08-24T12:11:00Z">
            <w:rPr>
              <w:rFonts w:hint="eastAsia"/>
              <w:color w:val="000000" w:themeColor="text1"/>
            </w:rPr>
          </w:rPrChange>
        </w:rPr>
        <w:t>不断的完善。</w:t>
      </w:r>
    </w:p>
    <w:p w14:paraId="1561AF87" w14:textId="77777777" w:rsidR="002C3812" w:rsidRPr="00B207B1" w:rsidRDefault="009C3620" w:rsidP="00CF4A08">
      <w:pPr>
        <w:numPr>
          <w:ilvl w:val="0"/>
          <w:numId w:val="18"/>
        </w:numPr>
        <w:spacing w:line="400" w:lineRule="exact"/>
        <w:rPr>
          <w:rFonts w:hAnsiTheme="minorEastAsia"/>
          <w:color w:val="000000" w:themeColor="text1"/>
          <w:rPrChange w:id="6708" w:author="JY0225" w:date="2017-08-24T12:11:00Z">
            <w:rPr>
              <w:color w:val="000000" w:themeColor="text1"/>
            </w:rPr>
          </w:rPrChange>
        </w:rPr>
      </w:pPr>
      <w:r w:rsidRPr="00B207B1">
        <w:rPr>
          <w:rFonts w:hAnsiTheme="minorEastAsia" w:hint="eastAsia"/>
          <w:color w:val="000000" w:themeColor="text1"/>
          <w:rPrChange w:id="6709" w:author="JY0225" w:date="2017-08-24T12:11:00Z">
            <w:rPr>
              <w:rFonts w:hint="eastAsia"/>
              <w:color w:val="000000" w:themeColor="text1"/>
            </w:rPr>
          </w:rPrChange>
        </w:rPr>
        <w:t>该款云</w:t>
      </w:r>
      <w:r w:rsidR="00476838" w:rsidRPr="00B207B1">
        <w:rPr>
          <w:rFonts w:hAnsiTheme="minorEastAsia" w:hint="eastAsia"/>
          <w:color w:val="000000" w:themeColor="text1"/>
          <w:rPrChange w:id="6710" w:author="JY0225" w:date="2017-08-24T12:11:00Z">
            <w:rPr>
              <w:rFonts w:hint="eastAsia"/>
              <w:color w:val="000000" w:themeColor="text1"/>
            </w:rPr>
          </w:rPrChange>
        </w:rPr>
        <w:t>备份</w:t>
      </w:r>
      <w:r w:rsidRPr="00B207B1">
        <w:rPr>
          <w:rFonts w:hAnsiTheme="minorEastAsia" w:hint="eastAsia"/>
          <w:color w:val="000000" w:themeColor="text1"/>
          <w:rPrChange w:id="6711" w:author="JY0225" w:date="2017-08-24T12:11:00Z">
            <w:rPr>
              <w:rFonts w:hint="eastAsia"/>
              <w:color w:val="000000" w:themeColor="text1"/>
            </w:rPr>
          </w:rPrChange>
        </w:rPr>
        <w:t>服务平台</w:t>
      </w:r>
      <w:r w:rsidR="00306C8F" w:rsidRPr="00B207B1">
        <w:rPr>
          <w:rFonts w:hAnsiTheme="minorEastAsia" w:hint="eastAsia"/>
          <w:color w:val="000000" w:themeColor="text1"/>
        </w:rPr>
        <w:t>尚</w:t>
      </w:r>
      <w:r w:rsidRPr="00B207B1">
        <w:rPr>
          <w:rFonts w:hAnsiTheme="minorEastAsia" w:hint="eastAsia"/>
          <w:color w:val="000000" w:themeColor="text1"/>
          <w:rPrChange w:id="6712" w:author="JY0225" w:date="2017-08-24T12:11:00Z">
            <w:rPr>
              <w:rFonts w:hint="eastAsia"/>
              <w:color w:val="000000" w:themeColor="text1"/>
            </w:rPr>
          </w:rPrChange>
        </w:rPr>
        <w:t>没有投入商用，只</w:t>
      </w:r>
      <w:del w:id="6713" w:author="微软用户" w:date="2017-08-24T16:50:00Z">
        <w:r w:rsidRPr="00B207B1" w:rsidDel="001A7DD9">
          <w:rPr>
            <w:rFonts w:hAnsiTheme="minorEastAsia" w:hint="eastAsia"/>
            <w:color w:val="000000" w:themeColor="text1"/>
            <w:rPrChange w:id="6714" w:author="JY0225" w:date="2017-08-24T12:11:00Z">
              <w:rPr>
                <w:rFonts w:hint="eastAsia"/>
                <w:color w:val="000000" w:themeColor="text1"/>
              </w:rPr>
            </w:rPrChange>
          </w:rPr>
          <w:delText>是</w:delText>
        </w:r>
      </w:del>
      <w:r w:rsidRPr="00B207B1">
        <w:rPr>
          <w:rFonts w:hAnsiTheme="minorEastAsia" w:hint="eastAsia"/>
          <w:color w:val="000000" w:themeColor="text1"/>
          <w:rPrChange w:id="6715" w:author="JY0225" w:date="2017-08-24T12:11:00Z">
            <w:rPr>
              <w:rFonts w:hint="eastAsia"/>
              <w:color w:val="000000" w:themeColor="text1"/>
            </w:rPr>
          </w:rPrChange>
        </w:rPr>
        <w:t>适用于内部小范围的</w:t>
      </w:r>
      <w:r w:rsidR="00380540" w:rsidRPr="00B207B1">
        <w:rPr>
          <w:rFonts w:hAnsiTheme="minorEastAsia" w:hint="eastAsia"/>
          <w:color w:val="000000" w:themeColor="text1"/>
          <w:rPrChange w:id="6716" w:author="JY0225" w:date="2017-08-24T12:11:00Z">
            <w:rPr>
              <w:rFonts w:hint="eastAsia"/>
              <w:color w:val="000000" w:themeColor="text1"/>
            </w:rPr>
          </w:rPrChange>
        </w:rPr>
        <w:t>使用</w:t>
      </w:r>
      <w:r w:rsidR="00710446" w:rsidRPr="00B207B1">
        <w:rPr>
          <w:rFonts w:hAnsiTheme="minorEastAsia" w:hint="eastAsia"/>
          <w:color w:val="000000" w:themeColor="text1"/>
          <w:rPrChange w:id="6717" w:author="JY0225" w:date="2017-08-24T12:11:00Z">
            <w:rPr>
              <w:rFonts w:hint="eastAsia"/>
              <w:color w:val="000000" w:themeColor="text1"/>
            </w:rPr>
          </w:rPrChange>
        </w:rPr>
        <w:t>。</w:t>
      </w:r>
      <w:r w:rsidR="00380540" w:rsidRPr="00B207B1">
        <w:rPr>
          <w:rFonts w:hAnsiTheme="minorEastAsia" w:hint="eastAsia"/>
          <w:color w:val="000000" w:themeColor="text1"/>
          <w:rPrChange w:id="6718" w:author="JY0225" w:date="2017-08-24T12:11:00Z">
            <w:rPr>
              <w:rFonts w:hint="eastAsia"/>
              <w:color w:val="000000" w:themeColor="text1"/>
            </w:rPr>
          </w:rPrChange>
        </w:rPr>
        <w:t>与其他同类产品相比，没有经历过市场和用户的</w:t>
      </w:r>
      <w:r w:rsidR="00EC77EC" w:rsidRPr="00B207B1">
        <w:rPr>
          <w:rFonts w:hAnsiTheme="minorEastAsia" w:hint="eastAsia"/>
          <w:color w:val="000000" w:themeColor="text1"/>
          <w:rPrChange w:id="6719" w:author="JY0225" w:date="2017-08-24T12:11:00Z">
            <w:rPr>
              <w:rFonts w:hint="eastAsia"/>
              <w:color w:val="000000" w:themeColor="text1"/>
            </w:rPr>
          </w:rPrChange>
        </w:rPr>
        <w:t>检验，而测试受硬件、人员条件的限制，虽然对基本功能进行了较为完备的测试，然而在压力测试、边界测试上具有一定的局限性，</w:t>
      </w:r>
      <w:r w:rsidR="00E94668" w:rsidRPr="00B207B1">
        <w:rPr>
          <w:rFonts w:hAnsiTheme="minorEastAsia" w:hint="eastAsia"/>
          <w:color w:val="000000" w:themeColor="text1"/>
          <w:rPrChange w:id="6720" w:author="JY0225" w:date="2017-08-24T12:11:00Z">
            <w:rPr>
              <w:rFonts w:hint="eastAsia"/>
              <w:color w:val="000000" w:themeColor="text1"/>
            </w:rPr>
          </w:rPrChange>
        </w:rPr>
        <w:t>因此</w:t>
      </w:r>
      <w:r w:rsidR="001B1800" w:rsidRPr="00B207B1">
        <w:rPr>
          <w:rFonts w:hAnsiTheme="minorEastAsia" w:hint="eastAsia"/>
          <w:color w:val="000000" w:themeColor="text1"/>
          <w:rPrChange w:id="6721" w:author="JY0225" w:date="2017-08-24T12:11:00Z">
            <w:rPr>
              <w:rFonts w:hint="eastAsia"/>
              <w:color w:val="000000" w:themeColor="text1"/>
            </w:rPr>
          </w:rPrChange>
        </w:rPr>
        <w:t>需要在后续的工作中通过搜集用户使用时的数据以及反馈信息，对</w:t>
      </w:r>
      <w:r w:rsidR="00B500ED" w:rsidRPr="00B207B1">
        <w:rPr>
          <w:rFonts w:hAnsiTheme="minorEastAsia" w:hint="eastAsia"/>
          <w:color w:val="000000" w:themeColor="text1"/>
          <w:rPrChange w:id="6722" w:author="JY0225" w:date="2017-08-24T12:11:00Z">
            <w:rPr>
              <w:rFonts w:hint="eastAsia"/>
              <w:color w:val="000000" w:themeColor="text1"/>
            </w:rPr>
          </w:rPrChange>
        </w:rPr>
        <w:t>中间件系统进行持续优化，</w:t>
      </w:r>
      <w:ins w:id="6723" w:author="微软用户" w:date="2017-08-24T16:50:00Z">
        <w:r w:rsidR="004A58E6" w:rsidRPr="00B207B1">
          <w:rPr>
            <w:rFonts w:hAnsiTheme="minorEastAsia"/>
            <w:color w:val="000000" w:themeColor="text1"/>
          </w:rPr>
          <w:t>提高</w:t>
        </w:r>
      </w:ins>
      <w:del w:id="6724" w:author="微软用户" w:date="2017-08-24T16:50:00Z">
        <w:r w:rsidR="00B500ED" w:rsidRPr="00B207B1" w:rsidDel="004A58E6">
          <w:rPr>
            <w:rFonts w:hAnsiTheme="minorEastAsia" w:hint="eastAsia"/>
            <w:color w:val="000000" w:themeColor="text1"/>
            <w:rPrChange w:id="6725" w:author="JY0225" w:date="2017-08-24T12:11:00Z">
              <w:rPr>
                <w:rFonts w:hint="eastAsia"/>
                <w:color w:val="000000" w:themeColor="text1"/>
              </w:rPr>
            </w:rPrChange>
          </w:rPr>
          <w:delText>通过</w:delText>
        </w:r>
      </w:del>
      <w:r w:rsidR="00B500ED" w:rsidRPr="00B207B1">
        <w:rPr>
          <w:rFonts w:hAnsiTheme="minorEastAsia" w:hint="eastAsia"/>
          <w:color w:val="000000" w:themeColor="text1"/>
          <w:rPrChange w:id="6726" w:author="JY0225" w:date="2017-08-24T12:11:00Z">
            <w:rPr>
              <w:rFonts w:hint="eastAsia"/>
              <w:color w:val="000000" w:themeColor="text1"/>
            </w:rPr>
          </w:rPrChange>
        </w:rPr>
        <w:t>系统的稳定性。</w:t>
      </w:r>
    </w:p>
    <w:p w14:paraId="5F977FDE" w14:textId="77777777" w:rsidR="00582C4A" w:rsidRPr="00B207B1" w:rsidRDefault="00472FD6" w:rsidP="00706C4C">
      <w:pPr>
        <w:numPr>
          <w:ilvl w:val="0"/>
          <w:numId w:val="18"/>
        </w:numPr>
        <w:spacing w:line="400" w:lineRule="exact"/>
        <w:rPr>
          <w:rFonts w:hAnsiTheme="minorEastAsia"/>
          <w:color w:val="000000" w:themeColor="text1"/>
          <w:rPrChange w:id="6727" w:author="JY0225" w:date="2017-08-24T12:11:00Z">
            <w:rPr>
              <w:color w:val="000000" w:themeColor="text1"/>
            </w:rPr>
          </w:rPrChange>
        </w:rPr>
      </w:pPr>
      <w:r w:rsidRPr="00B207B1">
        <w:rPr>
          <w:rFonts w:hAnsiTheme="minorEastAsia" w:hint="eastAsia"/>
          <w:color w:val="000000" w:themeColor="text1"/>
          <w:rPrChange w:id="6728" w:author="JY0225" w:date="2017-08-24T12:11:00Z">
            <w:rPr>
              <w:rFonts w:hint="eastAsia"/>
              <w:color w:val="000000" w:themeColor="text1"/>
            </w:rPr>
          </w:rPrChange>
        </w:rPr>
        <w:t>优化的后的中间件系统虽然具备了一定的可扩展性和跨平台性，</w:t>
      </w:r>
      <w:r w:rsidR="007F03D0" w:rsidRPr="00B207B1">
        <w:rPr>
          <w:rFonts w:hAnsiTheme="minorEastAsia" w:hint="eastAsia"/>
          <w:color w:val="000000" w:themeColor="text1"/>
          <w:rPrChange w:id="6729" w:author="JY0225" w:date="2017-08-24T12:11:00Z">
            <w:rPr>
              <w:rFonts w:hint="eastAsia"/>
              <w:color w:val="000000" w:themeColor="text1"/>
            </w:rPr>
          </w:rPrChange>
        </w:rPr>
        <w:t>并提供了</w:t>
      </w:r>
      <w:r w:rsidR="007F03D0" w:rsidRPr="00B207B1">
        <w:rPr>
          <w:rFonts w:hAnsiTheme="minorEastAsia"/>
          <w:color w:val="000000" w:themeColor="text1"/>
          <w:rPrChange w:id="6730" w:author="JY0225" w:date="2017-08-24T12:11:00Z">
            <w:rPr>
              <w:color w:val="000000" w:themeColor="text1"/>
            </w:rPr>
          </w:rPrChange>
        </w:rPr>
        <w:t>CLI</w:t>
      </w:r>
      <w:r w:rsidR="007F03D0" w:rsidRPr="00B207B1">
        <w:rPr>
          <w:rFonts w:hAnsiTheme="minorEastAsia" w:hint="eastAsia"/>
          <w:color w:val="000000" w:themeColor="text1"/>
          <w:rPrChange w:id="6731" w:author="JY0225" w:date="2017-08-24T12:11:00Z">
            <w:rPr>
              <w:rFonts w:hint="eastAsia"/>
              <w:color w:val="000000" w:themeColor="text1"/>
            </w:rPr>
          </w:rPrChange>
        </w:rPr>
        <w:t>、</w:t>
      </w:r>
      <w:r w:rsidR="007F03D0" w:rsidRPr="00B207B1">
        <w:rPr>
          <w:rFonts w:hAnsiTheme="minorEastAsia"/>
          <w:color w:val="000000" w:themeColor="text1"/>
          <w:rPrChange w:id="6732" w:author="JY0225" w:date="2017-08-24T12:11:00Z">
            <w:rPr>
              <w:color w:val="000000" w:themeColor="text1"/>
            </w:rPr>
          </w:rPrChange>
        </w:rPr>
        <w:t>Java SDK</w:t>
      </w:r>
      <w:r w:rsidR="007F03D0" w:rsidRPr="00B207B1">
        <w:rPr>
          <w:rFonts w:hAnsiTheme="minorEastAsia" w:hint="eastAsia"/>
          <w:color w:val="000000" w:themeColor="text1"/>
          <w:rPrChange w:id="6733" w:author="JY0225" w:date="2017-08-24T12:11:00Z">
            <w:rPr>
              <w:rFonts w:hint="eastAsia"/>
              <w:color w:val="000000" w:themeColor="text1"/>
            </w:rPr>
          </w:rPrChange>
        </w:rPr>
        <w:t>和</w:t>
      </w:r>
      <w:r w:rsidR="007F03D0" w:rsidRPr="00B207B1">
        <w:rPr>
          <w:rFonts w:hAnsiTheme="minorEastAsia"/>
          <w:color w:val="000000" w:themeColor="text1"/>
          <w:rPrChange w:id="6734" w:author="JY0225" w:date="2017-08-24T12:11:00Z">
            <w:rPr>
              <w:color w:val="000000" w:themeColor="text1"/>
            </w:rPr>
          </w:rPrChange>
        </w:rPr>
        <w:t>Firefox</w:t>
      </w:r>
      <w:r w:rsidR="007F03D0" w:rsidRPr="00B207B1">
        <w:rPr>
          <w:rFonts w:hAnsiTheme="minorEastAsia" w:hint="eastAsia"/>
          <w:color w:val="000000" w:themeColor="text1"/>
          <w:rPrChange w:id="6735" w:author="JY0225" w:date="2017-08-24T12:11:00Z">
            <w:rPr>
              <w:rFonts w:hint="eastAsia"/>
              <w:color w:val="000000" w:themeColor="text1"/>
            </w:rPr>
          </w:rPrChange>
        </w:rPr>
        <w:t>扩展三</w:t>
      </w:r>
      <w:ins w:id="6736" w:author="微软用户" w:date="2017-08-24T16:51:00Z">
        <w:r w:rsidR="00731BF8" w:rsidRPr="00B207B1">
          <w:rPr>
            <w:rFonts w:hAnsiTheme="minorEastAsia"/>
            <w:color w:val="000000" w:themeColor="text1"/>
          </w:rPr>
          <w:t>种</w:t>
        </w:r>
      </w:ins>
      <w:del w:id="6737" w:author="微软用户" w:date="2017-08-24T16:51:00Z">
        <w:r w:rsidR="007F03D0" w:rsidRPr="00B207B1" w:rsidDel="00731BF8">
          <w:rPr>
            <w:rFonts w:hAnsiTheme="minorEastAsia" w:hint="eastAsia"/>
            <w:color w:val="000000" w:themeColor="text1"/>
            <w:rPrChange w:id="6738" w:author="JY0225" w:date="2017-08-24T12:11:00Z">
              <w:rPr>
                <w:rFonts w:hint="eastAsia"/>
                <w:color w:val="000000" w:themeColor="text1"/>
              </w:rPr>
            </w:rPrChange>
          </w:rPr>
          <w:delText>个</w:delText>
        </w:r>
      </w:del>
      <w:r w:rsidR="007F03D0" w:rsidRPr="00B207B1">
        <w:rPr>
          <w:rFonts w:hAnsiTheme="minorEastAsia" w:hint="eastAsia"/>
          <w:color w:val="000000" w:themeColor="text1"/>
          <w:rPrChange w:id="6739" w:author="JY0225" w:date="2017-08-24T12:11:00Z">
            <w:rPr>
              <w:rFonts w:hint="eastAsia"/>
              <w:color w:val="000000" w:themeColor="text1"/>
            </w:rPr>
          </w:rPrChange>
        </w:rPr>
        <w:t>客户端，分别支持在</w:t>
      </w:r>
      <w:r w:rsidR="007F03D0" w:rsidRPr="00B207B1">
        <w:rPr>
          <w:rFonts w:hAnsiTheme="minorEastAsia"/>
          <w:color w:val="000000" w:themeColor="text1"/>
          <w:rPrChange w:id="6740" w:author="JY0225" w:date="2017-08-24T12:11:00Z">
            <w:rPr>
              <w:color w:val="000000" w:themeColor="text1"/>
            </w:rPr>
          </w:rPrChange>
        </w:rPr>
        <w:t>Linux</w:t>
      </w:r>
      <w:r w:rsidR="007F03D0" w:rsidRPr="00B207B1">
        <w:rPr>
          <w:rFonts w:hAnsiTheme="minorEastAsia" w:hint="eastAsia"/>
          <w:color w:val="000000" w:themeColor="text1"/>
          <w:rPrChange w:id="6741" w:author="JY0225" w:date="2017-08-24T12:11:00Z">
            <w:rPr>
              <w:rFonts w:hint="eastAsia"/>
              <w:color w:val="000000" w:themeColor="text1"/>
            </w:rPr>
          </w:rPrChange>
        </w:rPr>
        <w:t>平台下、移动端和</w:t>
      </w:r>
      <w:r w:rsidR="007F03D0" w:rsidRPr="00B207B1">
        <w:rPr>
          <w:rFonts w:hAnsiTheme="minorEastAsia"/>
          <w:color w:val="000000" w:themeColor="text1"/>
          <w:rPrChange w:id="6742" w:author="JY0225" w:date="2017-08-24T12:11:00Z">
            <w:rPr>
              <w:color w:val="000000" w:themeColor="text1"/>
            </w:rPr>
          </w:rPrChange>
        </w:rPr>
        <w:t>Web</w:t>
      </w:r>
      <w:r w:rsidR="007F03D0" w:rsidRPr="00B207B1">
        <w:rPr>
          <w:rFonts w:hAnsiTheme="minorEastAsia" w:hint="eastAsia"/>
          <w:color w:val="000000" w:themeColor="text1"/>
          <w:rPrChange w:id="6743" w:author="JY0225" w:date="2017-08-24T12:11:00Z">
            <w:rPr>
              <w:rFonts w:hint="eastAsia"/>
              <w:color w:val="000000" w:themeColor="text1"/>
            </w:rPr>
          </w:rPrChange>
        </w:rPr>
        <w:t>端使用中间件，但是相较于其他同类产品，支持的客户端类型较少，</w:t>
      </w:r>
      <w:r w:rsidR="009737B2" w:rsidRPr="00B207B1">
        <w:rPr>
          <w:rFonts w:hAnsiTheme="minorEastAsia" w:hint="eastAsia"/>
          <w:color w:val="000000" w:themeColor="text1"/>
          <w:rPrChange w:id="6744" w:author="JY0225" w:date="2017-08-24T12:11:00Z">
            <w:rPr>
              <w:rFonts w:hint="eastAsia"/>
              <w:color w:val="000000" w:themeColor="text1"/>
            </w:rPr>
          </w:rPrChange>
        </w:rPr>
        <w:t>在未来的工作中，可以考虑实现</w:t>
      </w:r>
      <w:r w:rsidR="009737B2" w:rsidRPr="00B207B1">
        <w:rPr>
          <w:rFonts w:hAnsiTheme="minorEastAsia"/>
          <w:color w:val="000000" w:themeColor="text1"/>
          <w:rPrChange w:id="6745" w:author="JY0225" w:date="2017-08-24T12:11:00Z">
            <w:rPr>
              <w:color w:val="000000" w:themeColor="text1"/>
            </w:rPr>
          </w:rPrChange>
        </w:rPr>
        <w:t>Android</w:t>
      </w:r>
      <w:r w:rsidR="009737B2" w:rsidRPr="00B207B1">
        <w:rPr>
          <w:rFonts w:hAnsiTheme="minorEastAsia" w:hint="eastAsia"/>
          <w:color w:val="000000" w:themeColor="text1"/>
          <w:rPrChange w:id="6746" w:author="JY0225" w:date="2017-08-24T12:11:00Z">
            <w:rPr>
              <w:rFonts w:hint="eastAsia"/>
              <w:color w:val="000000" w:themeColor="text1"/>
            </w:rPr>
          </w:rPrChange>
        </w:rPr>
        <w:t>和</w:t>
      </w:r>
      <w:r w:rsidR="00B33DB4" w:rsidRPr="00B207B1">
        <w:rPr>
          <w:rFonts w:hAnsiTheme="minorEastAsia"/>
          <w:color w:val="000000" w:themeColor="text1"/>
          <w:rPrChange w:id="6747" w:author="JY0225" w:date="2017-08-24T12:11:00Z">
            <w:rPr>
              <w:color w:val="000000" w:themeColor="text1"/>
            </w:rPr>
          </w:rPrChange>
        </w:rPr>
        <w:t>i</w:t>
      </w:r>
      <w:r w:rsidR="009737B2" w:rsidRPr="00B207B1">
        <w:rPr>
          <w:rFonts w:hAnsiTheme="minorEastAsia"/>
          <w:color w:val="000000" w:themeColor="text1"/>
          <w:rPrChange w:id="6748" w:author="JY0225" w:date="2017-08-24T12:11:00Z">
            <w:rPr>
              <w:color w:val="000000" w:themeColor="text1"/>
            </w:rPr>
          </w:rPrChange>
        </w:rPr>
        <w:t>OS</w:t>
      </w:r>
      <w:r w:rsidR="009737B2" w:rsidRPr="00B207B1">
        <w:rPr>
          <w:rFonts w:hAnsiTheme="minorEastAsia" w:hint="eastAsia"/>
          <w:color w:val="000000" w:themeColor="text1"/>
          <w:rPrChange w:id="6749" w:author="JY0225" w:date="2017-08-24T12:11:00Z">
            <w:rPr>
              <w:rFonts w:hint="eastAsia"/>
              <w:color w:val="000000" w:themeColor="text1"/>
            </w:rPr>
          </w:rPrChange>
        </w:rPr>
        <w:t>两大当今主流的客户端</w:t>
      </w:r>
      <w:ins w:id="6750" w:author="微软用户" w:date="2017-08-24T16:51:00Z">
        <w:r w:rsidR="00A576EA" w:rsidRPr="00B207B1">
          <w:rPr>
            <w:rFonts w:hAnsiTheme="minorEastAsia" w:hint="eastAsia"/>
            <w:color w:val="000000" w:themeColor="text1"/>
          </w:rPr>
          <w:t>类型</w:t>
        </w:r>
      </w:ins>
      <w:r w:rsidR="009737B2" w:rsidRPr="00B207B1">
        <w:rPr>
          <w:rFonts w:hAnsiTheme="minorEastAsia" w:hint="eastAsia"/>
          <w:color w:val="000000" w:themeColor="text1"/>
          <w:rPrChange w:id="6751" w:author="JY0225" w:date="2017-08-24T12:11:00Z">
            <w:rPr>
              <w:rFonts w:hint="eastAsia"/>
              <w:color w:val="000000" w:themeColor="text1"/>
            </w:rPr>
          </w:rPrChange>
        </w:rPr>
        <w:t>，以支持更多的用户使用。</w:t>
      </w:r>
      <w:del w:id="6752" w:author="微软用户" w:date="2017-08-24T16:51:00Z">
        <w:r w:rsidR="00E75006" w:rsidRPr="00B207B1" w:rsidDel="00331E18">
          <w:rPr>
            <w:rFonts w:hAnsiTheme="minorEastAsia" w:hint="eastAsia"/>
            <w:color w:val="000000" w:themeColor="text1"/>
            <w:rPrChange w:id="6753" w:author="JY0225" w:date="2017-08-24T12:11:00Z">
              <w:rPr>
                <w:rFonts w:hint="eastAsia"/>
                <w:color w:val="000000" w:themeColor="text1"/>
              </w:rPr>
            </w:rPrChange>
          </w:rPr>
          <w:delText>此外，当前</w:delText>
        </w:r>
        <w:r w:rsidR="00E957AB" w:rsidRPr="00B207B1" w:rsidDel="00331E18">
          <w:rPr>
            <w:rFonts w:hAnsiTheme="minorEastAsia" w:hint="eastAsia"/>
            <w:color w:val="000000" w:themeColor="text1"/>
            <w:rPrChange w:id="6754" w:author="JY0225" w:date="2017-08-24T12:11:00Z">
              <w:rPr>
                <w:rFonts w:hint="eastAsia"/>
                <w:color w:val="000000" w:themeColor="text1"/>
              </w:rPr>
            </w:rPrChange>
          </w:rPr>
          <w:delText>支持的</w:delText>
        </w:r>
        <w:r w:rsidR="00E75006" w:rsidRPr="00B207B1" w:rsidDel="00331E18">
          <w:rPr>
            <w:rFonts w:hAnsiTheme="minorEastAsia" w:hint="eastAsia"/>
            <w:color w:val="000000" w:themeColor="text1"/>
            <w:rPrChange w:id="6755" w:author="JY0225" w:date="2017-08-24T12:11:00Z">
              <w:rPr>
                <w:rFonts w:hint="eastAsia"/>
                <w:color w:val="000000" w:themeColor="text1"/>
              </w:rPr>
            </w:rPrChange>
          </w:rPr>
          <w:delText>客户端</w:delText>
        </w:r>
        <w:r w:rsidR="007F03D0" w:rsidRPr="00B207B1" w:rsidDel="00331E18">
          <w:rPr>
            <w:rFonts w:hAnsiTheme="minorEastAsia" w:hint="eastAsia"/>
            <w:color w:val="000000" w:themeColor="text1"/>
            <w:rPrChange w:id="6756" w:author="JY0225" w:date="2017-08-24T12:11:00Z">
              <w:rPr>
                <w:rFonts w:hint="eastAsia"/>
                <w:color w:val="000000" w:themeColor="text1"/>
              </w:rPr>
            </w:rPrChange>
          </w:rPr>
          <w:delText>只实现了基本的功能，在性能方面需要进行更为深入的研究。</w:delText>
        </w:r>
      </w:del>
    </w:p>
    <w:p w14:paraId="52115FD5" w14:textId="0B09EF18" w:rsidR="0032102F" w:rsidRPr="00B207B1" w:rsidRDefault="00FE23EB" w:rsidP="00706C4C">
      <w:pPr>
        <w:numPr>
          <w:ilvl w:val="0"/>
          <w:numId w:val="18"/>
        </w:numPr>
        <w:spacing w:line="400" w:lineRule="exact"/>
      </w:pPr>
      <w:r w:rsidRPr="00B207B1">
        <w:rPr>
          <w:rFonts w:hAnsiTheme="minorEastAsia" w:hint="eastAsia"/>
          <w:color w:val="000000" w:themeColor="text1"/>
          <w:rPrChange w:id="6757" w:author="JY0225" w:date="2017-08-24T12:11:00Z">
            <w:rPr>
              <w:rFonts w:hint="eastAsia"/>
              <w:color w:val="000000" w:themeColor="text1"/>
            </w:rPr>
          </w:rPrChange>
        </w:rPr>
        <w:t>本文只对云</w:t>
      </w:r>
      <w:r w:rsidR="00476838" w:rsidRPr="00B207B1">
        <w:rPr>
          <w:rFonts w:hAnsiTheme="minorEastAsia" w:hint="eastAsia"/>
          <w:color w:val="000000" w:themeColor="text1"/>
          <w:rPrChange w:id="6758" w:author="JY0225" w:date="2017-08-24T12:11:00Z">
            <w:rPr>
              <w:rFonts w:hint="eastAsia"/>
              <w:color w:val="000000" w:themeColor="text1"/>
            </w:rPr>
          </w:rPrChange>
        </w:rPr>
        <w:t>备份</w:t>
      </w:r>
      <w:r w:rsidRPr="00B207B1">
        <w:rPr>
          <w:rFonts w:hAnsiTheme="minorEastAsia" w:hint="eastAsia"/>
          <w:color w:val="000000" w:themeColor="text1"/>
          <w:rPrChange w:id="6759" w:author="JY0225" w:date="2017-08-24T12:11:00Z">
            <w:rPr>
              <w:rFonts w:hint="eastAsia"/>
              <w:color w:val="000000" w:themeColor="text1"/>
            </w:rPr>
          </w:rPrChange>
        </w:rPr>
        <w:t>服务中</w:t>
      </w:r>
      <w:ins w:id="6760" w:author="微软用户" w:date="2017-08-24T16:51:00Z">
        <w:r w:rsidR="00331E18" w:rsidRPr="00B207B1">
          <w:rPr>
            <w:rFonts w:hAnsiTheme="minorEastAsia"/>
            <w:color w:val="000000" w:themeColor="text1"/>
          </w:rPr>
          <w:t>部分</w:t>
        </w:r>
      </w:ins>
      <w:del w:id="6761" w:author="微软用户" w:date="2017-08-24T16:51:00Z">
        <w:r w:rsidRPr="00B207B1" w:rsidDel="00331E18">
          <w:rPr>
            <w:rFonts w:hAnsiTheme="minorEastAsia" w:hint="eastAsia"/>
            <w:color w:val="000000" w:themeColor="text1"/>
            <w:rPrChange w:id="6762" w:author="JY0225" w:date="2017-08-24T12:11:00Z">
              <w:rPr>
                <w:rFonts w:hint="eastAsia"/>
                <w:color w:val="000000" w:themeColor="text1"/>
              </w:rPr>
            </w:rPrChange>
          </w:rPr>
          <w:delText>最为</w:delText>
        </w:r>
      </w:del>
      <w:r w:rsidRPr="00B207B1">
        <w:rPr>
          <w:rFonts w:hAnsiTheme="minorEastAsia" w:hint="eastAsia"/>
          <w:color w:val="000000" w:themeColor="text1"/>
          <w:rPrChange w:id="6763" w:author="JY0225" w:date="2017-08-24T12:11:00Z">
            <w:rPr>
              <w:rFonts w:hint="eastAsia"/>
              <w:color w:val="000000" w:themeColor="text1"/>
            </w:rPr>
          </w:rPrChange>
        </w:rPr>
        <w:t>关键</w:t>
      </w:r>
      <w:del w:id="6764" w:author="微软用户" w:date="2017-08-24T16:51:00Z">
        <w:r w:rsidRPr="00B207B1" w:rsidDel="00307BF6">
          <w:rPr>
            <w:rFonts w:hAnsiTheme="minorEastAsia" w:hint="eastAsia"/>
            <w:color w:val="000000" w:themeColor="text1"/>
            <w:rPrChange w:id="6765" w:author="JY0225" w:date="2017-08-24T12:11:00Z">
              <w:rPr>
                <w:rFonts w:hint="eastAsia"/>
                <w:color w:val="000000" w:themeColor="text1"/>
              </w:rPr>
            </w:rPrChange>
          </w:rPr>
          <w:delText>的</w:delText>
        </w:r>
      </w:del>
      <w:r w:rsidRPr="00B207B1">
        <w:rPr>
          <w:rFonts w:hAnsiTheme="minorEastAsia" w:hint="eastAsia"/>
          <w:color w:val="000000" w:themeColor="text1"/>
          <w:rPrChange w:id="6766" w:author="JY0225" w:date="2017-08-24T12:11:00Z">
            <w:rPr>
              <w:rFonts w:hint="eastAsia"/>
              <w:color w:val="000000" w:themeColor="text1"/>
            </w:rPr>
          </w:rPrChange>
        </w:rPr>
        <w:t>技术进行了优化，随着云</w:t>
      </w:r>
      <w:r w:rsidR="00476838" w:rsidRPr="00B207B1">
        <w:rPr>
          <w:rFonts w:hAnsiTheme="minorEastAsia" w:hint="eastAsia"/>
          <w:color w:val="000000" w:themeColor="text1"/>
          <w:rPrChange w:id="6767" w:author="JY0225" w:date="2017-08-24T12:11:00Z">
            <w:rPr>
              <w:rFonts w:hint="eastAsia"/>
              <w:color w:val="000000" w:themeColor="text1"/>
            </w:rPr>
          </w:rPrChange>
        </w:rPr>
        <w:t>备份</w:t>
      </w:r>
      <w:r w:rsidRPr="00B207B1">
        <w:rPr>
          <w:rFonts w:hAnsiTheme="minorEastAsia" w:hint="eastAsia"/>
          <w:color w:val="000000" w:themeColor="text1"/>
          <w:rPrChange w:id="6768" w:author="JY0225" w:date="2017-08-24T12:11:00Z">
            <w:rPr>
              <w:rFonts w:hint="eastAsia"/>
              <w:color w:val="000000" w:themeColor="text1"/>
            </w:rPr>
          </w:rPrChange>
        </w:rPr>
        <w:t>技术</w:t>
      </w:r>
      <w:del w:id="6769" w:author="微软用户" w:date="2017-08-24T16:52:00Z">
        <w:r w:rsidRPr="00B207B1" w:rsidDel="000820CB">
          <w:rPr>
            <w:rFonts w:hAnsiTheme="minorEastAsia" w:hint="eastAsia"/>
            <w:color w:val="000000" w:themeColor="text1"/>
            <w:rPrChange w:id="6770" w:author="JY0225" w:date="2017-08-24T12:11:00Z">
              <w:rPr>
                <w:rFonts w:hint="eastAsia"/>
                <w:color w:val="000000" w:themeColor="text1"/>
              </w:rPr>
            </w:rPrChange>
          </w:rPr>
          <w:delText>的</w:delText>
        </w:r>
      </w:del>
      <w:r w:rsidRPr="00B207B1">
        <w:rPr>
          <w:rFonts w:hAnsiTheme="minorEastAsia" w:hint="eastAsia"/>
          <w:color w:val="000000" w:themeColor="text1"/>
          <w:rPrChange w:id="6771" w:author="JY0225" w:date="2017-08-24T12:11:00Z">
            <w:rPr>
              <w:rFonts w:hint="eastAsia"/>
              <w:color w:val="000000" w:themeColor="text1"/>
            </w:rPr>
          </w:rPrChange>
        </w:rPr>
        <w:t>不断</w:t>
      </w:r>
      <w:ins w:id="6772" w:author="微软用户" w:date="2017-08-24T16:52:00Z">
        <w:r w:rsidR="000820CB" w:rsidRPr="00B207B1">
          <w:rPr>
            <w:rFonts w:hAnsiTheme="minorEastAsia" w:hint="eastAsia"/>
            <w:color w:val="000000" w:themeColor="text1"/>
          </w:rPr>
          <w:t>的</w:t>
        </w:r>
      </w:ins>
      <w:r w:rsidR="00CD01BB">
        <w:rPr>
          <w:rFonts w:hAnsiTheme="minorEastAsia" w:hint="eastAsia"/>
          <w:color w:val="000000" w:themeColor="text1"/>
        </w:rPr>
        <w:t>发展</w:t>
      </w:r>
      <w:r w:rsidRPr="00B207B1">
        <w:rPr>
          <w:rFonts w:hAnsiTheme="minorEastAsia" w:hint="eastAsia"/>
          <w:color w:val="000000" w:themeColor="text1"/>
          <w:rPrChange w:id="6773" w:author="JY0225" w:date="2017-08-24T12:11:00Z">
            <w:rPr>
              <w:rFonts w:hint="eastAsia"/>
              <w:color w:val="000000" w:themeColor="text1"/>
            </w:rPr>
          </w:rPrChange>
        </w:rPr>
        <w:t>，以及人们日益增长的需求，</w:t>
      </w:r>
      <w:r w:rsidR="007003E4" w:rsidRPr="00B207B1">
        <w:rPr>
          <w:rFonts w:hAnsiTheme="minorEastAsia" w:hint="eastAsia"/>
          <w:color w:val="000000" w:themeColor="text1"/>
          <w:rPrChange w:id="6774" w:author="JY0225" w:date="2017-08-24T12:11:00Z">
            <w:rPr>
              <w:rFonts w:hint="eastAsia"/>
              <w:color w:val="000000" w:themeColor="text1"/>
            </w:rPr>
          </w:rPrChange>
        </w:rPr>
        <w:t>云</w:t>
      </w:r>
      <w:r w:rsidR="00476838" w:rsidRPr="00B207B1">
        <w:rPr>
          <w:rFonts w:hAnsiTheme="minorEastAsia" w:hint="eastAsia"/>
          <w:color w:val="000000" w:themeColor="text1"/>
          <w:rPrChange w:id="6775" w:author="JY0225" w:date="2017-08-24T12:11:00Z">
            <w:rPr>
              <w:rFonts w:hint="eastAsia"/>
              <w:color w:val="000000" w:themeColor="text1"/>
            </w:rPr>
          </w:rPrChange>
        </w:rPr>
        <w:t>备份</w:t>
      </w:r>
      <w:r w:rsidR="007003E4" w:rsidRPr="00B207B1">
        <w:rPr>
          <w:rFonts w:hAnsiTheme="minorEastAsia" w:hint="eastAsia"/>
          <w:color w:val="000000" w:themeColor="text1"/>
          <w:rPrChange w:id="6776" w:author="JY0225" w:date="2017-08-24T12:11:00Z">
            <w:rPr>
              <w:rFonts w:hint="eastAsia"/>
              <w:color w:val="000000" w:themeColor="text1"/>
            </w:rPr>
          </w:rPrChange>
        </w:rPr>
        <w:t>服务平台的高级功能越来越多</w:t>
      </w:r>
      <w:r w:rsidR="005B2EE8" w:rsidRPr="00B207B1">
        <w:rPr>
          <w:rFonts w:hAnsiTheme="minorEastAsia" w:hint="eastAsia"/>
          <w:color w:val="000000" w:themeColor="text1"/>
          <w:rPrChange w:id="6777" w:author="JY0225" w:date="2017-08-24T12:11:00Z">
            <w:rPr>
              <w:rFonts w:hint="eastAsia"/>
              <w:color w:val="000000" w:themeColor="text1"/>
            </w:rPr>
          </w:rPrChange>
        </w:rPr>
        <w:t>，如在线预览、视频播放、自动备份等</w:t>
      </w:r>
      <w:r w:rsidR="00243057" w:rsidRPr="00B207B1">
        <w:rPr>
          <w:rFonts w:hAnsiTheme="minorEastAsia" w:hint="eastAsia"/>
          <w:color w:val="000000" w:themeColor="text1"/>
          <w:rPrChange w:id="6778" w:author="JY0225" w:date="2017-08-24T12:11:00Z">
            <w:rPr>
              <w:rFonts w:hint="eastAsia"/>
              <w:color w:val="000000" w:themeColor="text1"/>
            </w:rPr>
          </w:rPrChange>
        </w:rPr>
        <w:t>，这要求云</w:t>
      </w:r>
      <w:r w:rsidR="00476838" w:rsidRPr="00B207B1">
        <w:rPr>
          <w:rFonts w:hAnsiTheme="minorEastAsia" w:hint="eastAsia"/>
          <w:color w:val="000000" w:themeColor="text1"/>
          <w:rPrChange w:id="6779" w:author="JY0225" w:date="2017-08-24T12:11:00Z">
            <w:rPr>
              <w:rFonts w:hint="eastAsia"/>
              <w:color w:val="000000" w:themeColor="text1"/>
            </w:rPr>
          </w:rPrChange>
        </w:rPr>
        <w:t>备份</w:t>
      </w:r>
      <w:r w:rsidR="00243057" w:rsidRPr="00B207B1">
        <w:rPr>
          <w:rFonts w:hAnsiTheme="minorEastAsia" w:hint="eastAsia"/>
          <w:color w:val="000000" w:themeColor="text1"/>
          <w:rPrChange w:id="6780" w:author="JY0225" w:date="2017-08-24T12:11:00Z">
            <w:rPr>
              <w:rFonts w:hint="eastAsia"/>
              <w:color w:val="000000" w:themeColor="text1"/>
            </w:rPr>
          </w:rPrChange>
        </w:rPr>
        <w:t>中间件系统做持续的更新和优化</w:t>
      </w:r>
      <w:r w:rsidR="00206BCD" w:rsidRPr="00B207B1">
        <w:rPr>
          <w:rFonts w:hAnsiTheme="minorEastAsia" w:hint="eastAsia"/>
          <w:color w:val="000000" w:themeColor="text1"/>
        </w:rPr>
        <w:t>。</w:t>
      </w:r>
      <w:r w:rsidR="00C34D23" w:rsidRPr="00B207B1">
        <w:rPr>
          <w:rFonts w:hAnsiTheme="minorEastAsia" w:hint="eastAsia"/>
          <w:color w:val="000000" w:themeColor="text1"/>
          <w:rPrChange w:id="6781" w:author="JY0225" w:date="2017-08-24T12:11:00Z">
            <w:rPr>
              <w:rFonts w:hint="eastAsia"/>
              <w:color w:val="000000" w:themeColor="text1"/>
            </w:rPr>
          </w:rPrChange>
        </w:rPr>
        <w:t>在未来的工作中，我们会持续调研云</w:t>
      </w:r>
      <w:r w:rsidR="00476838" w:rsidRPr="00B207B1">
        <w:rPr>
          <w:rFonts w:hAnsiTheme="minorEastAsia" w:hint="eastAsia"/>
          <w:color w:val="000000" w:themeColor="text1"/>
          <w:rPrChange w:id="6782" w:author="JY0225" w:date="2017-08-24T12:11:00Z">
            <w:rPr>
              <w:rFonts w:hint="eastAsia"/>
              <w:color w:val="000000" w:themeColor="text1"/>
            </w:rPr>
          </w:rPrChange>
        </w:rPr>
        <w:t>备份</w:t>
      </w:r>
      <w:r w:rsidR="00BC4423">
        <w:rPr>
          <w:rFonts w:hAnsiTheme="minorEastAsia" w:hint="eastAsia"/>
          <w:color w:val="000000" w:themeColor="text1"/>
        </w:rPr>
        <w:t>服务</w:t>
      </w:r>
      <w:r w:rsidR="00C34D23" w:rsidRPr="00B207B1">
        <w:rPr>
          <w:rFonts w:hAnsiTheme="minorEastAsia" w:hint="eastAsia"/>
          <w:color w:val="000000" w:themeColor="text1"/>
          <w:rPrChange w:id="6783" w:author="JY0225" w:date="2017-08-24T12:11:00Z">
            <w:rPr>
              <w:rFonts w:hint="eastAsia"/>
              <w:color w:val="000000" w:themeColor="text1"/>
            </w:rPr>
          </w:rPrChange>
        </w:rPr>
        <w:t>关键技术的发展趋势，使这款自主研发的云</w:t>
      </w:r>
      <w:r w:rsidR="00476838" w:rsidRPr="00B207B1">
        <w:rPr>
          <w:rFonts w:hAnsiTheme="minorEastAsia" w:hint="eastAsia"/>
          <w:color w:val="000000" w:themeColor="text1"/>
          <w:rPrChange w:id="6784" w:author="JY0225" w:date="2017-08-24T12:11:00Z">
            <w:rPr>
              <w:rFonts w:hint="eastAsia"/>
              <w:color w:val="000000" w:themeColor="text1"/>
            </w:rPr>
          </w:rPrChange>
        </w:rPr>
        <w:t>备份</w:t>
      </w:r>
      <w:r w:rsidR="00B64A31">
        <w:rPr>
          <w:rFonts w:hAnsiTheme="minorEastAsia" w:hint="eastAsia"/>
          <w:color w:val="000000" w:themeColor="text1"/>
        </w:rPr>
        <w:t>服务</w:t>
      </w:r>
      <w:r w:rsidR="00C34D23" w:rsidRPr="00B207B1">
        <w:rPr>
          <w:rFonts w:hAnsiTheme="minorEastAsia" w:hint="eastAsia"/>
          <w:color w:val="000000" w:themeColor="text1"/>
          <w:rPrChange w:id="6785" w:author="JY0225" w:date="2017-08-24T12:11:00Z">
            <w:rPr>
              <w:rFonts w:hint="eastAsia"/>
              <w:color w:val="000000" w:themeColor="text1"/>
            </w:rPr>
          </w:rPrChange>
        </w:rPr>
        <w:t>系统能最大程度地满足用户的需求。</w:t>
      </w:r>
      <w:r w:rsidR="003E2D2D" w:rsidRPr="00B207B1">
        <w:rPr>
          <w:rFonts w:hAnsiTheme="minorEastAsia"/>
          <w:rPrChange w:id="6786" w:author="JY0225" w:date="2017-08-24T12:11:00Z">
            <w:rPr/>
          </w:rPrChange>
        </w:rPr>
        <w:br w:type="page"/>
      </w:r>
    </w:p>
    <w:p w14:paraId="7F9655B4" w14:textId="77777777" w:rsidR="000D534B" w:rsidRPr="00B207B1" w:rsidRDefault="00CF36F8" w:rsidP="000D534B">
      <w:pPr>
        <w:pStyle w:val="1"/>
        <w:rPr>
          <w:rFonts w:ascii="Times New Roman" w:hAnsi="Times New Roman"/>
        </w:rPr>
      </w:pPr>
      <w:bookmarkStart w:id="6787" w:name="_Toc420959894"/>
      <w:bookmarkStart w:id="6788" w:name="_Toc421026958"/>
      <w:bookmarkStart w:id="6789" w:name="_Toc421230625"/>
      <w:bookmarkStart w:id="6790" w:name="_Toc491952486"/>
      <w:r w:rsidRPr="00B207B1">
        <w:rPr>
          <w:rFonts w:ascii="Times New Roman" w:hAnsi="Times New Roman"/>
        </w:rPr>
        <w:lastRenderedPageBreak/>
        <w:t>参考文献</w:t>
      </w:r>
      <w:bookmarkStart w:id="6791" w:name="_Toc420959893"/>
      <w:bookmarkStart w:id="6792" w:name="_Toc421026957"/>
      <w:bookmarkStart w:id="6793" w:name="_Toc421230624"/>
      <w:bookmarkEnd w:id="6787"/>
      <w:bookmarkEnd w:id="6788"/>
      <w:bookmarkEnd w:id="6789"/>
      <w:bookmarkEnd w:id="6790"/>
    </w:p>
    <w:p w14:paraId="4562C6BD" w14:textId="77777777" w:rsidR="005C17C6" w:rsidRPr="00B207B1" w:rsidRDefault="005C17C6" w:rsidP="00706C4C">
      <w:pPr>
        <w:pStyle w:val="a7"/>
        <w:numPr>
          <w:ilvl w:val="0"/>
          <w:numId w:val="1"/>
        </w:numPr>
        <w:spacing w:line="400" w:lineRule="exact"/>
        <w:jc w:val="both"/>
        <w:rPr>
          <w:spacing w:val="0"/>
          <w:sz w:val="21"/>
          <w:szCs w:val="21"/>
        </w:rPr>
      </w:pPr>
      <w:bookmarkStart w:id="6794" w:name="_Ref489689998"/>
      <w:bookmarkStart w:id="6795" w:name="_Ref489705969"/>
      <w:bookmarkStart w:id="6796" w:name="_Ref489544438"/>
      <w:r w:rsidRPr="00B207B1">
        <w:rPr>
          <w:spacing w:val="0"/>
          <w:sz w:val="21"/>
          <w:szCs w:val="21"/>
        </w:rPr>
        <w:t>运营商世界网</w:t>
      </w:r>
      <w:r w:rsidRPr="00B207B1">
        <w:rPr>
          <w:rFonts w:hint="eastAsia"/>
          <w:spacing w:val="0"/>
          <w:sz w:val="21"/>
          <w:szCs w:val="21"/>
        </w:rPr>
        <w:t>. 2016</w:t>
      </w:r>
      <w:r w:rsidRPr="00B207B1">
        <w:rPr>
          <w:rFonts w:hint="eastAsia"/>
          <w:spacing w:val="0"/>
          <w:sz w:val="21"/>
          <w:szCs w:val="21"/>
        </w:rPr>
        <w:t>年中国云服务及云备份市场分析报告</w:t>
      </w:r>
      <w:ins w:id="6797" w:author="JY0225" w:date="2017-08-23T16:03:00Z">
        <w:r w:rsidR="00E948A8" w:rsidRPr="00B207B1">
          <w:rPr>
            <w:rFonts w:hint="eastAsia"/>
            <w:spacing w:val="0"/>
            <w:sz w:val="21"/>
            <w:szCs w:val="21"/>
          </w:rPr>
          <w:t>[</w:t>
        </w:r>
        <w:r w:rsidR="00E948A8" w:rsidRPr="00B207B1">
          <w:rPr>
            <w:spacing w:val="0"/>
            <w:sz w:val="21"/>
            <w:szCs w:val="21"/>
          </w:rPr>
          <w:t>R</w:t>
        </w:r>
        <w:r w:rsidR="00E948A8" w:rsidRPr="00B207B1">
          <w:rPr>
            <w:rFonts w:hint="eastAsia"/>
            <w:spacing w:val="0"/>
            <w:sz w:val="21"/>
            <w:szCs w:val="21"/>
          </w:rPr>
          <w:t>]</w:t>
        </w:r>
      </w:ins>
      <w:r w:rsidRPr="00B207B1">
        <w:rPr>
          <w:rFonts w:hint="eastAsia"/>
          <w:spacing w:val="0"/>
          <w:sz w:val="21"/>
          <w:szCs w:val="21"/>
        </w:rPr>
        <w:t xml:space="preserve">. </w:t>
      </w:r>
      <w:r w:rsidRPr="00B207B1">
        <w:rPr>
          <w:spacing w:val="0"/>
          <w:sz w:val="21"/>
          <w:szCs w:val="21"/>
        </w:rPr>
        <w:t>2017</w:t>
      </w:r>
      <w:del w:id="6798" w:author="JY0225" w:date="2017-08-23T16:31:00Z">
        <w:r w:rsidRPr="00B207B1" w:rsidDel="008E2759">
          <w:rPr>
            <w:spacing w:val="0"/>
            <w:sz w:val="21"/>
            <w:szCs w:val="21"/>
          </w:rPr>
          <w:delText>.3.21</w:delText>
        </w:r>
      </w:del>
      <w:bookmarkEnd w:id="6794"/>
      <w:r w:rsidRPr="00B207B1">
        <w:rPr>
          <w:spacing w:val="0"/>
          <w:sz w:val="21"/>
          <w:szCs w:val="21"/>
        </w:rPr>
        <w:t>.</w:t>
      </w:r>
      <w:bookmarkEnd w:id="6795"/>
    </w:p>
    <w:p w14:paraId="796F0D4F" w14:textId="77777777" w:rsidR="00505F6F" w:rsidRPr="00B207B1" w:rsidRDefault="00505F6F" w:rsidP="00706C4C">
      <w:pPr>
        <w:pStyle w:val="a7"/>
        <w:numPr>
          <w:ilvl w:val="0"/>
          <w:numId w:val="1"/>
        </w:numPr>
        <w:spacing w:line="400" w:lineRule="exact"/>
        <w:jc w:val="both"/>
        <w:rPr>
          <w:spacing w:val="0"/>
          <w:sz w:val="21"/>
          <w:szCs w:val="21"/>
        </w:rPr>
      </w:pPr>
      <w:bookmarkStart w:id="6799" w:name="_Ref489705884"/>
      <w:bookmarkEnd w:id="6796"/>
      <w:r w:rsidRPr="00B207B1">
        <w:rPr>
          <w:rFonts w:hint="eastAsia"/>
          <w:spacing w:val="0"/>
          <w:sz w:val="21"/>
          <w:szCs w:val="21"/>
        </w:rPr>
        <w:t>刘若冰</w:t>
      </w:r>
      <w:r w:rsidRPr="00B207B1">
        <w:rPr>
          <w:rFonts w:hint="eastAsia"/>
          <w:spacing w:val="0"/>
          <w:sz w:val="21"/>
          <w:szCs w:val="21"/>
        </w:rPr>
        <w:t xml:space="preserve">. </w:t>
      </w:r>
      <w:r w:rsidRPr="00B207B1">
        <w:rPr>
          <w:rFonts w:hint="eastAsia"/>
          <w:spacing w:val="0"/>
          <w:sz w:val="21"/>
          <w:szCs w:val="21"/>
        </w:rPr>
        <w:t>面向大数据云存储系统的关键技术研究</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,2016,39(06):21-24</w:t>
      </w:r>
      <w:del w:id="6800" w:author="JY0225" w:date="2017-08-23T16:06:00Z">
        <w:r w:rsidRPr="00B207B1" w:rsidDel="00685811">
          <w:rPr>
            <w:rFonts w:hint="eastAsia"/>
            <w:spacing w:val="0"/>
            <w:sz w:val="21"/>
            <w:szCs w:val="21"/>
          </w:rPr>
          <w:delText xml:space="preserve">+29. </w:delText>
        </w:r>
      </w:del>
      <w:ins w:id="6801" w:author="JY0225" w:date="2017-08-23T16:06:00Z">
        <w:r w:rsidR="00685811" w:rsidRPr="00B207B1">
          <w:rPr>
            <w:spacing w:val="0"/>
            <w:sz w:val="21"/>
            <w:szCs w:val="21"/>
          </w:rPr>
          <w:t>.</w:t>
        </w:r>
      </w:ins>
      <w:del w:id="6802" w:author="JY0225" w:date="2017-08-23T16:06:00Z">
        <w:r w:rsidRPr="00B207B1" w:rsidDel="00936D04">
          <w:rPr>
            <w:rFonts w:hint="eastAsia"/>
            <w:spacing w:val="0"/>
            <w:sz w:val="21"/>
            <w:szCs w:val="21"/>
          </w:rPr>
          <w:delText>[2017-08-05]. DOI</w:delText>
        </w:r>
        <w:r w:rsidRPr="00B207B1" w:rsidDel="00936D04">
          <w:rPr>
            <w:rFonts w:hint="eastAsia"/>
            <w:spacing w:val="0"/>
            <w:sz w:val="21"/>
            <w:szCs w:val="21"/>
          </w:rPr>
          <w:delText>：</w:delText>
        </w:r>
        <w:r w:rsidRPr="00B207B1" w:rsidDel="00936D04">
          <w:rPr>
            <w:rFonts w:hint="eastAsia"/>
            <w:spacing w:val="0"/>
            <w:sz w:val="21"/>
            <w:szCs w:val="21"/>
          </w:rPr>
          <w:delText>10.16652/j.issn.1004-373x.2016.06.006</w:delText>
        </w:r>
      </w:del>
      <w:bookmarkEnd w:id="6799"/>
    </w:p>
    <w:p w14:paraId="345E88EF" w14:textId="77777777" w:rsidR="00793B98" w:rsidRPr="00B207B1" w:rsidRDefault="005A3D87" w:rsidP="00706C4C">
      <w:pPr>
        <w:pStyle w:val="a7"/>
        <w:numPr>
          <w:ilvl w:val="0"/>
          <w:numId w:val="1"/>
        </w:numPr>
        <w:spacing w:line="400" w:lineRule="exact"/>
        <w:jc w:val="both"/>
        <w:rPr>
          <w:spacing w:val="0"/>
          <w:sz w:val="21"/>
          <w:szCs w:val="21"/>
        </w:rPr>
      </w:pPr>
      <w:bookmarkStart w:id="6803" w:name="_Ref489820088"/>
      <w:r w:rsidRPr="00B207B1">
        <w:rPr>
          <w:spacing w:val="0"/>
          <w:sz w:val="21"/>
          <w:szCs w:val="21"/>
        </w:rPr>
        <w:t>Zhong Lin He,</w:t>
      </w:r>
      <w:ins w:id="6804" w:author="JY0225" w:date="2017-08-23T16:07:00Z">
        <w:r w:rsidR="003D193E" w:rsidRPr="00B207B1">
          <w:rPr>
            <w:spacing w:val="0"/>
            <w:sz w:val="21"/>
            <w:szCs w:val="21"/>
          </w:rPr>
          <w:t xml:space="preserve"> </w:t>
        </w:r>
      </w:ins>
      <w:r w:rsidRPr="00B207B1">
        <w:rPr>
          <w:spacing w:val="0"/>
          <w:sz w:val="21"/>
          <w:szCs w:val="21"/>
        </w:rPr>
        <w:t>Yu Hua He,</w:t>
      </w:r>
      <w:ins w:id="6805" w:author="JY0225" w:date="2017-08-23T16:07:00Z">
        <w:r w:rsidR="009B51AA" w:rsidRPr="00B207B1">
          <w:rPr>
            <w:spacing w:val="0"/>
            <w:sz w:val="21"/>
            <w:szCs w:val="21"/>
          </w:rPr>
          <w:t xml:space="preserve"> </w:t>
        </w:r>
      </w:ins>
      <w:r w:rsidRPr="00B207B1">
        <w:rPr>
          <w:spacing w:val="0"/>
          <w:sz w:val="21"/>
          <w:szCs w:val="21"/>
        </w:rPr>
        <w:t>Li Yu Chen. A Study on the Key Issues of Cloud Storage Technology[J]. Applied Mechanics and Materials,</w:t>
      </w:r>
      <w:ins w:id="6806" w:author="JY0225" w:date="2017-08-14T13:00:00Z">
        <w:r w:rsidR="00B46969" w:rsidRPr="00B207B1">
          <w:rPr>
            <w:spacing w:val="0"/>
            <w:sz w:val="21"/>
            <w:szCs w:val="21"/>
          </w:rPr>
          <w:t xml:space="preserve"> </w:t>
        </w:r>
      </w:ins>
      <w:r w:rsidRPr="00B207B1">
        <w:rPr>
          <w:spacing w:val="0"/>
          <w:sz w:val="21"/>
          <w:szCs w:val="21"/>
        </w:rPr>
        <w:t>2010,</w:t>
      </w:r>
      <w:ins w:id="6807" w:author="JY0225" w:date="2017-08-14T13:00:00Z">
        <w:r w:rsidR="00B46969" w:rsidRPr="00B207B1">
          <w:rPr>
            <w:spacing w:val="0"/>
            <w:sz w:val="21"/>
            <w:szCs w:val="21"/>
          </w:rPr>
          <w:t xml:space="preserve"> </w:t>
        </w:r>
      </w:ins>
      <w:r w:rsidRPr="00B207B1">
        <w:rPr>
          <w:spacing w:val="0"/>
          <w:sz w:val="21"/>
          <w:szCs w:val="21"/>
        </w:rPr>
        <w:t>979(29)</w:t>
      </w:r>
      <w:del w:id="6808" w:author="JY0225" w:date="2017-08-23T16:07:00Z">
        <w:r w:rsidRPr="00B207B1" w:rsidDel="00DE0114">
          <w:rPr>
            <w:spacing w:val="0"/>
            <w:sz w:val="21"/>
            <w:szCs w:val="21"/>
          </w:rPr>
          <w:delText>:</w:delText>
        </w:r>
      </w:del>
      <w:r w:rsidRPr="00B207B1">
        <w:rPr>
          <w:spacing w:val="0"/>
          <w:sz w:val="21"/>
          <w:szCs w:val="21"/>
        </w:rPr>
        <w:t>.</w:t>
      </w:r>
      <w:bookmarkEnd w:id="6803"/>
    </w:p>
    <w:p w14:paraId="29B80EC5" w14:textId="77777777" w:rsidR="00F60053" w:rsidRPr="00B207B1" w:rsidRDefault="00F60053" w:rsidP="00706C4C">
      <w:pPr>
        <w:pStyle w:val="a7"/>
        <w:numPr>
          <w:ilvl w:val="0"/>
          <w:numId w:val="1"/>
        </w:numPr>
        <w:spacing w:line="400" w:lineRule="exact"/>
        <w:jc w:val="both"/>
        <w:rPr>
          <w:spacing w:val="0"/>
          <w:sz w:val="21"/>
          <w:szCs w:val="21"/>
        </w:rPr>
      </w:pPr>
      <w:bookmarkStart w:id="6809" w:name="_Ref489791737"/>
      <w:r w:rsidRPr="00B207B1">
        <w:rPr>
          <w:spacing w:val="0"/>
          <w:sz w:val="21"/>
          <w:szCs w:val="21"/>
        </w:rPr>
        <w:t>Amirhossein Farahzadi,</w:t>
      </w:r>
      <w:ins w:id="6810" w:author="JY0225" w:date="2017-08-23T16:08:00Z">
        <w:r w:rsidR="00100804" w:rsidRPr="00B207B1">
          <w:rPr>
            <w:spacing w:val="0"/>
            <w:sz w:val="21"/>
            <w:szCs w:val="21"/>
          </w:rPr>
          <w:t xml:space="preserve"> </w:t>
        </w:r>
      </w:ins>
      <w:r w:rsidRPr="00B207B1">
        <w:rPr>
          <w:spacing w:val="0"/>
          <w:sz w:val="21"/>
          <w:szCs w:val="21"/>
        </w:rPr>
        <w:t>Pooyan Shams,</w:t>
      </w:r>
      <w:ins w:id="6811" w:author="JY0225" w:date="2017-08-23T16:08:00Z">
        <w:r w:rsidR="00100804" w:rsidRPr="00B207B1">
          <w:rPr>
            <w:spacing w:val="0"/>
            <w:sz w:val="21"/>
            <w:szCs w:val="21"/>
          </w:rPr>
          <w:t xml:space="preserve"> </w:t>
        </w:r>
      </w:ins>
      <w:r w:rsidRPr="00B207B1">
        <w:rPr>
          <w:spacing w:val="0"/>
          <w:sz w:val="21"/>
          <w:szCs w:val="21"/>
        </w:rPr>
        <w:t>Javad Rezazadeh,</w:t>
      </w:r>
      <w:ins w:id="6812" w:author="JY0225" w:date="2017-08-23T16:08:00Z">
        <w:r w:rsidR="00100804" w:rsidRPr="00B207B1">
          <w:rPr>
            <w:spacing w:val="0"/>
            <w:sz w:val="21"/>
            <w:szCs w:val="21"/>
          </w:rPr>
          <w:t xml:space="preserve"> </w:t>
        </w:r>
      </w:ins>
      <w:r w:rsidRPr="00B207B1">
        <w:rPr>
          <w:spacing w:val="0"/>
          <w:sz w:val="21"/>
          <w:szCs w:val="21"/>
        </w:rPr>
        <w:t>Reza Farahbakhsh. Middleware technologies for cloud of things-a survey[J]. Digital Communications and Networks,</w:t>
      </w:r>
      <w:ins w:id="6813" w:author="JY0225" w:date="2017-08-23T16:08:00Z">
        <w:r w:rsidR="00DE2AF4" w:rsidRPr="00B207B1">
          <w:rPr>
            <w:spacing w:val="0"/>
            <w:sz w:val="21"/>
            <w:szCs w:val="21"/>
          </w:rPr>
          <w:t xml:space="preserve"> </w:t>
        </w:r>
      </w:ins>
      <w:r w:rsidRPr="00B207B1">
        <w:rPr>
          <w:spacing w:val="0"/>
          <w:sz w:val="21"/>
          <w:szCs w:val="21"/>
        </w:rPr>
        <w:t>2017</w:t>
      </w:r>
      <w:del w:id="6814" w:author="JY0225" w:date="2017-08-23T16:08:00Z">
        <w:r w:rsidRPr="00B207B1" w:rsidDel="00901B7B">
          <w:rPr>
            <w:spacing w:val="0"/>
            <w:sz w:val="21"/>
            <w:szCs w:val="21"/>
          </w:rPr>
          <w:delText>,:</w:delText>
        </w:r>
      </w:del>
      <w:r w:rsidRPr="00B207B1">
        <w:rPr>
          <w:spacing w:val="0"/>
          <w:sz w:val="21"/>
          <w:szCs w:val="21"/>
        </w:rPr>
        <w:t>.</w:t>
      </w:r>
      <w:bookmarkEnd w:id="6809"/>
    </w:p>
    <w:p w14:paraId="151B5C28" w14:textId="77777777" w:rsidR="00196979" w:rsidRPr="00B207B1" w:rsidRDefault="00196979" w:rsidP="00706C4C">
      <w:pPr>
        <w:pStyle w:val="a7"/>
        <w:numPr>
          <w:ilvl w:val="0"/>
          <w:numId w:val="1"/>
        </w:numPr>
        <w:spacing w:line="400" w:lineRule="exact"/>
        <w:jc w:val="both"/>
        <w:rPr>
          <w:spacing w:val="0"/>
          <w:sz w:val="21"/>
          <w:szCs w:val="21"/>
        </w:rPr>
      </w:pPr>
      <w:bookmarkStart w:id="6815" w:name="_Ref489691828"/>
      <w:bookmarkStart w:id="6816" w:name="_Ref489705992"/>
      <w:r w:rsidRPr="00B207B1">
        <w:rPr>
          <w:rFonts w:hint="eastAsia"/>
          <w:spacing w:val="0"/>
          <w:sz w:val="21"/>
          <w:szCs w:val="21"/>
        </w:rPr>
        <w:t>卜瑞琪</w:t>
      </w:r>
      <w:ins w:id="6817" w:author="JY0225" w:date="2017-08-23T16:05:00Z">
        <w:r w:rsidR="00FF3F08" w:rsidRPr="00B207B1">
          <w:rPr>
            <w:spacing w:val="0"/>
            <w:sz w:val="21"/>
            <w:szCs w:val="21"/>
          </w:rPr>
          <w:t>.</w:t>
        </w:r>
      </w:ins>
      <w:ins w:id="6818" w:author="JY0225" w:date="2017-08-23T16:09:00Z">
        <w:r w:rsidR="006E4DE6" w:rsidRPr="00B207B1">
          <w:rPr>
            <w:spacing w:val="0"/>
            <w:sz w:val="21"/>
            <w:szCs w:val="21"/>
          </w:rPr>
          <w:t xml:space="preserve"> </w:t>
        </w:r>
      </w:ins>
      <w:del w:id="6819" w:author="JY0225" w:date="2017-08-23T16:05:00Z">
        <w:r w:rsidRPr="00B207B1" w:rsidDel="00FF3F08">
          <w:rPr>
            <w:rFonts w:hint="eastAsia"/>
            <w:spacing w:val="0"/>
            <w:sz w:val="21"/>
            <w:szCs w:val="21"/>
          </w:rPr>
          <w:delText xml:space="preserve">. </w:delText>
        </w:r>
      </w:del>
      <w:r w:rsidRPr="00B207B1">
        <w:rPr>
          <w:rFonts w:hint="eastAsia"/>
          <w:spacing w:val="0"/>
          <w:sz w:val="21"/>
          <w:szCs w:val="21"/>
        </w:rPr>
        <w:t>面向云备份的高效中间件设计与实现</w:t>
      </w:r>
      <w:ins w:id="6820" w:author="JY0225" w:date="2017-08-23T16:05:00Z">
        <w:r w:rsidR="00AA7A45" w:rsidRPr="00B207B1">
          <w:rPr>
            <w:rFonts w:hint="eastAsia"/>
            <w:spacing w:val="0"/>
            <w:sz w:val="21"/>
            <w:szCs w:val="21"/>
          </w:rPr>
          <w:t>[</w:t>
        </w:r>
        <w:r w:rsidR="00AA7A45" w:rsidRPr="00B207B1">
          <w:rPr>
            <w:spacing w:val="0"/>
            <w:sz w:val="21"/>
            <w:szCs w:val="21"/>
          </w:rPr>
          <w:t>D</w:t>
        </w:r>
        <w:r w:rsidR="00AA7A45" w:rsidRPr="00B207B1">
          <w:rPr>
            <w:rFonts w:hint="eastAsia"/>
            <w:spacing w:val="0"/>
            <w:sz w:val="21"/>
            <w:szCs w:val="21"/>
          </w:rPr>
          <w:t>]</w:t>
        </w:r>
      </w:ins>
      <w:r w:rsidRPr="00B207B1">
        <w:rPr>
          <w:rFonts w:hint="eastAsia"/>
          <w:spacing w:val="0"/>
          <w:sz w:val="21"/>
          <w:szCs w:val="21"/>
        </w:rPr>
        <w:t>.</w:t>
      </w:r>
      <w:ins w:id="6821" w:author="JY0225" w:date="2017-08-23T16:23:00Z">
        <w:r w:rsidR="003063FF" w:rsidRPr="00B207B1">
          <w:rPr>
            <w:spacing w:val="0"/>
            <w:sz w:val="21"/>
            <w:szCs w:val="21"/>
          </w:rPr>
          <w:t xml:space="preserve"> </w:t>
        </w:r>
        <w:r w:rsidR="003063FF" w:rsidRPr="00B207B1">
          <w:rPr>
            <w:rFonts w:hint="eastAsia"/>
            <w:spacing w:val="0"/>
            <w:sz w:val="21"/>
            <w:szCs w:val="21"/>
          </w:rPr>
          <w:t>复旦大学</w:t>
        </w:r>
      </w:ins>
      <w:ins w:id="6822" w:author="JY0225" w:date="2017-08-23T16:24:00Z">
        <w:r w:rsidR="004B56A8" w:rsidRPr="00B207B1">
          <w:rPr>
            <w:rFonts w:hint="eastAsia"/>
            <w:spacing w:val="0"/>
            <w:sz w:val="21"/>
            <w:szCs w:val="21"/>
          </w:rPr>
          <w:t>,</w:t>
        </w:r>
      </w:ins>
      <w:ins w:id="6823" w:author="JY0225" w:date="2017-08-23T16:23:00Z">
        <w:r w:rsidR="003063FF" w:rsidRPr="00B207B1">
          <w:rPr>
            <w:rFonts w:hint="eastAsia"/>
            <w:spacing w:val="0"/>
            <w:sz w:val="21"/>
            <w:szCs w:val="21"/>
          </w:rPr>
          <w:t xml:space="preserve"> </w:t>
        </w:r>
      </w:ins>
      <w:del w:id="6824" w:author="JY0225" w:date="2017-08-23T16:23:00Z">
        <w:r w:rsidRPr="00B207B1" w:rsidDel="003063FF">
          <w:rPr>
            <w:rFonts w:hint="eastAsia"/>
            <w:spacing w:val="0"/>
            <w:sz w:val="21"/>
            <w:szCs w:val="21"/>
          </w:rPr>
          <w:delText xml:space="preserve"> </w:delText>
        </w:r>
      </w:del>
      <w:r w:rsidRPr="00B207B1">
        <w:rPr>
          <w:spacing w:val="0"/>
          <w:sz w:val="21"/>
          <w:szCs w:val="21"/>
        </w:rPr>
        <w:t>2015</w:t>
      </w:r>
      <w:del w:id="6825" w:author="JY0225" w:date="2017-08-23T16:24:00Z">
        <w:r w:rsidRPr="00B207B1" w:rsidDel="00B77BBE">
          <w:rPr>
            <w:spacing w:val="0"/>
            <w:sz w:val="21"/>
            <w:szCs w:val="21"/>
          </w:rPr>
          <w:delText>.10.23</w:delText>
        </w:r>
      </w:del>
      <w:bookmarkEnd w:id="6815"/>
      <w:r w:rsidR="00EC26E4" w:rsidRPr="00B207B1">
        <w:rPr>
          <w:spacing w:val="0"/>
          <w:sz w:val="21"/>
          <w:szCs w:val="21"/>
        </w:rPr>
        <w:t>.</w:t>
      </w:r>
      <w:bookmarkEnd w:id="6816"/>
    </w:p>
    <w:p w14:paraId="55AB3409" w14:textId="77777777" w:rsidR="003175C3" w:rsidRPr="00B207B1" w:rsidRDefault="003175C3" w:rsidP="00706C4C">
      <w:pPr>
        <w:pStyle w:val="a7"/>
        <w:numPr>
          <w:ilvl w:val="0"/>
          <w:numId w:val="1"/>
        </w:numPr>
        <w:spacing w:line="400" w:lineRule="exact"/>
        <w:jc w:val="both"/>
        <w:rPr>
          <w:spacing w:val="0"/>
          <w:sz w:val="21"/>
          <w:szCs w:val="21"/>
        </w:rPr>
      </w:pPr>
      <w:bookmarkStart w:id="6826" w:name="_Ref489690644"/>
      <w:r w:rsidRPr="00B207B1">
        <w:rPr>
          <w:spacing w:val="0"/>
          <w:sz w:val="21"/>
          <w:szCs w:val="21"/>
        </w:rPr>
        <w:t>Naresh vurukonda,</w:t>
      </w:r>
      <w:ins w:id="6827" w:author="JY0225" w:date="2017-08-23T16:09:00Z">
        <w:r w:rsidR="00104647" w:rsidRPr="00B207B1">
          <w:rPr>
            <w:spacing w:val="0"/>
            <w:sz w:val="21"/>
            <w:szCs w:val="21"/>
          </w:rPr>
          <w:t xml:space="preserve"> </w:t>
        </w:r>
      </w:ins>
      <w:r w:rsidRPr="00B207B1">
        <w:rPr>
          <w:spacing w:val="0"/>
          <w:sz w:val="21"/>
          <w:szCs w:val="21"/>
        </w:rPr>
        <w:t>B. Thirumala Rao. A Study on Data Storage Security Issues in Cloud Computing[J]. Pr</w:t>
      </w:r>
      <w:r w:rsidR="00BB3634" w:rsidRPr="00B207B1">
        <w:rPr>
          <w:spacing w:val="0"/>
          <w:sz w:val="21"/>
          <w:szCs w:val="21"/>
        </w:rPr>
        <w:t>ocedia Computer Science,</w:t>
      </w:r>
      <w:ins w:id="6828" w:author="JY0225" w:date="2017-08-23T16:09:00Z">
        <w:r w:rsidR="00107CC9" w:rsidRPr="00B207B1">
          <w:rPr>
            <w:spacing w:val="0"/>
            <w:sz w:val="21"/>
            <w:szCs w:val="21"/>
          </w:rPr>
          <w:t xml:space="preserve"> </w:t>
        </w:r>
      </w:ins>
      <w:r w:rsidR="00BB3634" w:rsidRPr="00B207B1">
        <w:rPr>
          <w:spacing w:val="0"/>
          <w:sz w:val="21"/>
          <w:szCs w:val="21"/>
        </w:rPr>
        <w:t>2016,</w:t>
      </w:r>
      <w:ins w:id="6829" w:author="JY0225" w:date="2017-08-23T16:09:00Z">
        <w:r w:rsidR="00E73740" w:rsidRPr="00B207B1">
          <w:rPr>
            <w:spacing w:val="0"/>
            <w:sz w:val="21"/>
            <w:szCs w:val="21"/>
          </w:rPr>
          <w:t xml:space="preserve"> </w:t>
        </w:r>
      </w:ins>
      <w:r w:rsidR="00BB3634" w:rsidRPr="00B207B1">
        <w:rPr>
          <w:spacing w:val="0"/>
          <w:sz w:val="21"/>
          <w:szCs w:val="21"/>
        </w:rPr>
        <w:t>92</w:t>
      </w:r>
      <w:r w:rsidRPr="00B207B1">
        <w:rPr>
          <w:spacing w:val="0"/>
          <w:sz w:val="21"/>
          <w:szCs w:val="21"/>
        </w:rPr>
        <w:t>.</w:t>
      </w:r>
      <w:bookmarkEnd w:id="6826"/>
    </w:p>
    <w:p w14:paraId="23F81E61" w14:textId="77777777" w:rsidR="00793B98" w:rsidRPr="00B207B1" w:rsidRDefault="006A1E35" w:rsidP="00706C4C">
      <w:pPr>
        <w:pStyle w:val="a7"/>
        <w:numPr>
          <w:ilvl w:val="0"/>
          <w:numId w:val="1"/>
        </w:numPr>
        <w:spacing w:line="400" w:lineRule="exact"/>
        <w:jc w:val="both"/>
        <w:rPr>
          <w:spacing w:val="0"/>
          <w:sz w:val="21"/>
          <w:szCs w:val="21"/>
        </w:rPr>
      </w:pPr>
      <w:bookmarkStart w:id="6830" w:name="_Ref489690647"/>
      <w:r w:rsidRPr="00B207B1">
        <w:rPr>
          <w:rFonts w:hint="eastAsia"/>
          <w:spacing w:val="0"/>
          <w:sz w:val="21"/>
          <w:szCs w:val="21"/>
        </w:rPr>
        <w:t>刘建毅</w:t>
      </w:r>
      <w:r w:rsidRPr="00B207B1">
        <w:rPr>
          <w:rFonts w:hint="eastAsia"/>
          <w:spacing w:val="0"/>
          <w:sz w:val="21"/>
          <w:szCs w:val="21"/>
        </w:rPr>
        <w:t>,</w:t>
      </w:r>
      <w:r w:rsidRPr="00B207B1">
        <w:rPr>
          <w:rFonts w:hint="eastAsia"/>
          <w:spacing w:val="0"/>
          <w:sz w:val="21"/>
          <w:szCs w:val="21"/>
        </w:rPr>
        <w:t>王枞</w:t>
      </w:r>
      <w:r w:rsidRPr="00B207B1">
        <w:rPr>
          <w:rFonts w:hint="eastAsia"/>
          <w:spacing w:val="0"/>
          <w:sz w:val="21"/>
          <w:szCs w:val="21"/>
        </w:rPr>
        <w:t>,</w:t>
      </w:r>
      <w:r w:rsidRPr="00B207B1">
        <w:rPr>
          <w:rFonts w:hint="eastAsia"/>
          <w:spacing w:val="0"/>
          <w:sz w:val="21"/>
          <w:szCs w:val="21"/>
        </w:rPr>
        <w:t>薛向东</w:t>
      </w:r>
      <w:r w:rsidRPr="00B207B1">
        <w:rPr>
          <w:rFonts w:hint="eastAsia"/>
          <w:spacing w:val="0"/>
          <w:sz w:val="21"/>
          <w:szCs w:val="21"/>
        </w:rPr>
        <w:t xml:space="preserve">. </w:t>
      </w:r>
      <w:r w:rsidRPr="00B207B1">
        <w:rPr>
          <w:rFonts w:hint="eastAsia"/>
          <w:spacing w:val="0"/>
          <w:sz w:val="21"/>
          <w:szCs w:val="21"/>
        </w:rPr>
        <w:t>云</w:t>
      </w:r>
      <w:r w:rsidR="00476838" w:rsidRPr="00B207B1">
        <w:rPr>
          <w:rFonts w:hint="eastAsia"/>
          <w:spacing w:val="0"/>
          <w:sz w:val="21"/>
          <w:szCs w:val="21"/>
        </w:rPr>
        <w:t>备份</w:t>
      </w:r>
      <w:r w:rsidRPr="00B207B1">
        <w:rPr>
          <w:rFonts w:hint="eastAsia"/>
          <w:spacing w:val="0"/>
          <w:sz w:val="21"/>
          <w:szCs w:val="21"/>
        </w:rPr>
        <w:t>安全分析</w:t>
      </w:r>
      <w:r w:rsidRPr="00B207B1">
        <w:rPr>
          <w:rFonts w:hint="eastAsia"/>
          <w:spacing w:val="0"/>
          <w:sz w:val="21"/>
          <w:szCs w:val="21"/>
        </w:rPr>
        <w:t xml:space="preserve">[J]. </w:t>
      </w:r>
      <w:r w:rsidRPr="00B207B1">
        <w:rPr>
          <w:rFonts w:hint="eastAsia"/>
          <w:spacing w:val="0"/>
          <w:sz w:val="21"/>
          <w:szCs w:val="21"/>
        </w:rPr>
        <w:t>中兴通讯技术</w:t>
      </w:r>
      <w:r w:rsidRPr="00B207B1">
        <w:rPr>
          <w:rFonts w:hint="eastAsia"/>
          <w:spacing w:val="0"/>
          <w:sz w:val="21"/>
          <w:szCs w:val="21"/>
        </w:rPr>
        <w:t>,</w:t>
      </w:r>
      <w:ins w:id="6831" w:author="JY0225" w:date="2017-08-23T16:09:00Z">
        <w:r w:rsidR="001924A8" w:rsidRPr="00B207B1">
          <w:rPr>
            <w:spacing w:val="0"/>
            <w:sz w:val="21"/>
            <w:szCs w:val="21"/>
          </w:rPr>
          <w:t xml:space="preserve"> </w:t>
        </w:r>
      </w:ins>
      <w:r w:rsidRPr="00B207B1">
        <w:rPr>
          <w:rFonts w:hint="eastAsia"/>
          <w:spacing w:val="0"/>
          <w:sz w:val="21"/>
          <w:szCs w:val="21"/>
        </w:rPr>
        <w:t xml:space="preserve">2012,18(06):30-33. </w:t>
      </w:r>
      <w:del w:id="6832" w:author="JY0225" w:date="2017-08-23T16:09:00Z">
        <w:r w:rsidRPr="00B207B1" w:rsidDel="00F308BD">
          <w:rPr>
            <w:rFonts w:hint="eastAsia"/>
            <w:spacing w:val="0"/>
            <w:sz w:val="21"/>
            <w:szCs w:val="21"/>
          </w:rPr>
          <w:delText>[2017-08-05].</w:delText>
        </w:r>
      </w:del>
      <w:bookmarkEnd w:id="6830"/>
    </w:p>
    <w:p w14:paraId="00B2324E" w14:textId="77777777" w:rsidR="003175C3" w:rsidRPr="00B207B1" w:rsidRDefault="009E3509" w:rsidP="00706C4C">
      <w:pPr>
        <w:pStyle w:val="a7"/>
        <w:numPr>
          <w:ilvl w:val="0"/>
          <w:numId w:val="1"/>
        </w:numPr>
        <w:spacing w:line="400" w:lineRule="exact"/>
        <w:jc w:val="both"/>
        <w:rPr>
          <w:spacing w:val="0"/>
          <w:sz w:val="21"/>
          <w:szCs w:val="21"/>
        </w:rPr>
      </w:pPr>
      <w:bookmarkStart w:id="6833" w:name="_Ref489691703"/>
      <w:r w:rsidRPr="00B207B1">
        <w:rPr>
          <w:spacing w:val="0"/>
          <w:sz w:val="21"/>
          <w:szCs w:val="21"/>
        </w:rPr>
        <w:t>Jian-zong Wang</w:t>
      </w:r>
      <w:r w:rsidRPr="00B207B1">
        <w:rPr>
          <w:rFonts w:hint="eastAsia"/>
          <w:spacing w:val="0"/>
          <w:sz w:val="21"/>
          <w:szCs w:val="21"/>
        </w:rPr>
        <w:t xml:space="preserve">, </w:t>
      </w:r>
      <w:r w:rsidRPr="00B207B1">
        <w:rPr>
          <w:spacing w:val="0"/>
          <w:sz w:val="21"/>
          <w:szCs w:val="21"/>
        </w:rPr>
        <w:t>Peter Varman, Chang-sheng Xie. Optimizing storage performance in public cloud platforms</w:t>
      </w:r>
      <w:ins w:id="6834" w:author="JY0225" w:date="2017-08-23T16:11:00Z">
        <w:r w:rsidR="00A4501C" w:rsidRPr="00B207B1">
          <w:rPr>
            <w:spacing w:val="0"/>
            <w:sz w:val="21"/>
            <w:szCs w:val="21"/>
          </w:rPr>
          <w:t>[J]</w:t>
        </w:r>
      </w:ins>
      <w:r w:rsidRPr="00B207B1">
        <w:rPr>
          <w:spacing w:val="0"/>
          <w:sz w:val="21"/>
          <w:szCs w:val="21"/>
        </w:rPr>
        <w:t>. Journal of Zhejiang University SCIENCE C, 2011, Vol.12 (12)</w:t>
      </w:r>
      <w:del w:id="6835" w:author="JY0225" w:date="2017-08-23T16:11:00Z">
        <w:r w:rsidRPr="00B207B1" w:rsidDel="003848A4">
          <w:rPr>
            <w:spacing w:val="0"/>
            <w:sz w:val="21"/>
            <w:szCs w:val="21"/>
          </w:rPr>
          <w:delText>, pp.</w:delText>
        </w:r>
      </w:del>
      <w:ins w:id="6836" w:author="JY0225" w:date="2017-08-23T16:11:00Z">
        <w:r w:rsidR="003848A4" w:rsidRPr="00B207B1">
          <w:rPr>
            <w:spacing w:val="0"/>
            <w:sz w:val="21"/>
            <w:szCs w:val="21"/>
          </w:rPr>
          <w:t>:</w:t>
        </w:r>
      </w:ins>
      <w:r w:rsidRPr="00B207B1">
        <w:rPr>
          <w:spacing w:val="0"/>
          <w:sz w:val="21"/>
          <w:szCs w:val="21"/>
        </w:rPr>
        <w:t>951-964.</w:t>
      </w:r>
      <w:bookmarkEnd w:id="6833"/>
    </w:p>
    <w:p w14:paraId="4F407D40" w14:textId="77777777" w:rsidR="006E0CD1" w:rsidRPr="00706C4C" w:rsidRDefault="006E0CD1" w:rsidP="00706C4C">
      <w:pPr>
        <w:pStyle w:val="a5"/>
        <w:numPr>
          <w:ilvl w:val="0"/>
          <w:numId w:val="1"/>
        </w:numPr>
        <w:spacing w:line="400" w:lineRule="exact"/>
        <w:ind w:firstLineChars="0"/>
        <w:rPr>
          <w:rFonts w:ascii="Times New Roman" w:eastAsia="宋体" w:hAnsi="Times New Roman"/>
          <w:sz w:val="21"/>
          <w:szCs w:val="21"/>
        </w:rPr>
      </w:pPr>
      <w:bookmarkStart w:id="6837" w:name="_Ref490467202"/>
      <w:r w:rsidRPr="00706C4C">
        <w:rPr>
          <w:rFonts w:ascii="Times New Roman" w:eastAsia="宋体" w:hAnsi="Times New Roman" w:hint="eastAsia"/>
          <w:sz w:val="21"/>
          <w:szCs w:val="21"/>
        </w:rPr>
        <w:t>李新宇</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网络云盘介绍——以</w:t>
      </w:r>
      <w:r w:rsidRPr="00706C4C">
        <w:rPr>
          <w:rFonts w:ascii="Times New Roman" w:eastAsia="宋体" w:hAnsi="Times New Roman" w:hint="eastAsia"/>
          <w:sz w:val="21"/>
          <w:szCs w:val="21"/>
        </w:rPr>
        <w:t>360</w:t>
      </w:r>
      <w:r w:rsidRPr="00706C4C">
        <w:rPr>
          <w:rFonts w:ascii="Times New Roman" w:eastAsia="宋体" w:hAnsi="Times New Roman" w:hint="eastAsia"/>
          <w:sz w:val="21"/>
          <w:szCs w:val="21"/>
        </w:rPr>
        <w:t>云盘和百度云为例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,2014,01:38.</w:t>
      </w:r>
      <w:bookmarkEnd w:id="6837"/>
    </w:p>
    <w:p w14:paraId="7811F2D0" w14:textId="77777777" w:rsidR="00550F66" w:rsidRPr="00B207B1" w:rsidRDefault="00550F66" w:rsidP="00706C4C">
      <w:pPr>
        <w:pStyle w:val="a7"/>
        <w:numPr>
          <w:ilvl w:val="0"/>
          <w:numId w:val="1"/>
        </w:numPr>
        <w:spacing w:line="400" w:lineRule="exact"/>
        <w:jc w:val="both"/>
        <w:rPr>
          <w:spacing w:val="0"/>
          <w:sz w:val="21"/>
          <w:szCs w:val="21"/>
        </w:rPr>
      </w:pPr>
      <w:bookmarkStart w:id="6838" w:name="_Ref489792117"/>
      <w:r w:rsidRPr="00B207B1">
        <w:rPr>
          <w:spacing w:val="0"/>
          <w:sz w:val="21"/>
          <w:szCs w:val="21"/>
        </w:rPr>
        <w:t>Anonymous. Research and Markets; Implementing SSL/TLS Using Cryptography and PKI - Guide to Implementing Protocols for Internet Security[J]. Computers, Networks &amp; Communications,</w:t>
      </w:r>
      <w:ins w:id="6839" w:author="JY0225" w:date="2017-08-14T12:57:00Z">
        <w:r w:rsidR="00B46969" w:rsidRPr="00B207B1">
          <w:rPr>
            <w:spacing w:val="0"/>
            <w:sz w:val="21"/>
            <w:szCs w:val="21"/>
          </w:rPr>
          <w:t xml:space="preserve"> </w:t>
        </w:r>
      </w:ins>
      <w:r w:rsidRPr="00B207B1">
        <w:rPr>
          <w:spacing w:val="0"/>
          <w:sz w:val="21"/>
          <w:szCs w:val="21"/>
        </w:rPr>
        <w:t>2011.</w:t>
      </w:r>
      <w:bookmarkEnd w:id="6838"/>
    </w:p>
    <w:p w14:paraId="639D16D0" w14:textId="77777777" w:rsidR="008A1737" w:rsidRPr="00B207B1" w:rsidRDefault="008A1737" w:rsidP="00706C4C">
      <w:pPr>
        <w:pStyle w:val="a7"/>
        <w:numPr>
          <w:ilvl w:val="0"/>
          <w:numId w:val="1"/>
        </w:numPr>
        <w:spacing w:line="400" w:lineRule="exact"/>
        <w:jc w:val="both"/>
        <w:rPr>
          <w:spacing w:val="0"/>
          <w:sz w:val="21"/>
          <w:szCs w:val="21"/>
        </w:rPr>
      </w:pPr>
      <w:bookmarkStart w:id="6840" w:name="_Ref489792943"/>
      <w:r w:rsidRPr="00B207B1">
        <w:rPr>
          <w:rFonts w:hint="eastAsia"/>
          <w:spacing w:val="0"/>
          <w:sz w:val="21"/>
          <w:szCs w:val="21"/>
        </w:rPr>
        <w:t>刘艳萍</w:t>
      </w:r>
      <w:r w:rsidRPr="00B207B1">
        <w:rPr>
          <w:rFonts w:hint="eastAsia"/>
          <w:spacing w:val="0"/>
          <w:sz w:val="21"/>
          <w:szCs w:val="21"/>
        </w:rPr>
        <w:t>,</w:t>
      </w:r>
      <w:r w:rsidRPr="00B207B1">
        <w:rPr>
          <w:rFonts w:hint="eastAsia"/>
          <w:spacing w:val="0"/>
          <w:sz w:val="21"/>
          <w:szCs w:val="21"/>
        </w:rPr>
        <w:t>李秋慧</w:t>
      </w:r>
      <w:r w:rsidRPr="00B207B1">
        <w:rPr>
          <w:rFonts w:hint="eastAsia"/>
          <w:spacing w:val="0"/>
          <w:sz w:val="21"/>
          <w:szCs w:val="21"/>
        </w:rPr>
        <w:t>. AES</w:t>
      </w:r>
      <w:r w:rsidRPr="00B207B1">
        <w:rPr>
          <w:rFonts w:hint="eastAsia"/>
          <w:spacing w:val="0"/>
          <w:sz w:val="21"/>
          <w:szCs w:val="21"/>
        </w:rPr>
        <w:t>算法的研究与其密钥扩展算法改进</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,2016,39(10):5-8</w:t>
      </w:r>
      <w:del w:id="6841" w:author="JY0225" w:date="2017-08-23T16:12:00Z">
        <w:r w:rsidRPr="00B207B1" w:rsidDel="00A96D73">
          <w:rPr>
            <w:rFonts w:hint="eastAsia"/>
            <w:spacing w:val="0"/>
            <w:sz w:val="21"/>
            <w:szCs w:val="21"/>
          </w:rPr>
          <w:delText>+13. [2017-08-05]. DOI</w:delText>
        </w:r>
        <w:r w:rsidRPr="00B207B1" w:rsidDel="00A96D73">
          <w:rPr>
            <w:rFonts w:hint="eastAsia"/>
            <w:spacing w:val="0"/>
            <w:sz w:val="21"/>
            <w:szCs w:val="21"/>
          </w:rPr>
          <w:delText>：</w:delText>
        </w:r>
        <w:r w:rsidRPr="00B207B1" w:rsidDel="00A96D73">
          <w:rPr>
            <w:rFonts w:hint="eastAsia"/>
            <w:spacing w:val="0"/>
            <w:sz w:val="21"/>
            <w:szCs w:val="21"/>
          </w:rPr>
          <w:delText>10.16652/j.issn.1004-373x.2016.10.002</w:delText>
        </w:r>
      </w:del>
      <w:r w:rsidRPr="00B207B1">
        <w:rPr>
          <w:rFonts w:hint="eastAsia"/>
          <w:spacing w:val="0"/>
          <w:sz w:val="21"/>
          <w:szCs w:val="21"/>
        </w:rPr>
        <w:t>.</w:t>
      </w:r>
      <w:bookmarkEnd w:id="6840"/>
    </w:p>
    <w:p w14:paraId="1C811024" w14:textId="77777777" w:rsidR="00544D71" w:rsidRPr="00B207B1" w:rsidRDefault="00544D71" w:rsidP="00706C4C">
      <w:pPr>
        <w:pStyle w:val="a7"/>
        <w:numPr>
          <w:ilvl w:val="0"/>
          <w:numId w:val="1"/>
        </w:numPr>
        <w:spacing w:line="400" w:lineRule="exact"/>
        <w:jc w:val="both"/>
        <w:rPr>
          <w:spacing w:val="0"/>
          <w:sz w:val="21"/>
          <w:szCs w:val="21"/>
        </w:rPr>
      </w:pPr>
      <w:bookmarkStart w:id="6842" w:name="_Ref489792207"/>
      <w:r w:rsidRPr="00B207B1">
        <w:rPr>
          <w:rFonts w:hint="eastAsia"/>
          <w:spacing w:val="0"/>
          <w:sz w:val="21"/>
          <w:szCs w:val="21"/>
        </w:rPr>
        <w:t>刘召富</w:t>
      </w:r>
      <w:r w:rsidRPr="00B207B1">
        <w:rPr>
          <w:rFonts w:hint="eastAsia"/>
          <w:spacing w:val="0"/>
          <w:sz w:val="21"/>
          <w:szCs w:val="21"/>
        </w:rPr>
        <w:t>.</w:t>
      </w:r>
      <w:ins w:id="6843" w:author="JY0225" w:date="2017-08-23T16:12:00Z">
        <w:r w:rsidR="00440D4D" w:rsidRPr="00B207B1">
          <w:rPr>
            <w:spacing w:val="0"/>
            <w:sz w:val="21"/>
            <w:szCs w:val="21"/>
          </w:rPr>
          <w:t xml:space="preserve"> </w:t>
        </w:r>
      </w:ins>
      <w:del w:id="6844" w:author="JY0225" w:date="2017-08-23T16:12:00Z">
        <w:r w:rsidRPr="00B207B1" w:rsidDel="00440D4D">
          <w:rPr>
            <w:rFonts w:hint="eastAsia"/>
            <w:spacing w:val="0"/>
            <w:sz w:val="21"/>
            <w:szCs w:val="21"/>
          </w:rPr>
          <w:delText xml:space="preserve"> </w:delText>
        </w:r>
      </w:del>
      <w:r w:rsidRPr="00B207B1">
        <w:rPr>
          <w:rFonts w:hint="eastAsia"/>
          <w:spacing w:val="0"/>
          <w:sz w:val="21"/>
          <w:szCs w:val="21"/>
        </w:rPr>
        <w:t>面向网络应用的大文件传输服务的设计与实现</w:t>
      </w:r>
      <w:r w:rsidRPr="00B207B1">
        <w:rPr>
          <w:rFonts w:hint="eastAsia"/>
          <w:spacing w:val="0"/>
          <w:sz w:val="21"/>
          <w:szCs w:val="21"/>
        </w:rPr>
        <w:t>[D].</w:t>
      </w:r>
      <w:r w:rsidRPr="00B207B1">
        <w:rPr>
          <w:rFonts w:hint="eastAsia"/>
          <w:spacing w:val="0"/>
          <w:sz w:val="21"/>
          <w:szCs w:val="21"/>
        </w:rPr>
        <w:t>北京邮电大学</w:t>
      </w:r>
      <w:r w:rsidRPr="00B207B1">
        <w:rPr>
          <w:rFonts w:hint="eastAsia"/>
          <w:spacing w:val="0"/>
          <w:sz w:val="21"/>
          <w:szCs w:val="21"/>
        </w:rPr>
        <w:t>,2014.</w:t>
      </w:r>
      <w:bookmarkEnd w:id="6842"/>
    </w:p>
    <w:p w14:paraId="1E55021B" w14:textId="77777777" w:rsidR="002551D9" w:rsidRPr="00B207B1" w:rsidRDefault="002551D9" w:rsidP="00706C4C">
      <w:pPr>
        <w:pStyle w:val="a7"/>
        <w:numPr>
          <w:ilvl w:val="0"/>
          <w:numId w:val="1"/>
        </w:numPr>
        <w:spacing w:line="400" w:lineRule="exact"/>
        <w:jc w:val="both"/>
        <w:rPr>
          <w:spacing w:val="0"/>
          <w:sz w:val="21"/>
          <w:szCs w:val="21"/>
        </w:rPr>
      </w:pPr>
      <w:bookmarkStart w:id="6845" w:name="_Ref489793033"/>
      <w:r w:rsidRPr="00B207B1">
        <w:rPr>
          <w:rFonts w:hint="eastAsia"/>
          <w:spacing w:val="0"/>
          <w:sz w:val="21"/>
          <w:szCs w:val="21"/>
        </w:rPr>
        <w:t>郑营营</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HTTP/FTP</w:t>
      </w:r>
      <w:r w:rsidRPr="00B207B1">
        <w:rPr>
          <w:rFonts w:hint="eastAsia"/>
          <w:spacing w:val="0"/>
          <w:sz w:val="21"/>
          <w:szCs w:val="21"/>
        </w:rPr>
        <w:t>协议的断点续传多线程下载组件</w:t>
      </w:r>
      <w:r w:rsidRPr="00B207B1">
        <w:rPr>
          <w:rFonts w:hint="eastAsia"/>
          <w:spacing w:val="0"/>
          <w:sz w:val="21"/>
          <w:szCs w:val="21"/>
        </w:rPr>
        <w:t>[D].</w:t>
      </w:r>
      <w:r w:rsidRPr="00B207B1">
        <w:rPr>
          <w:rFonts w:hint="eastAsia"/>
          <w:spacing w:val="0"/>
          <w:sz w:val="21"/>
          <w:szCs w:val="21"/>
        </w:rPr>
        <w:t>济南大学</w:t>
      </w:r>
      <w:r w:rsidRPr="00B207B1">
        <w:rPr>
          <w:rFonts w:hint="eastAsia"/>
          <w:spacing w:val="0"/>
          <w:sz w:val="21"/>
          <w:szCs w:val="21"/>
        </w:rPr>
        <w:t>,2012.</w:t>
      </w:r>
      <w:bookmarkEnd w:id="6845"/>
    </w:p>
    <w:p w14:paraId="3E3E9528" w14:textId="77777777" w:rsidR="002551D9" w:rsidRPr="00B207B1" w:rsidRDefault="002551D9" w:rsidP="00706C4C">
      <w:pPr>
        <w:pStyle w:val="a7"/>
        <w:numPr>
          <w:ilvl w:val="0"/>
          <w:numId w:val="1"/>
        </w:numPr>
        <w:spacing w:line="400" w:lineRule="exact"/>
        <w:jc w:val="both"/>
        <w:rPr>
          <w:spacing w:val="0"/>
          <w:sz w:val="21"/>
          <w:szCs w:val="21"/>
        </w:rPr>
      </w:pPr>
      <w:bookmarkStart w:id="6846" w:name="_Ref489793034"/>
      <w:r w:rsidRPr="00B207B1">
        <w:rPr>
          <w:rFonts w:hint="eastAsia"/>
          <w:spacing w:val="0"/>
          <w:sz w:val="21"/>
          <w:szCs w:val="21"/>
        </w:rPr>
        <w:t>鲁孙林</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w:t>
      </w:r>
      <w:r w:rsidRPr="00B207B1">
        <w:rPr>
          <w:rFonts w:hint="eastAsia"/>
          <w:spacing w:val="0"/>
          <w:sz w:val="21"/>
          <w:szCs w:val="21"/>
        </w:rPr>
        <w:t>协议的断点续传</w:t>
      </w:r>
      <w:r w:rsidRPr="00B207B1">
        <w:rPr>
          <w:rFonts w:hint="eastAsia"/>
          <w:spacing w:val="0"/>
          <w:sz w:val="21"/>
          <w:szCs w:val="21"/>
        </w:rPr>
        <w:t xml:space="preserve">[J]. </w:t>
      </w:r>
      <w:r w:rsidRPr="00B207B1">
        <w:rPr>
          <w:rFonts w:hint="eastAsia"/>
          <w:spacing w:val="0"/>
          <w:sz w:val="21"/>
          <w:szCs w:val="21"/>
        </w:rPr>
        <w:t>济南职业学院学报</w:t>
      </w:r>
      <w:r w:rsidRPr="00B207B1">
        <w:rPr>
          <w:rFonts w:hint="eastAsia"/>
          <w:spacing w:val="0"/>
          <w:sz w:val="21"/>
          <w:szCs w:val="21"/>
        </w:rPr>
        <w:t>,2006,(01):43-46</w:t>
      </w:r>
      <w:del w:id="6847" w:author="JY0225" w:date="2017-08-23T16:12:00Z">
        <w:r w:rsidRPr="00B207B1" w:rsidDel="00E708B7">
          <w:rPr>
            <w:rFonts w:hint="eastAsia"/>
            <w:spacing w:val="0"/>
            <w:sz w:val="21"/>
            <w:szCs w:val="21"/>
          </w:rPr>
          <w:delText>.</w:delText>
        </w:r>
        <w:r w:rsidRPr="00B207B1" w:rsidDel="00B50F78">
          <w:rPr>
            <w:rFonts w:hint="eastAsia"/>
            <w:spacing w:val="0"/>
            <w:sz w:val="21"/>
            <w:szCs w:val="21"/>
          </w:rPr>
          <w:delText xml:space="preserve"> [2017-08-05]</w:delText>
        </w:r>
      </w:del>
      <w:r w:rsidRPr="00B207B1">
        <w:rPr>
          <w:rFonts w:hint="eastAsia"/>
          <w:spacing w:val="0"/>
          <w:sz w:val="21"/>
          <w:szCs w:val="21"/>
        </w:rPr>
        <w:t>.</w:t>
      </w:r>
      <w:bookmarkEnd w:id="6846"/>
    </w:p>
    <w:p w14:paraId="01ED0716" w14:textId="77777777" w:rsidR="0067344D" w:rsidRPr="00B207B1" w:rsidRDefault="0067344D" w:rsidP="00706C4C">
      <w:pPr>
        <w:pStyle w:val="a7"/>
        <w:numPr>
          <w:ilvl w:val="0"/>
          <w:numId w:val="1"/>
        </w:numPr>
        <w:spacing w:line="400" w:lineRule="exact"/>
        <w:jc w:val="both"/>
        <w:rPr>
          <w:spacing w:val="0"/>
          <w:sz w:val="21"/>
          <w:szCs w:val="21"/>
        </w:rPr>
      </w:pPr>
      <w:bookmarkStart w:id="6848" w:name="_Ref489793121"/>
      <w:r w:rsidRPr="00B207B1">
        <w:rPr>
          <w:spacing w:val="0"/>
          <w:sz w:val="21"/>
          <w:szCs w:val="21"/>
        </w:rPr>
        <w:t>K. Akhila,</w:t>
      </w:r>
      <w:ins w:id="6849" w:author="JY0225" w:date="2017-08-23T16:12:00Z">
        <w:r w:rsidR="00131F0F" w:rsidRPr="00B207B1">
          <w:rPr>
            <w:spacing w:val="0"/>
            <w:sz w:val="21"/>
            <w:szCs w:val="21"/>
          </w:rPr>
          <w:t xml:space="preserve"> </w:t>
        </w:r>
      </w:ins>
      <w:r w:rsidRPr="00B207B1">
        <w:rPr>
          <w:spacing w:val="0"/>
          <w:sz w:val="21"/>
          <w:szCs w:val="21"/>
        </w:rPr>
        <w:t>Amal Ganesh,</w:t>
      </w:r>
      <w:ins w:id="6850" w:author="JY0225" w:date="2017-08-23T16:13:00Z">
        <w:r w:rsidR="00131F0F" w:rsidRPr="00B207B1">
          <w:rPr>
            <w:spacing w:val="0"/>
            <w:sz w:val="21"/>
            <w:szCs w:val="21"/>
          </w:rPr>
          <w:t xml:space="preserve"> </w:t>
        </w:r>
      </w:ins>
      <w:r w:rsidRPr="00B207B1">
        <w:rPr>
          <w:spacing w:val="0"/>
          <w:sz w:val="21"/>
          <w:szCs w:val="21"/>
        </w:rPr>
        <w:t>C. Sunitha. A Study on Deduplication Techniques over Encrypted Data[J]. Procedia Computer Science,2016,87</w:t>
      </w:r>
      <w:del w:id="6851" w:author="JY0225" w:date="2017-08-23T16:13:00Z">
        <w:r w:rsidRPr="00B207B1" w:rsidDel="00131F0F">
          <w:rPr>
            <w:spacing w:val="0"/>
            <w:sz w:val="21"/>
            <w:szCs w:val="21"/>
          </w:rPr>
          <w:delText>:</w:delText>
        </w:r>
      </w:del>
      <w:r w:rsidRPr="00B207B1">
        <w:rPr>
          <w:spacing w:val="0"/>
          <w:sz w:val="21"/>
          <w:szCs w:val="21"/>
        </w:rPr>
        <w:t>.</w:t>
      </w:r>
      <w:bookmarkEnd w:id="6848"/>
    </w:p>
    <w:p w14:paraId="7D358B83" w14:textId="77777777" w:rsidR="00BA56A7" w:rsidRPr="00B207B1" w:rsidDel="0083643A" w:rsidRDefault="00BA56A7" w:rsidP="00706C4C">
      <w:pPr>
        <w:pStyle w:val="a7"/>
        <w:numPr>
          <w:ilvl w:val="0"/>
          <w:numId w:val="1"/>
        </w:numPr>
        <w:spacing w:line="400" w:lineRule="exact"/>
        <w:jc w:val="both"/>
        <w:rPr>
          <w:del w:id="6852" w:author="JY0225" w:date="2017-08-23T16:13:00Z"/>
          <w:spacing w:val="0"/>
          <w:sz w:val="21"/>
          <w:szCs w:val="21"/>
        </w:rPr>
      </w:pPr>
      <w:bookmarkStart w:id="6853" w:name="_Ref489793122"/>
      <w:r w:rsidRPr="00B207B1">
        <w:rPr>
          <w:spacing w:val="0"/>
          <w:sz w:val="21"/>
          <w:szCs w:val="21"/>
        </w:rPr>
        <w:t>Xuan Li, Jin Li,</w:t>
      </w:r>
      <w:ins w:id="6854" w:author="JY0225" w:date="2017-08-23T16:13:00Z">
        <w:r w:rsidR="00A85FB1" w:rsidRPr="00B207B1">
          <w:rPr>
            <w:spacing w:val="0"/>
            <w:sz w:val="21"/>
            <w:szCs w:val="21"/>
          </w:rPr>
          <w:t xml:space="preserve"> </w:t>
        </w:r>
      </w:ins>
      <w:del w:id="6855" w:author="JY0225" w:date="2017-08-23T16:13:00Z">
        <w:r w:rsidRPr="00B207B1" w:rsidDel="00A85FB1">
          <w:rPr>
            <w:spacing w:val="0"/>
            <w:sz w:val="21"/>
            <w:szCs w:val="21"/>
          </w:rPr>
          <w:delText xml:space="preserve"> </w:delText>
        </w:r>
      </w:del>
      <w:r w:rsidRPr="00B207B1">
        <w:rPr>
          <w:spacing w:val="0"/>
          <w:sz w:val="21"/>
          <w:szCs w:val="21"/>
        </w:rPr>
        <w:t>Faliang Huang. A secure cloud storage system supporting privacy-preserving fuzzy deduplication. Soft Computing, 2016, Vol.20 (4)</w:t>
      </w:r>
      <w:del w:id="6856" w:author="JY0225" w:date="2017-08-23T16:13:00Z">
        <w:r w:rsidRPr="00B207B1" w:rsidDel="00880B5B">
          <w:rPr>
            <w:spacing w:val="0"/>
            <w:sz w:val="21"/>
            <w:szCs w:val="21"/>
          </w:rPr>
          <w:delText>, pp</w:delText>
        </w:r>
      </w:del>
      <w:ins w:id="6857" w:author="JY0225" w:date="2017-08-23T16:13:00Z">
        <w:r w:rsidR="00880B5B" w:rsidRPr="00B207B1">
          <w:rPr>
            <w:spacing w:val="0"/>
            <w:sz w:val="21"/>
            <w:szCs w:val="21"/>
          </w:rPr>
          <w:t>:</w:t>
        </w:r>
      </w:ins>
      <w:del w:id="6858" w:author="JY0225" w:date="2017-08-23T16:13:00Z">
        <w:r w:rsidRPr="00B207B1" w:rsidDel="00880B5B">
          <w:rPr>
            <w:spacing w:val="0"/>
            <w:sz w:val="21"/>
            <w:szCs w:val="21"/>
          </w:rPr>
          <w:delText>.</w:delText>
        </w:r>
      </w:del>
      <w:r w:rsidRPr="00B207B1">
        <w:rPr>
          <w:spacing w:val="0"/>
          <w:sz w:val="21"/>
          <w:szCs w:val="21"/>
        </w:rPr>
        <w:t>1437-1448.</w:t>
      </w:r>
      <w:bookmarkEnd w:id="6853"/>
    </w:p>
    <w:p w14:paraId="0A362D76" w14:textId="77777777" w:rsidR="00BA56A7" w:rsidRPr="00B207B1" w:rsidRDefault="00BA56A7">
      <w:pPr>
        <w:pStyle w:val="a7"/>
        <w:numPr>
          <w:ilvl w:val="0"/>
          <w:numId w:val="1"/>
        </w:numPr>
        <w:spacing w:line="400" w:lineRule="exact"/>
        <w:jc w:val="both"/>
        <w:rPr>
          <w:spacing w:val="0"/>
          <w:sz w:val="21"/>
          <w:szCs w:val="21"/>
        </w:rPr>
        <w:pPrChange w:id="6859" w:author="JY0225" w:date="2017-08-23T16:13:00Z">
          <w:pPr>
            <w:pStyle w:val="a7"/>
            <w:spacing w:line="400" w:lineRule="exact"/>
          </w:pPr>
        </w:pPrChange>
      </w:pPr>
      <w:bookmarkStart w:id="6860" w:name="_Ref491374837"/>
    </w:p>
    <w:p w14:paraId="5B7ABEA3" w14:textId="77777777" w:rsidR="00001744" w:rsidRPr="00B207B1" w:rsidRDefault="00DB7AF6" w:rsidP="00706C4C">
      <w:pPr>
        <w:pStyle w:val="a7"/>
        <w:numPr>
          <w:ilvl w:val="0"/>
          <w:numId w:val="1"/>
        </w:numPr>
        <w:spacing w:line="400" w:lineRule="exact"/>
        <w:jc w:val="both"/>
        <w:rPr>
          <w:spacing w:val="0"/>
          <w:sz w:val="21"/>
          <w:szCs w:val="21"/>
        </w:rPr>
      </w:pPr>
      <w:bookmarkStart w:id="6861" w:name="_Ref489793153"/>
      <w:bookmarkEnd w:id="6860"/>
      <w:r w:rsidRPr="00B207B1">
        <w:rPr>
          <w:rFonts w:hint="eastAsia"/>
          <w:spacing w:val="0"/>
          <w:sz w:val="21"/>
          <w:szCs w:val="21"/>
        </w:rPr>
        <w:t>胡渝苹</w:t>
      </w:r>
      <w:r w:rsidRPr="00B207B1">
        <w:rPr>
          <w:rFonts w:hint="eastAsia"/>
          <w:spacing w:val="0"/>
          <w:sz w:val="21"/>
          <w:szCs w:val="21"/>
        </w:rPr>
        <w:t xml:space="preserve">. </w:t>
      </w:r>
      <w:r w:rsidRPr="00B207B1">
        <w:rPr>
          <w:rFonts w:hint="eastAsia"/>
          <w:spacing w:val="0"/>
          <w:sz w:val="21"/>
          <w:szCs w:val="21"/>
        </w:rPr>
        <w:t>文件秒传系统在云存储环境下的设计与实现</w:t>
      </w:r>
      <w:r w:rsidRPr="00B207B1">
        <w:rPr>
          <w:rFonts w:hint="eastAsia"/>
          <w:spacing w:val="0"/>
          <w:sz w:val="21"/>
          <w:szCs w:val="21"/>
        </w:rPr>
        <w:t xml:space="preserve">[J]. </w:t>
      </w:r>
      <w:r w:rsidRPr="00B207B1">
        <w:rPr>
          <w:rFonts w:hint="eastAsia"/>
          <w:spacing w:val="0"/>
          <w:sz w:val="21"/>
          <w:szCs w:val="21"/>
        </w:rPr>
        <w:t>计算机应用与软件</w:t>
      </w:r>
      <w:r w:rsidRPr="00B207B1">
        <w:rPr>
          <w:rFonts w:hint="eastAsia"/>
          <w:spacing w:val="0"/>
          <w:sz w:val="21"/>
          <w:szCs w:val="21"/>
        </w:rPr>
        <w:t>,2016,33(04):329-333.</w:t>
      </w:r>
      <w:del w:id="6862" w:author="JY0225" w:date="2017-08-23T16:13:00Z">
        <w:r w:rsidRPr="00B207B1" w:rsidDel="00BE7399">
          <w:rPr>
            <w:spacing w:val="0"/>
            <w:sz w:val="21"/>
            <w:szCs w:val="21"/>
          </w:rPr>
          <w:delText xml:space="preserve"> [2017-08-05]</w:delText>
        </w:r>
        <w:r w:rsidRPr="00B207B1" w:rsidDel="00956544">
          <w:rPr>
            <w:spacing w:val="0"/>
            <w:sz w:val="21"/>
            <w:szCs w:val="21"/>
          </w:rPr>
          <w:delText>.</w:delText>
        </w:r>
      </w:del>
      <w:bookmarkEnd w:id="6861"/>
    </w:p>
    <w:p w14:paraId="0EF06AF4" w14:textId="77777777" w:rsidR="00001744" w:rsidRPr="00B207B1" w:rsidRDefault="00001744" w:rsidP="00706C4C">
      <w:pPr>
        <w:pStyle w:val="a7"/>
        <w:numPr>
          <w:ilvl w:val="0"/>
          <w:numId w:val="1"/>
        </w:numPr>
        <w:spacing w:line="400" w:lineRule="exact"/>
        <w:ind w:left="418" w:hanging="418"/>
        <w:jc w:val="both"/>
        <w:rPr>
          <w:spacing w:val="0"/>
          <w:sz w:val="21"/>
          <w:szCs w:val="21"/>
        </w:rPr>
      </w:pPr>
      <w:bookmarkStart w:id="6863" w:name="_Ref489793205"/>
      <w:r w:rsidRPr="00B207B1">
        <w:rPr>
          <w:spacing w:val="0"/>
          <w:sz w:val="21"/>
          <w:szCs w:val="21"/>
        </w:rPr>
        <w:t>Lei Wang,</w:t>
      </w:r>
      <w:ins w:id="6864" w:author="JY0225" w:date="2017-08-23T16:14:00Z">
        <w:r w:rsidR="002D6E9C" w:rsidRPr="00B207B1">
          <w:rPr>
            <w:spacing w:val="0"/>
            <w:sz w:val="21"/>
            <w:szCs w:val="21"/>
          </w:rPr>
          <w:t xml:space="preserve"> </w:t>
        </w:r>
      </w:ins>
      <w:r w:rsidRPr="00B207B1">
        <w:rPr>
          <w:spacing w:val="0"/>
          <w:sz w:val="21"/>
          <w:szCs w:val="21"/>
        </w:rPr>
        <w:t>Yan Yan Yu,</w:t>
      </w:r>
      <w:ins w:id="6865" w:author="JY0225" w:date="2017-08-23T16:15:00Z">
        <w:r w:rsidR="00955402" w:rsidRPr="00B207B1">
          <w:rPr>
            <w:spacing w:val="0"/>
            <w:sz w:val="21"/>
            <w:szCs w:val="21"/>
          </w:rPr>
          <w:t xml:space="preserve"> </w:t>
        </w:r>
      </w:ins>
      <w:r w:rsidRPr="00B207B1">
        <w:rPr>
          <w:spacing w:val="0"/>
          <w:sz w:val="21"/>
          <w:szCs w:val="21"/>
        </w:rPr>
        <w:t>Qian Huang,</w:t>
      </w:r>
      <w:ins w:id="6866" w:author="JY0225" w:date="2017-08-23T16:15:00Z">
        <w:r w:rsidR="00955402" w:rsidRPr="00B207B1">
          <w:rPr>
            <w:spacing w:val="0"/>
            <w:sz w:val="21"/>
            <w:szCs w:val="21"/>
          </w:rPr>
          <w:t xml:space="preserve"> </w:t>
        </w:r>
      </w:ins>
      <w:r w:rsidRPr="00B207B1">
        <w:rPr>
          <w:spacing w:val="0"/>
          <w:sz w:val="21"/>
          <w:szCs w:val="21"/>
        </w:rPr>
        <w:t>Jun Yang,</w:t>
      </w:r>
      <w:ins w:id="6867" w:author="JY0225" w:date="2017-08-23T16:15:00Z">
        <w:r w:rsidR="00955402" w:rsidRPr="00B207B1">
          <w:rPr>
            <w:spacing w:val="0"/>
            <w:sz w:val="21"/>
            <w:szCs w:val="21"/>
          </w:rPr>
          <w:t xml:space="preserve"> </w:t>
        </w:r>
      </w:ins>
      <w:r w:rsidRPr="00B207B1">
        <w:rPr>
          <w:spacing w:val="0"/>
          <w:sz w:val="21"/>
          <w:szCs w:val="21"/>
        </w:rPr>
        <w:t>Zheng Peng Zhao. The Design and Implementation of the MD5 Algorithm Based on FPGA[J]. Applied Mechanics and Materials,2013,2748(427)</w:t>
      </w:r>
      <w:del w:id="6868" w:author="JY0225" w:date="2017-08-23T16:15:00Z">
        <w:r w:rsidRPr="00B207B1" w:rsidDel="00955402">
          <w:rPr>
            <w:spacing w:val="0"/>
            <w:sz w:val="21"/>
            <w:szCs w:val="21"/>
          </w:rPr>
          <w:delText>:</w:delText>
        </w:r>
      </w:del>
      <w:r w:rsidRPr="00B207B1">
        <w:rPr>
          <w:spacing w:val="0"/>
          <w:sz w:val="21"/>
          <w:szCs w:val="21"/>
        </w:rPr>
        <w:t>.</w:t>
      </w:r>
      <w:bookmarkEnd w:id="6863"/>
    </w:p>
    <w:p w14:paraId="55CA0203" w14:textId="5AA37080" w:rsidR="00010CC0" w:rsidRPr="008E6A1A" w:rsidRDefault="00010CC0" w:rsidP="008E6A1A">
      <w:pPr>
        <w:pStyle w:val="a7"/>
        <w:numPr>
          <w:ilvl w:val="0"/>
          <w:numId w:val="1"/>
        </w:numPr>
        <w:spacing w:line="400" w:lineRule="exact"/>
        <w:jc w:val="both"/>
        <w:rPr>
          <w:spacing w:val="0"/>
          <w:sz w:val="21"/>
          <w:szCs w:val="21"/>
        </w:rPr>
      </w:pPr>
      <w:bookmarkStart w:id="6869" w:name="_Ref489793232"/>
      <w:r w:rsidRPr="00B207B1">
        <w:rPr>
          <w:spacing w:val="0"/>
          <w:sz w:val="21"/>
          <w:szCs w:val="21"/>
        </w:rPr>
        <w:t>Fei Liu,</w:t>
      </w:r>
      <w:ins w:id="6870" w:author="JY0225" w:date="2017-08-23T16:15:00Z">
        <w:r w:rsidR="00811E68" w:rsidRPr="00B207B1">
          <w:rPr>
            <w:spacing w:val="0"/>
            <w:sz w:val="21"/>
            <w:szCs w:val="21"/>
          </w:rPr>
          <w:t xml:space="preserve"> </w:t>
        </w:r>
      </w:ins>
      <w:r w:rsidRPr="00B207B1">
        <w:rPr>
          <w:spacing w:val="0"/>
          <w:sz w:val="21"/>
          <w:szCs w:val="21"/>
        </w:rPr>
        <w:t>Lanfang Ren,</w:t>
      </w:r>
      <w:ins w:id="6871" w:author="JY0225" w:date="2017-08-23T16:15:00Z">
        <w:r w:rsidR="00811E68" w:rsidRPr="00B207B1">
          <w:rPr>
            <w:spacing w:val="0"/>
            <w:sz w:val="21"/>
            <w:szCs w:val="21"/>
          </w:rPr>
          <w:t xml:space="preserve"> </w:t>
        </w:r>
      </w:ins>
      <w:r w:rsidRPr="00B207B1">
        <w:rPr>
          <w:spacing w:val="0"/>
          <w:sz w:val="21"/>
          <w:szCs w:val="21"/>
        </w:rPr>
        <w:t>Hongtao Bai. Mitigating Cross-VM Side Channel Attack on Multiple Tenants Cloud Platform[J].</w:t>
      </w:r>
      <w:r w:rsidR="003F3063" w:rsidRPr="00B207B1">
        <w:rPr>
          <w:spacing w:val="0"/>
          <w:sz w:val="21"/>
          <w:szCs w:val="21"/>
        </w:rPr>
        <w:t xml:space="preserve"> Journal of Computers,2014,9(4)</w:t>
      </w:r>
      <w:r w:rsidRPr="00B207B1">
        <w:rPr>
          <w:spacing w:val="0"/>
          <w:sz w:val="21"/>
          <w:szCs w:val="21"/>
        </w:rPr>
        <w:t>.</w:t>
      </w:r>
      <w:bookmarkEnd w:id="6869"/>
    </w:p>
    <w:p w14:paraId="1C956D3E" w14:textId="77777777" w:rsidR="00A25B38" w:rsidRPr="00706C4C" w:rsidRDefault="00A25B38" w:rsidP="00706C4C">
      <w:pPr>
        <w:pStyle w:val="a5"/>
        <w:numPr>
          <w:ilvl w:val="0"/>
          <w:numId w:val="1"/>
        </w:numPr>
        <w:spacing w:line="400" w:lineRule="exact"/>
        <w:ind w:left="418" w:firstLineChars="0" w:hanging="418"/>
        <w:rPr>
          <w:rFonts w:ascii="Times New Roman" w:eastAsia="宋体" w:hAnsi="Times New Roman"/>
          <w:sz w:val="21"/>
          <w:szCs w:val="21"/>
        </w:rPr>
      </w:pPr>
      <w:bookmarkStart w:id="6872" w:name="_Ref489793334"/>
      <w:r w:rsidRPr="00706C4C">
        <w:rPr>
          <w:rFonts w:ascii="Times New Roman" w:eastAsia="宋体" w:hAnsi="Times New Roman"/>
          <w:sz w:val="21"/>
          <w:szCs w:val="21"/>
        </w:rPr>
        <w:lastRenderedPageBreak/>
        <w:t>Darren Quick,</w:t>
      </w:r>
      <w:ins w:id="6873" w:author="JY0225" w:date="2017-08-23T16:15:00Z">
        <w:r w:rsidR="00811E68" w:rsidRPr="00706C4C">
          <w:rPr>
            <w:rFonts w:ascii="Times New Roman" w:eastAsia="宋体" w:hAnsi="Times New Roman"/>
            <w:sz w:val="21"/>
            <w:szCs w:val="21"/>
          </w:rPr>
          <w:t xml:space="preserve"> </w:t>
        </w:r>
      </w:ins>
      <w:r w:rsidRPr="00706C4C">
        <w:rPr>
          <w:rFonts w:ascii="Times New Roman" w:eastAsia="宋体" w:hAnsi="Times New Roman"/>
          <w:sz w:val="21"/>
          <w:szCs w:val="21"/>
        </w:rPr>
        <w:t>Kim-Kwang Raymond Choo. Dropbox analysis: Data remnants on user machines[J]. Digital Investigation,2013,101</w:t>
      </w:r>
      <w:del w:id="6874" w:author="JY0225" w:date="2017-08-23T16:15:00Z">
        <w:r w:rsidRPr="00706C4C" w:rsidDel="00F76C9B">
          <w:rPr>
            <w:rFonts w:ascii="Times New Roman" w:eastAsia="宋体" w:hAnsi="Times New Roman"/>
            <w:sz w:val="21"/>
            <w:szCs w:val="21"/>
          </w:rPr>
          <w:delText>:</w:delText>
        </w:r>
      </w:del>
      <w:r w:rsidRPr="00706C4C">
        <w:rPr>
          <w:rFonts w:ascii="Times New Roman" w:eastAsia="宋体" w:hAnsi="Times New Roman"/>
          <w:sz w:val="21"/>
          <w:szCs w:val="21"/>
        </w:rPr>
        <w:t>.</w:t>
      </w:r>
      <w:bookmarkEnd w:id="6872"/>
    </w:p>
    <w:p w14:paraId="2B8CADC7" w14:textId="77777777" w:rsidR="00EB4F1C" w:rsidRPr="00706C4C" w:rsidRDefault="00EB4F1C" w:rsidP="00706C4C">
      <w:pPr>
        <w:pStyle w:val="a5"/>
        <w:numPr>
          <w:ilvl w:val="0"/>
          <w:numId w:val="1"/>
        </w:numPr>
        <w:spacing w:line="400" w:lineRule="exact"/>
        <w:ind w:firstLineChars="0"/>
        <w:rPr>
          <w:ins w:id="6875" w:author="微软用户" w:date="2017-08-24T21:33:00Z"/>
          <w:rFonts w:ascii="Times New Roman" w:eastAsia="宋体" w:hAnsi="Times New Roman"/>
          <w:sz w:val="21"/>
          <w:szCs w:val="21"/>
        </w:rPr>
      </w:pPr>
      <w:bookmarkStart w:id="6876" w:name="_Ref489793642"/>
      <w:r w:rsidRPr="00706C4C">
        <w:rPr>
          <w:rFonts w:ascii="Times New Roman" w:eastAsia="宋体" w:hAnsi="Times New Roman" w:hint="eastAsia"/>
          <w:sz w:val="21"/>
          <w:szCs w:val="21"/>
        </w:rPr>
        <w:t>王济意</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基于物理隔离技术的安全信息交换系统</w:t>
      </w:r>
      <w:r w:rsidRPr="00706C4C">
        <w:rPr>
          <w:rFonts w:ascii="Times New Roman" w:eastAsia="宋体" w:hAnsi="Times New Roman" w:hint="eastAsia"/>
          <w:sz w:val="21"/>
          <w:szCs w:val="21"/>
        </w:rPr>
        <w:t>[D].</w:t>
      </w:r>
      <w:ins w:id="6877" w:author="JY0225" w:date="2017-08-23T16:15:00Z">
        <w:r w:rsidR="00ED11D1"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西安电子科技大学</w:t>
      </w:r>
      <w:r w:rsidRPr="00706C4C">
        <w:rPr>
          <w:rFonts w:ascii="Times New Roman" w:eastAsia="宋体" w:hAnsi="Times New Roman" w:hint="eastAsia"/>
          <w:sz w:val="21"/>
          <w:szCs w:val="21"/>
        </w:rPr>
        <w:t>,2015.</w:t>
      </w:r>
      <w:bookmarkEnd w:id="6876"/>
    </w:p>
    <w:p w14:paraId="4EF3855B" w14:textId="77777777" w:rsidR="00C46DC2" w:rsidRPr="00706C4C" w:rsidRDefault="00C46DC2" w:rsidP="00706C4C">
      <w:pPr>
        <w:pStyle w:val="a5"/>
        <w:numPr>
          <w:ilvl w:val="0"/>
          <w:numId w:val="1"/>
        </w:numPr>
        <w:spacing w:line="400" w:lineRule="exact"/>
        <w:ind w:firstLineChars="0"/>
        <w:rPr>
          <w:rFonts w:ascii="Times New Roman" w:eastAsia="宋体" w:hAnsi="Times New Roman"/>
          <w:sz w:val="21"/>
          <w:szCs w:val="21"/>
        </w:rPr>
      </w:pPr>
      <w:bookmarkStart w:id="6878" w:name="_Ref491373771"/>
      <w:ins w:id="6879" w:author="微软用户" w:date="2017-08-24T21:33:00Z">
        <w:r w:rsidRPr="00706C4C">
          <w:rPr>
            <w:rFonts w:ascii="Times New Roman" w:eastAsia="宋体" w:hAnsi="Times New Roman" w:hint="eastAsia"/>
            <w:sz w:val="21"/>
            <w:szCs w:val="21"/>
          </w:rPr>
          <w:t>朱思怡</w:t>
        </w:r>
        <w:r w:rsidRPr="00706C4C">
          <w:rPr>
            <w:rFonts w:ascii="Times New Roman" w:eastAsia="宋体" w:hAnsi="Times New Roman"/>
            <w:sz w:val="21"/>
            <w:szCs w:val="21"/>
          </w:rPr>
          <w:t xml:space="preserve">. </w:t>
        </w:r>
        <w:r w:rsidRPr="00706C4C">
          <w:rPr>
            <w:rFonts w:ascii="Times New Roman" w:eastAsia="宋体" w:hAnsi="Times New Roman" w:hint="eastAsia"/>
            <w:sz w:val="21"/>
            <w:szCs w:val="21"/>
          </w:rPr>
          <w:t>计算机云备份技术的特征初探</w:t>
        </w:r>
        <w:r w:rsidRPr="00706C4C">
          <w:rPr>
            <w:rFonts w:ascii="Times New Roman" w:eastAsia="宋体" w:hAnsi="Times New Roman"/>
            <w:sz w:val="21"/>
            <w:szCs w:val="21"/>
          </w:rPr>
          <w:t xml:space="preserve">[J]. </w:t>
        </w:r>
        <w:r w:rsidRPr="00706C4C">
          <w:rPr>
            <w:rFonts w:ascii="Times New Roman" w:eastAsia="宋体" w:hAnsi="Times New Roman" w:hint="eastAsia"/>
            <w:sz w:val="21"/>
            <w:szCs w:val="21"/>
          </w:rPr>
          <w:t>电脑迷</w:t>
        </w:r>
        <w:r w:rsidRPr="00706C4C">
          <w:rPr>
            <w:rFonts w:ascii="Times New Roman" w:eastAsia="宋体" w:hAnsi="Times New Roman"/>
            <w:sz w:val="21"/>
            <w:szCs w:val="21"/>
          </w:rPr>
          <w:t>, 2017, (03):96.</w:t>
        </w:r>
      </w:ins>
      <w:bookmarkEnd w:id="6878"/>
    </w:p>
    <w:p w14:paraId="6F4FDAA2" w14:textId="77777777" w:rsidR="00DB6C01" w:rsidRPr="00706C4C" w:rsidRDefault="00DB6C01" w:rsidP="00706C4C">
      <w:pPr>
        <w:pStyle w:val="a5"/>
        <w:numPr>
          <w:ilvl w:val="0"/>
          <w:numId w:val="1"/>
        </w:numPr>
        <w:spacing w:line="400" w:lineRule="exact"/>
        <w:ind w:firstLineChars="0"/>
        <w:rPr>
          <w:rFonts w:ascii="Times New Roman" w:eastAsia="宋体" w:hAnsi="Times New Roman"/>
          <w:sz w:val="21"/>
          <w:szCs w:val="21"/>
        </w:rPr>
      </w:pPr>
      <w:bookmarkStart w:id="6880" w:name="_Ref489793797"/>
      <w:r w:rsidRPr="00706C4C">
        <w:rPr>
          <w:rFonts w:ascii="Times New Roman" w:eastAsia="宋体" w:hAnsi="Times New Roman" w:hint="eastAsia"/>
          <w:sz w:val="21"/>
          <w:szCs w:val="21"/>
        </w:rPr>
        <w:t>张广斌</w:t>
      </w:r>
      <w:r w:rsidRPr="00706C4C">
        <w:rPr>
          <w:rFonts w:ascii="Times New Roman" w:eastAsia="宋体" w:hAnsi="Times New Roman" w:hint="eastAsia"/>
          <w:sz w:val="21"/>
          <w:szCs w:val="21"/>
        </w:rPr>
        <w:t>,</w:t>
      </w:r>
      <w:ins w:id="6881" w:author="JY0225" w:date="2017-08-23T16:15: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宫金林</w:t>
      </w:r>
      <w:r w:rsidRPr="00706C4C">
        <w:rPr>
          <w:rFonts w:ascii="Times New Roman" w:eastAsia="宋体" w:hAnsi="Times New Roman" w:hint="eastAsia"/>
          <w:sz w:val="21"/>
          <w:szCs w:val="21"/>
        </w:rPr>
        <w:t>,</w:t>
      </w:r>
      <w:ins w:id="6882" w:author="JY0225" w:date="2017-08-23T16:16: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陈爽</w:t>
      </w:r>
      <w:r w:rsidRPr="00706C4C">
        <w:rPr>
          <w:rFonts w:ascii="Times New Roman" w:eastAsia="宋体" w:hAnsi="Times New Roman" w:hint="eastAsia"/>
          <w:sz w:val="21"/>
          <w:szCs w:val="21"/>
        </w:rPr>
        <w:t>. SQLite</w:t>
      </w:r>
      <w:r w:rsidRPr="00706C4C">
        <w:rPr>
          <w:rFonts w:ascii="Times New Roman" w:eastAsia="宋体" w:hAnsi="Times New Roman" w:hint="eastAsia"/>
          <w:sz w:val="21"/>
          <w:szCs w:val="21"/>
        </w:rPr>
        <w:t>嵌入式数据库系统的研究与实现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单片机与嵌入式系统应用</w:t>
      </w:r>
      <w:r w:rsidRPr="00706C4C">
        <w:rPr>
          <w:rFonts w:ascii="Times New Roman" w:eastAsia="宋体" w:hAnsi="Times New Roman" w:hint="eastAsia"/>
          <w:sz w:val="21"/>
          <w:szCs w:val="21"/>
        </w:rPr>
        <w:t>,2008,(06):11-13</w:t>
      </w:r>
      <w:del w:id="6883" w:author="JY0225" w:date="2017-08-23T16:16:00Z">
        <w:r w:rsidRPr="00706C4C" w:rsidDel="005D3603">
          <w:rPr>
            <w:rFonts w:ascii="Times New Roman" w:eastAsia="宋体" w:hAnsi="Times New Roman" w:hint="eastAsia"/>
            <w:sz w:val="21"/>
            <w:szCs w:val="21"/>
          </w:rPr>
          <w:delText>. [2017-08-05]</w:delText>
        </w:r>
      </w:del>
      <w:r w:rsidRPr="00706C4C">
        <w:rPr>
          <w:rFonts w:ascii="Times New Roman" w:eastAsia="宋体" w:hAnsi="Times New Roman" w:hint="eastAsia"/>
          <w:sz w:val="21"/>
          <w:szCs w:val="21"/>
        </w:rPr>
        <w:t>.</w:t>
      </w:r>
      <w:bookmarkEnd w:id="6880"/>
    </w:p>
    <w:p w14:paraId="65836C3D" w14:textId="77777777" w:rsidR="002A69C7" w:rsidRPr="00706C4C" w:rsidRDefault="002A69C7" w:rsidP="00706C4C">
      <w:pPr>
        <w:pStyle w:val="a5"/>
        <w:numPr>
          <w:ilvl w:val="0"/>
          <w:numId w:val="1"/>
        </w:numPr>
        <w:spacing w:line="400" w:lineRule="exact"/>
        <w:ind w:left="418" w:firstLineChars="0" w:hanging="418"/>
        <w:rPr>
          <w:rFonts w:ascii="Times New Roman" w:eastAsia="宋体" w:hAnsi="Times New Roman"/>
          <w:sz w:val="21"/>
          <w:szCs w:val="21"/>
        </w:rPr>
      </w:pPr>
      <w:bookmarkStart w:id="6884" w:name="_Ref489793853"/>
      <w:r w:rsidRPr="00706C4C">
        <w:rPr>
          <w:rFonts w:ascii="Times New Roman" w:eastAsia="宋体" w:hAnsi="Times New Roman" w:hint="eastAsia"/>
          <w:sz w:val="21"/>
          <w:szCs w:val="21"/>
        </w:rPr>
        <w:t>朱清华</w:t>
      </w:r>
      <w:r w:rsidRPr="00706C4C">
        <w:rPr>
          <w:rFonts w:ascii="Times New Roman" w:eastAsia="宋体" w:hAnsi="Times New Roman" w:hint="eastAsia"/>
          <w:sz w:val="21"/>
          <w:szCs w:val="21"/>
        </w:rPr>
        <w:t>.</w:t>
      </w:r>
      <w:ins w:id="6885" w:author="JY0225" w:date="2017-08-23T16:16:00Z">
        <w:r w:rsidR="00995CE7" w:rsidRPr="00706C4C">
          <w:rPr>
            <w:rFonts w:ascii="Times New Roman" w:eastAsia="宋体" w:hAnsi="Times New Roman"/>
            <w:sz w:val="21"/>
            <w:szCs w:val="21"/>
          </w:rPr>
          <w:t xml:space="preserve"> </w:t>
        </w:r>
      </w:ins>
      <w:del w:id="6886" w:author="JY0225" w:date="2017-08-23T16:16:00Z">
        <w:r w:rsidRPr="00706C4C" w:rsidDel="00995CE7">
          <w:rPr>
            <w:rFonts w:ascii="Times New Roman" w:eastAsia="宋体" w:hAnsi="Times New Roman" w:hint="eastAsia"/>
            <w:sz w:val="21"/>
            <w:szCs w:val="21"/>
          </w:rPr>
          <w:delText xml:space="preserve"> </w:delText>
        </w:r>
      </w:del>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Android</w:t>
      </w:r>
      <w:r w:rsidRPr="00706C4C">
        <w:rPr>
          <w:rFonts w:ascii="Times New Roman" w:eastAsia="宋体" w:hAnsi="Times New Roman" w:hint="eastAsia"/>
          <w:sz w:val="21"/>
          <w:szCs w:val="21"/>
        </w:rPr>
        <w:t>手机</w:t>
      </w:r>
      <w:r w:rsidRPr="00706C4C">
        <w:rPr>
          <w:rFonts w:ascii="Times New Roman" w:eastAsia="宋体" w:hAnsi="Times New Roman" w:hint="eastAsia"/>
          <w:sz w:val="21"/>
          <w:szCs w:val="21"/>
        </w:rPr>
        <w:t>SQLite</w:t>
      </w:r>
      <w:r w:rsidRPr="00706C4C">
        <w:rPr>
          <w:rFonts w:ascii="Times New Roman" w:eastAsia="宋体" w:hAnsi="Times New Roman" w:hint="eastAsia"/>
          <w:sz w:val="21"/>
          <w:szCs w:val="21"/>
        </w:rPr>
        <w:t>的取证系统设计实现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,2015.</w:t>
      </w:r>
      <w:bookmarkEnd w:id="6884"/>
    </w:p>
    <w:p w14:paraId="7DDC55DE" w14:textId="77777777" w:rsidR="000E3ED0" w:rsidRPr="00706C4C" w:rsidDel="00ED0B09" w:rsidRDefault="000E3ED0" w:rsidP="00706C4C">
      <w:pPr>
        <w:pStyle w:val="a5"/>
        <w:numPr>
          <w:ilvl w:val="0"/>
          <w:numId w:val="1"/>
        </w:numPr>
        <w:spacing w:line="400" w:lineRule="exact"/>
        <w:ind w:firstLineChars="0"/>
        <w:rPr>
          <w:del w:id="6887" w:author="微软用户" w:date="2017-08-24T21:37:00Z"/>
          <w:rFonts w:ascii="Times New Roman" w:eastAsia="宋体" w:hAnsi="Times New Roman"/>
          <w:sz w:val="21"/>
          <w:szCs w:val="21"/>
        </w:rPr>
      </w:pPr>
      <w:bookmarkStart w:id="6888" w:name="_Ref489793856"/>
      <w:del w:id="6889" w:author="微软用户" w:date="2017-08-24T21:37:00Z">
        <w:r w:rsidRPr="00706C4C" w:rsidDel="00ED0B09">
          <w:rPr>
            <w:rFonts w:ascii="Times New Roman" w:eastAsia="宋体" w:hAnsi="Times New Roman"/>
            <w:sz w:val="21"/>
            <w:szCs w:val="21"/>
          </w:rPr>
          <w:delText>Grant Allen,</w:delText>
        </w:r>
      </w:del>
      <w:ins w:id="6890" w:author="JY0225" w:date="2017-08-23T16:16:00Z">
        <w:del w:id="6891" w:author="微软用户" w:date="2017-08-24T21:37:00Z">
          <w:r w:rsidR="00C84E68" w:rsidRPr="00706C4C" w:rsidDel="00ED0B09">
            <w:rPr>
              <w:rFonts w:ascii="Times New Roman" w:eastAsia="宋体" w:hAnsi="Times New Roman"/>
              <w:sz w:val="21"/>
              <w:szCs w:val="21"/>
            </w:rPr>
            <w:delText xml:space="preserve"> </w:delText>
          </w:r>
        </w:del>
      </w:ins>
      <w:del w:id="6892" w:author="微软用户" w:date="2017-08-24T21:37:00Z">
        <w:r w:rsidRPr="00706C4C" w:rsidDel="00ED0B09">
          <w:rPr>
            <w:rFonts w:ascii="Times New Roman" w:eastAsia="宋体" w:hAnsi="Times New Roman"/>
            <w:sz w:val="21"/>
            <w:szCs w:val="21"/>
          </w:rPr>
          <w:delText>Mike Owens. iOS Development with SQLite[M].</w:delText>
        </w:r>
      </w:del>
      <w:ins w:id="6893" w:author="JY0225" w:date="2017-08-23T16:16:00Z">
        <w:del w:id="6894" w:author="微软用户" w:date="2017-08-24T21:37:00Z">
          <w:r w:rsidR="00263B95" w:rsidRPr="00706C4C" w:rsidDel="00ED0B09">
            <w:rPr>
              <w:rFonts w:ascii="Times New Roman" w:eastAsia="宋体" w:hAnsi="Times New Roman"/>
              <w:sz w:val="21"/>
              <w:szCs w:val="21"/>
            </w:rPr>
            <w:delText xml:space="preserve"> </w:delText>
          </w:r>
        </w:del>
      </w:ins>
      <w:del w:id="6895" w:author="微软用户" w:date="2017-08-24T21:37:00Z">
        <w:r w:rsidRPr="00706C4C" w:rsidDel="00ED0B09">
          <w:rPr>
            <w:rFonts w:ascii="Times New Roman" w:eastAsia="宋体" w:hAnsi="Times New Roman"/>
            <w:sz w:val="21"/>
            <w:szCs w:val="21"/>
          </w:rPr>
          <w:delText>Apress</w:delText>
        </w:r>
      </w:del>
      <w:ins w:id="6896" w:author="JY0225" w:date="2017-08-23T16:17:00Z">
        <w:del w:id="6897" w:author="微软用户" w:date="2017-08-24T21:37:00Z">
          <w:r w:rsidR="00263B95" w:rsidRPr="00706C4C" w:rsidDel="00ED0B09">
            <w:rPr>
              <w:rFonts w:ascii="Times New Roman" w:eastAsia="宋体" w:hAnsi="Times New Roman"/>
              <w:sz w:val="21"/>
              <w:szCs w:val="21"/>
            </w:rPr>
            <w:delText xml:space="preserve">, </w:delText>
          </w:r>
        </w:del>
      </w:ins>
      <w:del w:id="6898" w:author="微软用户" w:date="2017-08-24T21:37:00Z">
        <w:r w:rsidRPr="00706C4C" w:rsidDel="00ED0B09">
          <w:rPr>
            <w:rFonts w:ascii="Times New Roman" w:eastAsia="宋体" w:hAnsi="Times New Roman"/>
            <w:sz w:val="21"/>
            <w:szCs w:val="21"/>
          </w:rPr>
          <w:delText>:2010.</w:delText>
        </w:r>
        <w:bookmarkEnd w:id="6888"/>
      </w:del>
    </w:p>
    <w:p w14:paraId="08D73391" w14:textId="77777777" w:rsidR="002A69C7"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899" w:name="_Ref489794026"/>
      <w:r w:rsidRPr="00706C4C">
        <w:rPr>
          <w:rFonts w:ascii="Times New Roman" w:eastAsia="宋体" w:hAnsi="Times New Roman"/>
          <w:sz w:val="21"/>
          <w:szCs w:val="21"/>
        </w:rPr>
        <w:t>Wen Tao Liu. Research on the Development of WebSocket Server[J]. Advanced Materials Research,2014,2986(886)</w:t>
      </w:r>
      <w:del w:id="6900" w:author="JY0225" w:date="2017-08-23T16:23:00Z">
        <w:r w:rsidRPr="00706C4C" w:rsidDel="00B01139">
          <w:rPr>
            <w:rFonts w:ascii="Times New Roman" w:eastAsia="宋体" w:hAnsi="Times New Roman"/>
            <w:sz w:val="21"/>
            <w:szCs w:val="21"/>
          </w:rPr>
          <w:delText>:</w:delText>
        </w:r>
      </w:del>
      <w:r w:rsidRPr="00706C4C">
        <w:rPr>
          <w:rFonts w:ascii="Times New Roman" w:eastAsia="宋体" w:hAnsi="Times New Roman"/>
          <w:sz w:val="21"/>
          <w:szCs w:val="21"/>
        </w:rPr>
        <w:t>.</w:t>
      </w:r>
      <w:bookmarkEnd w:id="6899"/>
    </w:p>
    <w:p w14:paraId="42E1F65A" w14:textId="77777777" w:rsidR="005469E3" w:rsidRPr="00706C4C" w:rsidRDefault="005469E3" w:rsidP="00706C4C">
      <w:pPr>
        <w:pStyle w:val="a5"/>
        <w:numPr>
          <w:ilvl w:val="0"/>
          <w:numId w:val="1"/>
        </w:numPr>
        <w:spacing w:line="400" w:lineRule="exact"/>
        <w:ind w:left="418" w:firstLineChars="0" w:hanging="418"/>
        <w:rPr>
          <w:rFonts w:ascii="Times New Roman" w:eastAsia="宋体" w:hAnsi="Times New Roman"/>
          <w:sz w:val="21"/>
          <w:szCs w:val="21"/>
        </w:rPr>
      </w:pPr>
      <w:bookmarkStart w:id="6901" w:name="_Ref489794119"/>
      <w:r w:rsidRPr="00706C4C">
        <w:rPr>
          <w:rFonts w:ascii="Times New Roman" w:eastAsia="宋体" w:hAnsi="Times New Roman" w:hint="eastAsia"/>
          <w:sz w:val="21"/>
          <w:szCs w:val="21"/>
        </w:rPr>
        <w:t>杜明远</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WebSocket</w:t>
      </w:r>
      <w:r w:rsidRPr="00706C4C">
        <w:rPr>
          <w:rFonts w:ascii="Times New Roman" w:eastAsia="宋体" w:hAnsi="Times New Roman" w:hint="eastAsia"/>
          <w:sz w:val="21"/>
          <w:szCs w:val="21"/>
        </w:rPr>
        <w:t>的即时通信系统设计与实现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,2016.</w:t>
      </w:r>
      <w:bookmarkEnd w:id="6901"/>
    </w:p>
    <w:p w14:paraId="71B4A8C5" w14:textId="77777777" w:rsidR="007152AD" w:rsidRPr="00706C4C" w:rsidRDefault="007152AD" w:rsidP="00706C4C">
      <w:pPr>
        <w:pStyle w:val="a5"/>
        <w:numPr>
          <w:ilvl w:val="0"/>
          <w:numId w:val="1"/>
        </w:numPr>
        <w:spacing w:line="400" w:lineRule="exact"/>
        <w:ind w:left="418" w:firstLineChars="0" w:hanging="418"/>
        <w:rPr>
          <w:rFonts w:ascii="Times New Roman" w:eastAsia="宋体" w:hAnsi="Times New Roman"/>
          <w:sz w:val="21"/>
          <w:szCs w:val="21"/>
        </w:rPr>
      </w:pPr>
      <w:bookmarkStart w:id="6902" w:name="_Ref489794321"/>
      <w:r w:rsidRPr="00706C4C">
        <w:rPr>
          <w:rFonts w:ascii="Times New Roman" w:eastAsia="宋体" w:hAnsi="Times New Roman" w:hint="eastAsia"/>
          <w:sz w:val="21"/>
          <w:szCs w:val="21"/>
        </w:rPr>
        <w:t>陆晨</w:t>
      </w:r>
      <w:r w:rsidRPr="00706C4C">
        <w:rPr>
          <w:rFonts w:ascii="Times New Roman" w:eastAsia="宋体" w:hAnsi="Times New Roman" w:hint="eastAsia"/>
          <w:sz w:val="21"/>
          <w:szCs w:val="21"/>
        </w:rPr>
        <w:t>,</w:t>
      </w:r>
      <w:ins w:id="6903"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冯向阳</w:t>
      </w:r>
      <w:r w:rsidRPr="00706C4C">
        <w:rPr>
          <w:rFonts w:ascii="Times New Roman" w:eastAsia="宋体" w:hAnsi="Times New Roman" w:hint="eastAsia"/>
          <w:sz w:val="21"/>
          <w:szCs w:val="21"/>
        </w:rPr>
        <w:t>,</w:t>
      </w:r>
      <w:ins w:id="6904"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苏厚勤</w:t>
      </w:r>
      <w:r w:rsidRPr="00706C4C">
        <w:rPr>
          <w:rFonts w:ascii="Times New Roman" w:eastAsia="宋体" w:hAnsi="Times New Roman" w:hint="eastAsia"/>
          <w:sz w:val="21"/>
          <w:szCs w:val="21"/>
        </w:rPr>
        <w:t>. HTML5 WebSocket</w:t>
      </w:r>
      <w:r w:rsidRPr="00706C4C">
        <w:rPr>
          <w:rFonts w:ascii="Times New Roman" w:eastAsia="宋体" w:hAnsi="Times New Roman" w:hint="eastAsia"/>
          <w:sz w:val="21"/>
          <w:szCs w:val="21"/>
        </w:rPr>
        <w:t>握手协议的研究与实现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计算机应用与软件</w:t>
      </w:r>
      <w:r w:rsidRPr="00706C4C">
        <w:rPr>
          <w:rFonts w:ascii="Times New Roman" w:eastAsia="宋体" w:hAnsi="Times New Roman" w:hint="eastAsia"/>
          <w:sz w:val="21"/>
          <w:szCs w:val="21"/>
        </w:rPr>
        <w:t>,2015,32(01):128-131</w:t>
      </w:r>
      <w:del w:id="6905" w:author="JY0225" w:date="2017-08-23T16:17:00Z">
        <w:r w:rsidRPr="00706C4C" w:rsidDel="00EC0DF9">
          <w:rPr>
            <w:rFonts w:ascii="Times New Roman" w:eastAsia="宋体" w:hAnsi="Times New Roman" w:hint="eastAsia"/>
            <w:sz w:val="21"/>
            <w:szCs w:val="21"/>
          </w:rPr>
          <w:delText>+178. [2017-08-05]</w:delText>
        </w:r>
      </w:del>
      <w:r w:rsidRPr="00706C4C">
        <w:rPr>
          <w:rFonts w:ascii="Times New Roman" w:eastAsia="宋体" w:hAnsi="Times New Roman" w:hint="eastAsia"/>
          <w:sz w:val="21"/>
          <w:szCs w:val="21"/>
        </w:rPr>
        <w:t>.</w:t>
      </w:r>
      <w:bookmarkEnd w:id="6902"/>
    </w:p>
    <w:p w14:paraId="3ABB71BF" w14:textId="77777777" w:rsidR="00596482" w:rsidRPr="00706C4C" w:rsidDel="002602D0" w:rsidRDefault="00596482" w:rsidP="00706C4C">
      <w:pPr>
        <w:pStyle w:val="a5"/>
        <w:numPr>
          <w:ilvl w:val="0"/>
          <w:numId w:val="1"/>
        </w:numPr>
        <w:spacing w:line="400" w:lineRule="exact"/>
        <w:ind w:left="418" w:firstLineChars="0" w:hanging="418"/>
        <w:rPr>
          <w:del w:id="6906" w:author="微软用户" w:date="2017-08-24T21:55:00Z"/>
          <w:rFonts w:ascii="Times New Roman" w:eastAsia="宋体" w:hAnsi="Times New Roman"/>
          <w:sz w:val="21"/>
          <w:szCs w:val="21"/>
        </w:rPr>
      </w:pPr>
      <w:bookmarkStart w:id="6907" w:name="_Ref489794348"/>
      <w:del w:id="6908" w:author="微软用户" w:date="2017-08-24T21:55:00Z">
        <w:r w:rsidRPr="00706C4C" w:rsidDel="002602D0">
          <w:rPr>
            <w:rFonts w:ascii="Times New Roman" w:eastAsia="宋体" w:hAnsi="Times New Roman"/>
            <w:sz w:val="21"/>
            <w:szCs w:val="21"/>
          </w:rPr>
          <w:delText>Hong Wang. Research on the Realization of LRU Algorithm[J]. Applied Mechanics and Materials,</w:delText>
        </w:r>
      </w:del>
      <w:ins w:id="6909" w:author="JY0225" w:date="2017-08-23T16:17:00Z">
        <w:del w:id="6910" w:author="微软用户" w:date="2017-08-24T21:55:00Z">
          <w:r w:rsidR="00996788" w:rsidRPr="00706C4C" w:rsidDel="002602D0">
            <w:rPr>
              <w:rFonts w:ascii="Times New Roman" w:eastAsia="宋体" w:hAnsi="Times New Roman"/>
              <w:sz w:val="21"/>
              <w:szCs w:val="21"/>
            </w:rPr>
            <w:delText xml:space="preserve"> </w:delText>
          </w:r>
        </w:del>
      </w:ins>
      <w:del w:id="6911" w:author="微软用户" w:date="2017-08-24T21:55:00Z">
        <w:r w:rsidRPr="00706C4C" w:rsidDel="002602D0">
          <w:rPr>
            <w:rFonts w:ascii="Times New Roman" w:eastAsia="宋体" w:hAnsi="Times New Roman"/>
            <w:sz w:val="21"/>
            <w:szCs w:val="21"/>
          </w:rPr>
          <w:delText>2014,</w:delText>
        </w:r>
      </w:del>
      <w:ins w:id="6912" w:author="JY0225" w:date="2017-08-23T16:17:00Z">
        <w:del w:id="6913" w:author="微软用户" w:date="2017-08-24T21:55:00Z">
          <w:r w:rsidR="00963524" w:rsidRPr="00706C4C" w:rsidDel="002602D0">
            <w:rPr>
              <w:rFonts w:ascii="Times New Roman" w:eastAsia="宋体" w:hAnsi="Times New Roman"/>
              <w:sz w:val="21"/>
              <w:szCs w:val="21"/>
            </w:rPr>
            <w:delText xml:space="preserve"> </w:delText>
          </w:r>
        </w:del>
      </w:ins>
      <w:del w:id="6914" w:author="微软用户" w:date="2017-08-24T21:55:00Z">
        <w:r w:rsidRPr="00706C4C" w:rsidDel="002602D0">
          <w:rPr>
            <w:rFonts w:ascii="Times New Roman" w:eastAsia="宋体" w:hAnsi="Times New Roman"/>
            <w:sz w:val="21"/>
            <w:szCs w:val="21"/>
          </w:rPr>
          <w:delText>3047(530):.</w:delText>
        </w:r>
        <w:bookmarkEnd w:id="6907"/>
      </w:del>
    </w:p>
    <w:p w14:paraId="440780AE" w14:textId="77777777" w:rsidR="001F6DED" w:rsidRPr="00706C4C" w:rsidRDefault="001F6DED" w:rsidP="00706C4C">
      <w:pPr>
        <w:pStyle w:val="a5"/>
        <w:numPr>
          <w:ilvl w:val="0"/>
          <w:numId w:val="1"/>
        </w:numPr>
        <w:spacing w:line="400" w:lineRule="exact"/>
        <w:ind w:firstLineChars="0"/>
        <w:rPr>
          <w:rFonts w:ascii="Times New Roman" w:eastAsia="宋体" w:hAnsi="Times New Roman"/>
          <w:sz w:val="21"/>
          <w:szCs w:val="21"/>
        </w:rPr>
      </w:pPr>
      <w:bookmarkStart w:id="6915" w:name="_Ref489794388"/>
      <w:r w:rsidRPr="00706C4C">
        <w:rPr>
          <w:rFonts w:ascii="Times New Roman" w:eastAsia="宋体" w:hAnsi="Times New Roman"/>
          <w:sz w:val="21"/>
          <w:szCs w:val="21"/>
        </w:rPr>
        <w:t>Anonymous. Research and Markets: Beginning HTML, XHTML, CSS, and JavaScript: Essential Update to the Key Web Authoring Standards[J]. M2 Presswire,</w:t>
      </w:r>
      <w:ins w:id="6916" w:author="JY0225" w:date="2017-08-23T16:17:00Z">
        <w:r w:rsidR="00870E19" w:rsidRPr="00706C4C">
          <w:rPr>
            <w:rFonts w:ascii="Times New Roman" w:eastAsia="宋体" w:hAnsi="Times New Roman"/>
            <w:sz w:val="21"/>
            <w:szCs w:val="21"/>
          </w:rPr>
          <w:t xml:space="preserve"> </w:t>
        </w:r>
      </w:ins>
      <w:r w:rsidRPr="00706C4C">
        <w:rPr>
          <w:rFonts w:ascii="Times New Roman" w:eastAsia="宋体" w:hAnsi="Times New Roman"/>
          <w:sz w:val="21"/>
          <w:szCs w:val="21"/>
        </w:rPr>
        <w:t>2010</w:t>
      </w:r>
      <w:del w:id="6917" w:author="JY0225" w:date="2017-08-23T16:17:00Z">
        <w:r w:rsidRPr="00706C4C" w:rsidDel="00C74F68">
          <w:rPr>
            <w:rFonts w:ascii="Times New Roman" w:eastAsia="宋体" w:hAnsi="Times New Roman"/>
            <w:sz w:val="21"/>
            <w:szCs w:val="21"/>
          </w:rPr>
          <w:delText>,:</w:delText>
        </w:r>
      </w:del>
      <w:r w:rsidRPr="00706C4C">
        <w:rPr>
          <w:rFonts w:ascii="Times New Roman" w:eastAsia="宋体" w:hAnsi="Times New Roman"/>
          <w:sz w:val="21"/>
          <w:szCs w:val="21"/>
        </w:rPr>
        <w:t>.</w:t>
      </w:r>
      <w:bookmarkEnd w:id="6915"/>
    </w:p>
    <w:p w14:paraId="6EE07A4F" w14:textId="77777777" w:rsidR="00AF2C6A" w:rsidRPr="00706C4C" w:rsidRDefault="00AF2C6A" w:rsidP="00706C4C">
      <w:pPr>
        <w:pStyle w:val="a5"/>
        <w:numPr>
          <w:ilvl w:val="0"/>
          <w:numId w:val="1"/>
        </w:numPr>
        <w:spacing w:line="400" w:lineRule="exact"/>
        <w:ind w:firstLineChars="0"/>
        <w:rPr>
          <w:rFonts w:ascii="Times New Roman" w:eastAsia="宋体" w:hAnsi="Times New Roman"/>
          <w:sz w:val="21"/>
          <w:szCs w:val="21"/>
        </w:rPr>
      </w:pPr>
      <w:bookmarkStart w:id="6918" w:name="_Ref491375612"/>
      <w:r w:rsidRPr="00706C4C">
        <w:rPr>
          <w:rFonts w:ascii="Times New Roman" w:eastAsia="宋体" w:hAnsi="Times New Roman"/>
          <w:sz w:val="21"/>
          <w:szCs w:val="21"/>
        </w:rPr>
        <w:t>Yi Huang,</w:t>
      </w:r>
      <w:ins w:id="6919" w:author="JY0225" w:date="2017-08-23T16:18:00Z">
        <w:r w:rsidR="00E43756" w:rsidRPr="00706C4C">
          <w:rPr>
            <w:rFonts w:ascii="Times New Roman" w:eastAsia="宋体" w:hAnsi="Times New Roman"/>
            <w:sz w:val="21"/>
            <w:szCs w:val="21"/>
          </w:rPr>
          <w:t xml:space="preserve"> </w:t>
        </w:r>
      </w:ins>
      <w:r w:rsidRPr="00706C4C">
        <w:rPr>
          <w:rFonts w:ascii="Times New Roman" w:eastAsia="宋体" w:hAnsi="Times New Roman"/>
          <w:sz w:val="21"/>
          <w:szCs w:val="21"/>
        </w:rPr>
        <w:t>Xin Qiang Ma,</w:t>
      </w:r>
      <w:ins w:id="6920" w:author="JY0225" w:date="2017-08-23T16:18:00Z">
        <w:r w:rsidR="007578B1" w:rsidRPr="00706C4C">
          <w:rPr>
            <w:rFonts w:ascii="Times New Roman" w:eastAsia="宋体" w:hAnsi="Times New Roman"/>
            <w:sz w:val="21"/>
            <w:szCs w:val="21"/>
          </w:rPr>
          <w:t xml:space="preserve"> </w:t>
        </w:r>
      </w:ins>
      <w:r w:rsidRPr="00706C4C">
        <w:rPr>
          <w:rFonts w:ascii="Times New Roman" w:eastAsia="宋体" w:hAnsi="Times New Roman"/>
          <w:sz w:val="21"/>
          <w:szCs w:val="21"/>
        </w:rPr>
        <w:t>Dan Ning Li,</w:t>
      </w:r>
      <w:ins w:id="6921" w:author="JY0225" w:date="2017-08-23T16:18:00Z">
        <w:r w:rsidR="00E26CE7" w:rsidRPr="00706C4C">
          <w:rPr>
            <w:rFonts w:ascii="Times New Roman" w:eastAsia="宋体" w:hAnsi="Times New Roman"/>
            <w:sz w:val="21"/>
            <w:szCs w:val="21"/>
          </w:rPr>
          <w:t xml:space="preserve"> </w:t>
        </w:r>
      </w:ins>
      <w:r w:rsidRPr="00706C4C">
        <w:rPr>
          <w:rFonts w:ascii="Times New Roman" w:eastAsia="宋体" w:hAnsi="Times New Roman"/>
          <w:sz w:val="21"/>
          <w:szCs w:val="21"/>
        </w:rPr>
        <w:t>Rong Wu. Research and Applications of Access Control Based on Logic SQL Database System[J]. Advanced Materials Research,</w:t>
      </w:r>
      <w:ins w:id="6922" w:author="JY0225" w:date="2017-08-23T16:18:00Z">
        <w:r w:rsidR="000529B3" w:rsidRPr="00706C4C">
          <w:rPr>
            <w:rFonts w:ascii="Times New Roman" w:eastAsia="宋体" w:hAnsi="Times New Roman"/>
            <w:sz w:val="21"/>
            <w:szCs w:val="21"/>
          </w:rPr>
          <w:t xml:space="preserve"> </w:t>
        </w:r>
      </w:ins>
      <w:r w:rsidRPr="00706C4C">
        <w:rPr>
          <w:rFonts w:ascii="Times New Roman" w:eastAsia="宋体" w:hAnsi="Times New Roman"/>
          <w:sz w:val="21"/>
          <w:szCs w:val="21"/>
        </w:rPr>
        <w:t>2011,</w:t>
      </w:r>
      <w:ins w:id="6923" w:author="JY0225" w:date="2017-08-23T16:18:00Z">
        <w:r w:rsidR="00310A51" w:rsidRPr="00706C4C">
          <w:rPr>
            <w:rFonts w:ascii="Times New Roman" w:eastAsia="宋体" w:hAnsi="Times New Roman"/>
            <w:sz w:val="21"/>
            <w:szCs w:val="21"/>
          </w:rPr>
          <w:t xml:space="preserve"> </w:t>
        </w:r>
      </w:ins>
      <w:r w:rsidRPr="00706C4C">
        <w:rPr>
          <w:rFonts w:ascii="Times New Roman" w:eastAsia="宋体" w:hAnsi="Times New Roman"/>
          <w:sz w:val="21"/>
          <w:szCs w:val="21"/>
        </w:rPr>
        <w:t>1043(143)</w:t>
      </w:r>
      <w:del w:id="6924" w:author="JY0225" w:date="2017-08-23T16:18:00Z">
        <w:r w:rsidRPr="00706C4C" w:rsidDel="00310A51">
          <w:rPr>
            <w:rFonts w:ascii="Times New Roman" w:eastAsia="宋体" w:hAnsi="Times New Roman"/>
            <w:sz w:val="21"/>
            <w:szCs w:val="21"/>
          </w:rPr>
          <w:delText>:</w:delText>
        </w:r>
      </w:del>
      <w:r w:rsidRPr="00706C4C">
        <w:rPr>
          <w:rFonts w:ascii="Times New Roman" w:eastAsia="宋体" w:hAnsi="Times New Roman"/>
          <w:sz w:val="21"/>
          <w:szCs w:val="21"/>
        </w:rPr>
        <w:t>.</w:t>
      </w:r>
      <w:bookmarkEnd w:id="6918"/>
    </w:p>
    <w:p w14:paraId="34C12681" w14:textId="77777777" w:rsidR="00DA04F3"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925" w:name="_Ref489794425"/>
      <w:r w:rsidRPr="00706C4C">
        <w:rPr>
          <w:rFonts w:ascii="Times New Roman" w:eastAsia="宋体" w:hAnsi="Times New Roman" w:hint="eastAsia"/>
          <w:sz w:val="21"/>
          <w:szCs w:val="21"/>
        </w:rPr>
        <w:t>谢杰涛</w:t>
      </w:r>
      <w:r w:rsidRPr="00706C4C">
        <w:rPr>
          <w:rFonts w:ascii="Times New Roman" w:eastAsia="宋体" w:hAnsi="Times New Roman" w:hint="eastAsia"/>
          <w:sz w:val="21"/>
          <w:szCs w:val="21"/>
        </w:rPr>
        <w:t>,</w:t>
      </w:r>
      <w:ins w:id="6926"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吴敏</w:t>
      </w:r>
      <w:r w:rsidRPr="00706C4C">
        <w:rPr>
          <w:rFonts w:ascii="Times New Roman" w:eastAsia="宋体" w:hAnsi="Times New Roman" w:hint="eastAsia"/>
          <w:sz w:val="21"/>
          <w:szCs w:val="21"/>
        </w:rPr>
        <w:t>,</w:t>
      </w:r>
      <w:ins w:id="6927"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吴娟</w:t>
      </w:r>
      <w:r w:rsidRPr="00706C4C">
        <w:rPr>
          <w:rFonts w:ascii="Times New Roman" w:eastAsia="宋体" w:hAnsi="Times New Roman" w:hint="eastAsia"/>
          <w:sz w:val="21"/>
          <w:szCs w:val="21"/>
        </w:rPr>
        <w:t>,</w:t>
      </w:r>
      <w:ins w:id="6928"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史睿冰</w:t>
      </w:r>
      <w:r w:rsidRPr="00706C4C">
        <w:rPr>
          <w:rFonts w:ascii="Times New Roman" w:eastAsia="宋体" w:hAnsi="Times New Roman" w:hint="eastAsia"/>
          <w:sz w:val="21"/>
          <w:szCs w:val="21"/>
        </w:rPr>
        <w:t>. Web</w:t>
      </w:r>
      <w:r w:rsidRPr="00706C4C">
        <w:rPr>
          <w:rFonts w:ascii="Times New Roman" w:eastAsia="宋体" w:hAnsi="Times New Roman" w:hint="eastAsia"/>
          <w:sz w:val="21"/>
          <w:szCs w:val="21"/>
        </w:rPr>
        <w:t>系统高性能本地数据缓存实现机制</w:t>
      </w:r>
      <w:r w:rsidRPr="00706C4C">
        <w:rPr>
          <w:rFonts w:ascii="Times New Roman" w:eastAsia="宋体" w:hAnsi="Times New Roman" w:hint="eastAsia"/>
          <w:sz w:val="21"/>
          <w:szCs w:val="21"/>
        </w:rPr>
        <w:t>[J</w:t>
      </w:r>
      <w:del w:id="6929" w:author="JY0225" w:date="2017-08-23T16:18:00Z">
        <w:r w:rsidRPr="00706C4C" w:rsidDel="002A2FED">
          <w:rPr>
            <w:rFonts w:ascii="Times New Roman" w:eastAsia="宋体" w:hAnsi="Times New Roman" w:hint="eastAsia"/>
            <w:sz w:val="21"/>
            <w:szCs w:val="21"/>
          </w:rPr>
          <w:delText>/OL</w:delText>
        </w:r>
      </w:del>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计算机应用研究</w:t>
      </w:r>
      <w:r w:rsidRPr="00706C4C">
        <w:rPr>
          <w:rFonts w:ascii="Times New Roman" w:eastAsia="宋体" w:hAnsi="Times New Roman" w:hint="eastAsia"/>
          <w:sz w:val="21"/>
          <w:szCs w:val="21"/>
        </w:rPr>
        <w:t>,2014,31(07):2074-2077</w:t>
      </w:r>
      <w:del w:id="6930" w:author="JY0225" w:date="2017-08-23T16:19:00Z">
        <w:r w:rsidRPr="00706C4C" w:rsidDel="0067698F">
          <w:rPr>
            <w:rFonts w:ascii="Times New Roman" w:eastAsia="宋体" w:hAnsi="Times New Roman" w:hint="eastAsia"/>
            <w:sz w:val="21"/>
            <w:szCs w:val="21"/>
          </w:rPr>
          <w:delText>. (2014-04-16)[2017-08-05]</w:delText>
        </w:r>
      </w:del>
      <w:r w:rsidRPr="00706C4C">
        <w:rPr>
          <w:rFonts w:ascii="Times New Roman" w:eastAsia="宋体" w:hAnsi="Times New Roman" w:hint="eastAsia"/>
          <w:sz w:val="21"/>
          <w:szCs w:val="21"/>
        </w:rPr>
        <w:t>.</w:t>
      </w:r>
      <w:bookmarkEnd w:id="6925"/>
    </w:p>
    <w:p w14:paraId="70EEFBCD" w14:textId="77777777" w:rsidR="00180959" w:rsidRPr="00706C4C" w:rsidRDefault="00180959" w:rsidP="00706C4C">
      <w:pPr>
        <w:pStyle w:val="a5"/>
        <w:numPr>
          <w:ilvl w:val="0"/>
          <w:numId w:val="1"/>
        </w:numPr>
        <w:spacing w:line="400" w:lineRule="exact"/>
        <w:ind w:firstLineChars="0"/>
        <w:rPr>
          <w:rFonts w:ascii="Times New Roman" w:eastAsia="宋体" w:hAnsi="Times New Roman"/>
          <w:sz w:val="21"/>
          <w:szCs w:val="21"/>
        </w:rPr>
      </w:pPr>
      <w:bookmarkStart w:id="6931" w:name="_Ref489794793"/>
      <w:r w:rsidRPr="00706C4C">
        <w:rPr>
          <w:rFonts w:ascii="Times New Roman" w:eastAsia="宋体" w:hAnsi="Times New Roman"/>
          <w:sz w:val="21"/>
          <w:szCs w:val="21"/>
        </w:rPr>
        <w:t>韩菲</w:t>
      </w:r>
      <w:ins w:id="6932" w:author="JY0225" w:date="2017-08-23T16:19:00Z">
        <w:r w:rsidR="002F6182" w:rsidRPr="00706C4C">
          <w:rPr>
            <w:rFonts w:ascii="Times New Roman" w:eastAsia="宋体" w:hAnsi="Times New Roman"/>
            <w:sz w:val="21"/>
            <w:szCs w:val="21"/>
          </w:rPr>
          <w:t>.</w:t>
        </w:r>
      </w:ins>
      <w:del w:id="6933" w:author="JY0225" w:date="2017-08-23T16:19:00Z">
        <w:r w:rsidRPr="00706C4C" w:rsidDel="002F6182">
          <w:rPr>
            <w:rFonts w:ascii="Times New Roman" w:eastAsia="宋体" w:hAnsi="Times New Roman"/>
            <w:sz w:val="21"/>
            <w:szCs w:val="21"/>
          </w:rPr>
          <w:delText>.</w:delText>
        </w:r>
      </w:del>
      <w:r w:rsidRPr="00706C4C">
        <w:rPr>
          <w:rFonts w:ascii="Times New Roman" w:eastAsia="宋体" w:hAnsi="Times New Roman"/>
          <w:sz w:val="21"/>
          <w:szCs w:val="21"/>
        </w:rPr>
        <w:t xml:space="preserve"> </w:t>
      </w:r>
      <w:r w:rsidRPr="00706C4C">
        <w:rPr>
          <w:rFonts w:ascii="Times New Roman" w:eastAsia="宋体" w:hAnsi="Times New Roman"/>
          <w:sz w:val="21"/>
          <w:szCs w:val="21"/>
        </w:rPr>
        <w:t>设计模式和重构的研究与应用</w:t>
      </w:r>
      <w:r w:rsidRPr="00706C4C">
        <w:rPr>
          <w:rFonts w:ascii="Times New Roman" w:eastAsia="宋体" w:hAnsi="Times New Roman"/>
          <w:sz w:val="21"/>
          <w:szCs w:val="21"/>
        </w:rPr>
        <w:t>[D].</w:t>
      </w:r>
      <w:ins w:id="6934" w:author="JY0225" w:date="2017-08-23T16:19:00Z">
        <w:r w:rsidR="003B6328" w:rsidRPr="00706C4C">
          <w:rPr>
            <w:rFonts w:ascii="Times New Roman" w:eastAsia="宋体" w:hAnsi="Times New Roman"/>
            <w:sz w:val="21"/>
            <w:szCs w:val="21"/>
          </w:rPr>
          <w:t xml:space="preserve"> </w:t>
        </w:r>
      </w:ins>
      <w:r w:rsidRPr="00706C4C">
        <w:rPr>
          <w:rFonts w:ascii="Times New Roman" w:eastAsia="宋体" w:hAnsi="Times New Roman"/>
          <w:sz w:val="21"/>
          <w:szCs w:val="21"/>
        </w:rPr>
        <w:t>北京邮电大学</w:t>
      </w:r>
      <w:r w:rsidRPr="00706C4C">
        <w:rPr>
          <w:rFonts w:ascii="Times New Roman" w:eastAsia="宋体" w:hAnsi="Times New Roman"/>
          <w:sz w:val="21"/>
          <w:szCs w:val="21"/>
        </w:rPr>
        <w:t>,</w:t>
      </w:r>
      <w:ins w:id="6935" w:author="JY0225" w:date="2017-08-23T16:19:00Z">
        <w:r w:rsidR="00BB218B" w:rsidRPr="00706C4C">
          <w:rPr>
            <w:rFonts w:ascii="Times New Roman" w:eastAsia="宋体" w:hAnsi="Times New Roman"/>
            <w:sz w:val="21"/>
            <w:szCs w:val="21"/>
          </w:rPr>
          <w:t xml:space="preserve"> </w:t>
        </w:r>
      </w:ins>
      <w:r w:rsidRPr="00706C4C">
        <w:rPr>
          <w:rFonts w:ascii="Times New Roman" w:eastAsia="宋体" w:hAnsi="Times New Roman"/>
          <w:sz w:val="21"/>
          <w:szCs w:val="21"/>
        </w:rPr>
        <w:t>2006.</w:t>
      </w:r>
      <w:bookmarkEnd w:id="6931"/>
    </w:p>
    <w:p w14:paraId="1B3ED89E" w14:textId="77777777" w:rsidR="00DF44D9" w:rsidRPr="00706C4C" w:rsidRDefault="00DF44D9" w:rsidP="00706C4C">
      <w:pPr>
        <w:pStyle w:val="a5"/>
        <w:numPr>
          <w:ilvl w:val="0"/>
          <w:numId w:val="1"/>
        </w:numPr>
        <w:spacing w:line="400" w:lineRule="exact"/>
        <w:ind w:firstLineChars="0"/>
        <w:rPr>
          <w:rFonts w:ascii="Times New Roman" w:eastAsia="宋体" w:hAnsi="Times New Roman"/>
          <w:sz w:val="21"/>
          <w:szCs w:val="21"/>
        </w:rPr>
      </w:pPr>
      <w:bookmarkStart w:id="6936" w:name="_Ref489794794"/>
      <w:r w:rsidRPr="00706C4C">
        <w:rPr>
          <w:rFonts w:ascii="Times New Roman" w:eastAsia="宋体" w:hAnsi="Times New Roman"/>
          <w:sz w:val="21"/>
          <w:szCs w:val="21"/>
        </w:rPr>
        <w:t>Sargon Hasso,</w:t>
      </w:r>
      <w:ins w:id="6937" w:author="JY0225" w:date="2017-08-23T16:19:00Z">
        <w:r w:rsidR="00386675" w:rsidRPr="00706C4C">
          <w:rPr>
            <w:rFonts w:ascii="Times New Roman" w:eastAsia="宋体" w:hAnsi="Times New Roman"/>
            <w:sz w:val="21"/>
            <w:szCs w:val="21"/>
          </w:rPr>
          <w:t xml:space="preserve"> </w:t>
        </w:r>
      </w:ins>
      <w:r w:rsidRPr="00706C4C">
        <w:rPr>
          <w:rFonts w:ascii="Times New Roman" w:eastAsia="宋体" w:hAnsi="Times New Roman"/>
          <w:sz w:val="21"/>
          <w:szCs w:val="21"/>
        </w:rPr>
        <w:t>Carl Robert Carlson. Software Composition Using Behavioral Models of Design Patterns[J]. Journal of Software Engineering and Applications,2014,07(02)</w:t>
      </w:r>
      <w:del w:id="6938" w:author="JY0225" w:date="2017-08-23T16:19:00Z">
        <w:r w:rsidRPr="00706C4C" w:rsidDel="00386675">
          <w:rPr>
            <w:rFonts w:ascii="Times New Roman" w:eastAsia="宋体" w:hAnsi="Times New Roman"/>
            <w:sz w:val="21"/>
            <w:szCs w:val="21"/>
          </w:rPr>
          <w:delText>:</w:delText>
        </w:r>
      </w:del>
      <w:r w:rsidRPr="00706C4C">
        <w:rPr>
          <w:rFonts w:ascii="Times New Roman" w:eastAsia="宋体" w:hAnsi="Times New Roman"/>
          <w:sz w:val="21"/>
          <w:szCs w:val="21"/>
        </w:rPr>
        <w:t>.</w:t>
      </w:r>
      <w:bookmarkEnd w:id="6936"/>
    </w:p>
    <w:p w14:paraId="5508E3AA" w14:textId="77777777" w:rsidR="003970CA" w:rsidRPr="00706C4C" w:rsidRDefault="003970CA" w:rsidP="00706C4C">
      <w:pPr>
        <w:pStyle w:val="a5"/>
        <w:numPr>
          <w:ilvl w:val="0"/>
          <w:numId w:val="1"/>
        </w:numPr>
        <w:spacing w:line="400" w:lineRule="exact"/>
        <w:ind w:firstLineChars="0"/>
        <w:rPr>
          <w:rFonts w:ascii="Times New Roman" w:eastAsia="宋体" w:hAnsi="Times New Roman"/>
          <w:sz w:val="21"/>
          <w:szCs w:val="21"/>
        </w:rPr>
      </w:pPr>
      <w:bookmarkStart w:id="6939" w:name="_Ref489794817"/>
      <w:r w:rsidRPr="00706C4C">
        <w:rPr>
          <w:rFonts w:ascii="Times New Roman" w:eastAsia="宋体" w:hAnsi="Times New Roman"/>
          <w:sz w:val="21"/>
          <w:szCs w:val="21"/>
        </w:rPr>
        <w:t>Oksana Nikiforova,</w:t>
      </w:r>
      <w:ins w:id="6940" w:author="JY0225" w:date="2017-08-23T16:19:00Z">
        <w:r w:rsidR="003756B9" w:rsidRPr="00706C4C">
          <w:rPr>
            <w:rFonts w:ascii="Times New Roman" w:eastAsia="宋体" w:hAnsi="Times New Roman"/>
            <w:sz w:val="21"/>
            <w:szCs w:val="21"/>
          </w:rPr>
          <w:t xml:space="preserve"> </w:t>
        </w:r>
      </w:ins>
      <w:r w:rsidRPr="00706C4C">
        <w:rPr>
          <w:rFonts w:ascii="Times New Roman" w:eastAsia="宋体" w:hAnsi="Times New Roman"/>
          <w:sz w:val="21"/>
          <w:szCs w:val="21"/>
        </w:rPr>
        <w:t>Janis Sejans,</w:t>
      </w:r>
      <w:ins w:id="6941" w:author="JY0225" w:date="2017-08-23T16:19:00Z">
        <w:r w:rsidR="00350669" w:rsidRPr="00706C4C">
          <w:rPr>
            <w:rFonts w:ascii="Times New Roman" w:eastAsia="宋体" w:hAnsi="Times New Roman"/>
            <w:sz w:val="21"/>
            <w:szCs w:val="21"/>
          </w:rPr>
          <w:t xml:space="preserve"> </w:t>
        </w:r>
      </w:ins>
      <w:r w:rsidRPr="00706C4C">
        <w:rPr>
          <w:rFonts w:ascii="Times New Roman" w:eastAsia="宋体" w:hAnsi="Times New Roman"/>
          <w:sz w:val="21"/>
          <w:szCs w:val="21"/>
        </w:rPr>
        <w:t>Antons Cernickins. Role of UML Class Diagram in Object-Oriented Software Development[J]. Scientific Journal of Riga Technical University. Computer Sciences,2011,44(-1)</w:t>
      </w:r>
      <w:del w:id="6942" w:author="JY0225" w:date="2017-08-23T16:19:00Z">
        <w:r w:rsidRPr="00706C4C" w:rsidDel="0074650D">
          <w:rPr>
            <w:rFonts w:ascii="Times New Roman" w:eastAsia="宋体" w:hAnsi="Times New Roman"/>
            <w:sz w:val="21"/>
            <w:szCs w:val="21"/>
          </w:rPr>
          <w:delText>:</w:delText>
        </w:r>
      </w:del>
      <w:r w:rsidRPr="00706C4C">
        <w:rPr>
          <w:rFonts w:ascii="Times New Roman" w:eastAsia="宋体" w:hAnsi="Times New Roman"/>
          <w:sz w:val="21"/>
          <w:szCs w:val="21"/>
        </w:rPr>
        <w:t>.</w:t>
      </w:r>
      <w:bookmarkEnd w:id="6939"/>
    </w:p>
    <w:p w14:paraId="5112C86C" w14:textId="77777777" w:rsidR="00180959" w:rsidRPr="00706C4C" w:rsidDel="0036530F" w:rsidRDefault="00180959" w:rsidP="00706C4C">
      <w:pPr>
        <w:pStyle w:val="a5"/>
        <w:numPr>
          <w:ilvl w:val="0"/>
          <w:numId w:val="1"/>
        </w:numPr>
        <w:spacing w:line="400" w:lineRule="exact"/>
        <w:ind w:firstLineChars="0"/>
        <w:rPr>
          <w:del w:id="6943" w:author="微软用户" w:date="2017-08-24T21:26:00Z"/>
          <w:rFonts w:ascii="Times New Roman" w:eastAsia="宋体" w:hAnsi="Times New Roman"/>
          <w:sz w:val="21"/>
          <w:szCs w:val="21"/>
        </w:rPr>
      </w:pPr>
      <w:bookmarkStart w:id="6944" w:name="_Ref489794863"/>
      <w:del w:id="6945" w:author="微软用户" w:date="2017-08-24T21:26:00Z">
        <w:r w:rsidRPr="00706C4C" w:rsidDel="0036530F">
          <w:rPr>
            <w:rFonts w:ascii="Times New Roman" w:eastAsia="宋体" w:hAnsi="Times New Roman" w:hint="eastAsia"/>
            <w:sz w:val="21"/>
            <w:szCs w:val="21"/>
          </w:rPr>
          <w:delText>王延武</w:delText>
        </w:r>
        <w:r w:rsidRPr="00706C4C" w:rsidDel="0036530F">
          <w:rPr>
            <w:rFonts w:ascii="Times New Roman" w:eastAsia="宋体" w:hAnsi="Times New Roman" w:hint="eastAsia"/>
            <w:sz w:val="21"/>
            <w:szCs w:val="21"/>
          </w:rPr>
          <w:delText xml:space="preserve">. </w:delText>
        </w:r>
        <w:r w:rsidRPr="00706C4C" w:rsidDel="0036530F">
          <w:rPr>
            <w:rFonts w:ascii="Times New Roman" w:eastAsia="宋体" w:hAnsi="Times New Roman" w:hint="eastAsia"/>
            <w:sz w:val="21"/>
            <w:szCs w:val="21"/>
          </w:rPr>
          <w:delText>浅谈数据库设计方法</w:delText>
        </w:r>
        <w:r w:rsidRPr="00706C4C" w:rsidDel="0036530F">
          <w:rPr>
            <w:rFonts w:ascii="Times New Roman" w:eastAsia="宋体" w:hAnsi="Times New Roman" w:hint="eastAsia"/>
            <w:sz w:val="21"/>
            <w:szCs w:val="21"/>
          </w:rPr>
          <w:delText xml:space="preserve">[J]. </w:delText>
        </w:r>
        <w:r w:rsidRPr="00706C4C" w:rsidDel="0036530F">
          <w:rPr>
            <w:rFonts w:ascii="Times New Roman" w:eastAsia="宋体" w:hAnsi="Times New Roman" w:hint="eastAsia"/>
            <w:sz w:val="21"/>
            <w:szCs w:val="21"/>
          </w:rPr>
          <w:delText>山东工业技术</w:delText>
        </w:r>
        <w:r w:rsidRPr="00706C4C" w:rsidDel="0036530F">
          <w:rPr>
            <w:rFonts w:ascii="Times New Roman" w:eastAsia="宋体" w:hAnsi="Times New Roman" w:hint="eastAsia"/>
            <w:sz w:val="21"/>
            <w:szCs w:val="21"/>
          </w:rPr>
          <w:delText>,2016,(18):139. [2017-08-05]. DOI</w:delText>
        </w:r>
        <w:r w:rsidRPr="00706C4C" w:rsidDel="0036530F">
          <w:rPr>
            <w:rFonts w:ascii="Times New Roman" w:eastAsia="宋体" w:hAnsi="Times New Roman" w:hint="eastAsia"/>
            <w:sz w:val="21"/>
            <w:szCs w:val="21"/>
          </w:rPr>
          <w:delText>：</w:delText>
        </w:r>
        <w:r w:rsidRPr="00706C4C" w:rsidDel="0036530F">
          <w:rPr>
            <w:rFonts w:ascii="Times New Roman" w:eastAsia="宋体" w:hAnsi="Times New Roman" w:hint="eastAsia"/>
            <w:sz w:val="21"/>
            <w:szCs w:val="21"/>
          </w:rPr>
          <w:delText>10.16640/j.cnki.37-1222/t.2016.18.121</w:delText>
        </w:r>
        <w:bookmarkEnd w:id="6944"/>
      </w:del>
    </w:p>
    <w:p w14:paraId="589FC501" w14:textId="77777777" w:rsidR="007F57C7" w:rsidRPr="00706C4C" w:rsidRDefault="005A3D87" w:rsidP="00706C4C">
      <w:pPr>
        <w:pStyle w:val="a5"/>
        <w:numPr>
          <w:ilvl w:val="0"/>
          <w:numId w:val="1"/>
        </w:numPr>
        <w:spacing w:line="400" w:lineRule="exact"/>
        <w:ind w:firstLineChars="0"/>
        <w:rPr>
          <w:rFonts w:ascii="Times New Roman" w:eastAsia="宋体" w:hAnsi="Times New Roman"/>
          <w:sz w:val="21"/>
          <w:szCs w:val="21"/>
        </w:rPr>
      </w:pPr>
      <w:bookmarkStart w:id="6946" w:name="_Ref489794879"/>
      <w:r w:rsidRPr="00706C4C">
        <w:rPr>
          <w:rFonts w:ascii="Times New Roman" w:eastAsia="宋体" w:hAnsi="Times New Roman"/>
          <w:sz w:val="21"/>
          <w:szCs w:val="21"/>
        </w:rPr>
        <w:t>Jian Zhang,</w:t>
      </w:r>
      <w:ins w:id="6947"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Peihua Gu,</w:t>
      </w:r>
      <w:ins w:id="6948"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Qingjin Peng,</w:t>
      </w:r>
      <w:ins w:id="6949"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S. Jack Hu. Open interface design for product personalization[J]. CIRP Annals - Manufacturing Technology,</w:t>
      </w:r>
      <w:ins w:id="6950"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2017,</w:t>
      </w:r>
      <w:ins w:id="6951"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66(1)</w:t>
      </w:r>
      <w:del w:id="6952" w:author="JY0225" w:date="2017-08-23T16:19:00Z">
        <w:r w:rsidRPr="00706C4C" w:rsidDel="00D3385B">
          <w:rPr>
            <w:rFonts w:ascii="Times New Roman" w:eastAsia="宋体" w:hAnsi="Times New Roman"/>
            <w:sz w:val="21"/>
            <w:szCs w:val="21"/>
          </w:rPr>
          <w:delText>:</w:delText>
        </w:r>
      </w:del>
      <w:r w:rsidRPr="00706C4C">
        <w:rPr>
          <w:rFonts w:ascii="Times New Roman" w:eastAsia="宋体" w:hAnsi="Times New Roman"/>
          <w:sz w:val="21"/>
          <w:szCs w:val="21"/>
        </w:rPr>
        <w:t>.</w:t>
      </w:r>
      <w:bookmarkEnd w:id="6946"/>
    </w:p>
    <w:p w14:paraId="0455952D"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953" w:name="_Ref489794944"/>
      <w:r w:rsidRPr="00706C4C">
        <w:rPr>
          <w:rFonts w:ascii="Times New Roman" w:eastAsia="宋体" w:hAnsi="Times New Roman" w:hint="eastAsia"/>
          <w:sz w:val="21"/>
          <w:szCs w:val="21"/>
        </w:rPr>
        <w:t>李阿妮</w:t>
      </w:r>
      <w:r w:rsidRPr="00706C4C">
        <w:rPr>
          <w:rFonts w:ascii="Times New Roman" w:eastAsia="宋体" w:hAnsi="Times New Roman" w:hint="eastAsia"/>
          <w:sz w:val="21"/>
          <w:szCs w:val="21"/>
        </w:rPr>
        <w:t>,</w:t>
      </w:r>
      <w:ins w:id="6954"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张晓</w:t>
      </w:r>
      <w:r w:rsidRPr="00706C4C">
        <w:rPr>
          <w:rFonts w:ascii="Times New Roman" w:eastAsia="宋体" w:hAnsi="Times New Roman" w:hint="eastAsia"/>
          <w:sz w:val="21"/>
          <w:szCs w:val="21"/>
        </w:rPr>
        <w:t>,</w:t>
      </w:r>
      <w:ins w:id="6955"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张伯阳</w:t>
      </w:r>
      <w:r w:rsidRPr="00706C4C">
        <w:rPr>
          <w:rFonts w:ascii="Times New Roman" w:eastAsia="宋体" w:hAnsi="Times New Roman" w:hint="eastAsia"/>
          <w:sz w:val="21"/>
          <w:szCs w:val="21"/>
        </w:rPr>
        <w:t>,</w:t>
      </w:r>
      <w:ins w:id="6956"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柳春懿</w:t>
      </w:r>
      <w:ins w:id="6957" w:author="JY0225" w:date="2017-08-23T16:20:00Z">
        <w:r w:rsidR="00664E72" w:rsidRPr="00706C4C">
          <w:rPr>
            <w:rFonts w:ascii="Times New Roman" w:eastAsia="宋体" w:hAnsi="Times New Roman"/>
            <w:sz w:val="21"/>
            <w:szCs w:val="21"/>
          </w:rPr>
          <w:t>,</w:t>
        </w:r>
      </w:ins>
      <w:del w:id="6958" w:author="JY0225" w:date="2017-08-23T16:20:00Z">
        <w:r w:rsidRPr="00706C4C" w:rsidDel="00664E72">
          <w:rPr>
            <w:rFonts w:ascii="Times New Roman" w:eastAsia="宋体" w:hAnsi="Times New Roman" w:hint="eastAsia"/>
            <w:sz w:val="21"/>
            <w:szCs w:val="21"/>
          </w:rPr>
          <w:delText>,</w:delText>
        </w:r>
      </w:del>
      <w:ins w:id="6959"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赵晓南</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公有云存储系统性能评测方法研究</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w:t>
      </w:r>
      <w:r w:rsidRPr="00706C4C">
        <w:rPr>
          <w:rFonts w:ascii="Times New Roman" w:eastAsia="宋体" w:hAnsi="Times New Roman" w:hint="eastAsia"/>
          <w:sz w:val="21"/>
          <w:szCs w:val="21"/>
        </w:rPr>
        <w:t>,</w:t>
      </w:r>
      <w:ins w:id="6960"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2017,</w:t>
      </w:r>
      <w:ins w:id="6961"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37(05):1229-1235</w:t>
      </w:r>
      <w:del w:id="6962" w:author="JY0225" w:date="2017-08-23T16:20:00Z">
        <w:r w:rsidRPr="00706C4C" w:rsidDel="009D19E7">
          <w:rPr>
            <w:rFonts w:ascii="Times New Roman" w:eastAsia="宋体" w:hAnsi="Times New Roman" w:hint="eastAsia"/>
            <w:sz w:val="21"/>
            <w:szCs w:val="21"/>
          </w:rPr>
          <w:delText>. [2017-08-06]</w:delText>
        </w:r>
      </w:del>
      <w:r w:rsidRPr="00706C4C">
        <w:rPr>
          <w:rFonts w:ascii="Times New Roman" w:eastAsia="宋体" w:hAnsi="Times New Roman" w:hint="eastAsia"/>
          <w:sz w:val="21"/>
          <w:szCs w:val="21"/>
        </w:rPr>
        <w:t>.</w:t>
      </w:r>
      <w:bookmarkEnd w:id="6953"/>
    </w:p>
    <w:p w14:paraId="6248A2B5"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963" w:name="_Ref491373483"/>
      <w:bookmarkStart w:id="6964" w:name="_Ref489795022"/>
      <w:r w:rsidRPr="00706C4C">
        <w:rPr>
          <w:rFonts w:ascii="Times New Roman" w:eastAsia="宋体" w:hAnsi="Times New Roman" w:hint="eastAsia"/>
          <w:sz w:val="21"/>
          <w:szCs w:val="21"/>
        </w:rPr>
        <w:t>张沪寅</w:t>
      </w:r>
      <w:r w:rsidRPr="00706C4C">
        <w:rPr>
          <w:rFonts w:ascii="Times New Roman" w:eastAsia="宋体" w:hAnsi="Times New Roman" w:hint="eastAsia"/>
          <w:sz w:val="21"/>
          <w:szCs w:val="21"/>
        </w:rPr>
        <w:t>,</w:t>
      </w:r>
      <w:ins w:id="6965"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屈乾松</w:t>
      </w:r>
      <w:r w:rsidRPr="00706C4C">
        <w:rPr>
          <w:rFonts w:ascii="Times New Roman" w:eastAsia="宋体" w:hAnsi="Times New Roman" w:hint="eastAsia"/>
          <w:sz w:val="21"/>
          <w:szCs w:val="21"/>
        </w:rPr>
        <w:t>,</w:t>
      </w:r>
      <w:ins w:id="6966"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胡瑞芸</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JSON</w:t>
      </w:r>
      <w:r w:rsidRPr="00706C4C">
        <w:rPr>
          <w:rFonts w:ascii="Times New Roman" w:eastAsia="宋体" w:hAnsi="Times New Roman" w:hint="eastAsia"/>
          <w:sz w:val="21"/>
          <w:szCs w:val="21"/>
        </w:rPr>
        <w:t>的数据交换模型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计算机工程与设计</w:t>
      </w:r>
      <w:r w:rsidRPr="00706C4C">
        <w:rPr>
          <w:rFonts w:ascii="Times New Roman" w:eastAsia="宋体" w:hAnsi="Times New Roman" w:hint="eastAsia"/>
          <w:sz w:val="21"/>
          <w:szCs w:val="21"/>
        </w:rPr>
        <w:t>,</w:t>
      </w:r>
      <w:ins w:id="6967"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2015,</w:t>
      </w:r>
      <w:ins w:id="6968"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36(12):3380-3384.</w:t>
      </w:r>
      <w:bookmarkEnd w:id="6963"/>
      <w:del w:id="6969" w:author="JY0225" w:date="2017-08-23T16:21:00Z">
        <w:r w:rsidRPr="00706C4C" w:rsidDel="00E74D1F">
          <w:rPr>
            <w:rFonts w:ascii="Times New Roman" w:eastAsia="宋体" w:hAnsi="Times New Roman" w:hint="eastAsia"/>
            <w:sz w:val="21"/>
            <w:szCs w:val="21"/>
          </w:rPr>
          <w:delText xml:space="preserve"> [2017-08-06]. DOI</w:delText>
        </w:r>
        <w:r w:rsidRPr="00706C4C" w:rsidDel="00E74D1F">
          <w:rPr>
            <w:rFonts w:ascii="Times New Roman" w:eastAsia="宋体" w:hAnsi="Times New Roman" w:hint="eastAsia"/>
            <w:sz w:val="21"/>
            <w:szCs w:val="21"/>
          </w:rPr>
          <w:delText>：</w:delText>
        </w:r>
        <w:r w:rsidRPr="00706C4C" w:rsidDel="00E74D1F">
          <w:rPr>
            <w:rFonts w:ascii="Times New Roman" w:eastAsia="宋体" w:hAnsi="Times New Roman" w:hint="eastAsia"/>
            <w:sz w:val="21"/>
            <w:szCs w:val="21"/>
          </w:rPr>
          <w:delText>10.16208/j.issn1000-7024.2015.12.042</w:delText>
        </w:r>
        <w:bookmarkEnd w:id="6964"/>
        <w:r w:rsidR="007C7265" w:rsidRPr="00706C4C" w:rsidDel="00E74D1F">
          <w:rPr>
            <w:rFonts w:ascii="Times New Roman" w:eastAsia="宋体" w:hAnsi="Times New Roman"/>
            <w:sz w:val="21"/>
            <w:szCs w:val="21"/>
          </w:rPr>
          <w:delText>.</w:delText>
        </w:r>
      </w:del>
    </w:p>
    <w:p w14:paraId="1796DEE9" w14:textId="77777777" w:rsidR="007C7265" w:rsidRPr="00706C4C" w:rsidRDefault="007C7265" w:rsidP="00706C4C">
      <w:pPr>
        <w:pStyle w:val="a5"/>
        <w:numPr>
          <w:ilvl w:val="0"/>
          <w:numId w:val="1"/>
        </w:numPr>
        <w:spacing w:line="400" w:lineRule="exact"/>
        <w:ind w:firstLineChars="0"/>
        <w:rPr>
          <w:rFonts w:ascii="Times New Roman" w:eastAsia="宋体" w:hAnsi="Times New Roman"/>
          <w:sz w:val="21"/>
          <w:szCs w:val="21"/>
        </w:rPr>
      </w:pPr>
      <w:bookmarkStart w:id="6970" w:name="_Ref491373509"/>
      <w:bookmarkStart w:id="6971" w:name="_Ref489795578"/>
      <w:r w:rsidRPr="00706C4C">
        <w:rPr>
          <w:rFonts w:ascii="Times New Roman" w:eastAsia="宋体" w:hAnsi="Times New Roman" w:hint="eastAsia"/>
          <w:sz w:val="21"/>
          <w:szCs w:val="21"/>
        </w:rPr>
        <w:t>李伟</w:t>
      </w:r>
      <w:r w:rsidRPr="00706C4C">
        <w:rPr>
          <w:rFonts w:ascii="Times New Roman" w:eastAsia="宋体" w:hAnsi="Times New Roman" w:hint="eastAsia"/>
          <w:sz w:val="21"/>
          <w:szCs w:val="21"/>
        </w:rPr>
        <w:t>. Linux</w:t>
      </w:r>
      <w:r w:rsidRPr="00706C4C">
        <w:rPr>
          <w:rFonts w:ascii="Times New Roman" w:eastAsia="宋体" w:hAnsi="Times New Roman" w:hint="eastAsia"/>
          <w:sz w:val="21"/>
          <w:szCs w:val="21"/>
        </w:rPr>
        <w:t>系统中文件权限管理及应用</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,2014,(04):70.</w:t>
      </w:r>
      <w:bookmarkEnd w:id="6970"/>
      <w:del w:id="6972" w:author="JY0225" w:date="2017-08-23T16:21:00Z">
        <w:r w:rsidRPr="00706C4C" w:rsidDel="00A235BA">
          <w:rPr>
            <w:rFonts w:ascii="Times New Roman" w:eastAsia="宋体" w:hAnsi="Times New Roman" w:hint="eastAsia"/>
            <w:sz w:val="21"/>
            <w:szCs w:val="21"/>
          </w:rPr>
          <w:delText xml:space="preserve"> [2017-08-06].</w:delText>
        </w:r>
      </w:del>
      <w:bookmarkEnd w:id="6971"/>
    </w:p>
    <w:p w14:paraId="11F24C5E" w14:textId="77777777" w:rsidR="00646CA4" w:rsidRPr="00706C4C" w:rsidDel="00505AC9" w:rsidRDefault="00646CA4" w:rsidP="00706C4C">
      <w:pPr>
        <w:pStyle w:val="a5"/>
        <w:numPr>
          <w:ilvl w:val="0"/>
          <w:numId w:val="1"/>
        </w:numPr>
        <w:spacing w:line="400" w:lineRule="exact"/>
        <w:ind w:left="418" w:firstLineChars="0" w:hanging="418"/>
        <w:rPr>
          <w:del w:id="6973" w:author="微软用户" w:date="2017-08-24T21:31:00Z"/>
          <w:rFonts w:ascii="Times New Roman" w:eastAsia="宋体" w:hAnsi="Times New Roman"/>
          <w:sz w:val="21"/>
          <w:szCs w:val="21"/>
        </w:rPr>
      </w:pPr>
      <w:bookmarkStart w:id="6974" w:name="_Ref489795056"/>
      <w:del w:id="6975" w:author="微软用户" w:date="2017-08-24T21:31:00Z">
        <w:r w:rsidRPr="00706C4C" w:rsidDel="00505AC9">
          <w:rPr>
            <w:rFonts w:ascii="Times New Roman" w:eastAsia="宋体" w:hAnsi="Times New Roman" w:hint="eastAsia"/>
            <w:sz w:val="21"/>
            <w:szCs w:val="21"/>
          </w:rPr>
          <w:delText>杨小丽</w:delText>
        </w:r>
        <w:r w:rsidRPr="00706C4C" w:rsidDel="00505AC9">
          <w:rPr>
            <w:rFonts w:ascii="Times New Roman" w:eastAsia="宋体" w:hAnsi="Times New Roman" w:hint="eastAsia"/>
            <w:sz w:val="21"/>
            <w:szCs w:val="21"/>
          </w:rPr>
          <w:delText xml:space="preserve">. </w:delText>
        </w:r>
        <w:r w:rsidRPr="00706C4C" w:rsidDel="00505AC9">
          <w:rPr>
            <w:rFonts w:ascii="Times New Roman" w:eastAsia="宋体" w:hAnsi="Times New Roman" w:hint="eastAsia"/>
            <w:sz w:val="21"/>
            <w:szCs w:val="21"/>
          </w:rPr>
          <w:delText>防</w:delText>
        </w:r>
        <w:r w:rsidRPr="00706C4C" w:rsidDel="00505AC9">
          <w:rPr>
            <w:rFonts w:ascii="Times New Roman" w:eastAsia="宋体" w:hAnsi="Times New Roman" w:hint="eastAsia"/>
            <w:sz w:val="21"/>
            <w:szCs w:val="21"/>
          </w:rPr>
          <w:delText>SQL</w:delText>
        </w:r>
        <w:r w:rsidRPr="00706C4C" w:rsidDel="00505AC9">
          <w:rPr>
            <w:rFonts w:ascii="Times New Roman" w:eastAsia="宋体" w:hAnsi="Times New Roman" w:hint="eastAsia"/>
            <w:sz w:val="21"/>
            <w:szCs w:val="21"/>
          </w:rPr>
          <w:delText>注入攻击中间件的设计与实现</w:delText>
        </w:r>
        <w:r w:rsidRPr="00706C4C" w:rsidDel="00505AC9">
          <w:rPr>
            <w:rFonts w:ascii="Times New Roman" w:eastAsia="宋体" w:hAnsi="Times New Roman" w:hint="eastAsia"/>
            <w:sz w:val="21"/>
            <w:szCs w:val="21"/>
          </w:rPr>
          <w:delText>[D].</w:delText>
        </w:r>
        <w:r w:rsidRPr="00706C4C" w:rsidDel="00505AC9">
          <w:rPr>
            <w:rFonts w:ascii="Times New Roman" w:eastAsia="宋体" w:hAnsi="Times New Roman" w:hint="eastAsia"/>
            <w:sz w:val="21"/>
            <w:szCs w:val="21"/>
          </w:rPr>
          <w:delText>四川师范大学</w:delText>
        </w:r>
        <w:r w:rsidRPr="00706C4C" w:rsidDel="00505AC9">
          <w:rPr>
            <w:rFonts w:ascii="Times New Roman" w:eastAsia="宋体" w:hAnsi="Times New Roman" w:hint="eastAsia"/>
            <w:sz w:val="21"/>
            <w:szCs w:val="21"/>
          </w:rPr>
          <w:delText>,2010.</w:delText>
        </w:r>
        <w:bookmarkEnd w:id="6974"/>
      </w:del>
    </w:p>
    <w:p w14:paraId="17685CB6" w14:textId="26FCD9D2" w:rsidR="00596C42" w:rsidRDefault="00EB4F1C">
      <w:pPr>
        <w:pStyle w:val="a5"/>
        <w:numPr>
          <w:ilvl w:val="0"/>
          <w:numId w:val="1"/>
        </w:numPr>
        <w:spacing w:line="400" w:lineRule="exact"/>
        <w:ind w:firstLineChars="0"/>
        <w:rPr>
          <w:rFonts w:ascii="Times New Roman" w:eastAsia="宋体" w:hAnsi="Times New Roman"/>
          <w:sz w:val="21"/>
          <w:szCs w:val="21"/>
        </w:rPr>
      </w:pPr>
      <w:bookmarkStart w:id="6976" w:name="_Ref489795089"/>
      <w:r w:rsidRPr="00706C4C">
        <w:rPr>
          <w:rFonts w:ascii="Times New Roman" w:eastAsia="宋体" w:hAnsi="Times New Roman"/>
          <w:sz w:val="21"/>
          <w:szCs w:val="21"/>
        </w:rPr>
        <w:t>Harish Dehariya,</w:t>
      </w:r>
      <w:ins w:id="6977"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Piyush Kumar Shukla,</w:t>
      </w:r>
      <w:ins w:id="6978"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Manish Ahirwar. A Survey on Detection and Prevention Techniques for SQL Injection Attacks[J]. International Journal of Wireless and </w:t>
      </w:r>
      <w:r w:rsidRPr="00706C4C">
        <w:rPr>
          <w:rFonts w:ascii="Times New Roman" w:eastAsia="宋体" w:hAnsi="Times New Roman"/>
          <w:sz w:val="21"/>
          <w:szCs w:val="21"/>
        </w:rPr>
        <w:lastRenderedPageBreak/>
        <w:t>Microwave Technologies(IJWMT),</w:t>
      </w:r>
      <w:ins w:id="6979"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2016,</w:t>
      </w:r>
      <w:ins w:id="6980"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6(6)</w:t>
      </w:r>
      <w:del w:id="6981" w:author="JY0225" w:date="2017-08-23T16:22:00Z">
        <w:r w:rsidRPr="00706C4C" w:rsidDel="001B4803">
          <w:rPr>
            <w:rFonts w:ascii="Times New Roman" w:eastAsia="宋体" w:hAnsi="Times New Roman"/>
            <w:sz w:val="21"/>
            <w:szCs w:val="21"/>
          </w:rPr>
          <w:delText>:</w:delText>
        </w:r>
      </w:del>
      <w:r w:rsidRPr="00706C4C">
        <w:rPr>
          <w:rFonts w:ascii="Times New Roman" w:eastAsia="宋体" w:hAnsi="Times New Roman"/>
          <w:sz w:val="21"/>
          <w:szCs w:val="21"/>
        </w:rPr>
        <w:t>.</w:t>
      </w:r>
      <w:bookmarkEnd w:id="6976"/>
      <w:r w:rsidR="00596C42">
        <w:rPr>
          <w:rFonts w:ascii="Times New Roman" w:eastAsia="宋体" w:hAnsi="Times New Roman"/>
          <w:sz w:val="21"/>
          <w:szCs w:val="21"/>
        </w:rPr>
        <w:br w:type="page"/>
      </w:r>
    </w:p>
    <w:p w14:paraId="3BDAC06E" w14:textId="7E4E2C3D" w:rsidR="0098532B" w:rsidRPr="00B207B1" w:rsidRDefault="0098532B" w:rsidP="0098532B">
      <w:pPr>
        <w:pStyle w:val="1"/>
        <w:rPr>
          <w:rFonts w:ascii="Times New Roman" w:hAnsi="Times New Roman" w:hint="eastAsia"/>
        </w:rPr>
      </w:pPr>
      <w:bookmarkStart w:id="6982" w:name="_Toc491952487"/>
      <w:r>
        <w:rPr>
          <w:rFonts w:ascii="Times New Roman" w:hAnsi="Times New Roman" w:hint="eastAsia"/>
        </w:rPr>
        <w:lastRenderedPageBreak/>
        <w:t>在读期间发表</w:t>
      </w:r>
      <w:r w:rsidR="00E948AE">
        <w:rPr>
          <w:rFonts w:ascii="Times New Roman" w:hAnsi="Times New Roman" w:hint="eastAsia"/>
        </w:rPr>
        <w:t>论文</w:t>
      </w:r>
      <w:bookmarkEnd w:id="6982"/>
    </w:p>
    <w:p w14:paraId="79783E82" w14:textId="0AABE8E3" w:rsidR="00DB6C01" w:rsidRPr="00F863A0" w:rsidRDefault="00AE639B" w:rsidP="00F863A0">
      <w:pPr>
        <w:pStyle w:val="a7"/>
        <w:numPr>
          <w:ilvl w:val="0"/>
          <w:numId w:val="25"/>
        </w:numPr>
        <w:spacing w:line="400" w:lineRule="exact"/>
        <w:jc w:val="both"/>
        <w:rPr>
          <w:spacing w:val="0"/>
          <w:sz w:val="21"/>
          <w:szCs w:val="21"/>
          <w:rPrChange w:id="6983" w:author="微软用户" w:date="2017-08-24T21:33:00Z">
            <w:rPr/>
          </w:rPrChange>
        </w:rPr>
        <w:pPrChange w:id="6984" w:author="微软用户" w:date="2017-08-24T21:33:00Z">
          <w:pPr>
            <w:pStyle w:val="a5"/>
            <w:spacing w:line="400" w:lineRule="exact"/>
            <w:ind w:left="418" w:firstLineChars="0" w:firstLine="0"/>
          </w:pPr>
        </w:pPrChange>
      </w:pPr>
      <w:r w:rsidRPr="00AE639B">
        <w:rPr>
          <w:rFonts w:hint="eastAsia"/>
          <w:spacing w:val="0"/>
          <w:sz w:val="21"/>
          <w:szCs w:val="21"/>
        </w:rPr>
        <w:t>梁蛟，刘武，韩伟力，王晓阳，甘似禹，沈烁</w:t>
      </w:r>
      <w:r w:rsidR="00535254">
        <w:rPr>
          <w:rFonts w:hint="eastAsia"/>
          <w:spacing w:val="0"/>
          <w:sz w:val="21"/>
          <w:szCs w:val="21"/>
        </w:rPr>
        <w:t>.</w:t>
      </w:r>
      <w:r w:rsidR="00F863A0">
        <w:rPr>
          <w:spacing w:val="0"/>
          <w:sz w:val="21"/>
          <w:szCs w:val="21"/>
        </w:rPr>
        <w:t xml:space="preserve"> </w:t>
      </w:r>
      <w:r w:rsidR="00F863A0" w:rsidRPr="00F863A0">
        <w:rPr>
          <w:rFonts w:hint="eastAsia"/>
          <w:spacing w:val="0"/>
          <w:sz w:val="21"/>
          <w:szCs w:val="21"/>
        </w:rPr>
        <w:t>安卓云备份模块的代码安全问题分析</w:t>
      </w:r>
      <w:r w:rsidR="00E437DD">
        <w:rPr>
          <w:rFonts w:hint="eastAsia"/>
          <w:spacing w:val="0"/>
          <w:sz w:val="21"/>
          <w:szCs w:val="21"/>
        </w:rPr>
        <w:t>[</w:t>
      </w:r>
      <w:r w:rsidR="00E437DD">
        <w:rPr>
          <w:spacing w:val="0"/>
          <w:sz w:val="21"/>
          <w:szCs w:val="21"/>
        </w:rPr>
        <w:t>A</w:t>
      </w:r>
      <w:r w:rsidR="00E437DD">
        <w:rPr>
          <w:rFonts w:hint="eastAsia"/>
          <w:spacing w:val="0"/>
          <w:sz w:val="21"/>
          <w:szCs w:val="21"/>
        </w:rPr>
        <w:t>]</w:t>
      </w:r>
      <w:r w:rsidR="00F863A0">
        <w:rPr>
          <w:rFonts w:hint="eastAsia"/>
          <w:spacing w:val="0"/>
          <w:sz w:val="21"/>
          <w:szCs w:val="21"/>
        </w:rPr>
        <w:t>.</w:t>
      </w:r>
      <w:r w:rsidR="007E7D29">
        <w:rPr>
          <w:spacing w:val="0"/>
          <w:sz w:val="21"/>
          <w:szCs w:val="21"/>
        </w:rPr>
        <w:t xml:space="preserve"> </w:t>
      </w:r>
      <w:r w:rsidR="007E7D29">
        <w:rPr>
          <w:rFonts w:hint="eastAsia"/>
          <w:spacing w:val="0"/>
          <w:sz w:val="21"/>
          <w:szCs w:val="21"/>
        </w:rPr>
        <w:t>网络与信息安全学报</w:t>
      </w:r>
      <w:r w:rsidR="007E7D29">
        <w:rPr>
          <w:rFonts w:hint="eastAsia"/>
          <w:spacing w:val="0"/>
          <w:sz w:val="21"/>
          <w:szCs w:val="21"/>
        </w:rPr>
        <w:t xml:space="preserve">, 2017, </w:t>
      </w:r>
      <w:r w:rsidR="007E7D29">
        <w:rPr>
          <w:spacing w:val="0"/>
          <w:sz w:val="21"/>
          <w:szCs w:val="21"/>
        </w:rPr>
        <w:t>3(1).</w:t>
      </w:r>
      <w:r w:rsidR="00F863A0">
        <w:rPr>
          <w:rFonts w:hint="eastAsia"/>
          <w:spacing w:val="0"/>
          <w:sz w:val="21"/>
          <w:szCs w:val="21"/>
        </w:rPr>
        <w:t xml:space="preserve"> </w:t>
      </w:r>
    </w:p>
    <w:p w14:paraId="1502EF99" w14:textId="77777777" w:rsidR="002D4A8B" w:rsidRPr="00706C4C" w:rsidRDefault="00AB30AF" w:rsidP="00706C4C">
      <w:pPr>
        <w:rPr>
          <w:rFonts w:ascii="Times New Roman" w:eastAsia="宋体" w:hAnsi="Times New Roman"/>
          <w:szCs w:val="21"/>
        </w:rPr>
      </w:pPr>
      <w:r w:rsidRPr="00706C4C">
        <w:rPr>
          <w:rFonts w:ascii="Times New Roman" w:hAnsi="Times New Roman"/>
        </w:rPr>
        <w:br w:type="page"/>
      </w:r>
    </w:p>
    <w:p w14:paraId="2CAE897D" w14:textId="77777777" w:rsidR="00341B37" w:rsidRPr="00B207B1" w:rsidRDefault="00341B37" w:rsidP="00B87EE1">
      <w:pPr>
        <w:pStyle w:val="1"/>
        <w:rPr>
          <w:rFonts w:ascii="Times New Roman" w:hAnsi="Times New Roman"/>
          <w:sz w:val="24"/>
        </w:rPr>
      </w:pPr>
      <w:bookmarkStart w:id="6985" w:name="_Toc491952488"/>
      <w:r w:rsidRPr="00B207B1">
        <w:rPr>
          <w:rFonts w:ascii="Times New Roman" w:hAnsi="Times New Roman"/>
        </w:rPr>
        <w:lastRenderedPageBreak/>
        <w:t>致</w:t>
      </w:r>
      <w:r w:rsidRPr="00B207B1">
        <w:rPr>
          <w:rFonts w:ascii="Times New Roman" w:hAnsi="Times New Roman"/>
        </w:rPr>
        <w:t xml:space="preserve">   </w:t>
      </w:r>
      <w:r w:rsidRPr="00B207B1">
        <w:rPr>
          <w:rFonts w:ascii="Times New Roman" w:hAnsi="Times New Roman"/>
        </w:rPr>
        <w:t>谢</w:t>
      </w:r>
      <w:bookmarkEnd w:id="6791"/>
      <w:bookmarkEnd w:id="6792"/>
      <w:bookmarkEnd w:id="6793"/>
      <w:bookmarkEnd w:id="6985"/>
    </w:p>
    <w:p w14:paraId="3EDD5022" w14:textId="77777777" w:rsidR="0089177D" w:rsidRPr="00B207B1" w:rsidRDefault="006E2427" w:rsidP="002D4A8B">
      <w:pPr>
        <w:widowControl/>
        <w:spacing w:line="400" w:lineRule="exact"/>
        <w:rPr>
          <w:rFonts w:ascii="Times New Roman" w:hAnsi="Times New Roman"/>
        </w:rPr>
      </w:pPr>
      <w:r w:rsidRPr="00B207B1">
        <w:rPr>
          <w:rFonts w:ascii="Times New Roman" w:hAnsi="Times New Roman"/>
        </w:rPr>
        <w:tab/>
      </w:r>
      <w:r w:rsidRPr="00B207B1">
        <w:rPr>
          <w:rFonts w:ascii="Times New Roman" w:hAnsi="Times New Roman"/>
        </w:rPr>
        <w:t>能够顺利完成毕业论文</w:t>
      </w:r>
      <w:r w:rsidRPr="00B207B1">
        <w:rPr>
          <w:rFonts w:ascii="Times New Roman" w:hAnsi="Times New Roman" w:hint="eastAsia"/>
        </w:rPr>
        <w:t>，</w:t>
      </w:r>
      <w:r w:rsidRPr="00B207B1">
        <w:rPr>
          <w:rFonts w:ascii="Times New Roman" w:hAnsi="Times New Roman"/>
        </w:rPr>
        <w:t>首先想要感谢</w:t>
      </w:r>
      <w:r w:rsidR="0062734D" w:rsidRPr="00B207B1">
        <w:rPr>
          <w:rFonts w:ascii="Times New Roman" w:hAnsi="Times New Roman"/>
        </w:rPr>
        <w:t>的是</w:t>
      </w:r>
      <w:r w:rsidRPr="00B207B1">
        <w:rPr>
          <w:rFonts w:ascii="Times New Roman" w:hAnsi="Times New Roman"/>
        </w:rPr>
        <w:t>我的研究生导师韩伟力老师</w:t>
      </w:r>
      <w:r w:rsidRPr="00B207B1">
        <w:rPr>
          <w:rFonts w:ascii="Times New Roman" w:hAnsi="Times New Roman" w:hint="eastAsia"/>
        </w:rPr>
        <w:t>。</w:t>
      </w:r>
      <w:r w:rsidR="00754D8A" w:rsidRPr="00B207B1">
        <w:rPr>
          <w:rFonts w:ascii="Times New Roman" w:hAnsi="Times New Roman" w:hint="eastAsia"/>
        </w:rPr>
        <w:t>从论文的选题到项目的实施，</w:t>
      </w:r>
      <w:r w:rsidR="006D07CA" w:rsidRPr="00B207B1">
        <w:rPr>
          <w:rFonts w:ascii="Times New Roman" w:hAnsi="Times New Roman" w:hint="eastAsia"/>
        </w:rPr>
        <w:t>以及最后</w:t>
      </w:r>
      <w:r w:rsidR="00754D8A" w:rsidRPr="00B207B1">
        <w:rPr>
          <w:rFonts w:ascii="Times New Roman" w:hAnsi="Times New Roman" w:hint="eastAsia"/>
        </w:rPr>
        <w:t>毕业论文的撰写</w:t>
      </w:r>
      <w:r w:rsidR="009A2895" w:rsidRPr="00B207B1">
        <w:rPr>
          <w:rFonts w:ascii="Times New Roman" w:hAnsi="Times New Roman" w:hint="eastAsia"/>
        </w:rPr>
        <w:t>，</w:t>
      </w:r>
      <w:r w:rsidR="00E27CCF" w:rsidRPr="00B207B1">
        <w:rPr>
          <w:rFonts w:ascii="Times New Roman" w:hAnsi="Times New Roman" w:hint="eastAsia"/>
        </w:rPr>
        <w:t>韩老师都给予了我最大的支持和帮助。</w:t>
      </w:r>
      <w:r w:rsidR="00A748FC" w:rsidRPr="00B207B1">
        <w:rPr>
          <w:rFonts w:ascii="Times New Roman" w:hAnsi="Times New Roman" w:hint="eastAsia"/>
        </w:rPr>
        <w:t>在项目实施的过程中</w:t>
      </w:r>
      <w:r w:rsidR="0062734D" w:rsidRPr="00B207B1">
        <w:rPr>
          <w:rFonts w:ascii="Times New Roman" w:hAnsi="Times New Roman" w:hint="eastAsia"/>
        </w:rPr>
        <w:t>，</w:t>
      </w:r>
      <w:r w:rsidR="003E3B79" w:rsidRPr="00B207B1">
        <w:rPr>
          <w:rFonts w:ascii="Times New Roman" w:hAnsi="Times New Roman" w:hint="eastAsia"/>
        </w:rPr>
        <w:t>韩老师悉心</w:t>
      </w:r>
      <w:r w:rsidR="00A46A1C" w:rsidRPr="00B207B1">
        <w:rPr>
          <w:rFonts w:ascii="Times New Roman" w:hAnsi="Times New Roman" w:hint="eastAsia"/>
        </w:rPr>
        <w:t>地对我进行了指导，</w:t>
      </w:r>
      <w:r w:rsidR="00A57FAD" w:rsidRPr="00B207B1">
        <w:rPr>
          <w:rFonts w:ascii="Times New Roman" w:hAnsi="Times New Roman" w:hint="eastAsia"/>
        </w:rPr>
        <w:t>每当我遇到问题时，都会为我指明方向</w:t>
      </w:r>
      <w:r w:rsidR="00BD4832" w:rsidRPr="00B207B1">
        <w:rPr>
          <w:rFonts w:ascii="Times New Roman" w:hAnsi="Times New Roman" w:hint="eastAsia"/>
        </w:rPr>
        <w:t>，提供技术支持。</w:t>
      </w:r>
      <w:r w:rsidR="00D3783F" w:rsidRPr="00B207B1">
        <w:rPr>
          <w:rFonts w:ascii="Times New Roman" w:hAnsi="Times New Roman" w:hint="eastAsia"/>
        </w:rPr>
        <w:t>在论文的撰写过程中，韩老师严谨的学术作风，一丝不苟的工作态度</w:t>
      </w:r>
      <w:r w:rsidR="0000020E" w:rsidRPr="00B207B1">
        <w:rPr>
          <w:rFonts w:ascii="Times New Roman" w:hAnsi="Times New Roman" w:hint="eastAsia"/>
        </w:rPr>
        <w:t>一直</w:t>
      </w:r>
      <w:r w:rsidR="008F3D17" w:rsidRPr="00B207B1">
        <w:rPr>
          <w:rFonts w:ascii="Times New Roman" w:hAnsi="Times New Roman" w:hint="eastAsia"/>
        </w:rPr>
        <w:t>敦促</w:t>
      </w:r>
      <w:r w:rsidR="0000020E" w:rsidRPr="00B207B1">
        <w:rPr>
          <w:rFonts w:ascii="Times New Roman" w:hAnsi="Times New Roman" w:hint="eastAsia"/>
        </w:rPr>
        <w:t>着</w:t>
      </w:r>
      <w:r w:rsidR="00D3783F" w:rsidRPr="00B207B1">
        <w:rPr>
          <w:rFonts w:ascii="Times New Roman" w:hAnsi="Times New Roman" w:hint="eastAsia"/>
        </w:rPr>
        <w:t>我不断</w:t>
      </w:r>
      <w:r w:rsidR="007B5F39" w:rsidRPr="00B207B1">
        <w:rPr>
          <w:rFonts w:ascii="Times New Roman" w:hAnsi="Times New Roman" w:hint="eastAsia"/>
        </w:rPr>
        <w:t>修正、</w:t>
      </w:r>
      <w:r w:rsidR="00D3783F" w:rsidRPr="00B207B1">
        <w:rPr>
          <w:rFonts w:ascii="Times New Roman" w:hAnsi="Times New Roman" w:hint="eastAsia"/>
        </w:rPr>
        <w:t>完善论文。</w:t>
      </w:r>
      <w:r w:rsidR="00CE783C" w:rsidRPr="00B207B1">
        <w:rPr>
          <w:rFonts w:ascii="Times New Roman" w:hAnsi="Times New Roman" w:hint="eastAsia"/>
        </w:rPr>
        <w:t>除了在学习上对我的指导以外</w:t>
      </w:r>
      <w:r w:rsidR="004869EC" w:rsidRPr="00B207B1">
        <w:rPr>
          <w:rFonts w:ascii="Times New Roman" w:hAnsi="Times New Roman" w:hint="eastAsia"/>
        </w:rPr>
        <w:t>，韩老师</w:t>
      </w:r>
      <w:r w:rsidR="007F7294" w:rsidRPr="00B207B1">
        <w:rPr>
          <w:rFonts w:ascii="Times New Roman" w:hAnsi="Times New Roman" w:hint="eastAsia"/>
        </w:rPr>
        <w:t>在生活上</w:t>
      </w:r>
      <w:r w:rsidR="000522B5" w:rsidRPr="00B207B1">
        <w:rPr>
          <w:rFonts w:ascii="Times New Roman" w:hAnsi="Times New Roman" w:hint="eastAsia"/>
        </w:rPr>
        <w:t>也</w:t>
      </w:r>
      <w:r w:rsidR="004869EC" w:rsidRPr="00B207B1">
        <w:rPr>
          <w:rFonts w:ascii="Times New Roman" w:hAnsi="Times New Roman" w:hint="eastAsia"/>
        </w:rPr>
        <w:t>给予了我细致的关怀，</w:t>
      </w:r>
      <w:r w:rsidR="00C3279E" w:rsidRPr="00B207B1">
        <w:rPr>
          <w:rFonts w:ascii="Times New Roman" w:hAnsi="Times New Roman" w:hint="eastAsia"/>
        </w:rPr>
        <w:t>在这里，我想</w:t>
      </w:r>
      <w:r w:rsidR="004C22FA" w:rsidRPr="00B207B1">
        <w:rPr>
          <w:rFonts w:ascii="Times New Roman" w:hAnsi="Times New Roman" w:hint="eastAsia"/>
        </w:rPr>
        <w:t>再次</w:t>
      </w:r>
      <w:r w:rsidR="004272DA" w:rsidRPr="00B207B1">
        <w:rPr>
          <w:rFonts w:ascii="Times New Roman" w:hAnsi="Times New Roman" w:hint="eastAsia"/>
        </w:rPr>
        <w:t>向</w:t>
      </w:r>
      <w:r w:rsidR="004C22FA" w:rsidRPr="00B207B1">
        <w:rPr>
          <w:rFonts w:ascii="Times New Roman" w:hAnsi="Times New Roman" w:hint="eastAsia"/>
        </w:rPr>
        <w:t>韩老师表示由衷的感谢</w:t>
      </w:r>
      <w:r w:rsidR="004869EC" w:rsidRPr="00B207B1">
        <w:rPr>
          <w:rFonts w:ascii="Times New Roman" w:hAnsi="Times New Roman" w:hint="eastAsia"/>
        </w:rPr>
        <w:t>。</w:t>
      </w:r>
    </w:p>
    <w:p w14:paraId="4B580C61" w14:textId="77777777" w:rsidR="00625525" w:rsidRPr="00B207B1" w:rsidRDefault="00F14E0A"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其次</w:t>
      </w:r>
      <w:r w:rsidR="004F209E" w:rsidRPr="00B207B1">
        <w:rPr>
          <w:rFonts w:ascii="Times New Roman" w:hAnsi="Times New Roman" w:hint="eastAsia"/>
        </w:rPr>
        <w:t>，</w:t>
      </w:r>
      <w:r w:rsidR="004F209E" w:rsidRPr="00B207B1">
        <w:rPr>
          <w:rFonts w:ascii="Times New Roman" w:hAnsi="Times New Roman"/>
        </w:rPr>
        <w:t>我还要感谢</w:t>
      </w:r>
      <w:r w:rsidR="006D08C8" w:rsidRPr="00B207B1">
        <w:rPr>
          <w:rFonts w:ascii="Times New Roman" w:hAnsi="Times New Roman"/>
        </w:rPr>
        <w:t>实验室的小伙伴们</w:t>
      </w:r>
      <w:r w:rsidR="006D08C8" w:rsidRPr="00B207B1">
        <w:rPr>
          <w:rFonts w:ascii="Times New Roman" w:hAnsi="Times New Roman" w:hint="eastAsia"/>
        </w:rPr>
        <w:t>，</w:t>
      </w:r>
      <w:r w:rsidR="006D08C8" w:rsidRPr="00B207B1">
        <w:rPr>
          <w:rFonts w:ascii="Times New Roman" w:hAnsi="Times New Roman"/>
        </w:rPr>
        <w:t>在两年半的学习生活中</w:t>
      </w:r>
      <w:r w:rsidR="006D08C8" w:rsidRPr="00B207B1">
        <w:rPr>
          <w:rFonts w:ascii="Times New Roman" w:hAnsi="Times New Roman" w:hint="eastAsia"/>
        </w:rPr>
        <w:t>，</w:t>
      </w:r>
      <w:r w:rsidR="006D08C8" w:rsidRPr="00B207B1">
        <w:rPr>
          <w:rFonts w:ascii="Times New Roman" w:hAnsi="Times New Roman"/>
        </w:rPr>
        <w:t>你们给</w:t>
      </w:r>
      <w:r w:rsidR="00427E4A" w:rsidRPr="00B207B1">
        <w:rPr>
          <w:rFonts w:ascii="Times New Roman" w:hAnsi="Times New Roman"/>
        </w:rPr>
        <w:t>了</w:t>
      </w:r>
      <w:r w:rsidR="006D08C8" w:rsidRPr="00B207B1">
        <w:rPr>
          <w:rFonts w:ascii="Times New Roman" w:hAnsi="Times New Roman"/>
        </w:rPr>
        <w:t>我太多的支持和感动</w:t>
      </w:r>
      <w:r w:rsidR="006D08C8" w:rsidRPr="00B207B1">
        <w:rPr>
          <w:rFonts w:ascii="Times New Roman" w:hAnsi="Times New Roman" w:hint="eastAsia"/>
        </w:rPr>
        <w:t>。</w:t>
      </w:r>
      <w:r w:rsidR="003C264E" w:rsidRPr="00B207B1">
        <w:rPr>
          <w:rFonts w:ascii="Times New Roman" w:hAnsi="Times New Roman" w:hint="eastAsia"/>
        </w:rPr>
        <w:t>生活中我们一起谈天说地，学术上我们一起共同探讨，</w:t>
      </w:r>
      <w:r w:rsidR="00487CB8" w:rsidRPr="00B207B1">
        <w:rPr>
          <w:rFonts w:ascii="Times New Roman" w:hAnsi="Times New Roman" w:hint="eastAsia"/>
        </w:rPr>
        <w:t>特别是在我撰写论文期间，无私地</w:t>
      </w:r>
      <w:r w:rsidR="004358F8" w:rsidRPr="00B207B1">
        <w:rPr>
          <w:rFonts w:ascii="Times New Roman" w:hAnsi="Times New Roman" w:hint="eastAsia"/>
        </w:rPr>
        <w:t>给予</w:t>
      </w:r>
      <w:r w:rsidR="009974F1" w:rsidRPr="00B207B1">
        <w:rPr>
          <w:rFonts w:ascii="Times New Roman" w:hAnsi="Times New Roman" w:hint="eastAsia"/>
        </w:rPr>
        <w:t>我帮助</w:t>
      </w:r>
      <w:r w:rsidR="00D67046" w:rsidRPr="00B207B1">
        <w:rPr>
          <w:rFonts w:ascii="Times New Roman" w:hAnsi="Times New Roman" w:hint="eastAsia"/>
        </w:rPr>
        <w:t>，让我感受到了实验室的友爱</w:t>
      </w:r>
      <w:r w:rsidR="00AE6AF2" w:rsidRPr="00B207B1">
        <w:rPr>
          <w:rFonts w:ascii="Times New Roman" w:hAnsi="Times New Roman" w:hint="eastAsia"/>
        </w:rPr>
        <w:t>。</w:t>
      </w:r>
      <w:r w:rsidR="00487CB8" w:rsidRPr="00B207B1">
        <w:rPr>
          <w:rFonts w:ascii="Times New Roman" w:hAnsi="Times New Roman" w:hint="eastAsia"/>
        </w:rPr>
        <w:t>能够</w:t>
      </w:r>
      <w:r w:rsidR="003D7160" w:rsidRPr="00B207B1">
        <w:rPr>
          <w:rFonts w:ascii="Times New Roman" w:hAnsi="Times New Roman" w:hint="eastAsia"/>
        </w:rPr>
        <w:t>与你们同处一个实验室，是一件很幸运的事</w:t>
      </w:r>
      <w:r w:rsidR="00487CB8" w:rsidRPr="00B207B1">
        <w:rPr>
          <w:rFonts w:ascii="Times New Roman" w:hAnsi="Times New Roman" w:hint="eastAsia"/>
        </w:rPr>
        <w:t>。</w:t>
      </w:r>
    </w:p>
    <w:p w14:paraId="0BDFD1E3" w14:textId="77777777" w:rsidR="00625525" w:rsidRPr="00B207B1" w:rsidRDefault="00554BC1"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此外</w:t>
      </w:r>
      <w:r w:rsidR="00FA4081" w:rsidRPr="00B207B1">
        <w:rPr>
          <w:rFonts w:ascii="Times New Roman" w:hAnsi="Times New Roman" w:hint="eastAsia"/>
        </w:rPr>
        <w:t>，</w:t>
      </w:r>
      <w:r w:rsidR="00FA4081" w:rsidRPr="00B207B1">
        <w:rPr>
          <w:rFonts w:ascii="Times New Roman" w:hAnsi="Times New Roman"/>
        </w:rPr>
        <w:t>我想要</w:t>
      </w:r>
      <w:r w:rsidR="001935CB" w:rsidRPr="00B207B1">
        <w:rPr>
          <w:rFonts w:ascii="Times New Roman" w:hAnsi="Times New Roman"/>
        </w:rPr>
        <w:t>感谢</w:t>
      </w:r>
      <w:r w:rsidR="00FA4081" w:rsidRPr="00B207B1">
        <w:rPr>
          <w:rFonts w:ascii="Times New Roman" w:hAnsi="Times New Roman"/>
        </w:rPr>
        <w:t>复旦大学以及学校的各位老师</w:t>
      </w:r>
      <w:r w:rsidR="00FA4081" w:rsidRPr="00B207B1">
        <w:rPr>
          <w:rFonts w:ascii="Times New Roman" w:hAnsi="Times New Roman" w:hint="eastAsia"/>
        </w:rPr>
        <w:t>，</w:t>
      </w:r>
      <w:r w:rsidR="00FA4081" w:rsidRPr="00B207B1">
        <w:rPr>
          <w:rFonts w:ascii="Times New Roman" w:hAnsi="Times New Roman"/>
        </w:rPr>
        <w:t>给了我一个很好的平台</w:t>
      </w:r>
      <w:r w:rsidR="00FA4081" w:rsidRPr="00B207B1">
        <w:rPr>
          <w:rFonts w:ascii="Times New Roman" w:hAnsi="Times New Roman" w:hint="eastAsia"/>
        </w:rPr>
        <w:t>，</w:t>
      </w:r>
      <w:r w:rsidR="003C4071" w:rsidRPr="00B207B1">
        <w:rPr>
          <w:rFonts w:ascii="Times New Roman" w:hAnsi="Times New Roman" w:hint="eastAsia"/>
        </w:rPr>
        <w:t>让我有机会参与一些重要的项目和会议，</w:t>
      </w:r>
      <w:r w:rsidR="007105C2" w:rsidRPr="00B207B1">
        <w:rPr>
          <w:rFonts w:ascii="Times New Roman" w:hAnsi="Times New Roman" w:hint="eastAsia"/>
        </w:rPr>
        <w:t>这</w:t>
      </w:r>
      <w:r w:rsidR="0056150E" w:rsidRPr="00B207B1">
        <w:rPr>
          <w:rFonts w:ascii="Times New Roman" w:hAnsi="Times New Roman" w:hint="eastAsia"/>
        </w:rPr>
        <w:t>对我的影响十分深远。</w:t>
      </w:r>
      <w:r w:rsidR="00686C3A" w:rsidRPr="00B207B1">
        <w:rPr>
          <w:rFonts w:ascii="Times New Roman" w:hAnsi="Times New Roman" w:hint="eastAsia"/>
        </w:rPr>
        <w:t>此外，</w:t>
      </w:r>
      <w:r w:rsidR="00791100" w:rsidRPr="00B207B1">
        <w:rPr>
          <w:rFonts w:ascii="Times New Roman" w:hAnsi="Times New Roman" w:hint="eastAsia"/>
        </w:rPr>
        <w:t>我</w:t>
      </w:r>
      <w:r w:rsidR="00A377F6" w:rsidRPr="00B207B1">
        <w:rPr>
          <w:rFonts w:ascii="Times New Roman" w:hAnsi="Times New Roman" w:hint="eastAsia"/>
        </w:rPr>
        <w:t>还</w:t>
      </w:r>
      <w:r w:rsidR="00686C3A" w:rsidRPr="00B207B1">
        <w:rPr>
          <w:rFonts w:ascii="Times New Roman" w:hAnsi="Times New Roman" w:hint="eastAsia"/>
        </w:rPr>
        <w:t>能够</w:t>
      </w:r>
      <w:r w:rsidR="00791100" w:rsidRPr="00B207B1">
        <w:rPr>
          <w:rFonts w:ascii="Times New Roman" w:hAnsi="Times New Roman" w:hint="eastAsia"/>
        </w:rPr>
        <w:t>与其他优秀</w:t>
      </w:r>
      <w:r w:rsidR="00BA4032" w:rsidRPr="00B207B1">
        <w:rPr>
          <w:rFonts w:ascii="Times New Roman" w:hAnsi="Times New Roman" w:hint="eastAsia"/>
        </w:rPr>
        <w:t>的</w:t>
      </w:r>
      <w:r w:rsidR="00791100" w:rsidRPr="00B207B1">
        <w:rPr>
          <w:rFonts w:ascii="Times New Roman" w:hAnsi="Times New Roman" w:hint="eastAsia"/>
        </w:rPr>
        <w:t>同学一起学习，一起进步。</w:t>
      </w:r>
    </w:p>
    <w:p w14:paraId="2483B37B" w14:textId="77777777" w:rsidR="00625525" w:rsidRPr="00B207B1" w:rsidRDefault="00435162" w:rsidP="00346B91">
      <w:pPr>
        <w:widowControl/>
        <w:spacing w:line="400" w:lineRule="exact"/>
        <w:jc w:val="left"/>
        <w:rPr>
          <w:rFonts w:ascii="Times New Roman" w:hAnsi="Times New Roman"/>
        </w:rPr>
      </w:pPr>
      <w:r w:rsidRPr="00B207B1">
        <w:rPr>
          <w:rFonts w:ascii="Times New Roman" w:hAnsi="Times New Roman"/>
        </w:rPr>
        <w:tab/>
      </w:r>
      <w:r w:rsidR="00346B91" w:rsidRPr="00B207B1">
        <w:rPr>
          <w:rFonts w:ascii="Times New Roman" w:hAnsi="Times New Roman"/>
        </w:rPr>
        <w:t>最后</w:t>
      </w:r>
      <w:r w:rsidR="00346B91" w:rsidRPr="00B207B1">
        <w:rPr>
          <w:rFonts w:ascii="Times New Roman" w:hAnsi="Times New Roman" w:hint="eastAsia"/>
        </w:rPr>
        <w:t>，感谢各位评阅老师对本文给出的宝贵意见。</w:t>
      </w:r>
    </w:p>
    <w:p w14:paraId="6B892A22" w14:textId="77777777" w:rsidR="00625525" w:rsidRPr="00B207B1" w:rsidRDefault="00625525" w:rsidP="0089177D">
      <w:pPr>
        <w:widowControl/>
        <w:jc w:val="left"/>
        <w:rPr>
          <w:rFonts w:ascii="Times New Roman" w:hAnsi="Times New Roman"/>
        </w:rPr>
      </w:pPr>
    </w:p>
    <w:p w14:paraId="082239E4" w14:textId="77777777" w:rsidR="00625525" w:rsidRPr="00B207B1" w:rsidRDefault="00625525" w:rsidP="0089177D">
      <w:pPr>
        <w:widowControl/>
        <w:jc w:val="left"/>
        <w:rPr>
          <w:rFonts w:ascii="Times New Roman" w:hAnsi="Times New Roman"/>
        </w:rPr>
      </w:pPr>
    </w:p>
    <w:p w14:paraId="241383B9" w14:textId="77777777" w:rsidR="00625525" w:rsidRPr="00B207B1" w:rsidRDefault="00625525" w:rsidP="0089177D">
      <w:pPr>
        <w:widowControl/>
        <w:jc w:val="left"/>
        <w:rPr>
          <w:rFonts w:ascii="Times New Roman" w:hAnsi="Times New Roman"/>
        </w:rPr>
      </w:pPr>
    </w:p>
    <w:p w14:paraId="1BB103E9" w14:textId="77777777" w:rsidR="00625525" w:rsidRPr="00B207B1" w:rsidRDefault="00625525" w:rsidP="0089177D">
      <w:pPr>
        <w:widowControl/>
        <w:jc w:val="left"/>
        <w:rPr>
          <w:rFonts w:ascii="Times New Roman" w:hAnsi="Times New Roman"/>
        </w:rPr>
      </w:pPr>
    </w:p>
    <w:p w14:paraId="70EFC1DB" w14:textId="77777777" w:rsidR="00625525" w:rsidRPr="00B207B1" w:rsidRDefault="00625525" w:rsidP="0089177D">
      <w:pPr>
        <w:widowControl/>
        <w:jc w:val="left"/>
        <w:rPr>
          <w:rFonts w:ascii="Times New Roman" w:hAnsi="Times New Roman"/>
        </w:rPr>
      </w:pPr>
    </w:p>
    <w:p w14:paraId="38ECE1F3" w14:textId="77777777" w:rsidR="00625525" w:rsidRPr="00B207B1" w:rsidRDefault="00625525" w:rsidP="0089177D">
      <w:pPr>
        <w:widowControl/>
        <w:jc w:val="left"/>
        <w:rPr>
          <w:rFonts w:ascii="Times New Roman" w:hAnsi="Times New Roman"/>
        </w:rPr>
      </w:pPr>
    </w:p>
    <w:p w14:paraId="72A4F6A0" w14:textId="77777777" w:rsidR="00625525" w:rsidRPr="00B207B1" w:rsidRDefault="00625525" w:rsidP="0089177D">
      <w:pPr>
        <w:widowControl/>
        <w:jc w:val="left"/>
        <w:rPr>
          <w:rFonts w:ascii="Times New Roman" w:hAnsi="Times New Roman"/>
        </w:rPr>
      </w:pPr>
    </w:p>
    <w:p w14:paraId="3D963FAD" w14:textId="77777777" w:rsidR="00625525" w:rsidRPr="00B207B1" w:rsidRDefault="00625525" w:rsidP="0089177D">
      <w:pPr>
        <w:widowControl/>
        <w:jc w:val="left"/>
        <w:rPr>
          <w:rFonts w:ascii="Times New Roman" w:hAnsi="Times New Roman"/>
        </w:rPr>
      </w:pPr>
    </w:p>
    <w:p w14:paraId="4815AAE3" w14:textId="77777777" w:rsidR="00625525" w:rsidRPr="00B207B1" w:rsidRDefault="00625525" w:rsidP="0089177D">
      <w:pPr>
        <w:widowControl/>
        <w:jc w:val="left"/>
        <w:rPr>
          <w:rFonts w:ascii="Times New Roman" w:hAnsi="Times New Roman"/>
        </w:rPr>
      </w:pPr>
    </w:p>
    <w:p w14:paraId="0249948B" w14:textId="77777777" w:rsidR="00625525" w:rsidRPr="00B207B1" w:rsidRDefault="00625525" w:rsidP="0089177D">
      <w:pPr>
        <w:widowControl/>
        <w:jc w:val="left"/>
        <w:rPr>
          <w:rFonts w:ascii="Times New Roman" w:hAnsi="Times New Roman"/>
        </w:rPr>
      </w:pPr>
    </w:p>
    <w:p w14:paraId="5BD45650" w14:textId="77777777" w:rsidR="00625525" w:rsidRPr="00B207B1" w:rsidRDefault="00625525" w:rsidP="0089177D">
      <w:pPr>
        <w:widowControl/>
        <w:jc w:val="left"/>
        <w:rPr>
          <w:rFonts w:ascii="Times New Roman" w:hAnsi="Times New Roman"/>
        </w:rPr>
      </w:pPr>
    </w:p>
    <w:p w14:paraId="7C000F48" w14:textId="77777777" w:rsidR="00625525" w:rsidRPr="00B207B1" w:rsidRDefault="00625525" w:rsidP="0089177D">
      <w:pPr>
        <w:widowControl/>
        <w:jc w:val="left"/>
        <w:rPr>
          <w:rFonts w:ascii="Times New Roman" w:hAnsi="Times New Roman"/>
        </w:rPr>
      </w:pPr>
    </w:p>
    <w:p w14:paraId="2957344B" w14:textId="77777777" w:rsidR="00625525" w:rsidRPr="00B207B1" w:rsidRDefault="00625525" w:rsidP="0089177D">
      <w:pPr>
        <w:widowControl/>
        <w:jc w:val="left"/>
        <w:rPr>
          <w:rFonts w:ascii="Times New Roman" w:hAnsi="Times New Roman"/>
        </w:rPr>
      </w:pPr>
    </w:p>
    <w:p w14:paraId="117DF3E5" w14:textId="77777777" w:rsidR="00625525" w:rsidRPr="00B207B1" w:rsidRDefault="00625525" w:rsidP="0089177D">
      <w:pPr>
        <w:widowControl/>
        <w:jc w:val="left"/>
        <w:rPr>
          <w:rFonts w:ascii="Times New Roman" w:hAnsi="Times New Roman"/>
        </w:rPr>
      </w:pPr>
    </w:p>
    <w:p w14:paraId="28025915" w14:textId="77777777" w:rsidR="00625525" w:rsidRPr="00B207B1" w:rsidRDefault="00625525" w:rsidP="0089177D">
      <w:pPr>
        <w:widowControl/>
        <w:jc w:val="left"/>
        <w:rPr>
          <w:rFonts w:ascii="Times New Roman" w:hAnsi="Times New Roman"/>
        </w:rPr>
      </w:pPr>
    </w:p>
    <w:p w14:paraId="7D2039A4" w14:textId="77777777" w:rsidR="00625525" w:rsidRPr="00B207B1" w:rsidRDefault="00625525" w:rsidP="0089177D">
      <w:pPr>
        <w:widowControl/>
        <w:jc w:val="left"/>
        <w:rPr>
          <w:rFonts w:ascii="Times New Roman" w:hAnsi="Times New Roman"/>
        </w:rPr>
      </w:pPr>
    </w:p>
    <w:p w14:paraId="58503F90" w14:textId="77777777" w:rsidR="00625525" w:rsidRPr="00B207B1" w:rsidRDefault="00625525" w:rsidP="0089177D">
      <w:pPr>
        <w:widowControl/>
        <w:jc w:val="left"/>
        <w:rPr>
          <w:rFonts w:ascii="Times New Roman" w:hAnsi="Times New Roman"/>
        </w:rPr>
      </w:pPr>
    </w:p>
    <w:p w14:paraId="19A3623D" w14:textId="77777777" w:rsidR="00625525" w:rsidRPr="00B207B1" w:rsidRDefault="00625525" w:rsidP="0089177D">
      <w:pPr>
        <w:widowControl/>
        <w:jc w:val="left"/>
        <w:rPr>
          <w:rFonts w:ascii="Times New Roman" w:hAnsi="Times New Roman"/>
        </w:rPr>
      </w:pPr>
    </w:p>
    <w:p w14:paraId="2BFC795B" w14:textId="77777777" w:rsidR="00BD0042" w:rsidRPr="00B207B1" w:rsidRDefault="00BD0042" w:rsidP="0089177D">
      <w:pPr>
        <w:jc w:val="center"/>
        <w:rPr>
          <w:rFonts w:ascii="Times New Roman" w:hAnsi="Times New Roman"/>
          <w:b/>
          <w:bCs/>
          <w:sz w:val="36"/>
        </w:rPr>
      </w:pPr>
    </w:p>
    <w:p w14:paraId="0FC85E92" w14:textId="77777777" w:rsidR="00BD0042" w:rsidRPr="00B207B1" w:rsidRDefault="005800A1" w:rsidP="00EF5397">
      <w:pPr>
        <w:rPr>
          <w:rFonts w:ascii="Times New Roman" w:hAnsi="Times New Roman"/>
          <w:b/>
          <w:bCs/>
          <w:sz w:val="36"/>
        </w:rPr>
      </w:pPr>
      <w:r w:rsidRPr="00B207B1">
        <w:rPr>
          <w:rFonts w:ascii="Times New Roman" w:hAnsi="Times New Roman"/>
          <w:b/>
          <w:bCs/>
          <w:sz w:val="36"/>
        </w:rPr>
        <w:br w:type="page"/>
      </w:r>
    </w:p>
    <w:p w14:paraId="14E0B798"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lastRenderedPageBreak/>
        <w:t>复旦大学</w:t>
      </w:r>
    </w:p>
    <w:p w14:paraId="0BF010AC"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学位论文独创性声明</w:t>
      </w:r>
    </w:p>
    <w:p w14:paraId="13BC50C8" w14:textId="77777777" w:rsidR="0089177D" w:rsidRPr="00B207B1" w:rsidRDefault="0089177D" w:rsidP="0089177D">
      <w:pPr>
        <w:jc w:val="center"/>
        <w:rPr>
          <w:rFonts w:ascii="Times New Roman" w:hAnsi="Times New Roman"/>
          <w:b/>
          <w:bCs/>
        </w:rPr>
      </w:pPr>
    </w:p>
    <w:p w14:paraId="3A73C845" w14:textId="77777777" w:rsidR="0089177D" w:rsidRPr="00B207B1" w:rsidRDefault="0089177D">
      <w:pPr>
        <w:pStyle w:val="afb"/>
        <w:spacing w:line="400" w:lineRule="exact"/>
        <w:ind w:firstLine="600"/>
        <w:rPr>
          <w:rFonts w:ascii="Times New Roman" w:eastAsiaTheme="minorEastAsia"/>
          <w:sz w:val="24"/>
        </w:rPr>
        <w:pPrChange w:id="6986" w:author="JY0225" w:date="2017-08-24T12:12:00Z">
          <w:pPr>
            <w:pStyle w:val="afb"/>
            <w:spacing w:line="480" w:lineRule="auto"/>
            <w:ind w:firstLine="600"/>
          </w:pPr>
        </w:pPrChange>
      </w:pPr>
      <w:r w:rsidRPr="00B207B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06D6E114" w14:textId="77777777" w:rsidR="0089177D" w:rsidRPr="00B207B1" w:rsidRDefault="0089177D" w:rsidP="0089177D">
      <w:pPr>
        <w:rPr>
          <w:rFonts w:ascii="Times New Roman" w:hAnsi="Times New Roman"/>
        </w:rPr>
      </w:pPr>
    </w:p>
    <w:p w14:paraId="7C855FDA" w14:textId="77777777" w:rsidR="0089177D" w:rsidRPr="00B207B1" w:rsidRDefault="0089177D" w:rsidP="0089177D">
      <w:pPr>
        <w:spacing w:line="480" w:lineRule="auto"/>
        <w:ind w:firstLineChars="1400" w:firstLine="3360"/>
        <w:rPr>
          <w:rFonts w:ascii="Times New Roman" w:hAnsi="Times New Roman"/>
        </w:rPr>
      </w:pPr>
      <w:r w:rsidRPr="00B207B1">
        <w:rPr>
          <w:rFonts w:ascii="Times New Roman" w:hAnsi="Times New Roman"/>
        </w:rPr>
        <w:t>作者签名：</w:t>
      </w:r>
      <w:r w:rsidRPr="00B207B1">
        <w:rPr>
          <w:rFonts w:ascii="Times New Roman" w:hAnsi="Times New Roman"/>
          <w:u w:val="single"/>
        </w:rPr>
        <w:t xml:space="preserve">   </w:t>
      </w:r>
      <w:r w:rsidR="00097674" w:rsidRPr="00B207B1">
        <w:rPr>
          <w:rFonts w:ascii="Times New Roman" w:hAnsi="Times New Roman" w:hint="eastAsia"/>
          <w:u w:val="single"/>
        </w:rPr>
        <w:t>刘武</w:t>
      </w:r>
      <w:r w:rsidRPr="00B207B1">
        <w:rPr>
          <w:rFonts w:ascii="Times New Roman" w:hAnsi="Times New Roman"/>
          <w:u w:val="single"/>
        </w:rPr>
        <w:t xml:space="preserve"> </w:t>
      </w:r>
      <w:r w:rsidR="003D3BAD"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601452" w:rsidRPr="00B207B1">
        <w:rPr>
          <w:rFonts w:ascii="Times New Roman" w:hAnsi="Times New Roman"/>
          <w:u w:val="single"/>
        </w:rPr>
        <w:t xml:space="preserve"> 201</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2</w:t>
      </w:r>
      <w:r w:rsidRPr="00B207B1">
        <w:rPr>
          <w:rFonts w:ascii="Times New Roman" w:hAnsi="Times New Roman"/>
          <w:u w:val="single"/>
        </w:rPr>
        <w:t xml:space="preserve">      </w:t>
      </w:r>
    </w:p>
    <w:p w14:paraId="23BB391D" w14:textId="77777777" w:rsidR="0089177D" w:rsidRPr="00B207B1" w:rsidRDefault="0089177D" w:rsidP="0089177D">
      <w:pPr>
        <w:jc w:val="center"/>
        <w:rPr>
          <w:rFonts w:ascii="Times New Roman" w:hAnsi="Times New Roman"/>
        </w:rPr>
      </w:pPr>
    </w:p>
    <w:p w14:paraId="608ADE62" w14:textId="77777777" w:rsidR="0089177D" w:rsidRPr="00B207B1" w:rsidRDefault="0089177D" w:rsidP="0089177D">
      <w:pPr>
        <w:jc w:val="center"/>
        <w:rPr>
          <w:rFonts w:ascii="Times New Roman" w:hAnsi="Times New Roman"/>
        </w:rPr>
      </w:pPr>
    </w:p>
    <w:p w14:paraId="4A822F11" w14:textId="77777777" w:rsidR="0089177D" w:rsidRPr="00B207B1" w:rsidRDefault="0089177D" w:rsidP="0089177D">
      <w:pPr>
        <w:jc w:val="center"/>
        <w:rPr>
          <w:rFonts w:ascii="Times New Roman" w:hAnsi="Times New Roman"/>
        </w:rPr>
      </w:pPr>
    </w:p>
    <w:p w14:paraId="7F54745E" w14:textId="77777777" w:rsidR="0089177D" w:rsidRPr="00B207B1" w:rsidRDefault="0089177D" w:rsidP="0089177D">
      <w:pPr>
        <w:jc w:val="center"/>
        <w:rPr>
          <w:rFonts w:ascii="Times New Roman" w:hAnsi="Times New Roman"/>
        </w:rPr>
      </w:pPr>
    </w:p>
    <w:p w14:paraId="66012824" w14:textId="77777777" w:rsidR="0089177D" w:rsidRPr="00B207B1" w:rsidRDefault="0089177D" w:rsidP="0089177D">
      <w:pPr>
        <w:jc w:val="center"/>
        <w:rPr>
          <w:rFonts w:ascii="Times New Roman" w:hAnsi="Times New Roman"/>
        </w:rPr>
      </w:pPr>
    </w:p>
    <w:p w14:paraId="556DDFCB" w14:textId="77777777" w:rsidR="0089177D" w:rsidRPr="00B207B1" w:rsidRDefault="0089177D" w:rsidP="0089177D">
      <w:pPr>
        <w:jc w:val="center"/>
        <w:rPr>
          <w:rFonts w:ascii="Times New Roman" w:hAnsi="Times New Roman"/>
        </w:rPr>
      </w:pPr>
    </w:p>
    <w:p w14:paraId="732F4C1B"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复旦大学</w:t>
      </w:r>
    </w:p>
    <w:p w14:paraId="78878E15"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学位论文使用授权声明</w:t>
      </w:r>
    </w:p>
    <w:p w14:paraId="0362B996" w14:textId="77777777" w:rsidR="0089177D" w:rsidRPr="00B207B1" w:rsidRDefault="0089177D" w:rsidP="0089177D">
      <w:pPr>
        <w:jc w:val="center"/>
        <w:rPr>
          <w:rFonts w:ascii="Times New Roman" w:hAnsi="Times New Roman"/>
          <w:b/>
          <w:bCs/>
        </w:rPr>
      </w:pPr>
    </w:p>
    <w:p w14:paraId="7D767001" w14:textId="77777777" w:rsidR="0089177D" w:rsidRPr="00B207B1" w:rsidRDefault="0089177D" w:rsidP="0089177D">
      <w:pPr>
        <w:jc w:val="center"/>
        <w:rPr>
          <w:rFonts w:ascii="Times New Roman" w:hAnsi="Times New Roman"/>
          <w:b/>
          <w:bCs/>
        </w:rPr>
      </w:pPr>
    </w:p>
    <w:p w14:paraId="43B3BF43" w14:textId="77777777" w:rsidR="0089177D" w:rsidRPr="00B207B1" w:rsidRDefault="0089177D" w:rsidP="0089177D">
      <w:pPr>
        <w:jc w:val="center"/>
        <w:rPr>
          <w:rFonts w:ascii="Times New Roman" w:hAnsi="Times New Roman"/>
          <w:b/>
          <w:bCs/>
        </w:rPr>
      </w:pPr>
    </w:p>
    <w:p w14:paraId="61BD5291" w14:textId="77777777" w:rsidR="0089177D" w:rsidRPr="00B207B1" w:rsidRDefault="0089177D">
      <w:pPr>
        <w:spacing w:line="400" w:lineRule="exact"/>
        <w:ind w:firstLineChars="200" w:firstLine="480"/>
        <w:rPr>
          <w:rFonts w:ascii="Times New Roman" w:hAnsi="Times New Roman"/>
        </w:rPr>
        <w:pPrChange w:id="6987" w:author="JY0225" w:date="2017-08-24T12:12:00Z">
          <w:pPr>
            <w:spacing w:line="360" w:lineRule="auto"/>
            <w:ind w:firstLineChars="200" w:firstLine="480"/>
          </w:pPr>
        </w:pPrChange>
      </w:pPr>
      <w:r w:rsidRPr="00B207B1">
        <w:rPr>
          <w:rFonts w:ascii="Times New Roman" w:hAnsi="Times New Roman"/>
        </w:rPr>
        <w:t>本人完全了解复旦大学有关收藏</w:t>
      </w:r>
      <w:smartTag w:uri="urn:schemas-microsoft-com:office:smarttags" w:element="PersonName">
        <w:smartTagPr>
          <w:attr w:name="ProductID" w:val="和利用"/>
        </w:smartTagPr>
        <w:r w:rsidRPr="00B207B1">
          <w:rPr>
            <w:rFonts w:ascii="Times New Roman" w:hAnsi="Times New Roman"/>
          </w:rPr>
          <w:t>和利用</w:t>
        </w:r>
      </w:smartTag>
      <w:r w:rsidRPr="00B207B1">
        <w:rPr>
          <w:rFonts w:ascii="Times New Roman" w:hAnsi="Times New Roman"/>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37156DBA" w14:textId="77777777" w:rsidR="0089177D" w:rsidRPr="00B207B1" w:rsidRDefault="0089177D" w:rsidP="0089177D">
      <w:pPr>
        <w:rPr>
          <w:rFonts w:ascii="Times New Roman" w:hAnsi="Times New Roman"/>
        </w:rPr>
      </w:pPr>
    </w:p>
    <w:p w14:paraId="4C1F455F" w14:textId="77777777" w:rsidR="0089177D" w:rsidRPr="00B207B1" w:rsidRDefault="0089177D" w:rsidP="0089177D">
      <w:pPr>
        <w:spacing w:line="480" w:lineRule="auto"/>
        <w:ind w:firstLineChars="250" w:firstLine="600"/>
        <w:rPr>
          <w:rFonts w:ascii="Times New Roman" w:hAnsi="Times New Roman"/>
        </w:rPr>
      </w:pPr>
      <w:r w:rsidRPr="00B207B1">
        <w:rPr>
          <w:rFonts w:ascii="Times New Roman" w:hAnsi="Times New Roman"/>
        </w:rPr>
        <w:t>作者签名：</w:t>
      </w:r>
      <w:r w:rsidR="008C592E" w:rsidRPr="00B207B1">
        <w:rPr>
          <w:rFonts w:ascii="Times New Roman" w:hAnsi="Times New Roman"/>
          <w:u w:val="single"/>
        </w:rPr>
        <w:t xml:space="preserve"> </w:t>
      </w:r>
      <w:r w:rsidR="00C82E01" w:rsidRPr="00B207B1">
        <w:rPr>
          <w:rFonts w:ascii="Times New Roman" w:hAnsi="Times New Roman" w:hint="eastAsia"/>
          <w:u w:val="single"/>
        </w:rPr>
        <w:t>刘武</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导师签名：</w:t>
      </w:r>
      <w:r w:rsidR="003D3BAD" w:rsidRPr="00B207B1">
        <w:rPr>
          <w:rFonts w:ascii="Times New Roman" w:hAnsi="Times New Roman"/>
          <w:u w:val="single"/>
        </w:rPr>
        <w:t xml:space="preserve">   </w:t>
      </w:r>
      <w:r w:rsidR="008C592E" w:rsidRPr="00B207B1">
        <w:rPr>
          <w:rFonts w:ascii="Times New Roman" w:hAnsi="Times New Roman" w:hint="eastAsia"/>
          <w:u w:val="single"/>
        </w:rPr>
        <w:t>韩伟力</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C82E01" w:rsidRPr="00B207B1">
        <w:rPr>
          <w:rFonts w:ascii="Times New Roman" w:hAnsi="Times New Roman"/>
          <w:u w:val="single"/>
        </w:rPr>
        <w:t xml:space="preserve">  2017.07.02</w:t>
      </w:r>
      <w:r w:rsidRPr="00B207B1">
        <w:rPr>
          <w:rFonts w:ascii="Times New Roman" w:hAnsi="Times New Roman"/>
          <w:u w:val="single"/>
        </w:rPr>
        <w:t xml:space="preserve">     </w:t>
      </w:r>
    </w:p>
    <w:p w14:paraId="66B52E51" w14:textId="77777777" w:rsidR="00240A2F" w:rsidRPr="00B207B1" w:rsidRDefault="00240A2F" w:rsidP="0089177D">
      <w:pPr>
        <w:jc w:val="left"/>
        <w:rPr>
          <w:rFonts w:ascii="Times New Roman" w:hAnsi="Times New Roman"/>
        </w:rPr>
      </w:pPr>
    </w:p>
    <w:sectPr w:rsidR="00240A2F" w:rsidRPr="00B207B1" w:rsidSect="00CB4DC8">
      <w:headerReference w:type="first" r:id="rId87"/>
      <w:footerReference w:type="first" r:id="rId88"/>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9" w:author="JY0225" w:date="2017-07-19T10:27:00Z" w:initials="J">
    <w:p w14:paraId="608084C2" w14:textId="77777777" w:rsidR="007F107F" w:rsidRDefault="007F107F">
      <w:pPr>
        <w:pStyle w:val="af0"/>
      </w:pPr>
      <w:r>
        <w:rPr>
          <w:rStyle w:val="af2"/>
        </w:rPr>
        <w:annotationRef/>
      </w:r>
      <w:r>
        <w:rPr>
          <w:rFonts w:hint="eastAsia"/>
        </w:rPr>
        <w:t>安全性</w:t>
      </w:r>
    </w:p>
  </w:comment>
  <w:comment w:id="311" w:author="JY0225" w:date="2017-07-19T10:27:00Z" w:initials="J">
    <w:p w14:paraId="3D71FDC3" w14:textId="77777777" w:rsidR="007F107F" w:rsidRDefault="007F107F">
      <w:pPr>
        <w:pStyle w:val="af0"/>
      </w:pPr>
      <w:r>
        <w:rPr>
          <w:rStyle w:val="af2"/>
        </w:rPr>
        <w:annotationRef/>
      </w:r>
      <w:r>
        <w:rPr>
          <w:rFonts w:hint="eastAsia"/>
        </w:rPr>
        <w:t>网络稳定性</w:t>
      </w:r>
    </w:p>
  </w:comment>
  <w:comment w:id="331" w:author="JY0225" w:date="2017-07-19T10:27:00Z" w:initials="J">
    <w:p w14:paraId="59210245" w14:textId="77777777" w:rsidR="007F107F" w:rsidRDefault="007F107F">
      <w:pPr>
        <w:pStyle w:val="af0"/>
      </w:pPr>
      <w:r>
        <w:rPr>
          <w:rStyle w:val="af2"/>
        </w:rPr>
        <w:annotationRef/>
      </w:r>
      <w:r>
        <w:rPr>
          <w:rFonts w:hint="eastAsia"/>
        </w:rPr>
        <w:t>数据冗余性和本地缓存</w:t>
      </w:r>
    </w:p>
  </w:comment>
  <w:comment w:id="352" w:author="JY0225" w:date="2017-07-19T10:39:00Z" w:initials="J">
    <w:p w14:paraId="62610880" w14:textId="77777777" w:rsidR="007F107F" w:rsidRDefault="007F107F">
      <w:pPr>
        <w:pStyle w:val="af0"/>
      </w:pPr>
      <w:r>
        <w:rPr>
          <w:rStyle w:val="af2"/>
        </w:rPr>
        <w:annotationRef/>
      </w:r>
      <w:r>
        <w:rPr>
          <w:rFonts w:hint="eastAsia"/>
        </w:rPr>
        <w:t>多平台性</w:t>
      </w:r>
    </w:p>
  </w:comment>
  <w:comment w:id="406" w:author="JY0225" w:date="2017-07-19T21:39:00Z" w:initials="J">
    <w:p w14:paraId="3F9004DF" w14:textId="77777777" w:rsidR="007F107F" w:rsidRDefault="007F107F">
      <w:pPr>
        <w:pStyle w:val="af0"/>
      </w:pPr>
      <w:r>
        <w:rPr>
          <w:rStyle w:val="af2"/>
        </w:rPr>
        <w:annotationRef/>
      </w:r>
      <w:r>
        <w:rPr>
          <w:rFonts w:hint="eastAsia"/>
        </w:rPr>
        <w:t>安全性</w:t>
      </w:r>
    </w:p>
  </w:comment>
  <w:comment w:id="507" w:author="JY0225" w:date="2017-07-20T13:30:00Z" w:initials="J">
    <w:p w14:paraId="1317A7D8" w14:textId="77777777" w:rsidR="007F107F" w:rsidRDefault="007F107F">
      <w:pPr>
        <w:pStyle w:val="af0"/>
      </w:pPr>
      <w:r>
        <w:rPr>
          <w:rStyle w:val="af2"/>
        </w:rPr>
        <w:annotationRef/>
      </w:r>
      <w:r>
        <w:rPr>
          <w:rFonts w:hint="eastAsia"/>
        </w:rPr>
        <w:t>大文件上传与断点续传</w:t>
      </w:r>
    </w:p>
  </w:comment>
  <w:comment w:id="588" w:author="JY0225" w:date="2017-07-19T21:39:00Z" w:initials="J">
    <w:p w14:paraId="0D8ED23A" w14:textId="77777777" w:rsidR="007F107F" w:rsidRDefault="007F107F">
      <w:pPr>
        <w:pStyle w:val="af0"/>
      </w:pPr>
      <w:r>
        <w:rPr>
          <w:rStyle w:val="af2"/>
        </w:rPr>
        <w:annotationRef/>
      </w:r>
      <w:r>
        <w:rPr>
          <w:rFonts w:hint="eastAsia"/>
        </w:rPr>
        <w:t>数据冗余处理</w:t>
      </w:r>
    </w:p>
  </w:comment>
  <w:comment w:id="721" w:author="JY0225" w:date="2017-07-20T13:55:00Z" w:initials="J">
    <w:p w14:paraId="3B23BCDC" w14:textId="77777777" w:rsidR="007F107F" w:rsidRDefault="007F107F">
      <w:pPr>
        <w:pStyle w:val="af0"/>
      </w:pPr>
      <w:r>
        <w:rPr>
          <w:rStyle w:val="af2"/>
        </w:rPr>
        <w:annotationRef/>
      </w:r>
      <w:r>
        <w:rPr>
          <w:rFonts w:hint="eastAsia"/>
        </w:rPr>
        <w:t>多平台支持</w:t>
      </w:r>
    </w:p>
  </w:comment>
  <w:comment w:id="2964" w:author="Liu, Wu" w:date="2017-07-25T15:25:00Z" w:initials="LW">
    <w:p w14:paraId="1D83E657" w14:textId="77777777" w:rsidR="007F107F" w:rsidRDefault="007F107F">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2981" w:author="Liu, Wu" w:date="2017-07-25T16:29:00Z" w:initials="LW">
    <w:p w14:paraId="68286BAC" w14:textId="77777777" w:rsidR="007F107F" w:rsidRDefault="007F107F">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8084C2" w15:done="0"/>
  <w15:commentEx w15:paraId="3D71FDC3" w15:done="0"/>
  <w15:commentEx w15:paraId="59210245" w15:done="0"/>
  <w15:commentEx w15:paraId="62610880" w15:done="0"/>
  <w15:commentEx w15:paraId="3F9004DF" w15:done="0"/>
  <w15:commentEx w15:paraId="1317A7D8" w15:done="0"/>
  <w15:commentEx w15:paraId="0D8ED23A" w15:done="0"/>
  <w15:commentEx w15:paraId="3B23BCDC" w15:done="0"/>
  <w15:commentEx w15:paraId="1D83E657" w15:done="0"/>
  <w15:commentEx w15:paraId="68286BA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966F1A" w14:textId="77777777" w:rsidR="00E22371" w:rsidRDefault="00E22371" w:rsidP="0041428B">
      <w:r>
        <w:separator/>
      </w:r>
    </w:p>
  </w:endnote>
  <w:endnote w:type="continuationSeparator" w:id="0">
    <w:p w14:paraId="5DCB60E2" w14:textId="77777777" w:rsidR="00E22371" w:rsidRDefault="00E22371"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083427DE" w14:textId="77777777" w:rsidR="007F107F" w:rsidRDefault="007F107F">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53EA2C44" w14:textId="77777777" w:rsidR="007F107F" w:rsidRDefault="007F107F">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161014"/>
      <w:docPartObj>
        <w:docPartGallery w:val="Page Numbers (Bottom of Page)"/>
        <w:docPartUnique/>
      </w:docPartObj>
    </w:sdtPr>
    <w:sdtContent>
      <w:p w14:paraId="69AA9C7E" w14:textId="4A657610" w:rsidR="007F107F" w:rsidRDefault="007F107F">
        <w:pPr>
          <w:pStyle w:val="aa"/>
          <w:ind w:firstLine="480"/>
          <w:jc w:val="center"/>
        </w:pPr>
        <w:r>
          <w:fldChar w:fldCharType="begin"/>
        </w:r>
        <w:r>
          <w:instrText>PAGE   \* MERGEFORMAT</w:instrText>
        </w:r>
        <w:r>
          <w:fldChar w:fldCharType="separate"/>
        </w:r>
        <w:r w:rsidR="002A73B6" w:rsidRPr="002A73B6">
          <w:rPr>
            <w:noProof/>
            <w:lang w:val="zh-CN"/>
          </w:rPr>
          <w:t>62</w:t>
        </w:r>
        <w:r>
          <w:fldChar w:fldCharType="end"/>
        </w:r>
      </w:p>
    </w:sdtContent>
  </w:sdt>
  <w:p w14:paraId="4F778C70" w14:textId="77777777" w:rsidR="007F107F" w:rsidRDefault="007F107F">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6667" w14:textId="77777777" w:rsidR="007F107F" w:rsidRDefault="007F107F">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5FACE" w14:textId="77777777" w:rsidR="007F107F" w:rsidRDefault="007F107F">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1EBB7" w14:textId="546C514B" w:rsidR="007F107F" w:rsidRDefault="007F107F">
    <w:pPr>
      <w:pStyle w:val="aa"/>
      <w:ind w:firstLine="480"/>
      <w:jc w:val="center"/>
    </w:pPr>
    <w:r>
      <w:rPr>
        <w:rFonts w:hint="eastAsia"/>
      </w:rPr>
      <w:t>1</w:t>
    </w:r>
  </w:p>
  <w:p w14:paraId="203CC5C4" w14:textId="77777777" w:rsidR="007F107F" w:rsidRDefault="007F107F">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11A78B6C" w14:textId="77777777" w:rsidR="007F107F" w:rsidRDefault="007F107F">
        <w:pPr>
          <w:pStyle w:val="aa"/>
          <w:ind w:firstLine="480"/>
          <w:jc w:val="center"/>
        </w:pPr>
        <w:r>
          <w:t>53</w:t>
        </w:r>
      </w:p>
    </w:sdtContent>
  </w:sdt>
  <w:p w14:paraId="639C6468" w14:textId="77777777" w:rsidR="007F107F" w:rsidRDefault="007F107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A970DC" w14:textId="77777777" w:rsidR="00E22371" w:rsidRDefault="00E22371" w:rsidP="0041428B">
      <w:r>
        <w:separator/>
      </w:r>
    </w:p>
  </w:footnote>
  <w:footnote w:type="continuationSeparator" w:id="0">
    <w:p w14:paraId="335C872E" w14:textId="77777777" w:rsidR="00E22371" w:rsidRDefault="00E22371" w:rsidP="0041428B">
      <w:r>
        <w:continuationSeparator/>
      </w:r>
    </w:p>
  </w:footnote>
  <w:footnote w:id="1">
    <w:p w14:paraId="651109D4" w14:textId="77777777" w:rsidR="007F107F" w:rsidRDefault="007F107F">
      <w:pPr>
        <w:pStyle w:val="afff0"/>
      </w:pPr>
      <w:r>
        <w:rPr>
          <w:rStyle w:val="affff8"/>
        </w:rPr>
        <w:footnoteRef/>
      </w:r>
      <w:r>
        <w:t xml:space="preserve"> </w:t>
      </w:r>
      <w:r w:rsidRPr="00443AD4">
        <w:t>http://www.freebuf.com/news/97925.html</w:t>
      </w:r>
    </w:p>
  </w:footnote>
  <w:footnote w:id="2">
    <w:p w14:paraId="59B2F5E9" w14:textId="77777777" w:rsidR="007F107F" w:rsidRPr="003F1AFE" w:rsidRDefault="007F107F">
      <w:pPr>
        <w:pStyle w:val="afff0"/>
      </w:pPr>
      <w:r>
        <w:rPr>
          <w:rStyle w:val="affff8"/>
        </w:rPr>
        <w:footnoteRef/>
      </w:r>
      <w:r>
        <w:t xml:space="preserve"> </w:t>
      </w:r>
      <w:r w:rsidRPr="003F1AFE">
        <w:t>http://mobile.zol.com.cn/597/5974727_all.html</w:t>
      </w:r>
    </w:p>
  </w:footnote>
  <w:footnote w:id="3">
    <w:p w14:paraId="4190DB10" w14:textId="77777777" w:rsidR="007F107F" w:rsidRDefault="007F107F" w:rsidP="00DC3BB6">
      <w:pPr>
        <w:pStyle w:val="afff0"/>
      </w:pPr>
      <w:r>
        <w:rPr>
          <w:rStyle w:val="affff8"/>
        </w:rPr>
        <w:footnoteRef/>
      </w:r>
      <w:r>
        <w:t xml:space="preserve"> </w:t>
      </w:r>
      <w:r w:rsidRPr="00E25599">
        <w:t>http://anquan.baidu.com/bbs/thread-395277-1-1.html</w:t>
      </w:r>
    </w:p>
  </w:footnote>
  <w:footnote w:id="4">
    <w:p w14:paraId="6D30D278" w14:textId="77777777" w:rsidR="007F107F" w:rsidRPr="00B60D92" w:rsidRDefault="007F107F" w:rsidP="00DC3BB6">
      <w:pPr>
        <w:pStyle w:val="afff0"/>
      </w:pPr>
      <w:r>
        <w:rPr>
          <w:rStyle w:val="affff8"/>
        </w:rPr>
        <w:footnoteRef/>
      </w:r>
      <w:r>
        <w:t xml:space="preserve"> </w:t>
      </w:r>
      <w:r w:rsidRPr="00B60D92">
        <w:t>https://www.slideshare.net/ibmsecurity/remote-exploitation-of-the-dropbox-sdk-for-android</w:t>
      </w:r>
    </w:p>
  </w:footnote>
  <w:footnote w:id="5">
    <w:p w14:paraId="050747C0" w14:textId="77777777" w:rsidR="007F107F" w:rsidRPr="009D4C79" w:rsidRDefault="007F107F">
      <w:pPr>
        <w:pStyle w:val="afff0"/>
      </w:pPr>
      <w:r>
        <w:rPr>
          <w:rStyle w:val="affff8"/>
        </w:rPr>
        <w:footnoteRef/>
      </w:r>
      <w:r>
        <w:t xml:space="preserve"> </w:t>
      </w:r>
      <w:r w:rsidRPr="009D4C79">
        <w:t>https://en.wikipedia.org/wiki/Java_Development_Kit</w:t>
      </w:r>
    </w:p>
  </w:footnote>
  <w:footnote w:id="6">
    <w:p w14:paraId="4DD9A606" w14:textId="77777777" w:rsidR="007F107F" w:rsidRDefault="007F107F">
      <w:pPr>
        <w:pStyle w:val="afff0"/>
      </w:pPr>
      <w:r>
        <w:rPr>
          <w:rStyle w:val="affff8"/>
        </w:rPr>
        <w:footnoteRef/>
      </w:r>
      <w:r>
        <w:t xml:space="preserve"> </w:t>
      </w:r>
      <w:r w:rsidRPr="00A16998">
        <w:t>http://www.ietf.org/rfc/rfc2616.txt</w:t>
      </w:r>
    </w:p>
  </w:footnote>
  <w:footnote w:id="7">
    <w:p w14:paraId="51C5CE5C" w14:textId="77777777" w:rsidR="007F107F" w:rsidRDefault="007F107F">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24FDE" w14:textId="77777777" w:rsidR="007F107F" w:rsidRPr="0011115E" w:rsidRDefault="007F107F"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BFF3B" w14:textId="77777777" w:rsidR="007F107F" w:rsidRPr="003925A9" w:rsidRDefault="007F107F" w:rsidP="00C27396">
    <w:pPr>
      <w:pBdr>
        <w:bottom w:val="single" w:sz="4" w:space="1" w:color="auto"/>
      </w:pBdr>
      <w:rPr>
        <w:sz w:val="18"/>
        <w:szCs w:val="18"/>
      </w:rPr>
    </w:pPr>
    <w:r w:rsidRPr="003925A9">
      <w:rPr>
        <w:rFonts w:hint="eastAsia"/>
        <w:sz w:val="18"/>
        <w:szCs w:val="18"/>
      </w:rPr>
      <w:t>云存储中间件关键技术优化设计与实现</w:t>
    </w:r>
    <w:r w:rsidRPr="003925A9">
      <w:rPr>
        <w:sz w:val="18"/>
        <w:szCs w:val="18"/>
      </w:rPr>
      <w:ptab w:relativeTo="margin" w:alignment="center" w:leader="none"/>
    </w:r>
    <w:r w:rsidRPr="003925A9">
      <w:rPr>
        <w:sz w:val="18"/>
        <w:szCs w:val="18"/>
      </w:rPr>
      <w:ptab w:relativeTo="margin" w:alignment="right" w:leader="none"/>
    </w:r>
    <w:r w:rsidRPr="003925A9">
      <w:rPr>
        <w:rFonts w:hint="eastAsia"/>
        <w:sz w:val="18"/>
        <w:szCs w:val="18"/>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FBDF7" w14:textId="77777777" w:rsidR="007F107F" w:rsidRPr="008C6AFE" w:rsidRDefault="007F107F" w:rsidP="008C6AFE">
    <w:pPr>
      <w:pStyle w:val="a8"/>
      <w:tabs>
        <w:tab w:val="clear" w:pos="4153"/>
      </w:tabs>
      <w:jc w:val="both"/>
    </w:pPr>
    <w:r>
      <w:t>面向云备份的高效中间件的设计与实现</w:t>
    </w:r>
    <w:r>
      <w:tab/>
    </w:r>
    <w:r>
      <w:rPr>
        <w:rFonts w:hint="eastAsia"/>
      </w:rPr>
      <w:t>第一章 引言</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DEABF" w14:textId="77777777" w:rsidR="007F107F" w:rsidRPr="008C6AFE" w:rsidRDefault="007F107F" w:rsidP="008C6AFE">
    <w:pPr>
      <w:pStyle w:val="a8"/>
      <w:tabs>
        <w:tab w:val="clear" w:pos="4153"/>
      </w:tabs>
      <w:jc w:val="both"/>
    </w:pPr>
    <w:r w:rsidRPr="004F3F33">
      <w:rPr>
        <w:rFonts w:hint="eastAsia"/>
      </w:rPr>
      <w:t>云存储中间件关键技术优化设计与实现</w:t>
    </w:r>
    <w:r w:rsidRPr="00945DC1">
      <w:ptab w:relativeTo="margin" w:alignment="center" w:leader="none"/>
    </w:r>
    <w:r w:rsidRPr="00945DC1">
      <w:ptab w:relativeTo="margin" w:alignment="right" w:leader="none"/>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8ACBA" w14:textId="77777777" w:rsidR="007F107F" w:rsidRPr="008C6AFE" w:rsidRDefault="007F107F" w:rsidP="008C6AFE">
    <w:pPr>
      <w:pStyle w:val="a8"/>
      <w:tabs>
        <w:tab w:val="clear" w:pos="4153"/>
      </w:tabs>
      <w:jc w:val="both"/>
    </w:pPr>
    <w:r>
      <w:rPr>
        <w:rFonts w:hint="eastAsia"/>
      </w:rPr>
      <w:t>面向云备份的</w:t>
    </w:r>
    <w:r>
      <w:t>高效中间件设计与实现</w:t>
    </w:r>
    <w:r w:rsidRPr="00945DC1">
      <w:ptab w:relativeTo="margin" w:alignment="center" w:leader="none"/>
    </w:r>
    <w:r w:rsidRPr="00945DC1">
      <w:ptab w:relativeTo="margin" w:alignment="right" w:leader="none"/>
    </w: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BADFA" w14:textId="77777777" w:rsidR="007F107F" w:rsidRPr="008C6AFE" w:rsidRDefault="007F107F" w:rsidP="008C6AFE">
    <w:pPr>
      <w:pStyle w:val="a8"/>
      <w:tabs>
        <w:tab w:val="clear" w:pos="4153"/>
      </w:tabs>
      <w:jc w:val="both"/>
    </w:pPr>
    <w:r w:rsidRPr="004F3F33">
      <w:rPr>
        <w:rFonts w:hint="eastAsia"/>
      </w:rPr>
      <w:t>云存储中间件关键技术优化设计与实现</w: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EF332" w14:textId="77777777" w:rsidR="007F107F" w:rsidRPr="005B43E0" w:rsidRDefault="007F107F" w:rsidP="008C6AFE">
    <w:pPr>
      <w:pStyle w:val="a8"/>
      <w:tabs>
        <w:tab w:val="clear" w:pos="4153"/>
      </w:tabs>
      <w:jc w:val="both"/>
    </w:pPr>
    <w:r w:rsidRPr="004F3F33">
      <w:rPr>
        <w:rFonts w:hint="eastAsia"/>
      </w:rPr>
      <w:t>云存储中间件关键技术优化设计与实现</w:t>
    </w:r>
    <w: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6FEE9" w14:textId="77777777" w:rsidR="007F107F" w:rsidRPr="003D3BAD" w:rsidRDefault="007F107F"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4F9437E5"/>
    <w:multiLevelType w:val="hybridMultilevel"/>
    <w:tmpl w:val="3524EF04"/>
    <w:lvl w:ilvl="0" w:tplc="3F10C16A">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5E729C"/>
    <w:multiLevelType w:val="hybridMultilevel"/>
    <w:tmpl w:val="33EEA3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3074"/>
    <w:multiLevelType w:val="hybridMultilevel"/>
    <w:tmpl w:val="FC700D58"/>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D629C3"/>
    <w:multiLevelType w:val="hybridMultilevel"/>
    <w:tmpl w:val="AE601482"/>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BF047B"/>
    <w:multiLevelType w:val="hybridMultilevel"/>
    <w:tmpl w:val="343AF9F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20"/>
  </w:num>
  <w:num w:numId="15">
    <w:abstractNumId w:val="11"/>
  </w:num>
  <w:num w:numId="16">
    <w:abstractNumId w:val="12"/>
  </w:num>
  <w:num w:numId="17">
    <w:abstractNumId w:val="13"/>
  </w:num>
  <w:num w:numId="18">
    <w:abstractNumId w:val="21"/>
  </w:num>
  <w:num w:numId="19">
    <w:abstractNumId w:val="17"/>
  </w:num>
  <w:num w:numId="20">
    <w:abstractNumId w:val="19"/>
  </w:num>
  <w:num w:numId="21">
    <w:abstractNumId w:val="18"/>
  </w:num>
  <w:num w:numId="22">
    <w:abstractNumId w:val="22"/>
  </w:num>
  <w:num w:numId="23">
    <w:abstractNumId w:val="24"/>
  </w:num>
  <w:num w:numId="24">
    <w:abstractNumId w:val="23"/>
  </w:num>
  <w:num w:numId="25">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weili">
    <w15:presenceInfo w15:providerId="None" w15:userId="weili"/>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9C5"/>
    <w:rsid w:val="00002EDB"/>
    <w:rsid w:val="00002FD4"/>
    <w:rsid w:val="0000407A"/>
    <w:rsid w:val="000042A0"/>
    <w:rsid w:val="000046F7"/>
    <w:rsid w:val="00004DFD"/>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36AA"/>
    <w:rsid w:val="00014073"/>
    <w:rsid w:val="00014E67"/>
    <w:rsid w:val="0001543B"/>
    <w:rsid w:val="0001591F"/>
    <w:rsid w:val="00015964"/>
    <w:rsid w:val="00015D33"/>
    <w:rsid w:val="0001602B"/>
    <w:rsid w:val="00016D23"/>
    <w:rsid w:val="00016D39"/>
    <w:rsid w:val="00016EEA"/>
    <w:rsid w:val="00016F32"/>
    <w:rsid w:val="00017221"/>
    <w:rsid w:val="00017F5C"/>
    <w:rsid w:val="000201FC"/>
    <w:rsid w:val="00021AB1"/>
    <w:rsid w:val="00021F2D"/>
    <w:rsid w:val="000226C4"/>
    <w:rsid w:val="000228FF"/>
    <w:rsid w:val="00023300"/>
    <w:rsid w:val="00024CD4"/>
    <w:rsid w:val="0002580F"/>
    <w:rsid w:val="00025847"/>
    <w:rsid w:val="000259A9"/>
    <w:rsid w:val="00026023"/>
    <w:rsid w:val="00026323"/>
    <w:rsid w:val="00026637"/>
    <w:rsid w:val="00026A94"/>
    <w:rsid w:val="00026AD7"/>
    <w:rsid w:val="00026B24"/>
    <w:rsid w:val="0002707A"/>
    <w:rsid w:val="0002799B"/>
    <w:rsid w:val="00027EC0"/>
    <w:rsid w:val="0003040B"/>
    <w:rsid w:val="000307EC"/>
    <w:rsid w:val="00030AAF"/>
    <w:rsid w:val="000313BE"/>
    <w:rsid w:val="00031515"/>
    <w:rsid w:val="00031807"/>
    <w:rsid w:val="0003187D"/>
    <w:rsid w:val="000321AF"/>
    <w:rsid w:val="00032518"/>
    <w:rsid w:val="0003283F"/>
    <w:rsid w:val="0003297F"/>
    <w:rsid w:val="00032B25"/>
    <w:rsid w:val="000336FE"/>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8FA"/>
    <w:rsid w:val="00043965"/>
    <w:rsid w:val="00044501"/>
    <w:rsid w:val="00044595"/>
    <w:rsid w:val="00044A34"/>
    <w:rsid w:val="00045B7F"/>
    <w:rsid w:val="00045D05"/>
    <w:rsid w:val="00045F67"/>
    <w:rsid w:val="000469DC"/>
    <w:rsid w:val="00046A49"/>
    <w:rsid w:val="00047227"/>
    <w:rsid w:val="000473EA"/>
    <w:rsid w:val="0004785F"/>
    <w:rsid w:val="00047A32"/>
    <w:rsid w:val="00047C8B"/>
    <w:rsid w:val="00051096"/>
    <w:rsid w:val="00051414"/>
    <w:rsid w:val="000521E8"/>
    <w:rsid w:val="000522B5"/>
    <w:rsid w:val="000529B3"/>
    <w:rsid w:val="00052F32"/>
    <w:rsid w:val="00053283"/>
    <w:rsid w:val="0005364A"/>
    <w:rsid w:val="000545CE"/>
    <w:rsid w:val="00054FF4"/>
    <w:rsid w:val="000550E5"/>
    <w:rsid w:val="0005558D"/>
    <w:rsid w:val="000555EB"/>
    <w:rsid w:val="00055B46"/>
    <w:rsid w:val="00055D44"/>
    <w:rsid w:val="00056230"/>
    <w:rsid w:val="00056D34"/>
    <w:rsid w:val="00057D9C"/>
    <w:rsid w:val="00060FC4"/>
    <w:rsid w:val="0006112C"/>
    <w:rsid w:val="0006115D"/>
    <w:rsid w:val="000614FD"/>
    <w:rsid w:val="00062EED"/>
    <w:rsid w:val="000631B8"/>
    <w:rsid w:val="0006341B"/>
    <w:rsid w:val="00063713"/>
    <w:rsid w:val="00063903"/>
    <w:rsid w:val="00063DA3"/>
    <w:rsid w:val="00063E48"/>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0F72"/>
    <w:rsid w:val="00071AD1"/>
    <w:rsid w:val="0007260E"/>
    <w:rsid w:val="00072E19"/>
    <w:rsid w:val="00073D35"/>
    <w:rsid w:val="000741D5"/>
    <w:rsid w:val="0007455B"/>
    <w:rsid w:val="000746F9"/>
    <w:rsid w:val="00074AF7"/>
    <w:rsid w:val="00077661"/>
    <w:rsid w:val="00077960"/>
    <w:rsid w:val="00077B35"/>
    <w:rsid w:val="00080222"/>
    <w:rsid w:val="000807A4"/>
    <w:rsid w:val="000810A0"/>
    <w:rsid w:val="00081173"/>
    <w:rsid w:val="00081182"/>
    <w:rsid w:val="000813AB"/>
    <w:rsid w:val="00081421"/>
    <w:rsid w:val="00081D73"/>
    <w:rsid w:val="00082080"/>
    <w:rsid w:val="000820CB"/>
    <w:rsid w:val="000829E3"/>
    <w:rsid w:val="0008346F"/>
    <w:rsid w:val="00083523"/>
    <w:rsid w:val="00083CA8"/>
    <w:rsid w:val="00083CDF"/>
    <w:rsid w:val="000845A1"/>
    <w:rsid w:val="00084C1D"/>
    <w:rsid w:val="00085B69"/>
    <w:rsid w:val="00085D96"/>
    <w:rsid w:val="000864A2"/>
    <w:rsid w:val="00086856"/>
    <w:rsid w:val="00086D10"/>
    <w:rsid w:val="00086E01"/>
    <w:rsid w:val="000872E0"/>
    <w:rsid w:val="0008759D"/>
    <w:rsid w:val="000875AC"/>
    <w:rsid w:val="000879DD"/>
    <w:rsid w:val="00087C6F"/>
    <w:rsid w:val="00090718"/>
    <w:rsid w:val="00090B00"/>
    <w:rsid w:val="00090BB8"/>
    <w:rsid w:val="00091029"/>
    <w:rsid w:val="000916A2"/>
    <w:rsid w:val="00091DF8"/>
    <w:rsid w:val="000921ED"/>
    <w:rsid w:val="0009254E"/>
    <w:rsid w:val="00092C1B"/>
    <w:rsid w:val="00093B6C"/>
    <w:rsid w:val="0009403E"/>
    <w:rsid w:val="00094583"/>
    <w:rsid w:val="00094907"/>
    <w:rsid w:val="00094C36"/>
    <w:rsid w:val="00095851"/>
    <w:rsid w:val="00095DD8"/>
    <w:rsid w:val="00095DDB"/>
    <w:rsid w:val="00095EE3"/>
    <w:rsid w:val="00095F73"/>
    <w:rsid w:val="000960B0"/>
    <w:rsid w:val="0009622A"/>
    <w:rsid w:val="0009627B"/>
    <w:rsid w:val="00096366"/>
    <w:rsid w:val="00096556"/>
    <w:rsid w:val="000965CA"/>
    <w:rsid w:val="0009664F"/>
    <w:rsid w:val="000966A6"/>
    <w:rsid w:val="00097674"/>
    <w:rsid w:val="00097A63"/>
    <w:rsid w:val="00097BE6"/>
    <w:rsid w:val="00097C3F"/>
    <w:rsid w:val="000A0555"/>
    <w:rsid w:val="000A0938"/>
    <w:rsid w:val="000A0D36"/>
    <w:rsid w:val="000A11E4"/>
    <w:rsid w:val="000A1D24"/>
    <w:rsid w:val="000A1ECF"/>
    <w:rsid w:val="000A1FF0"/>
    <w:rsid w:val="000A287A"/>
    <w:rsid w:val="000A335A"/>
    <w:rsid w:val="000A3CF0"/>
    <w:rsid w:val="000A4053"/>
    <w:rsid w:val="000A51B1"/>
    <w:rsid w:val="000A52F4"/>
    <w:rsid w:val="000A6ADB"/>
    <w:rsid w:val="000A75E3"/>
    <w:rsid w:val="000A7925"/>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2FE6"/>
    <w:rsid w:val="000C3494"/>
    <w:rsid w:val="000C3748"/>
    <w:rsid w:val="000C3D09"/>
    <w:rsid w:val="000C43E6"/>
    <w:rsid w:val="000C450C"/>
    <w:rsid w:val="000C47EF"/>
    <w:rsid w:val="000C4D66"/>
    <w:rsid w:val="000C519F"/>
    <w:rsid w:val="000C5AC0"/>
    <w:rsid w:val="000C5ED1"/>
    <w:rsid w:val="000C6282"/>
    <w:rsid w:val="000C63AF"/>
    <w:rsid w:val="000C6921"/>
    <w:rsid w:val="000C6D8B"/>
    <w:rsid w:val="000C7A54"/>
    <w:rsid w:val="000C7C3E"/>
    <w:rsid w:val="000D07FA"/>
    <w:rsid w:val="000D0CCE"/>
    <w:rsid w:val="000D0D1E"/>
    <w:rsid w:val="000D0E1C"/>
    <w:rsid w:val="000D0F10"/>
    <w:rsid w:val="000D278D"/>
    <w:rsid w:val="000D29FA"/>
    <w:rsid w:val="000D2B2A"/>
    <w:rsid w:val="000D389A"/>
    <w:rsid w:val="000D4997"/>
    <w:rsid w:val="000D4B8B"/>
    <w:rsid w:val="000D4FED"/>
    <w:rsid w:val="000D534B"/>
    <w:rsid w:val="000D5716"/>
    <w:rsid w:val="000D57EC"/>
    <w:rsid w:val="000D5DE4"/>
    <w:rsid w:val="000D6605"/>
    <w:rsid w:val="000D6689"/>
    <w:rsid w:val="000D679E"/>
    <w:rsid w:val="000D6924"/>
    <w:rsid w:val="000D6E77"/>
    <w:rsid w:val="000D74F5"/>
    <w:rsid w:val="000D760D"/>
    <w:rsid w:val="000D76F1"/>
    <w:rsid w:val="000D77C5"/>
    <w:rsid w:val="000D77D2"/>
    <w:rsid w:val="000D7B9B"/>
    <w:rsid w:val="000E039D"/>
    <w:rsid w:val="000E04CF"/>
    <w:rsid w:val="000E09CA"/>
    <w:rsid w:val="000E0B5F"/>
    <w:rsid w:val="000E0D22"/>
    <w:rsid w:val="000E0EC6"/>
    <w:rsid w:val="000E1593"/>
    <w:rsid w:val="000E16A7"/>
    <w:rsid w:val="000E185E"/>
    <w:rsid w:val="000E1A48"/>
    <w:rsid w:val="000E1E76"/>
    <w:rsid w:val="000E23F3"/>
    <w:rsid w:val="000E26CC"/>
    <w:rsid w:val="000E355B"/>
    <w:rsid w:val="000E37FD"/>
    <w:rsid w:val="000E3ED0"/>
    <w:rsid w:val="000E44B5"/>
    <w:rsid w:val="000E4C6C"/>
    <w:rsid w:val="000E4D2C"/>
    <w:rsid w:val="000E4D98"/>
    <w:rsid w:val="000E527E"/>
    <w:rsid w:val="000E5579"/>
    <w:rsid w:val="000E55A2"/>
    <w:rsid w:val="000E5613"/>
    <w:rsid w:val="000E5D18"/>
    <w:rsid w:val="000E5F49"/>
    <w:rsid w:val="000E681F"/>
    <w:rsid w:val="000E7EA6"/>
    <w:rsid w:val="000F03DE"/>
    <w:rsid w:val="000F06F7"/>
    <w:rsid w:val="000F0B50"/>
    <w:rsid w:val="000F14C7"/>
    <w:rsid w:val="000F15FC"/>
    <w:rsid w:val="000F19FB"/>
    <w:rsid w:val="000F200C"/>
    <w:rsid w:val="000F2126"/>
    <w:rsid w:val="000F264C"/>
    <w:rsid w:val="000F28F3"/>
    <w:rsid w:val="000F2A6D"/>
    <w:rsid w:val="000F3051"/>
    <w:rsid w:val="000F3558"/>
    <w:rsid w:val="000F4170"/>
    <w:rsid w:val="000F4545"/>
    <w:rsid w:val="000F4A3D"/>
    <w:rsid w:val="000F4AE3"/>
    <w:rsid w:val="000F4B08"/>
    <w:rsid w:val="000F52FC"/>
    <w:rsid w:val="000F53F4"/>
    <w:rsid w:val="000F5874"/>
    <w:rsid w:val="000F5D3D"/>
    <w:rsid w:val="000F5F09"/>
    <w:rsid w:val="000F5F91"/>
    <w:rsid w:val="000F5FDE"/>
    <w:rsid w:val="000F6729"/>
    <w:rsid w:val="000F6E74"/>
    <w:rsid w:val="000F6F94"/>
    <w:rsid w:val="000F7867"/>
    <w:rsid w:val="000F7D9D"/>
    <w:rsid w:val="000F7FC9"/>
    <w:rsid w:val="00100400"/>
    <w:rsid w:val="00100804"/>
    <w:rsid w:val="00101347"/>
    <w:rsid w:val="001014BB"/>
    <w:rsid w:val="00101AA3"/>
    <w:rsid w:val="00102DEE"/>
    <w:rsid w:val="00103210"/>
    <w:rsid w:val="001034B8"/>
    <w:rsid w:val="0010366F"/>
    <w:rsid w:val="00104011"/>
    <w:rsid w:val="001043FC"/>
    <w:rsid w:val="00104647"/>
    <w:rsid w:val="001049D8"/>
    <w:rsid w:val="001054A6"/>
    <w:rsid w:val="00105D9B"/>
    <w:rsid w:val="00105ED6"/>
    <w:rsid w:val="00106816"/>
    <w:rsid w:val="00106859"/>
    <w:rsid w:val="00107348"/>
    <w:rsid w:val="00107CC9"/>
    <w:rsid w:val="0011052E"/>
    <w:rsid w:val="00110A7B"/>
    <w:rsid w:val="00110AD4"/>
    <w:rsid w:val="00110C35"/>
    <w:rsid w:val="0011115E"/>
    <w:rsid w:val="001112DA"/>
    <w:rsid w:val="001121D4"/>
    <w:rsid w:val="001127ED"/>
    <w:rsid w:val="00113166"/>
    <w:rsid w:val="00113340"/>
    <w:rsid w:val="00113515"/>
    <w:rsid w:val="00114288"/>
    <w:rsid w:val="00114324"/>
    <w:rsid w:val="00114347"/>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9DF"/>
    <w:rsid w:val="00124C92"/>
    <w:rsid w:val="0012527B"/>
    <w:rsid w:val="001262CE"/>
    <w:rsid w:val="001264A1"/>
    <w:rsid w:val="00126533"/>
    <w:rsid w:val="00127BE2"/>
    <w:rsid w:val="00127E36"/>
    <w:rsid w:val="00130496"/>
    <w:rsid w:val="001304B2"/>
    <w:rsid w:val="00131F0F"/>
    <w:rsid w:val="0013202F"/>
    <w:rsid w:val="001329FA"/>
    <w:rsid w:val="00132B15"/>
    <w:rsid w:val="00132BC5"/>
    <w:rsid w:val="00132DCB"/>
    <w:rsid w:val="001334AA"/>
    <w:rsid w:val="00133A12"/>
    <w:rsid w:val="00133C92"/>
    <w:rsid w:val="00133DF1"/>
    <w:rsid w:val="001342E2"/>
    <w:rsid w:val="001345C1"/>
    <w:rsid w:val="00134E9E"/>
    <w:rsid w:val="00135189"/>
    <w:rsid w:val="001356AF"/>
    <w:rsid w:val="00135E07"/>
    <w:rsid w:val="00135ECE"/>
    <w:rsid w:val="0013730B"/>
    <w:rsid w:val="0013776C"/>
    <w:rsid w:val="00137E26"/>
    <w:rsid w:val="0014037F"/>
    <w:rsid w:val="00140914"/>
    <w:rsid w:val="00140CD3"/>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824"/>
    <w:rsid w:val="001478F5"/>
    <w:rsid w:val="00147E81"/>
    <w:rsid w:val="00147E9E"/>
    <w:rsid w:val="00150676"/>
    <w:rsid w:val="0015124C"/>
    <w:rsid w:val="00151D84"/>
    <w:rsid w:val="0015206C"/>
    <w:rsid w:val="00152087"/>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C80"/>
    <w:rsid w:val="00156D0B"/>
    <w:rsid w:val="001573F3"/>
    <w:rsid w:val="00157736"/>
    <w:rsid w:val="00157A94"/>
    <w:rsid w:val="00157F03"/>
    <w:rsid w:val="0016019C"/>
    <w:rsid w:val="00160783"/>
    <w:rsid w:val="00160B10"/>
    <w:rsid w:val="0016125A"/>
    <w:rsid w:val="001613CD"/>
    <w:rsid w:val="001615FC"/>
    <w:rsid w:val="0016179A"/>
    <w:rsid w:val="00161C3F"/>
    <w:rsid w:val="00162E61"/>
    <w:rsid w:val="0016311B"/>
    <w:rsid w:val="001638DF"/>
    <w:rsid w:val="00164206"/>
    <w:rsid w:val="00164981"/>
    <w:rsid w:val="00164B79"/>
    <w:rsid w:val="00164D2C"/>
    <w:rsid w:val="001653C5"/>
    <w:rsid w:val="00165D12"/>
    <w:rsid w:val="001665D1"/>
    <w:rsid w:val="001669A2"/>
    <w:rsid w:val="00166AF1"/>
    <w:rsid w:val="00166E89"/>
    <w:rsid w:val="00166EFA"/>
    <w:rsid w:val="001672D0"/>
    <w:rsid w:val="00167FFC"/>
    <w:rsid w:val="0017010F"/>
    <w:rsid w:val="0017084B"/>
    <w:rsid w:val="0017150A"/>
    <w:rsid w:val="001715B5"/>
    <w:rsid w:val="00171B66"/>
    <w:rsid w:val="00171F30"/>
    <w:rsid w:val="001724BF"/>
    <w:rsid w:val="0017257E"/>
    <w:rsid w:val="00172D61"/>
    <w:rsid w:val="00172F8F"/>
    <w:rsid w:val="001735AC"/>
    <w:rsid w:val="001736AF"/>
    <w:rsid w:val="00173F70"/>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0C39"/>
    <w:rsid w:val="00181BDC"/>
    <w:rsid w:val="00181CD2"/>
    <w:rsid w:val="001821F6"/>
    <w:rsid w:val="00182298"/>
    <w:rsid w:val="001824D7"/>
    <w:rsid w:val="0018271A"/>
    <w:rsid w:val="00182EC2"/>
    <w:rsid w:val="00183797"/>
    <w:rsid w:val="00184D6E"/>
    <w:rsid w:val="00184EB1"/>
    <w:rsid w:val="00185297"/>
    <w:rsid w:val="00185CDF"/>
    <w:rsid w:val="00186691"/>
    <w:rsid w:val="0018692E"/>
    <w:rsid w:val="00186C04"/>
    <w:rsid w:val="00186DEA"/>
    <w:rsid w:val="00187518"/>
    <w:rsid w:val="00187F05"/>
    <w:rsid w:val="00190564"/>
    <w:rsid w:val="001924A8"/>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00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6622"/>
    <w:rsid w:val="001A6661"/>
    <w:rsid w:val="001A6B81"/>
    <w:rsid w:val="001A6CB1"/>
    <w:rsid w:val="001A724B"/>
    <w:rsid w:val="001A7451"/>
    <w:rsid w:val="001A782A"/>
    <w:rsid w:val="001A7D21"/>
    <w:rsid w:val="001A7DD9"/>
    <w:rsid w:val="001A7E29"/>
    <w:rsid w:val="001B01B2"/>
    <w:rsid w:val="001B01ED"/>
    <w:rsid w:val="001B01FF"/>
    <w:rsid w:val="001B042D"/>
    <w:rsid w:val="001B0797"/>
    <w:rsid w:val="001B146B"/>
    <w:rsid w:val="001B16E6"/>
    <w:rsid w:val="001B1756"/>
    <w:rsid w:val="001B1800"/>
    <w:rsid w:val="001B1D82"/>
    <w:rsid w:val="001B2115"/>
    <w:rsid w:val="001B2472"/>
    <w:rsid w:val="001B2DC4"/>
    <w:rsid w:val="001B2E7D"/>
    <w:rsid w:val="001B3966"/>
    <w:rsid w:val="001B39D6"/>
    <w:rsid w:val="001B3A48"/>
    <w:rsid w:val="001B3AD5"/>
    <w:rsid w:val="001B4119"/>
    <w:rsid w:val="001B4624"/>
    <w:rsid w:val="001B47FA"/>
    <w:rsid w:val="001B4803"/>
    <w:rsid w:val="001B4D5C"/>
    <w:rsid w:val="001B4DE4"/>
    <w:rsid w:val="001B4E3A"/>
    <w:rsid w:val="001B5738"/>
    <w:rsid w:val="001B57A9"/>
    <w:rsid w:val="001B5C07"/>
    <w:rsid w:val="001B5F28"/>
    <w:rsid w:val="001B631F"/>
    <w:rsid w:val="001B63B2"/>
    <w:rsid w:val="001B6581"/>
    <w:rsid w:val="001B6B3E"/>
    <w:rsid w:val="001B6F89"/>
    <w:rsid w:val="001B7445"/>
    <w:rsid w:val="001C008D"/>
    <w:rsid w:val="001C0819"/>
    <w:rsid w:val="001C0987"/>
    <w:rsid w:val="001C0D7D"/>
    <w:rsid w:val="001C0E4D"/>
    <w:rsid w:val="001C148B"/>
    <w:rsid w:val="001C1562"/>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313"/>
    <w:rsid w:val="001C64DC"/>
    <w:rsid w:val="001C6B0A"/>
    <w:rsid w:val="001C6BB3"/>
    <w:rsid w:val="001C6F22"/>
    <w:rsid w:val="001C7E67"/>
    <w:rsid w:val="001D0165"/>
    <w:rsid w:val="001D0AB1"/>
    <w:rsid w:val="001D0D10"/>
    <w:rsid w:val="001D1FE7"/>
    <w:rsid w:val="001D20C7"/>
    <w:rsid w:val="001D3276"/>
    <w:rsid w:val="001D32DA"/>
    <w:rsid w:val="001D34DB"/>
    <w:rsid w:val="001D3649"/>
    <w:rsid w:val="001D3873"/>
    <w:rsid w:val="001D3A48"/>
    <w:rsid w:val="001D3A4B"/>
    <w:rsid w:val="001D3E87"/>
    <w:rsid w:val="001D4100"/>
    <w:rsid w:val="001D469E"/>
    <w:rsid w:val="001D47BE"/>
    <w:rsid w:val="001D4C6D"/>
    <w:rsid w:val="001D4D1E"/>
    <w:rsid w:val="001D5506"/>
    <w:rsid w:val="001D656B"/>
    <w:rsid w:val="001D6877"/>
    <w:rsid w:val="001D7EBB"/>
    <w:rsid w:val="001E073A"/>
    <w:rsid w:val="001E074E"/>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B54"/>
    <w:rsid w:val="001E5CFA"/>
    <w:rsid w:val="001E6458"/>
    <w:rsid w:val="001E6E84"/>
    <w:rsid w:val="001E774C"/>
    <w:rsid w:val="001F0017"/>
    <w:rsid w:val="001F012D"/>
    <w:rsid w:val="001F06FD"/>
    <w:rsid w:val="001F0FE9"/>
    <w:rsid w:val="001F12E1"/>
    <w:rsid w:val="001F1772"/>
    <w:rsid w:val="001F17BA"/>
    <w:rsid w:val="001F1D29"/>
    <w:rsid w:val="001F21B5"/>
    <w:rsid w:val="001F2347"/>
    <w:rsid w:val="001F2A6E"/>
    <w:rsid w:val="001F2EF8"/>
    <w:rsid w:val="001F33C0"/>
    <w:rsid w:val="001F33E2"/>
    <w:rsid w:val="001F3E1E"/>
    <w:rsid w:val="001F43BF"/>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14D"/>
    <w:rsid w:val="0020434B"/>
    <w:rsid w:val="0020450D"/>
    <w:rsid w:val="0020460B"/>
    <w:rsid w:val="00204C9D"/>
    <w:rsid w:val="00204DD9"/>
    <w:rsid w:val="00205387"/>
    <w:rsid w:val="00205C1D"/>
    <w:rsid w:val="00205CBA"/>
    <w:rsid w:val="00205EDA"/>
    <w:rsid w:val="00206606"/>
    <w:rsid w:val="00206BCD"/>
    <w:rsid w:val="002076CD"/>
    <w:rsid w:val="00207B1D"/>
    <w:rsid w:val="00207DAD"/>
    <w:rsid w:val="00207E4D"/>
    <w:rsid w:val="00210BCB"/>
    <w:rsid w:val="00210FD1"/>
    <w:rsid w:val="00211BF5"/>
    <w:rsid w:val="00212094"/>
    <w:rsid w:val="002123CB"/>
    <w:rsid w:val="002125D1"/>
    <w:rsid w:val="002126C0"/>
    <w:rsid w:val="00212BDF"/>
    <w:rsid w:val="00212E62"/>
    <w:rsid w:val="00213505"/>
    <w:rsid w:val="00213BE5"/>
    <w:rsid w:val="00213F08"/>
    <w:rsid w:val="00214253"/>
    <w:rsid w:val="0021488B"/>
    <w:rsid w:val="002151F7"/>
    <w:rsid w:val="00215575"/>
    <w:rsid w:val="00215728"/>
    <w:rsid w:val="00215857"/>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2C51"/>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1D87"/>
    <w:rsid w:val="00232140"/>
    <w:rsid w:val="00232780"/>
    <w:rsid w:val="00232F13"/>
    <w:rsid w:val="0023308A"/>
    <w:rsid w:val="00233561"/>
    <w:rsid w:val="002341F7"/>
    <w:rsid w:val="002349BF"/>
    <w:rsid w:val="00234D5D"/>
    <w:rsid w:val="00234F76"/>
    <w:rsid w:val="002357A5"/>
    <w:rsid w:val="00235EEE"/>
    <w:rsid w:val="00236364"/>
    <w:rsid w:val="00236A21"/>
    <w:rsid w:val="00236A5E"/>
    <w:rsid w:val="00236AD0"/>
    <w:rsid w:val="00236D66"/>
    <w:rsid w:val="00237E4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2431"/>
    <w:rsid w:val="00252A1B"/>
    <w:rsid w:val="002530CE"/>
    <w:rsid w:val="00253323"/>
    <w:rsid w:val="0025372F"/>
    <w:rsid w:val="00253CB4"/>
    <w:rsid w:val="00253D4A"/>
    <w:rsid w:val="00254145"/>
    <w:rsid w:val="0025469A"/>
    <w:rsid w:val="00254E11"/>
    <w:rsid w:val="002551D9"/>
    <w:rsid w:val="002555F1"/>
    <w:rsid w:val="00255979"/>
    <w:rsid w:val="00255AF5"/>
    <w:rsid w:val="00255B86"/>
    <w:rsid w:val="00256088"/>
    <w:rsid w:val="0025670F"/>
    <w:rsid w:val="00256E70"/>
    <w:rsid w:val="00256F43"/>
    <w:rsid w:val="00257577"/>
    <w:rsid w:val="002576C8"/>
    <w:rsid w:val="00257BBE"/>
    <w:rsid w:val="00257E08"/>
    <w:rsid w:val="00257F9F"/>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E24"/>
    <w:rsid w:val="00265E84"/>
    <w:rsid w:val="00266C91"/>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705"/>
    <w:rsid w:val="002748BE"/>
    <w:rsid w:val="00274C16"/>
    <w:rsid w:val="00274EF8"/>
    <w:rsid w:val="0027521F"/>
    <w:rsid w:val="00275263"/>
    <w:rsid w:val="0027585B"/>
    <w:rsid w:val="002759CF"/>
    <w:rsid w:val="00276265"/>
    <w:rsid w:val="00276705"/>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933"/>
    <w:rsid w:val="00284320"/>
    <w:rsid w:val="00284743"/>
    <w:rsid w:val="00284E42"/>
    <w:rsid w:val="002850B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0E49"/>
    <w:rsid w:val="0029163D"/>
    <w:rsid w:val="00291792"/>
    <w:rsid w:val="00291E4A"/>
    <w:rsid w:val="00292522"/>
    <w:rsid w:val="0029277A"/>
    <w:rsid w:val="00292827"/>
    <w:rsid w:val="00292E9F"/>
    <w:rsid w:val="002935D5"/>
    <w:rsid w:val="00293742"/>
    <w:rsid w:val="002938E1"/>
    <w:rsid w:val="00293FB6"/>
    <w:rsid w:val="0029494A"/>
    <w:rsid w:val="00294AA1"/>
    <w:rsid w:val="00294C09"/>
    <w:rsid w:val="002955A9"/>
    <w:rsid w:val="0029581D"/>
    <w:rsid w:val="00295AF1"/>
    <w:rsid w:val="00295B5B"/>
    <w:rsid w:val="00296065"/>
    <w:rsid w:val="00296460"/>
    <w:rsid w:val="00296844"/>
    <w:rsid w:val="00296A29"/>
    <w:rsid w:val="0029759E"/>
    <w:rsid w:val="00297BEE"/>
    <w:rsid w:val="002A015A"/>
    <w:rsid w:val="002A0D31"/>
    <w:rsid w:val="002A0E7E"/>
    <w:rsid w:val="002A1299"/>
    <w:rsid w:val="002A1437"/>
    <w:rsid w:val="002A2383"/>
    <w:rsid w:val="002A2394"/>
    <w:rsid w:val="002A23DE"/>
    <w:rsid w:val="002A293F"/>
    <w:rsid w:val="002A2FED"/>
    <w:rsid w:val="002A30C2"/>
    <w:rsid w:val="002A3142"/>
    <w:rsid w:val="002A3EB1"/>
    <w:rsid w:val="002A3FC6"/>
    <w:rsid w:val="002A4046"/>
    <w:rsid w:val="002A4510"/>
    <w:rsid w:val="002A47E7"/>
    <w:rsid w:val="002A5760"/>
    <w:rsid w:val="002A5CE9"/>
    <w:rsid w:val="002A5E5A"/>
    <w:rsid w:val="002A5F82"/>
    <w:rsid w:val="002A63B9"/>
    <w:rsid w:val="002A69C7"/>
    <w:rsid w:val="002A6C3D"/>
    <w:rsid w:val="002A6F36"/>
    <w:rsid w:val="002A70B1"/>
    <w:rsid w:val="002A72CE"/>
    <w:rsid w:val="002A73B6"/>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88F"/>
    <w:rsid w:val="002B7DB1"/>
    <w:rsid w:val="002B7EB6"/>
    <w:rsid w:val="002B7F2B"/>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3D62"/>
    <w:rsid w:val="002C4AB5"/>
    <w:rsid w:val="002C5483"/>
    <w:rsid w:val="002C5C60"/>
    <w:rsid w:val="002C67A6"/>
    <w:rsid w:val="002C6EAF"/>
    <w:rsid w:val="002C7732"/>
    <w:rsid w:val="002C789E"/>
    <w:rsid w:val="002C7A4A"/>
    <w:rsid w:val="002D041C"/>
    <w:rsid w:val="002D0B3B"/>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A8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CCF"/>
    <w:rsid w:val="002E4E52"/>
    <w:rsid w:val="002E5215"/>
    <w:rsid w:val="002E5404"/>
    <w:rsid w:val="002E55A4"/>
    <w:rsid w:val="002E55B7"/>
    <w:rsid w:val="002E5632"/>
    <w:rsid w:val="002E5718"/>
    <w:rsid w:val="002E5C7A"/>
    <w:rsid w:val="002E61D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ACB"/>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B2"/>
    <w:rsid w:val="003019F8"/>
    <w:rsid w:val="00301EEE"/>
    <w:rsid w:val="00302071"/>
    <w:rsid w:val="0030214D"/>
    <w:rsid w:val="00302743"/>
    <w:rsid w:val="00302D70"/>
    <w:rsid w:val="003032B5"/>
    <w:rsid w:val="003038D2"/>
    <w:rsid w:val="00303E7C"/>
    <w:rsid w:val="00304B8D"/>
    <w:rsid w:val="00304CFE"/>
    <w:rsid w:val="0030586C"/>
    <w:rsid w:val="00305E04"/>
    <w:rsid w:val="0030605E"/>
    <w:rsid w:val="003063FF"/>
    <w:rsid w:val="003064EA"/>
    <w:rsid w:val="00306528"/>
    <w:rsid w:val="0030659C"/>
    <w:rsid w:val="00306C8F"/>
    <w:rsid w:val="00306E95"/>
    <w:rsid w:val="0030797E"/>
    <w:rsid w:val="00307BF6"/>
    <w:rsid w:val="00307FB8"/>
    <w:rsid w:val="003107A0"/>
    <w:rsid w:val="00310A51"/>
    <w:rsid w:val="00310C8A"/>
    <w:rsid w:val="003118E5"/>
    <w:rsid w:val="00311B3A"/>
    <w:rsid w:val="00311D33"/>
    <w:rsid w:val="0031268B"/>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2F17"/>
    <w:rsid w:val="0032322A"/>
    <w:rsid w:val="0032364B"/>
    <w:rsid w:val="003237DD"/>
    <w:rsid w:val="0032449F"/>
    <w:rsid w:val="00324604"/>
    <w:rsid w:val="003254E3"/>
    <w:rsid w:val="00325580"/>
    <w:rsid w:val="0032561D"/>
    <w:rsid w:val="00326239"/>
    <w:rsid w:val="00326EFC"/>
    <w:rsid w:val="00326F03"/>
    <w:rsid w:val="003271F6"/>
    <w:rsid w:val="00327DC2"/>
    <w:rsid w:val="003300A8"/>
    <w:rsid w:val="00330471"/>
    <w:rsid w:val="0033094D"/>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9C9"/>
    <w:rsid w:val="00337A88"/>
    <w:rsid w:val="00340210"/>
    <w:rsid w:val="00340A1D"/>
    <w:rsid w:val="00341574"/>
    <w:rsid w:val="00341B37"/>
    <w:rsid w:val="00341E58"/>
    <w:rsid w:val="00341E9D"/>
    <w:rsid w:val="00342409"/>
    <w:rsid w:val="00342878"/>
    <w:rsid w:val="00342891"/>
    <w:rsid w:val="00342FF1"/>
    <w:rsid w:val="003432B7"/>
    <w:rsid w:val="003437B7"/>
    <w:rsid w:val="00343C56"/>
    <w:rsid w:val="00344234"/>
    <w:rsid w:val="003447F5"/>
    <w:rsid w:val="003450D6"/>
    <w:rsid w:val="003456C3"/>
    <w:rsid w:val="00345CB3"/>
    <w:rsid w:val="003465FA"/>
    <w:rsid w:val="00346B91"/>
    <w:rsid w:val="0034709C"/>
    <w:rsid w:val="0034733D"/>
    <w:rsid w:val="0034779C"/>
    <w:rsid w:val="00347B20"/>
    <w:rsid w:val="00347BB7"/>
    <w:rsid w:val="00347DF7"/>
    <w:rsid w:val="00347F58"/>
    <w:rsid w:val="00350669"/>
    <w:rsid w:val="00350DCC"/>
    <w:rsid w:val="003514D3"/>
    <w:rsid w:val="00351C9D"/>
    <w:rsid w:val="00352842"/>
    <w:rsid w:val="00352C52"/>
    <w:rsid w:val="00353FB6"/>
    <w:rsid w:val="0035488F"/>
    <w:rsid w:val="00354CEB"/>
    <w:rsid w:val="00354DF3"/>
    <w:rsid w:val="00354E86"/>
    <w:rsid w:val="00355673"/>
    <w:rsid w:val="003558ED"/>
    <w:rsid w:val="003559F2"/>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BEC"/>
    <w:rsid w:val="0036358E"/>
    <w:rsid w:val="00363660"/>
    <w:rsid w:val="0036382C"/>
    <w:rsid w:val="003638A4"/>
    <w:rsid w:val="00364083"/>
    <w:rsid w:val="00364334"/>
    <w:rsid w:val="00364376"/>
    <w:rsid w:val="003644D1"/>
    <w:rsid w:val="0036469B"/>
    <w:rsid w:val="003649A9"/>
    <w:rsid w:val="00364A58"/>
    <w:rsid w:val="00364CF0"/>
    <w:rsid w:val="003652CA"/>
    <w:rsid w:val="0036530F"/>
    <w:rsid w:val="003658AF"/>
    <w:rsid w:val="00365D99"/>
    <w:rsid w:val="00365D9F"/>
    <w:rsid w:val="003662E9"/>
    <w:rsid w:val="00367089"/>
    <w:rsid w:val="0037009A"/>
    <w:rsid w:val="00370758"/>
    <w:rsid w:val="00370BE4"/>
    <w:rsid w:val="00371892"/>
    <w:rsid w:val="00371BE0"/>
    <w:rsid w:val="00371D34"/>
    <w:rsid w:val="00372E24"/>
    <w:rsid w:val="00373729"/>
    <w:rsid w:val="003743DB"/>
    <w:rsid w:val="003744D7"/>
    <w:rsid w:val="00374753"/>
    <w:rsid w:val="00374DAD"/>
    <w:rsid w:val="0037510F"/>
    <w:rsid w:val="00375191"/>
    <w:rsid w:val="003753E4"/>
    <w:rsid w:val="0037568B"/>
    <w:rsid w:val="003756B9"/>
    <w:rsid w:val="0037588A"/>
    <w:rsid w:val="00375F71"/>
    <w:rsid w:val="00376444"/>
    <w:rsid w:val="00376B96"/>
    <w:rsid w:val="00376C44"/>
    <w:rsid w:val="00376EAD"/>
    <w:rsid w:val="00376EB5"/>
    <w:rsid w:val="00377477"/>
    <w:rsid w:val="003779AD"/>
    <w:rsid w:val="00377DA2"/>
    <w:rsid w:val="00377F1A"/>
    <w:rsid w:val="00380540"/>
    <w:rsid w:val="003817BC"/>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87BC6"/>
    <w:rsid w:val="00390513"/>
    <w:rsid w:val="00390640"/>
    <w:rsid w:val="003910E0"/>
    <w:rsid w:val="003912A4"/>
    <w:rsid w:val="0039176E"/>
    <w:rsid w:val="00391A2C"/>
    <w:rsid w:val="00391C0D"/>
    <w:rsid w:val="00391CD8"/>
    <w:rsid w:val="00391D3E"/>
    <w:rsid w:val="003922BA"/>
    <w:rsid w:val="003925A9"/>
    <w:rsid w:val="00392DBB"/>
    <w:rsid w:val="003930AA"/>
    <w:rsid w:val="00393195"/>
    <w:rsid w:val="003937D7"/>
    <w:rsid w:val="0039392D"/>
    <w:rsid w:val="00393A64"/>
    <w:rsid w:val="00393D53"/>
    <w:rsid w:val="00393E12"/>
    <w:rsid w:val="003943C7"/>
    <w:rsid w:val="00394BD9"/>
    <w:rsid w:val="00395786"/>
    <w:rsid w:val="00395FB8"/>
    <w:rsid w:val="0039625F"/>
    <w:rsid w:val="003966AB"/>
    <w:rsid w:val="00396DC3"/>
    <w:rsid w:val="00396DE0"/>
    <w:rsid w:val="003970CA"/>
    <w:rsid w:val="003973BB"/>
    <w:rsid w:val="00397530"/>
    <w:rsid w:val="003A0B04"/>
    <w:rsid w:val="003A1793"/>
    <w:rsid w:val="003A1D21"/>
    <w:rsid w:val="003A2782"/>
    <w:rsid w:val="003A2F2B"/>
    <w:rsid w:val="003A3099"/>
    <w:rsid w:val="003A3922"/>
    <w:rsid w:val="003A3BDA"/>
    <w:rsid w:val="003A3FFF"/>
    <w:rsid w:val="003A4201"/>
    <w:rsid w:val="003A443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0E6"/>
    <w:rsid w:val="003B067C"/>
    <w:rsid w:val="003B16D4"/>
    <w:rsid w:val="003B190E"/>
    <w:rsid w:val="003B19AF"/>
    <w:rsid w:val="003B1BA0"/>
    <w:rsid w:val="003B296E"/>
    <w:rsid w:val="003B2FBA"/>
    <w:rsid w:val="003B31F6"/>
    <w:rsid w:val="003B3416"/>
    <w:rsid w:val="003B36BD"/>
    <w:rsid w:val="003B3EE1"/>
    <w:rsid w:val="003B40F8"/>
    <w:rsid w:val="003B45A0"/>
    <w:rsid w:val="003B4B3A"/>
    <w:rsid w:val="003B4FC4"/>
    <w:rsid w:val="003B5E1A"/>
    <w:rsid w:val="003B6119"/>
    <w:rsid w:val="003B6328"/>
    <w:rsid w:val="003B651E"/>
    <w:rsid w:val="003B6AB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EA9"/>
    <w:rsid w:val="003C4052"/>
    <w:rsid w:val="003C4071"/>
    <w:rsid w:val="003C44D0"/>
    <w:rsid w:val="003C50ED"/>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2297"/>
    <w:rsid w:val="003D2433"/>
    <w:rsid w:val="003D3942"/>
    <w:rsid w:val="003D3B8E"/>
    <w:rsid w:val="003D3BAD"/>
    <w:rsid w:val="003D4624"/>
    <w:rsid w:val="003D4695"/>
    <w:rsid w:val="003D512A"/>
    <w:rsid w:val="003D522E"/>
    <w:rsid w:val="003D5345"/>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692"/>
    <w:rsid w:val="003E79C3"/>
    <w:rsid w:val="003E7BED"/>
    <w:rsid w:val="003F02A9"/>
    <w:rsid w:val="003F0347"/>
    <w:rsid w:val="003F0774"/>
    <w:rsid w:val="003F08AF"/>
    <w:rsid w:val="003F0E8C"/>
    <w:rsid w:val="003F0F9B"/>
    <w:rsid w:val="003F1135"/>
    <w:rsid w:val="003F15B7"/>
    <w:rsid w:val="003F1845"/>
    <w:rsid w:val="003F1AFE"/>
    <w:rsid w:val="003F2446"/>
    <w:rsid w:val="003F26F2"/>
    <w:rsid w:val="003F3063"/>
    <w:rsid w:val="003F316B"/>
    <w:rsid w:val="003F356E"/>
    <w:rsid w:val="003F3605"/>
    <w:rsid w:val="003F3A46"/>
    <w:rsid w:val="003F40C4"/>
    <w:rsid w:val="003F4529"/>
    <w:rsid w:val="003F51F8"/>
    <w:rsid w:val="003F5B8B"/>
    <w:rsid w:val="003F6B04"/>
    <w:rsid w:val="003F6B4D"/>
    <w:rsid w:val="003F7184"/>
    <w:rsid w:val="003F7731"/>
    <w:rsid w:val="003F7AD4"/>
    <w:rsid w:val="00400182"/>
    <w:rsid w:val="00400312"/>
    <w:rsid w:val="00400673"/>
    <w:rsid w:val="0040112B"/>
    <w:rsid w:val="00401667"/>
    <w:rsid w:val="00401ADD"/>
    <w:rsid w:val="00401E29"/>
    <w:rsid w:val="0040294E"/>
    <w:rsid w:val="004031FD"/>
    <w:rsid w:val="00403555"/>
    <w:rsid w:val="004036ED"/>
    <w:rsid w:val="004039BB"/>
    <w:rsid w:val="00403B30"/>
    <w:rsid w:val="00403E48"/>
    <w:rsid w:val="00403F00"/>
    <w:rsid w:val="00403F34"/>
    <w:rsid w:val="00403F9B"/>
    <w:rsid w:val="00404028"/>
    <w:rsid w:val="00404C2C"/>
    <w:rsid w:val="00404CA4"/>
    <w:rsid w:val="00404CB9"/>
    <w:rsid w:val="00405209"/>
    <w:rsid w:val="00405807"/>
    <w:rsid w:val="00405BE7"/>
    <w:rsid w:val="00405E11"/>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3952"/>
    <w:rsid w:val="0041428B"/>
    <w:rsid w:val="0041483B"/>
    <w:rsid w:val="004148D5"/>
    <w:rsid w:val="00414A27"/>
    <w:rsid w:val="00414E99"/>
    <w:rsid w:val="00414F2C"/>
    <w:rsid w:val="0041500C"/>
    <w:rsid w:val="0041534C"/>
    <w:rsid w:val="00415AEA"/>
    <w:rsid w:val="00416F5D"/>
    <w:rsid w:val="00417133"/>
    <w:rsid w:val="0041721D"/>
    <w:rsid w:val="004176C0"/>
    <w:rsid w:val="00420F25"/>
    <w:rsid w:val="00421595"/>
    <w:rsid w:val="00421A37"/>
    <w:rsid w:val="00421A68"/>
    <w:rsid w:val="00421A99"/>
    <w:rsid w:val="004223AE"/>
    <w:rsid w:val="004225BE"/>
    <w:rsid w:val="004231D4"/>
    <w:rsid w:val="004236AD"/>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11A6"/>
    <w:rsid w:val="004313C1"/>
    <w:rsid w:val="0043161B"/>
    <w:rsid w:val="0043199D"/>
    <w:rsid w:val="004322F9"/>
    <w:rsid w:val="00432723"/>
    <w:rsid w:val="00432971"/>
    <w:rsid w:val="00432D3A"/>
    <w:rsid w:val="00432E71"/>
    <w:rsid w:val="0043301D"/>
    <w:rsid w:val="00433764"/>
    <w:rsid w:val="00433A59"/>
    <w:rsid w:val="00433FCE"/>
    <w:rsid w:val="004348C6"/>
    <w:rsid w:val="00434D4D"/>
    <w:rsid w:val="00434F19"/>
    <w:rsid w:val="00434F7D"/>
    <w:rsid w:val="0043508C"/>
    <w:rsid w:val="00435162"/>
    <w:rsid w:val="004354D5"/>
    <w:rsid w:val="00435669"/>
    <w:rsid w:val="004356A6"/>
    <w:rsid w:val="004358F8"/>
    <w:rsid w:val="00436078"/>
    <w:rsid w:val="0043629C"/>
    <w:rsid w:val="004362D9"/>
    <w:rsid w:val="00436F1B"/>
    <w:rsid w:val="0043710A"/>
    <w:rsid w:val="0043711D"/>
    <w:rsid w:val="00437153"/>
    <w:rsid w:val="00437995"/>
    <w:rsid w:val="00437B30"/>
    <w:rsid w:val="00437E0A"/>
    <w:rsid w:val="00437E40"/>
    <w:rsid w:val="004402CC"/>
    <w:rsid w:val="00440A0C"/>
    <w:rsid w:val="00440D4D"/>
    <w:rsid w:val="0044105B"/>
    <w:rsid w:val="00441B75"/>
    <w:rsid w:val="00441D9F"/>
    <w:rsid w:val="0044228B"/>
    <w:rsid w:val="00442A43"/>
    <w:rsid w:val="004439E1"/>
    <w:rsid w:val="00443AD4"/>
    <w:rsid w:val="00444634"/>
    <w:rsid w:val="00445CAA"/>
    <w:rsid w:val="004465C4"/>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251"/>
    <w:rsid w:val="00453535"/>
    <w:rsid w:val="00453842"/>
    <w:rsid w:val="00453AD6"/>
    <w:rsid w:val="00453BED"/>
    <w:rsid w:val="00454843"/>
    <w:rsid w:val="004549A4"/>
    <w:rsid w:val="00454DFF"/>
    <w:rsid w:val="00455B80"/>
    <w:rsid w:val="00456179"/>
    <w:rsid w:val="004562B0"/>
    <w:rsid w:val="00456DAA"/>
    <w:rsid w:val="004570CB"/>
    <w:rsid w:val="00457C73"/>
    <w:rsid w:val="0046062A"/>
    <w:rsid w:val="00460B6A"/>
    <w:rsid w:val="00460BE8"/>
    <w:rsid w:val="00460F21"/>
    <w:rsid w:val="00461FFE"/>
    <w:rsid w:val="00462065"/>
    <w:rsid w:val="004623B9"/>
    <w:rsid w:val="004624D1"/>
    <w:rsid w:val="0046318E"/>
    <w:rsid w:val="004633D6"/>
    <w:rsid w:val="00463F61"/>
    <w:rsid w:val="0046425F"/>
    <w:rsid w:val="0046457D"/>
    <w:rsid w:val="0046547F"/>
    <w:rsid w:val="00465F85"/>
    <w:rsid w:val="004667FB"/>
    <w:rsid w:val="00466D39"/>
    <w:rsid w:val="00467127"/>
    <w:rsid w:val="00467455"/>
    <w:rsid w:val="0047066F"/>
    <w:rsid w:val="004710D1"/>
    <w:rsid w:val="00471485"/>
    <w:rsid w:val="004716B4"/>
    <w:rsid w:val="00471911"/>
    <w:rsid w:val="00471DFE"/>
    <w:rsid w:val="00471FF9"/>
    <w:rsid w:val="004723B5"/>
    <w:rsid w:val="00472B9D"/>
    <w:rsid w:val="00472FD6"/>
    <w:rsid w:val="004733F0"/>
    <w:rsid w:val="00473807"/>
    <w:rsid w:val="00473AE7"/>
    <w:rsid w:val="00473B86"/>
    <w:rsid w:val="00473E75"/>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0FDC"/>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5C0"/>
    <w:rsid w:val="00490764"/>
    <w:rsid w:val="004918C8"/>
    <w:rsid w:val="00491D4C"/>
    <w:rsid w:val="00492CC0"/>
    <w:rsid w:val="0049373B"/>
    <w:rsid w:val="0049416F"/>
    <w:rsid w:val="00494910"/>
    <w:rsid w:val="00494B97"/>
    <w:rsid w:val="00494F15"/>
    <w:rsid w:val="004951A9"/>
    <w:rsid w:val="00495346"/>
    <w:rsid w:val="00496152"/>
    <w:rsid w:val="004963A8"/>
    <w:rsid w:val="0049662D"/>
    <w:rsid w:val="00497373"/>
    <w:rsid w:val="00497598"/>
    <w:rsid w:val="00497BAE"/>
    <w:rsid w:val="00497FBB"/>
    <w:rsid w:val="004A03B5"/>
    <w:rsid w:val="004A0C1E"/>
    <w:rsid w:val="004A0E6F"/>
    <w:rsid w:val="004A1604"/>
    <w:rsid w:val="004A182F"/>
    <w:rsid w:val="004A1E33"/>
    <w:rsid w:val="004A2098"/>
    <w:rsid w:val="004A27AE"/>
    <w:rsid w:val="004A2862"/>
    <w:rsid w:val="004A2A88"/>
    <w:rsid w:val="004A2B06"/>
    <w:rsid w:val="004A2C44"/>
    <w:rsid w:val="004A2FA1"/>
    <w:rsid w:val="004A3474"/>
    <w:rsid w:val="004A372C"/>
    <w:rsid w:val="004A3DA9"/>
    <w:rsid w:val="004A4096"/>
    <w:rsid w:val="004A41F7"/>
    <w:rsid w:val="004A420D"/>
    <w:rsid w:val="004A44C1"/>
    <w:rsid w:val="004A50FA"/>
    <w:rsid w:val="004A51A1"/>
    <w:rsid w:val="004A523A"/>
    <w:rsid w:val="004A545D"/>
    <w:rsid w:val="004A560A"/>
    <w:rsid w:val="004A58E6"/>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AA9"/>
    <w:rsid w:val="004B2CDD"/>
    <w:rsid w:val="004B3158"/>
    <w:rsid w:val="004B3363"/>
    <w:rsid w:val="004B3AFE"/>
    <w:rsid w:val="004B4D7A"/>
    <w:rsid w:val="004B505B"/>
    <w:rsid w:val="004B529C"/>
    <w:rsid w:val="004B56A8"/>
    <w:rsid w:val="004B5AAC"/>
    <w:rsid w:val="004B698F"/>
    <w:rsid w:val="004B6B20"/>
    <w:rsid w:val="004B70B5"/>
    <w:rsid w:val="004B7305"/>
    <w:rsid w:val="004B7BD1"/>
    <w:rsid w:val="004B7D98"/>
    <w:rsid w:val="004B7DBE"/>
    <w:rsid w:val="004B7FCE"/>
    <w:rsid w:val="004C021F"/>
    <w:rsid w:val="004C0D6D"/>
    <w:rsid w:val="004C119F"/>
    <w:rsid w:val="004C1616"/>
    <w:rsid w:val="004C22FA"/>
    <w:rsid w:val="004C28BD"/>
    <w:rsid w:val="004C2B1D"/>
    <w:rsid w:val="004C2B53"/>
    <w:rsid w:val="004C416B"/>
    <w:rsid w:val="004C4C02"/>
    <w:rsid w:val="004C52E1"/>
    <w:rsid w:val="004C5F8B"/>
    <w:rsid w:val="004C6563"/>
    <w:rsid w:val="004C684E"/>
    <w:rsid w:val="004C6C13"/>
    <w:rsid w:val="004C6EF9"/>
    <w:rsid w:val="004C715F"/>
    <w:rsid w:val="004C7D3F"/>
    <w:rsid w:val="004D06DF"/>
    <w:rsid w:val="004D07A7"/>
    <w:rsid w:val="004D0B8B"/>
    <w:rsid w:val="004D0E4C"/>
    <w:rsid w:val="004D1562"/>
    <w:rsid w:val="004D1D47"/>
    <w:rsid w:val="004D1DB4"/>
    <w:rsid w:val="004D1DDF"/>
    <w:rsid w:val="004D2197"/>
    <w:rsid w:val="004D334F"/>
    <w:rsid w:val="004D34C6"/>
    <w:rsid w:val="004D35B5"/>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81D"/>
    <w:rsid w:val="004E2836"/>
    <w:rsid w:val="004E29C9"/>
    <w:rsid w:val="004E3CF2"/>
    <w:rsid w:val="004E40EE"/>
    <w:rsid w:val="004E4100"/>
    <w:rsid w:val="004E4A51"/>
    <w:rsid w:val="004E532E"/>
    <w:rsid w:val="004E546D"/>
    <w:rsid w:val="004E58D2"/>
    <w:rsid w:val="004E5D96"/>
    <w:rsid w:val="004E5DAF"/>
    <w:rsid w:val="004E5FD3"/>
    <w:rsid w:val="004E69B1"/>
    <w:rsid w:val="004E6F86"/>
    <w:rsid w:val="004E7101"/>
    <w:rsid w:val="004E73F7"/>
    <w:rsid w:val="004E747D"/>
    <w:rsid w:val="004E74BE"/>
    <w:rsid w:val="004E7DE0"/>
    <w:rsid w:val="004E7E61"/>
    <w:rsid w:val="004F1286"/>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970"/>
    <w:rsid w:val="004F5C9A"/>
    <w:rsid w:val="004F5E10"/>
    <w:rsid w:val="004F60C1"/>
    <w:rsid w:val="004F626C"/>
    <w:rsid w:val="004F62F0"/>
    <w:rsid w:val="004F63D2"/>
    <w:rsid w:val="004F70FC"/>
    <w:rsid w:val="004F723D"/>
    <w:rsid w:val="0050027F"/>
    <w:rsid w:val="00500750"/>
    <w:rsid w:val="00500BE8"/>
    <w:rsid w:val="00500E93"/>
    <w:rsid w:val="00501378"/>
    <w:rsid w:val="00501A6D"/>
    <w:rsid w:val="00501FE5"/>
    <w:rsid w:val="0050205A"/>
    <w:rsid w:val="005038C5"/>
    <w:rsid w:val="00503C1F"/>
    <w:rsid w:val="00503C89"/>
    <w:rsid w:val="005043BC"/>
    <w:rsid w:val="005043BD"/>
    <w:rsid w:val="005044B0"/>
    <w:rsid w:val="005049F0"/>
    <w:rsid w:val="00505457"/>
    <w:rsid w:val="0050550D"/>
    <w:rsid w:val="0050572F"/>
    <w:rsid w:val="00505836"/>
    <w:rsid w:val="00505AC9"/>
    <w:rsid w:val="00505DAF"/>
    <w:rsid w:val="00505F6F"/>
    <w:rsid w:val="00505F76"/>
    <w:rsid w:val="005065CD"/>
    <w:rsid w:val="00506B1D"/>
    <w:rsid w:val="0050706A"/>
    <w:rsid w:val="00507BC7"/>
    <w:rsid w:val="00507CC6"/>
    <w:rsid w:val="00507F92"/>
    <w:rsid w:val="00510E6E"/>
    <w:rsid w:val="0051165C"/>
    <w:rsid w:val="005116A7"/>
    <w:rsid w:val="00511F40"/>
    <w:rsid w:val="0051227F"/>
    <w:rsid w:val="00512567"/>
    <w:rsid w:val="00513157"/>
    <w:rsid w:val="0051315A"/>
    <w:rsid w:val="00513532"/>
    <w:rsid w:val="00513678"/>
    <w:rsid w:val="005138F3"/>
    <w:rsid w:val="00513C4A"/>
    <w:rsid w:val="00514019"/>
    <w:rsid w:val="005144A7"/>
    <w:rsid w:val="0051458D"/>
    <w:rsid w:val="005153E4"/>
    <w:rsid w:val="005158DC"/>
    <w:rsid w:val="00515CE6"/>
    <w:rsid w:val="00515F51"/>
    <w:rsid w:val="00516952"/>
    <w:rsid w:val="00516A9E"/>
    <w:rsid w:val="005206C5"/>
    <w:rsid w:val="0052138B"/>
    <w:rsid w:val="0052148B"/>
    <w:rsid w:val="00521F0B"/>
    <w:rsid w:val="0052220B"/>
    <w:rsid w:val="0052309B"/>
    <w:rsid w:val="005234CE"/>
    <w:rsid w:val="0052372E"/>
    <w:rsid w:val="00524133"/>
    <w:rsid w:val="00524A66"/>
    <w:rsid w:val="00524B39"/>
    <w:rsid w:val="00525278"/>
    <w:rsid w:val="0052579C"/>
    <w:rsid w:val="0052644D"/>
    <w:rsid w:val="005264C8"/>
    <w:rsid w:val="00526CAA"/>
    <w:rsid w:val="00527253"/>
    <w:rsid w:val="0052746D"/>
    <w:rsid w:val="00527D81"/>
    <w:rsid w:val="005308A2"/>
    <w:rsid w:val="00530AD5"/>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5254"/>
    <w:rsid w:val="00536665"/>
    <w:rsid w:val="0053686F"/>
    <w:rsid w:val="00537A4F"/>
    <w:rsid w:val="0054071C"/>
    <w:rsid w:val="00540F77"/>
    <w:rsid w:val="005414BC"/>
    <w:rsid w:val="005421C9"/>
    <w:rsid w:val="005423CC"/>
    <w:rsid w:val="0054279E"/>
    <w:rsid w:val="0054289E"/>
    <w:rsid w:val="00542BF2"/>
    <w:rsid w:val="00542EDD"/>
    <w:rsid w:val="00542FE2"/>
    <w:rsid w:val="005432D3"/>
    <w:rsid w:val="00543322"/>
    <w:rsid w:val="0054484A"/>
    <w:rsid w:val="00544D71"/>
    <w:rsid w:val="0054547F"/>
    <w:rsid w:val="005456C5"/>
    <w:rsid w:val="005458F4"/>
    <w:rsid w:val="005464F8"/>
    <w:rsid w:val="005469E3"/>
    <w:rsid w:val="0054783B"/>
    <w:rsid w:val="00547E9B"/>
    <w:rsid w:val="0055000A"/>
    <w:rsid w:val="00550937"/>
    <w:rsid w:val="00550F66"/>
    <w:rsid w:val="005510AB"/>
    <w:rsid w:val="005510D5"/>
    <w:rsid w:val="00551458"/>
    <w:rsid w:val="00551521"/>
    <w:rsid w:val="00551F5E"/>
    <w:rsid w:val="00552A16"/>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B65"/>
    <w:rsid w:val="005647A7"/>
    <w:rsid w:val="005647ED"/>
    <w:rsid w:val="00565287"/>
    <w:rsid w:val="00565785"/>
    <w:rsid w:val="0056595B"/>
    <w:rsid w:val="00565B9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F55"/>
    <w:rsid w:val="005762DC"/>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3C3C"/>
    <w:rsid w:val="005843D9"/>
    <w:rsid w:val="005850BE"/>
    <w:rsid w:val="0058511D"/>
    <w:rsid w:val="00585DBC"/>
    <w:rsid w:val="005862AD"/>
    <w:rsid w:val="00586372"/>
    <w:rsid w:val="00587412"/>
    <w:rsid w:val="00587634"/>
    <w:rsid w:val="00587D24"/>
    <w:rsid w:val="005902A2"/>
    <w:rsid w:val="00590D41"/>
    <w:rsid w:val="00590E49"/>
    <w:rsid w:val="00591052"/>
    <w:rsid w:val="005911FE"/>
    <w:rsid w:val="005918D5"/>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6C42"/>
    <w:rsid w:val="005974A2"/>
    <w:rsid w:val="00597668"/>
    <w:rsid w:val="005977AD"/>
    <w:rsid w:val="00597F21"/>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755"/>
    <w:rsid w:val="005B2973"/>
    <w:rsid w:val="005B2EE8"/>
    <w:rsid w:val="005B2F88"/>
    <w:rsid w:val="005B35C3"/>
    <w:rsid w:val="005B3CC2"/>
    <w:rsid w:val="005B3EBF"/>
    <w:rsid w:val="005B42D3"/>
    <w:rsid w:val="005B43E0"/>
    <w:rsid w:val="005B487E"/>
    <w:rsid w:val="005B5367"/>
    <w:rsid w:val="005B5796"/>
    <w:rsid w:val="005B5F57"/>
    <w:rsid w:val="005B691A"/>
    <w:rsid w:val="005B715C"/>
    <w:rsid w:val="005B769F"/>
    <w:rsid w:val="005C00C4"/>
    <w:rsid w:val="005C100D"/>
    <w:rsid w:val="005C14A3"/>
    <w:rsid w:val="005C17C6"/>
    <w:rsid w:val="005C19E1"/>
    <w:rsid w:val="005C1BEA"/>
    <w:rsid w:val="005C24B9"/>
    <w:rsid w:val="005C26E4"/>
    <w:rsid w:val="005C2A49"/>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1A14"/>
    <w:rsid w:val="005D1EBC"/>
    <w:rsid w:val="005D2057"/>
    <w:rsid w:val="005D24E0"/>
    <w:rsid w:val="005D3603"/>
    <w:rsid w:val="005D3DCB"/>
    <w:rsid w:val="005D435C"/>
    <w:rsid w:val="005D4455"/>
    <w:rsid w:val="005D4FF0"/>
    <w:rsid w:val="005D51FE"/>
    <w:rsid w:val="005D541F"/>
    <w:rsid w:val="005D5BD9"/>
    <w:rsid w:val="005D5ECA"/>
    <w:rsid w:val="005D6382"/>
    <w:rsid w:val="005D6A33"/>
    <w:rsid w:val="005D6A45"/>
    <w:rsid w:val="005D6E46"/>
    <w:rsid w:val="005D7046"/>
    <w:rsid w:val="005D70F3"/>
    <w:rsid w:val="005D7916"/>
    <w:rsid w:val="005D794B"/>
    <w:rsid w:val="005E04A3"/>
    <w:rsid w:val="005E0FA9"/>
    <w:rsid w:val="005E14E2"/>
    <w:rsid w:val="005E189E"/>
    <w:rsid w:val="005E2D75"/>
    <w:rsid w:val="005E30C7"/>
    <w:rsid w:val="005E3E3F"/>
    <w:rsid w:val="005E45EA"/>
    <w:rsid w:val="005E499D"/>
    <w:rsid w:val="005E65B6"/>
    <w:rsid w:val="005E6B54"/>
    <w:rsid w:val="005E6B79"/>
    <w:rsid w:val="005E6FC5"/>
    <w:rsid w:val="005E7061"/>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4FAC"/>
    <w:rsid w:val="005F504B"/>
    <w:rsid w:val="005F5689"/>
    <w:rsid w:val="005F5824"/>
    <w:rsid w:val="005F5987"/>
    <w:rsid w:val="005F614F"/>
    <w:rsid w:val="005F615D"/>
    <w:rsid w:val="005F6EA6"/>
    <w:rsid w:val="005F7588"/>
    <w:rsid w:val="005F75F3"/>
    <w:rsid w:val="0060033A"/>
    <w:rsid w:val="00600485"/>
    <w:rsid w:val="006007B7"/>
    <w:rsid w:val="0060091C"/>
    <w:rsid w:val="00600AA3"/>
    <w:rsid w:val="006012E2"/>
    <w:rsid w:val="00601452"/>
    <w:rsid w:val="00601935"/>
    <w:rsid w:val="00602398"/>
    <w:rsid w:val="006023DC"/>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7211"/>
    <w:rsid w:val="0060759D"/>
    <w:rsid w:val="0060791E"/>
    <w:rsid w:val="00607CBD"/>
    <w:rsid w:val="00607D7E"/>
    <w:rsid w:val="00610292"/>
    <w:rsid w:val="00610BA7"/>
    <w:rsid w:val="006117E2"/>
    <w:rsid w:val="00611ADD"/>
    <w:rsid w:val="00612CA4"/>
    <w:rsid w:val="00612D83"/>
    <w:rsid w:val="00612F8E"/>
    <w:rsid w:val="00613094"/>
    <w:rsid w:val="00613159"/>
    <w:rsid w:val="00613480"/>
    <w:rsid w:val="00613EB5"/>
    <w:rsid w:val="006140FE"/>
    <w:rsid w:val="00614159"/>
    <w:rsid w:val="006143FE"/>
    <w:rsid w:val="00614A5F"/>
    <w:rsid w:val="00614CCF"/>
    <w:rsid w:val="00614CF5"/>
    <w:rsid w:val="006150FC"/>
    <w:rsid w:val="0061522D"/>
    <w:rsid w:val="006155DC"/>
    <w:rsid w:val="006156DA"/>
    <w:rsid w:val="00616374"/>
    <w:rsid w:val="00616B48"/>
    <w:rsid w:val="006208F5"/>
    <w:rsid w:val="006209F7"/>
    <w:rsid w:val="00621823"/>
    <w:rsid w:val="00621B97"/>
    <w:rsid w:val="00623005"/>
    <w:rsid w:val="006236DE"/>
    <w:rsid w:val="00624240"/>
    <w:rsid w:val="006245C9"/>
    <w:rsid w:val="00624A0A"/>
    <w:rsid w:val="00624B4F"/>
    <w:rsid w:val="00624D9B"/>
    <w:rsid w:val="00625525"/>
    <w:rsid w:val="00625B11"/>
    <w:rsid w:val="0062626A"/>
    <w:rsid w:val="00626290"/>
    <w:rsid w:val="006263CF"/>
    <w:rsid w:val="00626642"/>
    <w:rsid w:val="006266BD"/>
    <w:rsid w:val="0062734D"/>
    <w:rsid w:val="006273CF"/>
    <w:rsid w:val="00627570"/>
    <w:rsid w:val="00627853"/>
    <w:rsid w:val="00627C77"/>
    <w:rsid w:val="006307CC"/>
    <w:rsid w:val="00630DDD"/>
    <w:rsid w:val="00630EDF"/>
    <w:rsid w:val="00630F6A"/>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6DC8"/>
    <w:rsid w:val="00637878"/>
    <w:rsid w:val="00637D21"/>
    <w:rsid w:val="00640845"/>
    <w:rsid w:val="00640CCC"/>
    <w:rsid w:val="006412EA"/>
    <w:rsid w:val="006413BB"/>
    <w:rsid w:val="00641633"/>
    <w:rsid w:val="00641B8C"/>
    <w:rsid w:val="00641EB0"/>
    <w:rsid w:val="006423C9"/>
    <w:rsid w:val="00642538"/>
    <w:rsid w:val="006425B8"/>
    <w:rsid w:val="00642CA3"/>
    <w:rsid w:val="00642DF5"/>
    <w:rsid w:val="00642EE6"/>
    <w:rsid w:val="006438BD"/>
    <w:rsid w:val="00643AA6"/>
    <w:rsid w:val="00644389"/>
    <w:rsid w:val="0064446B"/>
    <w:rsid w:val="00644C87"/>
    <w:rsid w:val="00645CA3"/>
    <w:rsid w:val="00645D28"/>
    <w:rsid w:val="006465B5"/>
    <w:rsid w:val="00646AB8"/>
    <w:rsid w:val="00646CA4"/>
    <w:rsid w:val="00646D3F"/>
    <w:rsid w:val="00647309"/>
    <w:rsid w:val="006479F2"/>
    <w:rsid w:val="00647A93"/>
    <w:rsid w:val="0065014B"/>
    <w:rsid w:val="00650F6F"/>
    <w:rsid w:val="006514D7"/>
    <w:rsid w:val="00651ABF"/>
    <w:rsid w:val="00651EAB"/>
    <w:rsid w:val="00653881"/>
    <w:rsid w:val="00653D38"/>
    <w:rsid w:val="006541B2"/>
    <w:rsid w:val="0065444C"/>
    <w:rsid w:val="006544F1"/>
    <w:rsid w:val="00654745"/>
    <w:rsid w:val="0065494E"/>
    <w:rsid w:val="00654A84"/>
    <w:rsid w:val="00655461"/>
    <w:rsid w:val="00655B8C"/>
    <w:rsid w:val="00655CBE"/>
    <w:rsid w:val="00656007"/>
    <w:rsid w:val="0065632E"/>
    <w:rsid w:val="006565EE"/>
    <w:rsid w:val="00656CE1"/>
    <w:rsid w:val="0065708B"/>
    <w:rsid w:val="0065725E"/>
    <w:rsid w:val="006572A2"/>
    <w:rsid w:val="00657750"/>
    <w:rsid w:val="00657AB5"/>
    <w:rsid w:val="006608A5"/>
    <w:rsid w:val="006609DD"/>
    <w:rsid w:val="00660CC0"/>
    <w:rsid w:val="006612CD"/>
    <w:rsid w:val="006617BB"/>
    <w:rsid w:val="006618C5"/>
    <w:rsid w:val="00661E95"/>
    <w:rsid w:val="0066375C"/>
    <w:rsid w:val="006637A1"/>
    <w:rsid w:val="00663FB9"/>
    <w:rsid w:val="0066403A"/>
    <w:rsid w:val="006640EF"/>
    <w:rsid w:val="0066413B"/>
    <w:rsid w:val="00664403"/>
    <w:rsid w:val="0066457E"/>
    <w:rsid w:val="00664630"/>
    <w:rsid w:val="006647DF"/>
    <w:rsid w:val="006647F0"/>
    <w:rsid w:val="00664974"/>
    <w:rsid w:val="00664AF7"/>
    <w:rsid w:val="00664E72"/>
    <w:rsid w:val="00666508"/>
    <w:rsid w:val="00666CF9"/>
    <w:rsid w:val="0066735C"/>
    <w:rsid w:val="006676BD"/>
    <w:rsid w:val="0066788E"/>
    <w:rsid w:val="00667B95"/>
    <w:rsid w:val="00667E52"/>
    <w:rsid w:val="00670103"/>
    <w:rsid w:val="00670333"/>
    <w:rsid w:val="00670441"/>
    <w:rsid w:val="006707F9"/>
    <w:rsid w:val="00670A35"/>
    <w:rsid w:val="0067125F"/>
    <w:rsid w:val="00671351"/>
    <w:rsid w:val="0067137E"/>
    <w:rsid w:val="0067145D"/>
    <w:rsid w:val="006716A7"/>
    <w:rsid w:val="00671799"/>
    <w:rsid w:val="00671803"/>
    <w:rsid w:val="00672FC1"/>
    <w:rsid w:val="006731B7"/>
    <w:rsid w:val="0067344D"/>
    <w:rsid w:val="00673F71"/>
    <w:rsid w:val="006745D4"/>
    <w:rsid w:val="0067462A"/>
    <w:rsid w:val="00675ED8"/>
    <w:rsid w:val="006761C8"/>
    <w:rsid w:val="00676558"/>
    <w:rsid w:val="0067698F"/>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342"/>
    <w:rsid w:val="006868F4"/>
    <w:rsid w:val="00686ACB"/>
    <w:rsid w:val="00686C3A"/>
    <w:rsid w:val="006907E2"/>
    <w:rsid w:val="00690D30"/>
    <w:rsid w:val="006910C3"/>
    <w:rsid w:val="00691701"/>
    <w:rsid w:val="00691BA1"/>
    <w:rsid w:val="00691F6B"/>
    <w:rsid w:val="0069236C"/>
    <w:rsid w:val="00692416"/>
    <w:rsid w:val="00692B4C"/>
    <w:rsid w:val="00692B66"/>
    <w:rsid w:val="00692E8A"/>
    <w:rsid w:val="0069323C"/>
    <w:rsid w:val="006935B5"/>
    <w:rsid w:val="00694032"/>
    <w:rsid w:val="0069417D"/>
    <w:rsid w:val="00694313"/>
    <w:rsid w:val="006948E4"/>
    <w:rsid w:val="00694B0A"/>
    <w:rsid w:val="00694B23"/>
    <w:rsid w:val="00694B55"/>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59E9"/>
    <w:rsid w:val="006A6548"/>
    <w:rsid w:val="006A6853"/>
    <w:rsid w:val="006A6E37"/>
    <w:rsid w:val="006A7039"/>
    <w:rsid w:val="006A7114"/>
    <w:rsid w:val="006A7577"/>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2E9"/>
    <w:rsid w:val="006B64DD"/>
    <w:rsid w:val="006B66CB"/>
    <w:rsid w:val="006B6E00"/>
    <w:rsid w:val="006B7096"/>
    <w:rsid w:val="006B7891"/>
    <w:rsid w:val="006B78CA"/>
    <w:rsid w:val="006B798E"/>
    <w:rsid w:val="006B7E36"/>
    <w:rsid w:val="006B7F25"/>
    <w:rsid w:val="006C0013"/>
    <w:rsid w:val="006C00AB"/>
    <w:rsid w:val="006C0190"/>
    <w:rsid w:val="006C0267"/>
    <w:rsid w:val="006C0501"/>
    <w:rsid w:val="006C0D7B"/>
    <w:rsid w:val="006C1A48"/>
    <w:rsid w:val="006C1A99"/>
    <w:rsid w:val="006C1C84"/>
    <w:rsid w:val="006C27B1"/>
    <w:rsid w:val="006C28B7"/>
    <w:rsid w:val="006C3495"/>
    <w:rsid w:val="006C39A3"/>
    <w:rsid w:val="006C3A13"/>
    <w:rsid w:val="006C4064"/>
    <w:rsid w:val="006C4186"/>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7B"/>
    <w:rsid w:val="006D10C2"/>
    <w:rsid w:val="006D1515"/>
    <w:rsid w:val="006D189E"/>
    <w:rsid w:val="006D1B98"/>
    <w:rsid w:val="006D1CAD"/>
    <w:rsid w:val="006D22CF"/>
    <w:rsid w:val="006D243F"/>
    <w:rsid w:val="006D31CB"/>
    <w:rsid w:val="006D3426"/>
    <w:rsid w:val="006D3590"/>
    <w:rsid w:val="006D3AD5"/>
    <w:rsid w:val="006D3E26"/>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3F4"/>
    <w:rsid w:val="006E6833"/>
    <w:rsid w:val="006E69CD"/>
    <w:rsid w:val="006E6A72"/>
    <w:rsid w:val="006E7DDD"/>
    <w:rsid w:val="006F01A7"/>
    <w:rsid w:val="006F04DD"/>
    <w:rsid w:val="006F2D7A"/>
    <w:rsid w:val="006F2E77"/>
    <w:rsid w:val="006F311E"/>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17"/>
    <w:rsid w:val="007020C5"/>
    <w:rsid w:val="00702137"/>
    <w:rsid w:val="007021BF"/>
    <w:rsid w:val="00702A76"/>
    <w:rsid w:val="00702F2A"/>
    <w:rsid w:val="007035F7"/>
    <w:rsid w:val="00703775"/>
    <w:rsid w:val="00703C61"/>
    <w:rsid w:val="0070431B"/>
    <w:rsid w:val="00704C53"/>
    <w:rsid w:val="00705565"/>
    <w:rsid w:val="007058F7"/>
    <w:rsid w:val="00706A17"/>
    <w:rsid w:val="00706B21"/>
    <w:rsid w:val="00706C4C"/>
    <w:rsid w:val="0070709D"/>
    <w:rsid w:val="00710105"/>
    <w:rsid w:val="00710446"/>
    <w:rsid w:val="007105C2"/>
    <w:rsid w:val="00710600"/>
    <w:rsid w:val="00710FCB"/>
    <w:rsid w:val="00711302"/>
    <w:rsid w:val="00711605"/>
    <w:rsid w:val="007117AD"/>
    <w:rsid w:val="00711FA6"/>
    <w:rsid w:val="007126E8"/>
    <w:rsid w:val="00712D38"/>
    <w:rsid w:val="007132A0"/>
    <w:rsid w:val="0071350E"/>
    <w:rsid w:val="0071405A"/>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5BF"/>
    <w:rsid w:val="007226B2"/>
    <w:rsid w:val="007227F5"/>
    <w:rsid w:val="00722E92"/>
    <w:rsid w:val="00722F55"/>
    <w:rsid w:val="0072350E"/>
    <w:rsid w:val="0072391A"/>
    <w:rsid w:val="00723C1A"/>
    <w:rsid w:val="00723E1A"/>
    <w:rsid w:val="007240A8"/>
    <w:rsid w:val="00724395"/>
    <w:rsid w:val="0072476B"/>
    <w:rsid w:val="00724F1A"/>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8F2"/>
    <w:rsid w:val="00731BF8"/>
    <w:rsid w:val="00731C1A"/>
    <w:rsid w:val="00732A97"/>
    <w:rsid w:val="007335E7"/>
    <w:rsid w:val="0073373A"/>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51F"/>
    <w:rsid w:val="00742766"/>
    <w:rsid w:val="0074292E"/>
    <w:rsid w:val="00742C27"/>
    <w:rsid w:val="00742C28"/>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1AEB"/>
    <w:rsid w:val="00752147"/>
    <w:rsid w:val="007521D2"/>
    <w:rsid w:val="00752335"/>
    <w:rsid w:val="007527DE"/>
    <w:rsid w:val="00752FB7"/>
    <w:rsid w:val="0075302A"/>
    <w:rsid w:val="007531B1"/>
    <w:rsid w:val="00753384"/>
    <w:rsid w:val="0075341D"/>
    <w:rsid w:val="007534DB"/>
    <w:rsid w:val="0075350E"/>
    <w:rsid w:val="0075355F"/>
    <w:rsid w:val="007549A0"/>
    <w:rsid w:val="00754AB3"/>
    <w:rsid w:val="00754D8A"/>
    <w:rsid w:val="007556A4"/>
    <w:rsid w:val="0075589C"/>
    <w:rsid w:val="00755D42"/>
    <w:rsid w:val="00756CCF"/>
    <w:rsid w:val="0075713A"/>
    <w:rsid w:val="007578B1"/>
    <w:rsid w:val="00757AF8"/>
    <w:rsid w:val="00757B5A"/>
    <w:rsid w:val="00757D65"/>
    <w:rsid w:val="00757FBA"/>
    <w:rsid w:val="00760812"/>
    <w:rsid w:val="00760D74"/>
    <w:rsid w:val="007616C4"/>
    <w:rsid w:val="00761C37"/>
    <w:rsid w:val="007622AD"/>
    <w:rsid w:val="00762481"/>
    <w:rsid w:val="00763099"/>
    <w:rsid w:val="00763271"/>
    <w:rsid w:val="00763508"/>
    <w:rsid w:val="007640C8"/>
    <w:rsid w:val="0076469D"/>
    <w:rsid w:val="00764850"/>
    <w:rsid w:val="00765FD2"/>
    <w:rsid w:val="0076647F"/>
    <w:rsid w:val="00766528"/>
    <w:rsid w:val="0076686B"/>
    <w:rsid w:val="007669AA"/>
    <w:rsid w:val="00766F35"/>
    <w:rsid w:val="0076768F"/>
    <w:rsid w:val="0076773F"/>
    <w:rsid w:val="0076777D"/>
    <w:rsid w:val="00767A6A"/>
    <w:rsid w:val="00767AE5"/>
    <w:rsid w:val="00767DF2"/>
    <w:rsid w:val="0077040E"/>
    <w:rsid w:val="00770489"/>
    <w:rsid w:val="0077082D"/>
    <w:rsid w:val="00770F38"/>
    <w:rsid w:val="00771018"/>
    <w:rsid w:val="007713AE"/>
    <w:rsid w:val="0077150B"/>
    <w:rsid w:val="007725E4"/>
    <w:rsid w:val="007728F2"/>
    <w:rsid w:val="00773488"/>
    <w:rsid w:val="0077381A"/>
    <w:rsid w:val="00773AE3"/>
    <w:rsid w:val="00774324"/>
    <w:rsid w:val="007747A4"/>
    <w:rsid w:val="007752BE"/>
    <w:rsid w:val="007756E4"/>
    <w:rsid w:val="007759F3"/>
    <w:rsid w:val="00775BF5"/>
    <w:rsid w:val="00775CB7"/>
    <w:rsid w:val="00776043"/>
    <w:rsid w:val="0077619C"/>
    <w:rsid w:val="0077635A"/>
    <w:rsid w:val="00776401"/>
    <w:rsid w:val="007764F7"/>
    <w:rsid w:val="007767B5"/>
    <w:rsid w:val="007768E9"/>
    <w:rsid w:val="007776AC"/>
    <w:rsid w:val="0078007A"/>
    <w:rsid w:val="00780111"/>
    <w:rsid w:val="00780429"/>
    <w:rsid w:val="00780488"/>
    <w:rsid w:val="00781237"/>
    <w:rsid w:val="007817F9"/>
    <w:rsid w:val="00781F19"/>
    <w:rsid w:val="0078247A"/>
    <w:rsid w:val="007825C2"/>
    <w:rsid w:val="007829C5"/>
    <w:rsid w:val="007830F2"/>
    <w:rsid w:val="007833FF"/>
    <w:rsid w:val="007836BE"/>
    <w:rsid w:val="00784440"/>
    <w:rsid w:val="007846F5"/>
    <w:rsid w:val="00784778"/>
    <w:rsid w:val="00784E14"/>
    <w:rsid w:val="00785449"/>
    <w:rsid w:val="00785BD1"/>
    <w:rsid w:val="00785F4B"/>
    <w:rsid w:val="007875F2"/>
    <w:rsid w:val="007878F4"/>
    <w:rsid w:val="007879AF"/>
    <w:rsid w:val="00787FD8"/>
    <w:rsid w:val="007901B0"/>
    <w:rsid w:val="007902B1"/>
    <w:rsid w:val="007906B7"/>
    <w:rsid w:val="00790735"/>
    <w:rsid w:val="00791100"/>
    <w:rsid w:val="00791321"/>
    <w:rsid w:val="007915D1"/>
    <w:rsid w:val="00791DF2"/>
    <w:rsid w:val="0079213B"/>
    <w:rsid w:val="00792327"/>
    <w:rsid w:val="007924C7"/>
    <w:rsid w:val="00792557"/>
    <w:rsid w:val="00792FD4"/>
    <w:rsid w:val="0079309F"/>
    <w:rsid w:val="0079329E"/>
    <w:rsid w:val="0079391B"/>
    <w:rsid w:val="00793B98"/>
    <w:rsid w:val="00793BB5"/>
    <w:rsid w:val="00793D22"/>
    <w:rsid w:val="00794655"/>
    <w:rsid w:val="0079541D"/>
    <w:rsid w:val="007961F5"/>
    <w:rsid w:val="007964B8"/>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5DC"/>
    <w:rsid w:val="007A5675"/>
    <w:rsid w:val="007A5868"/>
    <w:rsid w:val="007A5DAE"/>
    <w:rsid w:val="007A6234"/>
    <w:rsid w:val="007A6595"/>
    <w:rsid w:val="007A6AFE"/>
    <w:rsid w:val="007A6E6B"/>
    <w:rsid w:val="007A7128"/>
    <w:rsid w:val="007B00D5"/>
    <w:rsid w:val="007B0AD1"/>
    <w:rsid w:val="007B124F"/>
    <w:rsid w:val="007B15E9"/>
    <w:rsid w:val="007B1910"/>
    <w:rsid w:val="007B1C83"/>
    <w:rsid w:val="007B229E"/>
    <w:rsid w:val="007B22DF"/>
    <w:rsid w:val="007B24E5"/>
    <w:rsid w:val="007B25B3"/>
    <w:rsid w:val="007B2620"/>
    <w:rsid w:val="007B2645"/>
    <w:rsid w:val="007B27DE"/>
    <w:rsid w:val="007B2B4F"/>
    <w:rsid w:val="007B2E19"/>
    <w:rsid w:val="007B2E50"/>
    <w:rsid w:val="007B3025"/>
    <w:rsid w:val="007B3255"/>
    <w:rsid w:val="007B385C"/>
    <w:rsid w:val="007B3A8C"/>
    <w:rsid w:val="007B4787"/>
    <w:rsid w:val="007B4C70"/>
    <w:rsid w:val="007B4DE5"/>
    <w:rsid w:val="007B4EF7"/>
    <w:rsid w:val="007B5255"/>
    <w:rsid w:val="007B5361"/>
    <w:rsid w:val="007B5A98"/>
    <w:rsid w:val="007B5F39"/>
    <w:rsid w:val="007B5F9C"/>
    <w:rsid w:val="007B66D3"/>
    <w:rsid w:val="007B695A"/>
    <w:rsid w:val="007B6C3B"/>
    <w:rsid w:val="007B757C"/>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68CC"/>
    <w:rsid w:val="007C68DA"/>
    <w:rsid w:val="007C7124"/>
    <w:rsid w:val="007C7265"/>
    <w:rsid w:val="007C76A5"/>
    <w:rsid w:val="007C7D3D"/>
    <w:rsid w:val="007D016C"/>
    <w:rsid w:val="007D0CD6"/>
    <w:rsid w:val="007D0F04"/>
    <w:rsid w:val="007D124C"/>
    <w:rsid w:val="007D13D1"/>
    <w:rsid w:val="007D1B61"/>
    <w:rsid w:val="007D1F57"/>
    <w:rsid w:val="007D25D5"/>
    <w:rsid w:val="007D29AF"/>
    <w:rsid w:val="007D2C9E"/>
    <w:rsid w:val="007D2F7F"/>
    <w:rsid w:val="007D34E6"/>
    <w:rsid w:val="007D3B3B"/>
    <w:rsid w:val="007D46EC"/>
    <w:rsid w:val="007D4981"/>
    <w:rsid w:val="007D5830"/>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21"/>
    <w:rsid w:val="007E2B9F"/>
    <w:rsid w:val="007E3581"/>
    <w:rsid w:val="007E3873"/>
    <w:rsid w:val="007E3BC9"/>
    <w:rsid w:val="007E443E"/>
    <w:rsid w:val="007E480A"/>
    <w:rsid w:val="007E4F1D"/>
    <w:rsid w:val="007E52A6"/>
    <w:rsid w:val="007E568E"/>
    <w:rsid w:val="007E570B"/>
    <w:rsid w:val="007E5A9B"/>
    <w:rsid w:val="007E5FB6"/>
    <w:rsid w:val="007E6499"/>
    <w:rsid w:val="007E6781"/>
    <w:rsid w:val="007E69D1"/>
    <w:rsid w:val="007E6D84"/>
    <w:rsid w:val="007E712F"/>
    <w:rsid w:val="007E71F4"/>
    <w:rsid w:val="007E74BF"/>
    <w:rsid w:val="007E7548"/>
    <w:rsid w:val="007E763E"/>
    <w:rsid w:val="007E7787"/>
    <w:rsid w:val="007E7D29"/>
    <w:rsid w:val="007F0298"/>
    <w:rsid w:val="007F02F9"/>
    <w:rsid w:val="007F03D0"/>
    <w:rsid w:val="007F03D8"/>
    <w:rsid w:val="007F04F3"/>
    <w:rsid w:val="007F107F"/>
    <w:rsid w:val="007F2693"/>
    <w:rsid w:val="007F28BE"/>
    <w:rsid w:val="007F2E42"/>
    <w:rsid w:val="007F3C29"/>
    <w:rsid w:val="007F3D14"/>
    <w:rsid w:val="007F3DD3"/>
    <w:rsid w:val="007F4241"/>
    <w:rsid w:val="007F49AA"/>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45"/>
    <w:rsid w:val="00802780"/>
    <w:rsid w:val="008029A9"/>
    <w:rsid w:val="00802A55"/>
    <w:rsid w:val="00802E44"/>
    <w:rsid w:val="00803F2D"/>
    <w:rsid w:val="00804972"/>
    <w:rsid w:val="00805004"/>
    <w:rsid w:val="00806AC8"/>
    <w:rsid w:val="00806EB7"/>
    <w:rsid w:val="00806FAC"/>
    <w:rsid w:val="0080720C"/>
    <w:rsid w:val="00807234"/>
    <w:rsid w:val="0080799B"/>
    <w:rsid w:val="00807D0B"/>
    <w:rsid w:val="0081028B"/>
    <w:rsid w:val="00810525"/>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FCB"/>
    <w:rsid w:val="00814FEF"/>
    <w:rsid w:val="00815351"/>
    <w:rsid w:val="00815DF3"/>
    <w:rsid w:val="008160D7"/>
    <w:rsid w:val="008161FC"/>
    <w:rsid w:val="00816551"/>
    <w:rsid w:val="0081657E"/>
    <w:rsid w:val="00816735"/>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348"/>
    <w:rsid w:val="00833689"/>
    <w:rsid w:val="00834472"/>
    <w:rsid w:val="008345B5"/>
    <w:rsid w:val="00834A28"/>
    <w:rsid w:val="00834B4C"/>
    <w:rsid w:val="00834D7D"/>
    <w:rsid w:val="00834EEE"/>
    <w:rsid w:val="00835116"/>
    <w:rsid w:val="00835125"/>
    <w:rsid w:val="0083537F"/>
    <w:rsid w:val="0083643A"/>
    <w:rsid w:val="00836584"/>
    <w:rsid w:val="00836BF3"/>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3CEB"/>
    <w:rsid w:val="00844323"/>
    <w:rsid w:val="008444B6"/>
    <w:rsid w:val="0084524B"/>
    <w:rsid w:val="00845297"/>
    <w:rsid w:val="0084618E"/>
    <w:rsid w:val="0084620F"/>
    <w:rsid w:val="0084639D"/>
    <w:rsid w:val="00846551"/>
    <w:rsid w:val="008467EF"/>
    <w:rsid w:val="00846BFE"/>
    <w:rsid w:val="008476C4"/>
    <w:rsid w:val="008476DF"/>
    <w:rsid w:val="00847760"/>
    <w:rsid w:val="00847A0D"/>
    <w:rsid w:val="008505E6"/>
    <w:rsid w:val="00850EC8"/>
    <w:rsid w:val="008513C6"/>
    <w:rsid w:val="00851844"/>
    <w:rsid w:val="00851CC8"/>
    <w:rsid w:val="00852E47"/>
    <w:rsid w:val="00853557"/>
    <w:rsid w:val="00853689"/>
    <w:rsid w:val="0085448D"/>
    <w:rsid w:val="008547A5"/>
    <w:rsid w:val="00855466"/>
    <w:rsid w:val="008554AA"/>
    <w:rsid w:val="00855782"/>
    <w:rsid w:val="00855AD1"/>
    <w:rsid w:val="00855C6E"/>
    <w:rsid w:val="0085667D"/>
    <w:rsid w:val="00856A51"/>
    <w:rsid w:val="00856E08"/>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FB"/>
    <w:rsid w:val="00867696"/>
    <w:rsid w:val="0087084C"/>
    <w:rsid w:val="00870E19"/>
    <w:rsid w:val="00871453"/>
    <w:rsid w:val="00871569"/>
    <w:rsid w:val="0087158A"/>
    <w:rsid w:val="008718D4"/>
    <w:rsid w:val="00871E0F"/>
    <w:rsid w:val="00872086"/>
    <w:rsid w:val="00872BF6"/>
    <w:rsid w:val="00872E1E"/>
    <w:rsid w:val="00872E3F"/>
    <w:rsid w:val="00872F0F"/>
    <w:rsid w:val="00873074"/>
    <w:rsid w:val="00873607"/>
    <w:rsid w:val="00873725"/>
    <w:rsid w:val="00873ACB"/>
    <w:rsid w:val="00873C19"/>
    <w:rsid w:val="00873E16"/>
    <w:rsid w:val="00874743"/>
    <w:rsid w:val="00875B6B"/>
    <w:rsid w:val="0087615D"/>
    <w:rsid w:val="00876293"/>
    <w:rsid w:val="00876E83"/>
    <w:rsid w:val="0087720A"/>
    <w:rsid w:val="0087769B"/>
    <w:rsid w:val="00877756"/>
    <w:rsid w:val="00877807"/>
    <w:rsid w:val="00877A56"/>
    <w:rsid w:val="00877D24"/>
    <w:rsid w:val="00877F3F"/>
    <w:rsid w:val="0088020A"/>
    <w:rsid w:val="008804BF"/>
    <w:rsid w:val="00880B5B"/>
    <w:rsid w:val="00881227"/>
    <w:rsid w:val="008812B1"/>
    <w:rsid w:val="00881547"/>
    <w:rsid w:val="00881D1F"/>
    <w:rsid w:val="0088342A"/>
    <w:rsid w:val="008836A0"/>
    <w:rsid w:val="00883D86"/>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193"/>
    <w:rsid w:val="008976CD"/>
    <w:rsid w:val="008A070D"/>
    <w:rsid w:val="008A0F3C"/>
    <w:rsid w:val="008A16BD"/>
    <w:rsid w:val="008A1710"/>
    <w:rsid w:val="008A1737"/>
    <w:rsid w:val="008A1C3D"/>
    <w:rsid w:val="008A1F2A"/>
    <w:rsid w:val="008A2718"/>
    <w:rsid w:val="008A295C"/>
    <w:rsid w:val="008A2ABB"/>
    <w:rsid w:val="008A2BF3"/>
    <w:rsid w:val="008A2D03"/>
    <w:rsid w:val="008A38B0"/>
    <w:rsid w:val="008A3DD2"/>
    <w:rsid w:val="008A4776"/>
    <w:rsid w:val="008A498D"/>
    <w:rsid w:val="008A4E59"/>
    <w:rsid w:val="008A5006"/>
    <w:rsid w:val="008A5609"/>
    <w:rsid w:val="008A5788"/>
    <w:rsid w:val="008A585F"/>
    <w:rsid w:val="008A5AC8"/>
    <w:rsid w:val="008A60EE"/>
    <w:rsid w:val="008A6E61"/>
    <w:rsid w:val="008A6FE3"/>
    <w:rsid w:val="008A756F"/>
    <w:rsid w:val="008A765C"/>
    <w:rsid w:val="008A77DB"/>
    <w:rsid w:val="008A7B58"/>
    <w:rsid w:val="008B03C9"/>
    <w:rsid w:val="008B0566"/>
    <w:rsid w:val="008B0DB8"/>
    <w:rsid w:val="008B1360"/>
    <w:rsid w:val="008B1E00"/>
    <w:rsid w:val="008B2044"/>
    <w:rsid w:val="008B212C"/>
    <w:rsid w:val="008B25D3"/>
    <w:rsid w:val="008B2918"/>
    <w:rsid w:val="008B35E9"/>
    <w:rsid w:val="008B372C"/>
    <w:rsid w:val="008B4862"/>
    <w:rsid w:val="008B4E4E"/>
    <w:rsid w:val="008B64FC"/>
    <w:rsid w:val="008B6754"/>
    <w:rsid w:val="008B6966"/>
    <w:rsid w:val="008B6B8A"/>
    <w:rsid w:val="008B784D"/>
    <w:rsid w:val="008B7B92"/>
    <w:rsid w:val="008C0087"/>
    <w:rsid w:val="008C0220"/>
    <w:rsid w:val="008C0706"/>
    <w:rsid w:val="008C15CD"/>
    <w:rsid w:val="008C1AB1"/>
    <w:rsid w:val="008C1B4A"/>
    <w:rsid w:val="008C1D2E"/>
    <w:rsid w:val="008C223A"/>
    <w:rsid w:val="008C255F"/>
    <w:rsid w:val="008C3352"/>
    <w:rsid w:val="008C4346"/>
    <w:rsid w:val="008C4801"/>
    <w:rsid w:val="008C592E"/>
    <w:rsid w:val="008C5CDD"/>
    <w:rsid w:val="008C5EDC"/>
    <w:rsid w:val="008C5FF2"/>
    <w:rsid w:val="008C6AFE"/>
    <w:rsid w:val="008C6E13"/>
    <w:rsid w:val="008C7304"/>
    <w:rsid w:val="008C73CA"/>
    <w:rsid w:val="008C7C3F"/>
    <w:rsid w:val="008C7CFF"/>
    <w:rsid w:val="008D0118"/>
    <w:rsid w:val="008D0259"/>
    <w:rsid w:val="008D076E"/>
    <w:rsid w:val="008D0E45"/>
    <w:rsid w:val="008D1CBC"/>
    <w:rsid w:val="008D204B"/>
    <w:rsid w:val="008D20B1"/>
    <w:rsid w:val="008D26AB"/>
    <w:rsid w:val="008D28D4"/>
    <w:rsid w:val="008D3122"/>
    <w:rsid w:val="008D3295"/>
    <w:rsid w:val="008D37BE"/>
    <w:rsid w:val="008D3B58"/>
    <w:rsid w:val="008D3FA1"/>
    <w:rsid w:val="008D4080"/>
    <w:rsid w:val="008D4279"/>
    <w:rsid w:val="008D5119"/>
    <w:rsid w:val="008D61A3"/>
    <w:rsid w:val="008D6B32"/>
    <w:rsid w:val="008D6B7D"/>
    <w:rsid w:val="008D7022"/>
    <w:rsid w:val="008D70A7"/>
    <w:rsid w:val="008D7651"/>
    <w:rsid w:val="008D76CD"/>
    <w:rsid w:val="008D7A08"/>
    <w:rsid w:val="008D7F1D"/>
    <w:rsid w:val="008E04DD"/>
    <w:rsid w:val="008E0C5D"/>
    <w:rsid w:val="008E17EA"/>
    <w:rsid w:val="008E1DBB"/>
    <w:rsid w:val="008E26DB"/>
    <w:rsid w:val="008E2759"/>
    <w:rsid w:val="008E29EB"/>
    <w:rsid w:val="008E3984"/>
    <w:rsid w:val="008E4602"/>
    <w:rsid w:val="008E4916"/>
    <w:rsid w:val="008E59F2"/>
    <w:rsid w:val="008E5ED3"/>
    <w:rsid w:val="008E66D8"/>
    <w:rsid w:val="008E67A6"/>
    <w:rsid w:val="008E6A04"/>
    <w:rsid w:val="008E6A1A"/>
    <w:rsid w:val="008E722C"/>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B7B"/>
    <w:rsid w:val="00901C5A"/>
    <w:rsid w:val="00901CF3"/>
    <w:rsid w:val="0090290C"/>
    <w:rsid w:val="009032A8"/>
    <w:rsid w:val="009032B2"/>
    <w:rsid w:val="0090334D"/>
    <w:rsid w:val="009038A7"/>
    <w:rsid w:val="00903A80"/>
    <w:rsid w:val="00903F64"/>
    <w:rsid w:val="00904671"/>
    <w:rsid w:val="00904A61"/>
    <w:rsid w:val="00904E63"/>
    <w:rsid w:val="00904F7D"/>
    <w:rsid w:val="00905575"/>
    <w:rsid w:val="00905756"/>
    <w:rsid w:val="00906458"/>
    <w:rsid w:val="0090653F"/>
    <w:rsid w:val="00906849"/>
    <w:rsid w:val="00906DFB"/>
    <w:rsid w:val="00907087"/>
    <w:rsid w:val="0090771C"/>
    <w:rsid w:val="00910FA1"/>
    <w:rsid w:val="009111A4"/>
    <w:rsid w:val="00911947"/>
    <w:rsid w:val="00912023"/>
    <w:rsid w:val="009120F2"/>
    <w:rsid w:val="0091285B"/>
    <w:rsid w:val="00912A32"/>
    <w:rsid w:val="0091346B"/>
    <w:rsid w:val="00913BA1"/>
    <w:rsid w:val="00914662"/>
    <w:rsid w:val="00914F4A"/>
    <w:rsid w:val="0091511C"/>
    <w:rsid w:val="00915FED"/>
    <w:rsid w:val="009164BB"/>
    <w:rsid w:val="0091652C"/>
    <w:rsid w:val="00917301"/>
    <w:rsid w:val="0091763A"/>
    <w:rsid w:val="0091764E"/>
    <w:rsid w:val="00917A8C"/>
    <w:rsid w:val="00917BFF"/>
    <w:rsid w:val="00917FF9"/>
    <w:rsid w:val="00920164"/>
    <w:rsid w:val="009202E9"/>
    <w:rsid w:val="00920676"/>
    <w:rsid w:val="0092075A"/>
    <w:rsid w:val="00920CA8"/>
    <w:rsid w:val="009213F2"/>
    <w:rsid w:val="009215F5"/>
    <w:rsid w:val="009218AD"/>
    <w:rsid w:val="00921E99"/>
    <w:rsid w:val="00921F85"/>
    <w:rsid w:val="00922171"/>
    <w:rsid w:val="0092255F"/>
    <w:rsid w:val="00922642"/>
    <w:rsid w:val="0092318C"/>
    <w:rsid w:val="00924584"/>
    <w:rsid w:val="00924D38"/>
    <w:rsid w:val="00924F30"/>
    <w:rsid w:val="00925677"/>
    <w:rsid w:val="00925DCB"/>
    <w:rsid w:val="0092673B"/>
    <w:rsid w:val="00926D35"/>
    <w:rsid w:val="00926EBD"/>
    <w:rsid w:val="0092719B"/>
    <w:rsid w:val="0092731C"/>
    <w:rsid w:val="00927481"/>
    <w:rsid w:val="00927A4E"/>
    <w:rsid w:val="009308B3"/>
    <w:rsid w:val="0093131B"/>
    <w:rsid w:val="00931C00"/>
    <w:rsid w:val="0093248E"/>
    <w:rsid w:val="00932520"/>
    <w:rsid w:val="009329B4"/>
    <w:rsid w:val="00933481"/>
    <w:rsid w:val="009338DF"/>
    <w:rsid w:val="00933947"/>
    <w:rsid w:val="00933EE4"/>
    <w:rsid w:val="009343A6"/>
    <w:rsid w:val="00934418"/>
    <w:rsid w:val="009354C2"/>
    <w:rsid w:val="009356B2"/>
    <w:rsid w:val="009357DE"/>
    <w:rsid w:val="00935AC1"/>
    <w:rsid w:val="00935BA3"/>
    <w:rsid w:val="00936035"/>
    <w:rsid w:val="0093641C"/>
    <w:rsid w:val="009369C4"/>
    <w:rsid w:val="00936CBB"/>
    <w:rsid w:val="00936D04"/>
    <w:rsid w:val="00937861"/>
    <w:rsid w:val="00937880"/>
    <w:rsid w:val="009379E6"/>
    <w:rsid w:val="00937BE2"/>
    <w:rsid w:val="00937CB6"/>
    <w:rsid w:val="0094011B"/>
    <w:rsid w:val="00940320"/>
    <w:rsid w:val="009416A2"/>
    <w:rsid w:val="00942332"/>
    <w:rsid w:val="009423BB"/>
    <w:rsid w:val="009427FC"/>
    <w:rsid w:val="00942DDE"/>
    <w:rsid w:val="00942E1F"/>
    <w:rsid w:val="00943525"/>
    <w:rsid w:val="00943952"/>
    <w:rsid w:val="00944266"/>
    <w:rsid w:val="009444A6"/>
    <w:rsid w:val="00945DC1"/>
    <w:rsid w:val="009464CB"/>
    <w:rsid w:val="00946787"/>
    <w:rsid w:val="00946BA8"/>
    <w:rsid w:val="00946E7D"/>
    <w:rsid w:val="00947487"/>
    <w:rsid w:val="009475D2"/>
    <w:rsid w:val="00947AE3"/>
    <w:rsid w:val="00947F3C"/>
    <w:rsid w:val="00947F69"/>
    <w:rsid w:val="00950942"/>
    <w:rsid w:val="00950DDF"/>
    <w:rsid w:val="00950E11"/>
    <w:rsid w:val="0095144A"/>
    <w:rsid w:val="0095257E"/>
    <w:rsid w:val="009526D3"/>
    <w:rsid w:val="009529D6"/>
    <w:rsid w:val="00952C5C"/>
    <w:rsid w:val="00953034"/>
    <w:rsid w:val="00953497"/>
    <w:rsid w:val="009536F3"/>
    <w:rsid w:val="0095435A"/>
    <w:rsid w:val="00954432"/>
    <w:rsid w:val="00954669"/>
    <w:rsid w:val="00954A9B"/>
    <w:rsid w:val="00954AF4"/>
    <w:rsid w:val="009553CF"/>
    <w:rsid w:val="00955402"/>
    <w:rsid w:val="009559D0"/>
    <w:rsid w:val="00955C50"/>
    <w:rsid w:val="00955D51"/>
    <w:rsid w:val="009561F1"/>
    <w:rsid w:val="00956544"/>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4D28"/>
    <w:rsid w:val="00965C4F"/>
    <w:rsid w:val="00966175"/>
    <w:rsid w:val="009675B3"/>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0F8"/>
    <w:rsid w:val="00976260"/>
    <w:rsid w:val="009768B2"/>
    <w:rsid w:val="00976A89"/>
    <w:rsid w:val="00976D21"/>
    <w:rsid w:val="00976D9C"/>
    <w:rsid w:val="00976F64"/>
    <w:rsid w:val="009776FB"/>
    <w:rsid w:val="0097783E"/>
    <w:rsid w:val="00977F80"/>
    <w:rsid w:val="0098047C"/>
    <w:rsid w:val="00980FC0"/>
    <w:rsid w:val="00981546"/>
    <w:rsid w:val="00982167"/>
    <w:rsid w:val="00983484"/>
    <w:rsid w:val="0098390A"/>
    <w:rsid w:val="00983968"/>
    <w:rsid w:val="00983C59"/>
    <w:rsid w:val="00983C5D"/>
    <w:rsid w:val="00984ADA"/>
    <w:rsid w:val="00984F94"/>
    <w:rsid w:val="0098532B"/>
    <w:rsid w:val="00985677"/>
    <w:rsid w:val="00985896"/>
    <w:rsid w:val="00985BA9"/>
    <w:rsid w:val="00985F8F"/>
    <w:rsid w:val="009866F5"/>
    <w:rsid w:val="009867A6"/>
    <w:rsid w:val="009867E0"/>
    <w:rsid w:val="009870FA"/>
    <w:rsid w:val="00987564"/>
    <w:rsid w:val="0098799E"/>
    <w:rsid w:val="00987B6D"/>
    <w:rsid w:val="009901D5"/>
    <w:rsid w:val="00990200"/>
    <w:rsid w:val="00990293"/>
    <w:rsid w:val="0099077E"/>
    <w:rsid w:val="009907A1"/>
    <w:rsid w:val="00990AA7"/>
    <w:rsid w:val="00990D66"/>
    <w:rsid w:val="00990F88"/>
    <w:rsid w:val="00991264"/>
    <w:rsid w:val="009917B6"/>
    <w:rsid w:val="00991EC3"/>
    <w:rsid w:val="009920AC"/>
    <w:rsid w:val="00992B33"/>
    <w:rsid w:val="00992EAF"/>
    <w:rsid w:val="009931E4"/>
    <w:rsid w:val="009935CD"/>
    <w:rsid w:val="00993EF8"/>
    <w:rsid w:val="00994657"/>
    <w:rsid w:val="009948E8"/>
    <w:rsid w:val="00995CE7"/>
    <w:rsid w:val="009960D2"/>
    <w:rsid w:val="00996388"/>
    <w:rsid w:val="00996788"/>
    <w:rsid w:val="00997262"/>
    <w:rsid w:val="009974F1"/>
    <w:rsid w:val="009978FD"/>
    <w:rsid w:val="009A000D"/>
    <w:rsid w:val="009A0CA7"/>
    <w:rsid w:val="009A0D76"/>
    <w:rsid w:val="009A0E38"/>
    <w:rsid w:val="009A0FC8"/>
    <w:rsid w:val="009A142B"/>
    <w:rsid w:val="009A1A91"/>
    <w:rsid w:val="009A2517"/>
    <w:rsid w:val="009A2856"/>
    <w:rsid w:val="009A2895"/>
    <w:rsid w:val="009A2BC3"/>
    <w:rsid w:val="009A2C44"/>
    <w:rsid w:val="009A2CC4"/>
    <w:rsid w:val="009A2E7A"/>
    <w:rsid w:val="009A2EBC"/>
    <w:rsid w:val="009A2F72"/>
    <w:rsid w:val="009A3051"/>
    <w:rsid w:val="009A384D"/>
    <w:rsid w:val="009A3ABC"/>
    <w:rsid w:val="009A3DAC"/>
    <w:rsid w:val="009A3DF2"/>
    <w:rsid w:val="009A4001"/>
    <w:rsid w:val="009A4A1F"/>
    <w:rsid w:val="009A51B3"/>
    <w:rsid w:val="009A57D4"/>
    <w:rsid w:val="009A5BD3"/>
    <w:rsid w:val="009A5DBF"/>
    <w:rsid w:val="009A5F62"/>
    <w:rsid w:val="009A62CA"/>
    <w:rsid w:val="009A649D"/>
    <w:rsid w:val="009A65E9"/>
    <w:rsid w:val="009A65FB"/>
    <w:rsid w:val="009A66B3"/>
    <w:rsid w:val="009A6AA9"/>
    <w:rsid w:val="009A791B"/>
    <w:rsid w:val="009A7A56"/>
    <w:rsid w:val="009A7BAF"/>
    <w:rsid w:val="009B0032"/>
    <w:rsid w:val="009B0164"/>
    <w:rsid w:val="009B03A1"/>
    <w:rsid w:val="009B0764"/>
    <w:rsid w:val="009B1E44"/>
    <w:rsid w:val="009B2AE6"/>
    <w:rsid w:val="009B2B17"/>
    <w:rsid w:val="009B2DA5"/>
    <w:rsid w:val="009B3E69"/>
    <w:rsid w:val="009B48F9"/>
    <w:rsid w:val="009B4A7A"/>
    <w:rsid w:val="009B4D94"/>
    <w:rsid w:val="009B51AA"/>
    <w:rsid w:val="009B57C6"/>
    <w:rsid w:val="009B604A"/>
    <w:rsid w:val="009B6053"/>
    <w:rsid w:val="009B60B3"/>
    <w:rsid w:val="009B67A5"/>
    <w:rsid w:val="009B7699"/>
    <w:rsid w:val="009C0290"/>
    <w:rsid w:val="009C067B"/>
    <w:rsid w:val="009C0C9F"/>
    <w:rsid w:val="009C0F26"/>
    <w:rsid w:val="009C1105"/>
    <w:rsid w:val="009C1365"/>
    <w:rsid w:val="009C1455"/>
    <w:rsid w:val="009C1807"/>
    <w:rsid w:val="009C1A0C"/>
    <w:rsid w:val="009C241B"/>
    <w:rsid w:val="009C27D9"/>
    <w:rsid w:val="009C292A"/>
    <w:rsid w:val="009C3620"/>
    <w:rsid w:val="009C3799"/>
    <w:rsid w:val="009C3B8B"/>
    <w:rsid w:val="009C3BFA"/>
    <w:rsid w:val="009C402D"/>
    <w:rsid w:val="009C465B"/>
    <w:rsid w:val="009C4718"/>
    <w:rsid w:val="009C48D7"/>
    <w:rsid w:val="009C5678"/>
    <w:rsid w:val="009C6201"/>
    <w:rsid w:val="009C6AD7"/>
    <w:rsid w:val="009C6CB3"/>
    <w:rsid w:val="009C6F35"/>
    <w:rsid w:val="009C6FE5"/>
    <w:rsid w:val="009C71FF"/>
    <w:rsid w:val="009C725A"/>
    <w:rsid w:val="009C799C"/>
    <w:rsid w:val="009C7E04"/>
    <w:rsid w:val="009C7EFD"/>
    <w:rsid w:val="009D0303"/>
    <w:rsid w:val="009D0BC6"/>
    <w:rsid w:val="009D0D65"/>
    <w:rsid w:val="009D0DFC"/>
    <w:rsid w:val="009D16D5"/>
    <w:rsid w:val="009D18C8"/>
    <w:rsid w:val="009D19E7"/>
    <w:rsid w:val="009D1EFD"/>
    <w:rsid w:val="009D2141"/>
    <w:rsid w:val="009D2281"/>
    <w:rsid w:val="009D2439"/>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C9A"/>
    <w:rsid w:val="009E1EF1"/>
    <w:rsid w:val="009E206C"/>
    <w:rsid w:val="009E2473"/>
    <w:rsid w:val="009E2AB0"/>
    <w:rsid w:val="009E2EAB"/>
    <w:rsid w:val="009E3509"/>
    <w:rsid w:val="009E4041"/>
    <w:rsid w:val="009E496F"/>
    <w:rsid w:val="009E4B26"/>
    <w:rsid w:val="009E4BDA"/>
    <w:rsid w:val="009E50C0"/>
    <w:rsid w:val="009E5403"/>
    <w:rsid w:val="009E5504"/>
    <w:rsid w:val="009E56A2"/>
    <w:rsid w:val="009E5C71"/>
    <w:rsid w:val="009E5EE0"/>
    <w:rsid w:val="009E62BA"/>
    <w:rsid w:val="009E653D"/>
    <w:rsid w:val="009E6CD9"/>
    <w:rsid w:val="009E6E6E"/>
    <w:rsid w:val="009E77A3"/>
    <w:rsid w:val="009F0D6C"/>
    <w:rsid w:val="009F0DCD"/>
    <w:rsid w:val="009F1A32"/>
    <w:rsid w:val="009F1DF5"/>
    <w:rsid w:val="009F1FA9"/>
    <w:rsid w:val="009F2591"/>
    <w:rsid w:val="009F2F6A"/>
    <w:rsid w:val="009F3451"/>
    <w:rsid w:val="009F4191"/>
    <w:rsid w:val="009F4609"/>
    <w:rsid w:val="009F461E"/>
    <w:rsid w:val="009F48B4"/>
    <w:rsid w:val="009F4918"/>
    <w:rsid w:val="009F4D27"/>
    <w:rsid w:val="009F4EA9"/>
    <w:rsid w:val="009F54F8"/>
    <w:rsid w:val="009F59A0"/>
    <w:rsid w:val="009F5B5C"/>
    <w:rsid w:val="009F5C68"/>
    <w:rsid w:val="009F5D2C"/>
    <w:rsid w:val="009F5E4D"/>
    <w:rsid w:val="009F6144"/>
    <w:rsid w:val="009F6459"/>
    <w:rsid w:val="009F6D6D"/>
    <w:rsid w:val="009F6F0F"/>
    <w:rsid w:val="009F6F40"/>
    <w:rsid w:val="009F77F5"/>
    <w:rsid w:val="00A00D3D"/>
    <w:rsid w:val="00A0221D"/>
    <w:rsid w:val="00A02A2D"/>
    <w:rsid w:val="00A02C95"/>
    <w:rsid w:val="00A0342E"/>
    <w:rsid w:val="00A038AB"/>
    <w:rsid w:val="00A03C5F"/>
    <w:rsid w:val="00A0471C"/>
    <w:rsid w:val="00A05CFF"/>
    <w:rsid w:val="00A06A2B"/>
    <w:rsid w:val="00A06EF5"/>
    <w:rsid w:val="00A075A7"/>
    <w:rsid w:val="00A078AB"/>
    <w:rsid w:val="00A07BCA"/>
    <w:rsid w:val="00A10096"/>
    <w:rsid w:val="00A10164"/>
    <w:rsid w:val="00A10178"/>
    <w:rsid w:val="00A107EC"/>
    <w:rsid w:val="00A10BC0"/>
    <w:rsid w:val="00A1124B"/>
    <w:rsid w:val="00A11465"/>
    <w:rsid w:val="00A1148B"/>
    <w:rsid w:val="00A11D61"/>
    <w:rsid w:val="00A120D0"/>
    <w:rsid w:val="00A1248F"/>
    <w:rsid w:val="00A129BF"/>
    <w:rsid w:val="00A13355"/>
    <w:rsid w:val="00A13376"/>
    <w:rsid w:val="00A13CC5"/>
    <w:rsid w:val="00A14583"/>
    <w:rsid w:val="00A1459C"/>
    <w:rsid w:val="00A148C6"/>
    <w:rsid w:val="00A14A9F"/>
    <w:rsid w:val="00A14C1F"/>
    <w:rsid w:val="00A14D5F"/>
    <w:rsid w:val="00A15209"/>
    <w:rsid w:val="00A15489"/>
    <w:rsid w:val="00A1553C"/>
    <w:rsid w:val="00A157B2"/>
    <w:rsid w:val="00A15916"/>
    <w:rsid w:val="00A15958"/>
    <w:rsid w:val="00A159C7"/>
    <w:rsid w:val="00A160AE"/>
    <w:rsid w:val="00A1673A"/>
    <w:rsid w:val="00A16998"/>
    <w:rsid w:val="00A16D7F"/>
    <w:rsid w:val="00A170E4"/>
    <w:rsid w:val="00A174A3"/>
    <w:rsid w:val="00A17D76"/>
    <w:rsid w:val="00A17E23"/>
    <w:rsid w:val="00A2058C"/>
    <w:rsid w:val="00A20A1C"/>
    <w:rsid w:val="00A20C75"/>
    <w:rsid w:val="00A2114E"/>
    <w:rsid w:val="00A21454"/>
    <w:rsid w:val="00A21471"/>
    <w:rsid w:val="00A21524"/>
    <w:rsid w:val="00A21AE6"/>
    <w:rsid w:val="00A21FA0"/>
    <w:rsid w:val="00A220AB"/>
    <w:rsid w:val="00A22251"/>
    <w:rsid w:val="00A22B31"/>
    <w:rsid w:val="00A22E44"/>
    <w:rsid w:val="00A23410"/>
    <w:rsid w:val="00A235BA"/>
    <w:rsid w:val="00A23A03"/>
    <w:rsid w:val="00A23D41"/>
    <w:rsid w:val="00A23EFF"/>
    <w:rsid w:val="00A23FDE"/>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0D97"/>
    <w:rsid w:val="00A310AB"/>
    <w:rsid w:val="00A3132B"/>
    <w:rsid w:val="00A31456"/>
    <w:rsid w:val="00A31566"/>
    <w:rsid w:val="00A31B05"/>
    <w:rsid w:val="00A32027"/>
    <w:rsid w:val="00A32344"/>
    <w:rsid w:val="00A32406"/>
    <w:rsid w:val="00A33656"/>
    <w:rsid w:val="00A3436D"/>
    <w:rsid w:val="00A34378"/>
    <w:rsid w:val="00A343AA"/>
    <w:rsid w:val="00A35250"/>
    <w:rsid w:val="00A355F0"/>
    <w:rsid w:val="00A35650"/>
    <w:rsid w:val="00A358E9"/>
    <w:rsid w:val="00A359C8"/>
    <w:rsid w:val="00A35D1C"/>
    <w:rsid w:val="00A36AE1"/>
    <w:rsid w:val="00A3725F"/>
    <w:rsid w:val="00A377F6"/>
    <w:rsid w:val="00A3797C"/>
    <w:rsid w:val="00A37CA8"/>
    <w:rsid w:val="00A40F9D"/>
    <w:rsid w:val="00A412CC"/>
    <w:rsid w:val="00A41AB9"/>
    <w:rsid w:val="00A41E59"/>
    <w:rsid w:val="00A41E84"/>
    <w:rsid w:val="00A42338"/>
    <w:rsid w:val="00A424C0"/>
    <w:rsid w:val="00A4267D"/>
    <w:rsid w:val="00A4350F"/>
    <w:rsid w:val="00A436B1"/>
    <w:rsid w:val="00A43E73"/>
    <w:rsid w:val="00A44044"/>
    <w:rsid w:val="00A4459A"/>
    <w:rsid w:val="00A4501C"/>
    <w:rsid w:val="00A45171"/>
    <w:rsid w:val="00A451F8"/>
    <w:rsid w:val="00A45682"/>
    <w:rsid w:val="00A45A1E"/>
    <w:rsid w:val="00A45B5A"/>
    <w:rsid w:val="00A45F9E"/>
    <w:rsid w:val="00A465B9"/>
    <w:rsid w:val="00A46694"/>
    <w:rsid w:val="00A46A1C"/>
    <w:rsid w:val="00A46B58"/>
    <w:rsid w:val="00A46DD2"/>
    <w:rsid w:val="00A47064"/>
    <w:rsid w:val="00A47080"/>
    <w:rsid w:val="00A471D3"/>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4"/>
    <w:rsid w:val="00A56095"/>
    <w:rsid w:val="00A561F7"/>
    <w:rsid w:val="00A5652F"/>
    <w:rsid w:val="00A56915"/>
    <w:rsid w:val="00A570EA"/>
    <w:rsid w:val="00A57487"/>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5F1"/>
    <w:rsid w:val="00A650D7"/>
    <w:rsid w:val="00A65547"/>
    <w:rsid w:val="00A6599F"/>
    <w:rsid w:val="00A6650E"/>
    <w:rsid w:val="00A6665B"/>
    <w:rsid w:val="00A66F3B"/>
    <w:rsid w:val="00A6719A"/>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772AB"/>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C4F"/>
    <w:rsid w:val="00A85FB1"/>
    <w:rsid w:val="00A8607D"/>
    <w:rsid w:val="00A86742"/>
    <w:rsid w:val="00A8696A"/>
    <w:rsid w:val="00A86B32"/>
    <w:rsid w:val="00A87469"/>
    <w:rsid w:val="00A87ED8"/>
    <w:rsid w:val="00A90BE9"/>
    <w:rsid w:val="00A9124B"/>
    <w:rsid w:val="00A916D2"/>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40CE"/>
    <w:rsid w:val="00AA414D"/>
    <w:rsid w:val="00AA45ED"/>
    <w:rsid w:val="00AA51D8"/>
    <w:rsid w:val="00AA54E3"/>
    <w:rsid w:val="00AA5CF0"/>
    <w:rsid w:val="00AA5E78"/>
    <w:rsid w:val="00AA6644"/>
    <w:rsid w:val="00AA68CE"/>
    <w:rsid w:val="00AA73B7"/>
    <w:rsid w:val="00AA74DC"/>
    <w:rsid w:val="00AA7A45"/>
    <w:rsid w:val="00AB031C"/>
    <w:rsid w:val="00AB1637"/>
    <w:rsid w:val="00AB2050"/>
    <w:rsid w:val="00AB26BC"/>
    <w:rsid w:val="00AB30AF"/>
    <w:rsid w:val="00AB31D8"/>
    <w:rsid w:val="00AB3C49"/>
    <w:rsid w:val="00AB453A"/>
    <w:rsid w:val="00AB48FD"/>
    <w:rsid w:val="00AB4E03"/>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53E"/>
    <w:rsid w:val="00AC4818"/>
    <w:rsid w:val="00AC4E08"/>
    <w:rsid w:val="00AC5F3E"/>
    <w:rsid w:val="00AC5FA6"/>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59A"/>
    <w:rsid w:val="00AD29B5"/>
    <w:rsid w:val="00AD3071"/>
    <w:rsid w:val="00AD330E"/>
    <w:rsid w:val="00AD3400"/>
    <w:rsid w:val="00AD4083"/>
    <w:rsid w:val="00AD47F0"/>
    <w:rsid w:val="00AD4E97"/>
    <w:rsid w:val="00AD5C53"/>
    <w:rsid w:val="00AD6108"/>
    <w:rsid w:val="00AD6453"/>
    <w:rsid w:val="00AD7A28"/>
    <w:rsid w:val="00AD7B1B"/>
    <w:rsid w:val="00AE0747"/>
    <w:rsid w:val="00AE0FF2"/>
    <w:rsid w:val="00AE102E"/>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38A"/>
    <w:rsid w:val="00AE639B"/>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78D"/>
    <w:rsid w:val="00AF3882"/>
    <w:rsid w:val="00AF3E0F"/>
    <w:rsid w:val="00AF3F1B"/>
    <w:rsid w:val="00AF3F9D"/>
    <w:rsid w:val="00AF4112"/>
    <w:rsid w:val="00AF4C2A"/>
    <w:rsid w:val="00AF5867"/>
    <w:rsid w:val="00AF6050"/>
    <w:rsid w:val="00AF6781"/>
    <w:rsid w:val="00AF6C1C"/>
    <w:rsid w:val="00AF6F5F"/>
    <w:rsid w:val="00AF6FD3"/>
    <w:rsid w:val="00AF7D09"/>
    <w:rsid w:val="00AF7FA4"/>
    <w:rsid w:val="00B0053E"/>
    <w:rsid w:val="00B0059C"/>
    <w:rsid w:val="00B005DF"/>
    <w:rsid w:val="00B00FBB"/>
    <w:rsid w:val="00B01139"/>
    <w:rsid w:val="00B01455"/>
    <w:rsid w:val="00B01481"/>
    <w:rsid w:val="00B01C9B"/>
    <w:rsid w:val="00B022E2"/>
    <w:rsid w:val="00B0278B"/>
    <w:rsid w:val="00B02B95"/>
    <w:rsid w:val="00B02F82"/>
    <w:rsid w:val="00B0430C"/>
    <w:rsid w:val="00B045F3"/>
    <w:rsid w:val="00B04726"/>
    <w:rsid w:val="00B04760"/>
    <w:rsid w:val="00B04BAF"/>
    <w:rsid w:val="00B04E36"/>
    <w:rsid w:val="00B04F10"/>
    <w:rsid w:val="00B0658B"/>
    <w:rsid w:val="00B07F88"/>
    <w:rsid w:val="00B10D0F"/>
    <w:rsid w:val="00B11BD8"/>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880"/>
    <w:rsid w:val="00B17AC9"/>
    <w:rsid w:val="00B17D26"/>
    <w:rsid w:val="00B202BF"/>
    <w:rsid w:val="00B204FB"/>
    <w:rsid w:val="00B2073C"/>
    <w:rsid w:val="00B207B1"/>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0BA"/>
    <w:rsid w:val="00B2748F"/>
    <w:rsid w:val="00B27AF4"/>
    <w:rsid w:val="00B27FF1"/>
    <w:rsid w:val="00B300A3"/>
    <w:rsid w:val="00B300C7"/>
    <w:rsid w:val="00B302B9"/>
    <w:rsid w:val="00B31124"/>
    <w:rsid w:val="00B312CC"/>
    <w:rsid w:val="00B31CD0"/>
    <w:rsid w:val="00B3226F"/>
    <w:rsid w:val="00B32A06"/>
    <w:rsid w:val="00B32D59"/>
    <w:rsid w:val="00B32D90"/>
    <w:rsid w:val="00B330E0"/>
    <w:rsid w:val="00B33787"/>
    <w:rsid w:val="00B33DB4"/>
    <w:rsid w:val="00B33FFF"/>
    <w:rsid w:val="00B34679"/>
    <w:rsid w:val="00B34F82"/>
    <w:rsid w:val="00B350BD"/>
    <w:rsid w:val="00B3580E"/>
    <w:rsid w:val="00B368B1"/>
    <w:rsid w:val="00B36BA2"/>
    <w:rsid w:val="00B36E10"/>
    <w:rsid w:val="00B376D6"/>
    <w:rsid w:val="00B37925"/>
    <w:rsid w:val="00B40373"/>
    <w:rsid w:val="00B4090A"/>
    <w:rsid w:val="00B40A09"/>
    <w:rsid w:val="00B40E41"/>
    <w:rsid w:val="00B41A84"/>
    <w:rsid w:val="00B41FAA"/>
    <w:rsid w:val="00B420E1"/>
    <w:rsid w:val="00B4283F"/>
    <w:rsid w:val="00B42E09"/>
    <w:rsid w:val="00B436C5"/>
    <w:rsid w:val="00B43837"/>
    <w:rsid w:val="00B43CF0"/>
    <w:rsid w:val="00B43F23"/>
    <w:rsid w:val="00B447F7"/>
    <w:rsid w:val="00B44C16"/>
    <w:rsid w:val="00B454B9"/>
    <w:rsid w:val="00B468A0"/>
    <w:rsid w:val="00B468B7"/>
    <w:rsid w:val="00B46969"/>
    <w:rsid w:val="00B46B41"/>
    <w:rsid w:val="00B46CF9"/>
    <w:rsid w:val="00B46EB3"/>
    <w:rsid w:val="00B473ED"/>
    <w:rsid w:val="00B50030"/>
    <w:rsid w:val="00B500ED"/>
    <w:rsid w:val="00B507DE"/>
    <w:rsid w:val="00B50C88"/>
    <w:rsid w:val="00B50F28"/>
    <w:rsid w:val="00B50F4B"/>
    <w:rsid w:val="00B50F78"/>
    <w:rsid w:val="00B51181"/>
    <w:rsid w:val="00B51386"/>
    <w:rsid w:val="00B51462"/>
    <w:rsid w:val="00B52933"/>
    <w:rsid w:val="00B52B80"/>
    <w:rsid w:val="00B52BD8"/>
    <w:rsid w:val="00B52E83"/>
    <w:rsid w:val="00B537C9"/>
    <w:rsid w:val="00B54215"/>
    <w:rsid w:val="00B548B6"/>
    <w:rsid w:val="00B54A49"/>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1D"/>
    <w:rsid w:val="00B6265E"/>
    <w:rsid w:val="00B62A59"/>
    <w:rsid w:val="00B62D81"/>
    <w:rsid w:val="00B63889"/>
    <w:rsid w:val="00B648A0"/>
    <w:rsid w:val="00B64A31"/>
    <w:rsid w:val="00B65B5F"/>
    <w:rsid w:val="00B65B73"/>
    <w:rsid w:val="00B66D42"/>
    <w:rsid w:val="00B66FC7"/>
    <w:rsid w:val="00B67670"/>
    <w:rsid w:val="00B6771A"/>
    <w:rsid w:val="00B67BB3"/>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44A"/>
    <w:rsid w:val="00B7557F"/>
    <w:rsid w:val="00B756E0"/>
    <w:rsid w:val="00B75B11"/>
    <w:rsid w:val="00B75C89"/>
    <w:rsid w:val="00B75ECC"/>
    <w:rsid w:val="00B760DD"/>
    <w:rsid w:val="00B76189"/>
    <w:rsid w:val="00B761AF"/>
    <w:rsid w:val="00B7680B"/>
    <w:rsid w:val="00B7683E"/>
    <w:rsid w:val="00B77596"/>
    <w:rsid w:val="00B77BBE"/>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697"/>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3379"/>
    <w:rsid w:val="00BA4032"/>
    <w:rsid w:val="00BA40C1"/>
    <w:rsid w:val="00BA41EC"/>
    <w:rsid w:val="00BA56A7"/>
    <w:rsid w:val="00BA5CE9"/>
    <w:rsid w:val="00BA5E43"/>
    <w:rsid w:val="00BA6121"/>
    <w:rsid w:val="00BA6B7A"/>
    <w:rsid w:val="00BA6DA6"/>
    <w:rsid w:val="00BA734D"/>
    <w:rsid w:val="00BA73AE"/>
    <w:rsid w:val="00BA74DF"/>
    <w:rsid w:val="00BA7AE1"/>
    <w:rsid w:val="00BB0370"/>
    <w:rsid w:val="00BB03B7"/>
    <w:rsid w:val="00BB05CE"/>
    <w:rsid w:val="00BB16D9"/>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397"/>
    <w:rsid w:val="00BB74BC"/>
    <w:rsid w:val="00BB7935"/>
    <w:rsid w:val="00BB7C8F"/>
    <w:rsid w:val="00BC0304"/>
    <w:rsid w:val="00BC06F6"/>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23"/>
    <w:rsid w:val="00BC4430"/>
    <w:rsid w:val="00BC4691"/>
    <w:rsid w:val="00BC48AB"/>
    <w:rsid w:val="00BC4C63"/>
    <w:rsid w:val="00BC5380"/>
    <w:rsid w:val="00BC5AA4"/>
    <w:rsid w:val="00BC5FF9"/>
    <w:rsid w:val="00BC68E5"/>
    <w:rsid w:val="00BC7066"/>
    <w:rsid w:val="00BC70E8"/>
    <w:rsid w:val="00BC7787"/>
    <w:rsid w:val="00BC7F9B"/>
    <w:rsid w:val="00BD0042"/>
    <w:rsid w:val="00BD00EB"/>
    <w:rsid w:val="00BD1224"/>
    <w:rsid w:val="00BD1597"/>
    <w:rsid w:val="00BD1FD0"/>
    <w:rsid w:val="00BD2492"/>
    <w:rsid w:val="00BD2B5D"/>
    <w:rsid w:val="00BD2C37"/>
    <w:rsid w:val="00BD2F6C"/>
    <w:rsid w:val="00BD3CCD"/>
    <w:rsid w:val="00BD3E8F"/>
    <w:rsid w:val="00BD40A8"/>
    <w:rsid w:val="00BD455D"/>
    <w:rsid w:val="00BD467E"/>
    <w:rsid w:val="00BD4832"/>
    <w:rsid w:val="00BD5096"/>
    <w:rsid w:val="00BD50AE"/>
    <w:rsid w:val="00BD51AD"/>
    <w:rsid w:val="00BD55C4"/>
    <w:rsid w:val="00BD6F29"/>
    <w:rsid w:val="00BD7570"/>
    <w:rsid w:val="00BD75FA"/>
    <w:rsid w:val="00BD7E86"/>
    <w:rsid w:val="00BE0370"/>
    <w:rsid w:val="00BE03CD"/>
    <w:rsid w:val="00BE0596"/>
    <w:rsid w:val="00BE17AD"/>
    <w:rsid w:val="00BE1836"/>
    <w:rsid w:val="00BE1BB4"/>
    <w:rsid w:val="00BE1EBA"/>
    <w:rsid w:val="00BE2107"/>
    <w:rsid w:val="00BE2A35"/>
    <w:rsid w:val="00BE372B"/>
    <w:rsid w:val="00BE3DE7"/>
    <w:rsid w:val="00BE4096"/>
    <w:rsid w:val="00BE4601"/>
    <w:rsid w:val="00BE5200"/>
    <w:rsid w:val="00BE5218"/>
    <w:rsid w:val="00BE530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F08AE"/>
    <w:rsid w:val="00BF0FE4"/>
    <w:rsid w:val="00BF1187"/>
    <w:rsid w:val="00BF1CF1"/>
    <w:rsid w:val="00BF1EC2"/>
    <w:rsid w:val="00BF29EF"/>
    <w:rsid w:val="00BF3429"/>
    <w:rsid w:val="00BF3544"/>
    <w:rsid w:val="00BF3B83"/>
    <w:rsid w:val="00BF3E97"/>
    <w:rsid w:val="00BF3FF7"/>
    <w:rsid w:val="00BF409D"/>
    <w:rsid w:val="00BF4396"/>
    <w:rsid w:val="00BF497E"/>
    <w:rsid w:val="00BF5125"/>
    <w:rsid w:val="00BF5286"/>
    <w:rsid w:val="00BF58C8"/>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1FE7"/>
    <w:rsid w:val="00C02492"/>
    <w:rsid w:val="00C025B4"/>
    <w:rsid w:val="00C02C5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53A"/>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1FA"/>
    <w:rsid w:val="00C2257D"/>
    <w:rsid w:val="00C22815"/>
    <w:rsid w:val="00C2307A"/>
    <w:rsid w:val="00C23204"/>
    <w:rsid w:val="00C236F7"/>
    <w:rsid w:val="00C23E44"/>
    <w:rsid w:val="00C24B73"/>
    <w:rsid w:val="00C24D98"/>
    <w:rsid w:val="00C253C3"/>
    <w:rsid w:val="00C25968"/>
    <w:rsid w:val="00C25B1A"/>
    <w:rsid w:val="00C2693A"/>
    <w:rsid w:val="00C27396"/>
    <w:rsid w:val="00C27655"/>
    <w:rsid w:val="00C276C1"/>
    <w:rsid w:val="00C27C1D"/>
    <w:rsid w:val="00C30735"/>
    <w:rsid w:val="00C30858"/>
    <w:rsid w:val="00C3103D"/>
    <w:rsid w:val="00C3143A"/>
    <w:rsid w:val="00C3162C"/>
    <w:rsid w:val="00C31EDD"/>
    <w:rsid w:val="00C3222D"/>
    <w:rsid w:val="00C3279E"/>
    <w:rsid w:val="00C32AFD"/>
    <w:rsid w:val="00C32DB6"/>
    <w:rsid w:val="00C34D23"/>
    <w:rsid w:val="00C351A0"/>
    <w:rsid w:val="00C351BB"/>
    <w:rsid w:val="00C35796"/>
    <w:rsid w:val="00C35CDA"/>
    <w:rsid w:val="00C35D2C"/>
    <w:rsid w:val="00C35D4B"/>
    <w:rsid w:val="00C3769D"/>
    <w:rsid w:val="00C379DD"/>
    <w:rsid w:val="00C402F5"/>
    <w:rsid w:val="00C4064D"/>
    <w:rsid w:val="00C406E1"/>
    <w:rsid w:val="00C40AFE"/>
    <w:rsid w:val="00C41A56"/>
    <w:rsid w:val="00C42180"/>
    <w:rsid w:val="00C4293F"/>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47A67"/>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6D9C"/>
    <w:rsid w:val="00C57DE8"/>
    <w:rsid w:val="00C57ED7"/>
    <w:rsid w:val="00C6000B"/>
    <w:rsid w:val="00C6037E"/>
    <w:rsid w:val="00C607A9"/>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C84"/>
    <w:rsid w:val="00C66E07"/>
    <w:rsid w:val="00C67CC6"/>
    <w:rsid w:val="00C702D5"/>
    <w:rsid w:val="00C70D01"/>
    <w:rsid w:val="00C7106E"/>
    <w:rsid w:val="00C7186F"/>
    <w:rsid w:val="00C71884"/>
    <w:rsid w:val="00C71F34"/>
    <w:rsid w:val="00C725C7"/>
    <w:rsid w:val="00C73049"/>
    <w:rsid w:val="00C736F6"/>
    <w:rsid w:val="00C7396C"/>
    <w:rsid w:val="00C74210"/>
    <w:rsid w:val="00C74AD9"/>
    <w:rsid w:val="00C74BA5"/>
    <w:rsid w:val="00C74C67"/>
    <w:rsid w:val="00C74C8C"/>
    <w:rsid w:val="00C74E02"/>
    <w:rsid w:val="00C74F68"/>
    <w:rsid w:val="00C75142"/>
    <w:rsid w:val="00C75684"/>
    <w:rsid w:val="00C7574D"/>
    <w:rsid w:val="00C75C13"/>
    <w:rsid w:val="00C75F35"/>
    <w:rsid w:val="00C768AD"/>
    <w:rsid w:val="00C77062"/>
    <w:rsid w:val="00C775C4"/>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486"/>
    <w:rsid w:val="00C85575"/>
    <w:rsid w:val="00C85A61"/>
    <w:rsid w:val="00C86941"/>
    <w:rsid w:val="00C86FD6"/>
    <w:rsid w:val="00C873A2"/>
    <w:rsid w:val="00C877A6"/>
    <w:rsid w:val="00C8782B"/>
    <w:rsid w:val="00C8796E"/>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38"/>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CC8"/>
    <w:rsid w:val="00CA2D83"/>
    <w:rsid w:val="00CA3408"/>
    <w:rsid w:val="00CA3DC2"/>
    <w:rsid w:val="00CA3DD3"/>
    <w:rsid w:val="00CA46D0"/>
    <w:rsid w:val="00CA4F2F"/>
    <w:rsid w:val="00CA4F62"/>
    <w:rsid w:val="00CA588F"/>
    <w:rsid w:val="00CA6AB8"/>
    <w:rsid w:val="00CA7436"/>
    <w:rsid w:val="00CA75C6"/>
    <w:rsid w:val="00CA7FA6"/>
    <w:rsid w:val="00CB061F"/>
    <w:rsid w:val="00CB07A2"/>
    <w:rsid w:val="00CB07D9"/>
    <w:rsid w:val="00CB1412"/>
    <w:rsid w:val="00CB25A7"/>
    <w:rsid w:val="00CB27D1"/>
    <w:rsid w:val="00CB27EF"/>
    <w:rsid w:val="00CB3D06"/>
    <w:rsid w:val="00CB3F2B"/>
    <w:rsid w:val="00CB3FC0"/>
    <w:rsid w:val="00CB4106"/>
    <w:rsid w:val="00CB46D5"/>
    <w:rsid w:val="00CB4B0E"/>
    <w:rsid w:val="00CB4B6E"/>
    <w:rsid w:val="00CB4DC8"/>
    <w:rsid w:val="00CB54DF"/>
    <w:rsid w:val="00CB59F3"/>
    <w:rsid w:val="00CB5D41"/>
    <w:rsid w:val="00CB5EB0"/>
    <w:rsid w:val="00CB616F"/>
    <w:rsid w:val="00CB6F9A"/>
    <w:rsid w:val="00CB72DD"/>
    <w:rsid w:val="00CC045C"/>
    <w:rsid w:val="00CC04D2"/>
    <w:rsid w:val="00CC089B"/>
    <w:rsid w:val="00CC0A96"/>
    <w:rsid w:val="00CC170E"/>
    <w:rsid w:val="00CC1910"/>
    <w:rsid w:val="00CC1FE5"/>
    <w:rsid w:val="00CC2050"/>
    <w:rsid w:val="00CC267E"/>
    <w:rsid w:val="00CC2F60"/>
    <w:rsid w:val="00CC33A6"/>
    <w:rsid w:val="00CC33D2"/>
    <w:rsid w:val="00CC37CF"/>
    <w:rsid w:val="00CC3A6E"/>
    <w:rsid w:val="00CC3C4C"/>
    <w:rsid w:val="00CC4D69"/>
    <w:rsid w:val="00CC4F38"/>
    <w:rsid w:val="00CC5033"/>
    <w:rsid w:val="00CC5560"/>
    <w:rsid w:val="00CC57BE"/>
    <w:rsid w:val="00CC5949"/>
    <w:rsid w:val="00CC5B17"/>
    <w:rsid w:val="00CC5B1C"/>
    <w:rsid w:val="00CC64E1"/>
    <w:rsid w:val="00CC70B5"/>
    <w:rsid w:val="00CC7526"/>
    <w:rsid w:val="00CC774B"/>
    <w:rsid w:val="00CC78D1"/>
    <w:rsid w:val="00CD008E"/>
    <w:rsid w:val="00CD01BB"/>
    <w:rsid w:val="00CD0226"/>
    <w:rsid w:val="00CD040A"/>
    <w:rsid w:val="00CD08AE"/>
    <w:rsid w:val="00CD111D"/>
    <w:rsid w:val="00CD1C90"/>
    <w:rsid w:val="00CD1E3D"/>
    <w:rsid w:val="00CD24D4"/>
    <w:rsid w:val="00CD3355"/>
    <w:rsid w:val="00CD3743"/>
    <w:rsid w:val="00CD3BC8"/>
    <w:rsid w:val="00CD427C"/>
    <w:rsid w:val="00CD42E0"/>
    <w:rsid w:val="00CD47BB"/>
    <w:rsid w:val="00CD4827"/>
    <w:rsid w:val="00CD4888"/>
    <w:rsid w:val="00CD4A5D"/>
    <w:rsid w:val="00CD57BB"/>
    <w:rsid w:val="00CD5A7F"/>
    <w:rsid w:val="00CD5F55"/>
    <w:rsid w:val="00CD6282"/>
    <w:rsid w:val="00CD647F"/>
    <w:rsid w:val="00CD6B3D"/>
    <w:rsid w:val="00CD74AC"/>
    <w:rsid w:val="00CD75FD"/>
    <w:rsid w:val="00CD771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B3A"/>
    <w:rsid w:val="00CE2C9F"/>
    <w:rsid w:val="00CE2CCF"/>
    <w:rsid w:val="00CE31C8"/>
    <w:rsid w:val="00CE3536"/>
    <w:rsid w:val="00CE3CF8"/>
    <w:rsid w:val="00CE4167"/>
    <w:rsid w:val="00CE4205"/>
    <w:rsid w:val="00CE4373"/>
    <w:rsid w:val="00CE5012"/>
    <w:rsid w:val="00CE5242"/>
    <w:rsid w:val="00CE5FB9"/>
    <w:rsid w:val="00CE6A9F"/>
    <w:rsid w:val="00CE6E91"/>
    <w:rsid w:val="00CE716C"/>
    <w:rsid w:val="00CE783C"/>
    <w:rsid w:val="00CE7AB0"/>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4A08"/>
    <w:rsid w:val="00CF5252"/>
    <w:rsid w:val="00CF52EC"/>
    <w:rsid w:val="00CF5614"/>
    <w:rsid w:val="00CF5E52"/>
    <w:rsid w:val="00CF64C4"/>
    <w:rsid w:val="00CF6C89"/>
    <w:rsid w:val="00CF6D10"/>
    <w:rsid w:val="00CF71FC"/>
    <w:rsid w:val="00CF74C5"/>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ABD"/>
    <w:rsid w:val="00D05B0D"/>
    <w:rsid w:val="00D064EF"/>
    <w:rsid w:val="00D068AF"/>
    <w:rsid w:val="00D06D0F"/>
    <w:rsid w:val="00D070E4"/>
    <w:rsid w:val="00D07357"/>
    <w:rsid w:val="00D07A53"/>
    <w:rsid w:val="00D07A6F"/>
    <w:rsid w:val="00D07C25"/>
    <w:rsid w:val="00D07DC4"/>
    <w:rsid w:val="00D103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5952"/>
    <w:rsid w:val="00D16505"/>
    <w:rsid w:val="00D17965"/>
    <w:rsid w:val="00D20DDD"/>
    <w:rsid w:val="00D20F43"/>
    <w:rsid w:val="00D21090"/>
    <w:rsid w:val="00D2139A"/>
    <w:rsid w:val="00D21AE5"/>
    <w:rsid w:val="00D21E05"/>
    <w:rsid w:val="00D21EC2"/>
    <w:rsid w:val="00D224BC"/>
    <w:rsid w:val="00D22617"/>
    <w:rsid w:val="00D2265E"/>
    <w:rsid w:val="00D22839"/>
    <w:rsid w:val="00D23F83"/>
    <w:rsid w:val="00D24AB0"/>
    <w:rsid w:val="00D250D8"/>
    <w:rsid w:val="00D25558"/>
    <w:rsid w:val="00D2607B"/>
    <w:rsid w:val="00D26BDF"/>
    <w:rsid w:val="00D26CF8"/>
    <w:rsid w:val="00D26DF9"/>
    <w:rsid w:val="00D2714D"/>
    <w:rsid w:val="00D2797B"/>
    <w:rsid w:val="00D27AF4"/>
    <w:rsid w:val="00D3034C"/>
    <w:rsid w:val="00D30616"/>
    <w:rsid w:val="00D30840"/>
    <w:rsid w:val="00D30A52"/>
    <w:rsid w:val="00D30AE3"/>
    <w:rsid w:val="00D30C98"/>
    <w:rsid w:val="00D30ED6"/>
    <w:rsid w:val="00D312D6"/>
    <w:rsid w:val="00D3152C"/>
    <w:rsid w:val="00D3237F"/>
    <w:rsid w:val="00D326A1"/>
    <w:rsid w:val="00D326DB"/>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1E0"/>
    <w:rsid w:val="00D423E9"/>
    <w:rsid w:val="00D43145"/>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978"/>
    <w:rsid w:val="00D47CD7"/>
    <w:rsid w:val="00D50003"/>
    <w:rsid w:val="00D503CE"/>
    <w:rsid w:val="00D5110E"/>
    <w:rsid w:val="00D518D5"/>
    <w:rsid w:val="00D53188"/>
    <w:rsid w:val="00D53444"/>
    <w:rsid w:val="00D53FE4"/>
    <w:rsid w:val="00D54289"/>
    <w:rsid w:val="00D5465B"/>
    <w:rsid w:val="00D54DD6"/>
    <w:rsid w:val="00D56602"/>
    <w:rsid w:val="00D57361"/>
    <w:rsid w:val="00D57535"/>
    <w:rsid w:val="00D60041"/>
    <w:rsid w:val="00D6017B"/>
    <w:rsid w:val="00D60270"/>
    <w:rsid w:val="00D602AD"/>
    <w:rsid w:val="00D6048E"/>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88B"/>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3F0"/>
    <w:rsid w:val="00D85AC3"/>
    <w:rsid w:val="00D85D98"/>
    <w:rsid w:val="00D8632B"/>
    <w:rsid w:val="00D865E9"/>
    <w:rsid w:val="00D86C9A"/>
    <w:rsid w:val="00D87004"/>
    <w:rsid w:val="00D8757B"/>
    <w:rsid w:val="00D87ABD"/>
    <w:rsid w:val="00D87F92"/>
    <w:rsid w:val="00D90A4E"/>
    <w:rsid w:val="00D90D2A"/>
    <w:rsid w:val="00D912DC"/>
    <w:rsid w:val="00D9130A"/>
    <w:rsid w:val="00D915CA"/>
    <w:rsid w:val="00D917F3"/>
    <w:rsid w:val="00D91857"/>
    <w:rsid w:val="00D91D7C"/>
    <w:rsid w:val="00D921E6"/>
    <w:rsid w:val="00D928C0"/>
    <w:rsid w:val="00D92D3A"/>
    <w:rsid w:val="00D930B7"/>
    <w:rsid w:val="00D93A40"/>
    <w:rsid w:val="00D93E42"/>
    <w:rsid w:val="00D93FC9"/>
    <w:rsid w:val="00D94807"/>
    <w:rsid w:val="00D94C4E"/>
    <w:rsid w:val="00D95009"/>
    <w:rsid w:val="00D95857"/>
    <w:rsid w:val="00D96D61"/>
    <w:rsid w:val="00D971A7"/>
    <w:rsid w:val="00D97429"/>
    <w:rsid w:val="00D97E2C"/>
    <w:rsid w:val="00D97E3C"/>
    <w:rsid w:val="00DA04F3"/>
    <w:rsid w:val="00DA1B58"/>
    <w:rsid w:val="00DA1B84"/>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423"/>
    <w:rsid w:val="00DA775E"/>
    <w:rsid w:val="00DA79F9"/>
    <w:rsid w:val="00DB015A"/>
    <w:rsid w:val="00DB0183"/>
    <w:rsid w:val="00DB0276"/>
    <w:rsid w:val="00DB0556"/>
    <w:rsid w:val="00DB05E2"/>
    <w:rsid w:val="00DB1156"/>
    <w:rsid w:val="00DB19E1"/>
    <w:rsid w:val="00DB1F27"/>
    <w:rsid w:val="00DB2613"/>
    <w:rsid w:val="00DB281B"/>
    <w:rsid w:val="00DB29F3"/>
    <w:rsid w:val="00DB3111"/>
    <w:rsid w:val="00DB33AF"/>
    <w:rsid w:val="00DB36F7"/>
    <w:rsid w:val="00DB3965"/>
    <w:rsid w:val="00DB4214"/>
    <w:rsid w:val="00DB4386"/>
    <w:rsid w:val="00DB44E8"/>
    <w:rsid w:val="00DB521F"/>
    <w:rsid w:val="00DB55AF"/>
    <w:rsid w:val="00DB5DD3"/>
    <w:rsid w:val="00DB5E84"/>
    <w:rsid w:val="00DB6943"/>
    <w:rsid w:val="00DB6966"/>
    <w:rsid w:val="00DB6C01"/>
    <w:rsid w:val="00DB785B"/>
    <w:rsid w:val="00DB7AF6"/>
    <w:rsid w:val="00DC011F"/>
    <w:rsid w:val="00DC03F8"/>
    <w:rsid w:val="00DC0598"/>
    <w:rsid w:val="00DC05E6"/>
    <w:rsid w:val="00DC073C"/>
    <w:rsid w:val="00DC0C68"/>
    <w:rsid w:val="00DC0C8E"/>
    <w:rsid w:val="00DC1332"/>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8AF"/>
    <w:rsid w:val="00DD3C11"/>
    <w:rsid w:val="00DD3E00"/>
    <w:rsid w:val="00DD3E7C"/>
    <w:rsid w:val="00DD4A29"/>
    <w:rsid w:val="00DD4E1E"/>
    <w:rsid w:val="00DD5376"/>
    <w:rsid w:val="00DD53FB"/>
    <w:rsid w:val="00DD5450"/>
    <w:rsid w:val="00DD5F4D"/>
    <w:rsid w:val="00DD602C"/>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E8D"/>
    <w:rsid w:val="00DE2F34"/>
    <w:rsid w:val="00DE2F8F"/>
    <w:rsid w:val="00DE3094"/>
    <w:rsid w:val="00DE3503"/>
    <w:rsid w:val="00DE3B46"/>
    <w:rsid w:val="00DE469D"/>
    <w:rsid w:val="00DE4770"/>
    <w:rsid w:val="00DE4CB0"/>
    <w:rsid w:val="00DE517F"/>
    <w:rsid w:val="00DE53DB"/>
    <w:rsid w:val="00DE5875"/>
    <w:rsid w:val="00DE58B9"/>
    <w:rsid w:val="00DE5D15"/>
    <w:rsid w:val="00DE60A4"/>
    <w:rsid w:val="00DE62D7"/>
    <w:rsid w:val="00DE7386"/>
    <w:rsid w:val="00DE7F9E"/>
    <w:rsid w:val="00DF06C5"/>
    <w:rsid w:val="00DF0AFB"/>
    <w:rsid w:val="00DF12DA"/>
    <w:rsid w:val="00DF1740"/>
    <w:rsid w:val="00DF18D8"/>
    <w:rsid w:val="00DF26F8"/>
    <w:rsid w:val="00DF2A01"/>
    <w:rsid w:val="00DF3048"/>
    <w:rsid w:val="00DF3113"/>
    <w:rsid w:val="00DF3359"/>
    <w:rsid w:val="00DF360E"/>
    <w:rsid w:val="00DF3BB9"/>
    <w:rsid w:val="00DF3D47"/>
    <w:rsid w:val="00DF413B"/>
    <w:rsid w:val="00DF44D9"/>
    <w:rsid w:val="00DF45B8"/>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3CC"/>
    <w:rsid w:val="00E05DB3"/>
    <w:rsid w:val="00E06666"/>
    <w:rsid w:val="00E06E9E"/>
    <w:rsid w:val="00E07533"/>
    <w:rsid w:val="00E078C1"/>
    <w:rsid w:val="00E10069"/>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1657E"/>
    <w:rsid w:val="00E2046A"/>
    <w:rsid w:val="00E211FD"/>
    <w:rsid w:val="00E21204"/>
    <w:rsid w:val="00E21BB6"/>
    <w:rsid w:val="00E21F11"/>
    <w:rsid w:val="00E22371"/>
    <w:rsid w:val="00E22796"/>
    <w:rsid w:val="00E242D3"/>
    <w:rsid w:val="00E245A2"/>
    <w:rsid w:val="00E25599"/>
    <w:rsid w:val="00E255F5"/>
    <w:rsid w:val="00E257E3"/>
    <w:rsid w:val="00E2584C"/>
    <w:rsid w:val="00E25FBF"/>
    <w:rsid w:val="00E26340"/>
    <w:rsid w:val="00E26555"/>
    <w:rsid w:val="00E26CE7"/>
    <w:rsid w:val="00E26DDC"/>
    <w:rsid w:val="00E26E02"/>
    <w:rsid w:val="00E2734B"/>
    <w:rsid w:val="00E277EE"/>
    <w:rsid w:val="00E27B13"/>
    <w:rsid w:val="00E27C11"/>
    <w:rsid w:val="00E27CCF"/>
    <w:rsid w:val="00E27F6F"/>
    <w:rsid w:val="00E309DF"/>
    <w:rsid w:val="00E30B01"/>
    <w:rsid w:val="00E30C53"/>
    <w:rsid w:val="00E30E83"/>
    <w:rsid w:val="00E3109A"/>
    <w:rsid w:val="00E310B7"/>
    <w:rsid w:val="00E3181F"/>
    <w:rsid w:val="00E322B7"/>
    <w:rsid w:val="00E32F05"/>
    <w:rsid w:val="00E341BC"/>
    <w:rsid w:val="00E34814"/>
    <w:rsid w:val="00E35398"/>
    <w:rsid w:val="00E35669"/>
    <w:rsid w:val="00E35780"/>
    <w:rsid w:val="00E357CD"/>
    <w:rsid w:val="00E366CC"/>
    <w:rsid w:val="00E366D7"/>
    <w:rsid w:val="00E36E0A"/>
    <w:rsid w:val="00E40A2A"/>
    <w:rsid w:val="00E40F20"/>
    <w:rsid w:val="00E423F5"/>
    <w:rsid w:val="00E42B50"/>
    <w:rsid w:val="00E431EE"/>
    <w:rsid w:val="00E4327E"/>
    <w:rsid w:val="00E43560"/>
    <w:rsid w:val="00E43680"/>
    <w:rsid w:val="00E43756"/>
    <w:rsid w:val="00E437DD"/>
    <w:rsid w:val="00E43C81"/>
    <w:rsid w:val="00E44766"/>
    <w:rsid w:val="00E449B3"/>
    <w:rsid w:val="00E44A8C"/>
    <w:rsid w:val="00E454EB"/>
    <w:rsid w:val="00E45679"/>
    <w:rsid w:val="00E45BF7"/>
    <w:rsid w:val="00E4635C"/>
    <w:rsid w:val="00E46377"/>
    <w:rsid w:val="00E46AC5"/>
    <w:rsid w:val="00E470E2"/>
    <w:rsid w:val="00E47310"/>
    <w:rsid w:val="00E47D20"/>
    <w:rsid w:val="00E5130B"/>
    <w:rsid w:val="00E5210D"/>
    <w:rsid w:val="00E527D8"/>
    <w:rsid w:val="00E52BD2"/>
    <w:rsid w:val="00E52ED4"/>
    <w:rsid w:val="00E53012"/>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33C0"/>
    <w:rsid w:val="00E6399A"/>
    <w:rsid w:val="00E63D31"/>
    <w:rsid w:val="00E63F49"/>
    <w:rsid w:val="00E64271"/>
    <w:rsid w:val="00E64471"/>
    <w:rsid w:val="00E6525E"/>
    <w:rsid w:val="00E6571B"/>
    <w:rsid w:val="00E65EC2"/>
    <w:rsid w:val="00E667C8"/>
    <w:rsid w:val="00E67252"/>
    <w:rsid w:val="00E67643"/>
    <w:rsid w:val="00E6765D"/>
    <w:rsid w:val="00E7035B"/>
    <w:rsid w:val="00E707AB"/>
    <w:rsid w:val="00E708B7"/>
    <w:rsid w:val="00E70F05"/>
    <w:rsid w:val="00E70F80"/>
    <w:rsid w:val="00E71374"/>
    <w:rsid w:val="00E719FE"/>
    <w:rsid w:val="00E71CA7"/>
    <w:rsid w:val="00E72600"/>
    <w:rsid w:val="00E72AEF"/>
    <w:rsid w:val="00E72D4E"/>
    <w:rsid w:val="00E730C5"/>
    <w:rsid w:val="00E73178"/>
    <w:rsid w:val="00E73740"/>
    <w:rsid w:val="00E73F09"/>
    <w:rsid w:val="00E74042"/>
    <w:rsid w:val="00E74455"/>
    <w:rsid w:val="00E74C76"/>
    <w:rsid w:val="00E74CCE"/>
    <w:rsid w:val="00E74D1F"/>
    <w:rsid w:val="00E75006"/>
    <w:rsid w:val="00E750D5"/>
    <w:rsid w:val="00E756FE"/>
    <w:rsid w:val="00E75A74"/>
    <w:rsid w:val="00E75BD4"/>
    <w:rsid w:val="00E75C33"/>
    <w:rsid w:val="00E75C43"/>
    <w:rsid w:val="00E7639A"/>
    <w:rsid w:val="00E76C0B"/>
    <w:rsid w:val="00E76DC4"/>
    <w:rsid w:val="00E76ED3"/>
    <w:rsid w:val="00E7724F"/>
    <w:rsid w:val="00E773FD"/>
    <w:rsid w:val="00E77574"/>
    <w:rsid w:val="00E77B11"/>
    <w:rsid w:val="00E80092"/>
    <w:rsid w:val="00E801E9"/>
    <w:rsid w:val="00E81A8D"/>
    <w:rsid w:val="00E8249F"/>
    <w:rsid w:val="00E82C50"/>
    <w:rsid w:val="00E82C90"/>
    <w:rsid w:val="00E8321A"/>
    <w:rsid w:val="00E83648"/>
    <w:rsid w:val="00E84105"/>
    <w:rsid w:val="00E847F3"/>
    <w:rsid w:val="00E84A38"/>
    <w:rsid w:val="00E85561"/>
    <w:rsid w:val="00E85EA2"/>
    <w:rsid w:val="00E86A02"/>
    <w:rsid w:val="00E86A68"/>
    <w:rsid w:val="00E86AA5"/>
    <w:rsid w:val="00E86DBC"/>
    <w:rsid w:val="00E87227"/>
    <w:rsid w:val="00E872B4"/>
    <w:rsid w:val="00E8749B"/>
    <w:rsid w:val="00E908F2"/>
    <w:rsid w:val="00E90938"/>
    <w:rsid w:val="00E90D47"/>
    <w:rsid w:val="00E90FAA"/>
    <w:rsid w:val="00E912A5"/>
    <w:rsid w:val="00E91674"/>
    <w:rsid w:val="00E916DA"/>
    <w:rsid w:val="00E91BBD"/>
    <w:rsid w:val="00E91D9F"/>
    <w:rsid w:val="00E92298"/>
    <w:rsid w:val="00E922A5"/>
    <w:rsid w:val="00E9230B"/>
    <w:rsid w:val="00E92391"/>
    <w:rsid w:val="00E92AAE"/>
    <w:rsid w:val="00E930D1"/>
    <w:rsid w:val="00E93462"/>
    <w:rsid w:val="00E93686"/>
    <w:rsid w:val="00E93B80"/>
    <w:rsid w:val="00E93C4C"/>
    <w:rsid w:val="00E93F8F"/>
    <w:rsid w:val="00E9415A"/>
    <w:rsid w:val="00E94668"/>
    <w:rsid w:val="00E9469F"/>
    <w:rsid w:val="00E948A8"/>
    <w:rsid w:val="00E948AE"/>
    <w:rsid w:val="00E957AB"/>
    <w:rsid w:val="00E959FB"/>
    <w:rsid w:val="00E95BCD"/>
    <w:rsid w:val="00E95CBE"/>
    <w:rsid w:val="00E95E14"/>
    <w:rsid w:val="00E96121"/>
    <w:rsid w:val="00E96651"/>
    <w:rsid w:val="00E97006"/>
    <w:rsid w:val="00EA04F9"/>
    <w:rsid w:val="00EA0BFA"/>
    <w:rsid w:val="00EA0EDC"/>
    <w:rsid w:val="00EA10DD"/>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4FF6"/>
    <w:rsid w:val="00EA5353"/>
    <w:rsid w:val="00EA5560"/>
    <w:rsid w:val="00EA638B"/>
    <w:rsid w:val="00EA66D1"/>
    <w:rsid w:val="00EA77A7"/>
    <w:rsid w:val="00EA77CC"/>
    <w:rsid w:val="00EA7976"/>
    <w:rsid w:val="00EB072F"/>
    <w:rsid w:val="00EB077F"/>
    <w:rsid w:val="00EB0E27"/>
    <w:rsid w:val="00EB16B7"/>
    <w:rsid w:val="00EB18E2"/>
    <w:rsid w:val="00EB1A56"/>
    <w:rsid w:val="00EB2533"/>
    <w:rsid w:val="00EB2A17"/>
    <w:rsid w:val="00EB2B87"/>
    <w:rsid w:val="00EB2CFF"/>
    <w:rsid w:val="00EB30CA"/>
    <w:rsid w:val="00EB314C"/>
    <w:rsid w:val="00EB3BF1"/>
    <w:rsid w:val="00EB3D43"/>
    <w:rsid w:val="00EB3EF6"/>
    <w:rsid w:val="00EB4884"/>
    <w:rsid w:val="00EB4DBC"/>
    <w:rsid w:val="00EB4F1C"/>
    <w:rsid w:val="00EB5104"/>
    <w:rsid w:val="00EB5AE8"/>
    <w:rsid w:val="00EB6599"/>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3620"/>
    <w:rsid w:val="00EC4DFC"/>
    <w:rsid w:val="00EC5125"/>
    <w:rsid w:val="00EC54D4"/>
    <w:rsid w:val="00EC611F"/>
    <w:rsid w:val="00EC6744"/>
    <w:rsid w:val="00EC7618"/>
    <w:rsid w:val="00EC77EC"/>
    <w:rsid w:val="00EC7DB7"/>
    <w:rsid w:val="00EC7E4B"/>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653"/>
    <w:rsid w:val="00ED577E"/>
    <w:rsid w:val="00ED5ED0"/>
    <w:rsid w:val="00ED62DE"/>
    <w:rsid w:val="00ED6672"/>
    <w:rsid w:val="00ED6ED6"/>
    <w:rsid w:val="00ED7111"/>
    <w:rsid w:val="00EE0D54"/>
    <w:rsid w:val="00EE0D62"/>
    <w:rsid w:val="00EE1823"/>
    <w:rsid w:val="00EE1FD3"/>
    <w:rsid w:val="00EE2B28"/>
    <w:rsid w:val="00EE2D71"/>
    <w:rsid w:val="00EE318D"/>
    <w:rsid w:val="00EE3216"/>
    <w:rsid w:val="00EE41E5"/>
    <w:rsid w:val="00EE509E"/>
    <w:rsid w:val="00EE50EB"/>
    <w:rsid w:val="00EE55C1"/>
    <w:rsid w:val="00EE573D"/>
    <w:rsid w:val="00EE5C80"/>
    <w:rsid w:val="00EE6008"/>
    <w:rsid w:val="00EE607E"/>
    <w:rsid w:val="00EE6457"/>
    <w:rsid w:val="00EE68AD"/>
    <w:rsid w:val="00EE6945"/>
    <w:rsid w:val="00EF007D"/>
    <w:rsid w:val="00EF0444"/>
    <w:rsid w:val="00EF055F"/>
    <w:rsid w:val="00EF061A"/>
    <w:rsid w:val="00EF0CD4"/>
    <w:rsid w:val="00EF14FD"/>
    <w:rsid w:val="00EF1AAF"/>
    <w:rsid w:val="00EF2128"/>
    <w:rsid w:val="00EF2D5D"/>
    <w:rsid w:val="00EF300D"/>
    <w:rsid w:val="00EF3594"/>
    <w:rsid w:val="00EF3B4E"/>
    <w:rsid w:val="00EF3D3B"/>
    <w:rsid w:val="00EF4164"/>
    <w:rsid w:val="00EF5188"/>
    <w:rsid w:val="00EF5397"/>
    <w:rsid w:val="00EF5491"/>
    <w:rsid w:val="00EF5692"/>
    <w:rsid w:val="00EF57C0"/>
    <w:rsid w:val="00EF5F1A"/>
    <w:rsid w:val="00EF60AD"/>
    <w:rsid w:val="00EF6754"/>
    <w:rsid w:val="00EF6796"/>
    <w:rsid w:val="00EF6B3D"/>
    <w:rsid w:val="00EF7448"/>
    <w:rsid w:val="00F00827"/>
    <w:rsid w:val="00F009DF"/>
    <w:rsid w:val="00F014A4"/>
    <w:rsid w:val="00F01704"/>
    <w:rsid w:val="00F01D6C"/>
    <w:rsid w:val="00F01E57"/>
    <w:rsid w:val="00F020C2"/>
    <w:rsid w:val="00F0367C"/>
    <w:rsid w:val="00F037E6"/>
    <w:rsid w:val="00F04174"/>
    <w:rsid w:val="00F043BC"/>
    <w:rsid w:val="00F05086"/>
    <w:rsid w:val="00F050F2"/>
    <w:rsid w:val="00F05147"/>
    <w:rsid w:val="00F05469"/>
    <w:rsid w:val="00F056EB"/>
    <w:rsid w:val="00F058B2"/>
    <w:rsid w:val="00F05B6E"/>
    <w:rsid w:val="00F05DC9"/>
    <w:rsid w:val="00F06BFC"/>
    <w:rsid w:val="00F06DE7"/>
    <w:rsid w:val="00F071BB"/>
    <w:rsid w:val="00F072B3"/>
    <w:rsid w:val="00F07854"/>
    <w:rsid w:val="00F07DE8"/>
    <w:rsid w:val="00F07F30"/>
    <w:rsid w:val="00F100DC"/>
    <w:rsid w:val="00F101C5"/>
    <w:rsid w:val="00F106A3"/>
    <w:rsid w:val="00F108EA"/>
    <w:rsid w:val="00F11089"/>
    <w:rsid w:val="00F11699"/>
    <w:rsid w:val="00F11A91"/>
    <w:rsid w:val="00F122A9"/>
    <w:rsid w:val="00F12328"/>
    <w:rsid w:val="00F12825"/>
    <w:rsid w:val="00F12847"/>
    <w:rsid w:val="00F135A1"/>
    <w:rsid w:val="00F1459D"/>
    <w:rsid w:val="00F146E5"/>
    <w:rsid w:val="00F14935"/>
    <w:rsid w:val="00F14E0A"/>
    <w:rsid w:val="00F14F69"/>
    <w:rsid w:val="00F150B0"/>
    <w:rsid w:val="00F15EFB"/>
    <w:rsid w:val="00F16CEA"/>
    <w:rsid w:val="00F17785"/>
    <w:rsid w:val="00F17BCC"/>
    <w:rsid w:val="00F20C43"/>
    <w:rsid w:val="00F21540"/>
    <w:rsid w:val="00F2170B"/>
    <w:rsid w:val="00F22076"/>
    <w:rsid w:val="00F2241C"/>
    <w:rsid w:val="00F228C6"/>
    <w:rsid w:val="00F228C7"/>
    <w:rsid w:val="00F22F19"/>
    <w:rsid w:val="00F23549"/>
    <w:rsid w:val="00F2375A"/>
    <w:rsid w:val="00F23AC5"/>
    <w:rsid w:val="00F23ACA"/>
    <w:rsid w:val="00F23B9D"/>
    <w:rsid w:val="00F246C2"/>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360"/>
    <w:rsid w:val="00F3271C"/>
    <w:rsid w:val="00F34387"/>
    <w:rsid w:val="00F34669"/>
    <w:rsid w:val="00F34C36"/>
    <w:rsid w:val="00F34CDA"/>
    <w:rsid w:val="00F34DD6"/>
    <w:rsid w:val="00F3510D"/>
    <w:rsid w:val="00F35525"/>
    <w:rsid w:val="00F35883"/>
    <w:rsid w:val="00F359B6"/>
    <w:rsid w:val="00F35C83"/>
    <w:rsid w:val="00F36868"/>
    <w:rsid w:val="00F36D8E"/>
    <w:rsid w:val="00F40130"/>
    <w:rsid w:val="00F41689"/>
    <w:rsid w:val="00F41966"/>
    <w:rsid w:val="00F422A4"/>
    <w:rsid w:val="00F42E0D"/>
    <w:rsid w:val="00F4351B"/>
    <w:rsid w:val="00F435C2"/>
    <w:rsid w:val="00F43A61"/>
    <w:rsid w:val="00F441B0"/>
    <w:rsid w:val="00F449D3"/>
    <w:rsid w:val="00F44AA4"/>
    <w:rsid w:val="00F44D28"/>
    <w:rsid w:val="00F4500F"/>
    <w:rsid w:val="00F460A5"/>
    <w:rsid w:val="00F463B7"/>
    <w:rsid w:val="00F46630"/>
    <w:rsid w:val="00F46FC2"/>
    <w:rsid w:val="00F47080"/>
    <w:rsid w:val="00F476EB"/>
    <w:rsid w:val="00F5007C"/>
    <w:rsid w:val="00F50285"/>
    <w:rsid w:val="00F50D57"/>
    <w:rsid w:val="00F51036"/>
    <w:rsid w:val="00F5131C"/>
    <w:rsid w:val="00F518C7"/>
    <w:rsid w:val="00F519BA"/>
    <w:rsid w:val="00F5331D"/>
    <w:rsid w:val="00F53372"/>
    <w:rsid w:val="00F534CC"/>
    <w:rsid w:val="00F539C7"/>
    <w:rsid w:val="00F54025"/>
    <w:rsid w:val="00F543E4"/>
    <w:rsid w:val="00F544FB"/>
    <w:rsid w:val="00F54A23"/>
    <w:rsid w:val="00F54FE2"/>
    <w:rsid w:val="00F55369"/>
    <w:rsid w:val="00F554B3"/>
    <w:rsid w:val="00F55901"/>
    <w:rsid w:val="00F55960"/>
    <w:rsid w:val="00F564A1"/>
    <w:rsid w:val="00F564B9"/>
    <w:rsid w:val="00F56A29"/>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4C4"/>
    <w:rsid w:val="00F63AB9"/>
    <w:rsid w:val="00F64020"/>
    <w:rsid w:val="00F645D4"/>
    <w:rsid w:val="00F64753"/>
    <w:rsid w:val="00F65ABF"/>
    <w:rsid w:val="00F65B3B"/>
    <w:rsid w:val="00F65EB3"/>
    <w:rsid w:val="00F6626A"/>
    <w:rsid w:val="00F6733C"/>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3789"/>
    <w:rsid w:val="00F74305"/>
    <w:rsid w:val="00F74714"/>
    <w:rsid w:val="00F74DB7"/>
    <w:rsid w:val="00F750CE"/>
    <w:rsid w:val="00F758DA"/>
    <w:rsid w:val="00F76785"/>
    <w:rsid w:val="00F76A35"/>
    <w:rsid w:val="00F76C9B"/>
    <w:rsid w:val="00F770E6"/>
    <w:rsid w:val="00F77730"/>
    <w:rsid w:val="00F80113"/>
    <w:rsid w:val="00F80634"/>
    <w:rsid w:val="00F81073"/>
    <w:rsid w:val="00F81EBB"/>
    <w:rsid w:val="00F81F27"/>
    <w:rsid w:val="00F8263F"/>
    <w:rsid w:val="00F82678"/>
    <w:rsid w:val="00F828C8"/>
    <w:rsid w:val="00F82BD5"/>
    <w:rsid w:val="00F82FA5"/>
    <w:rsid w:val="00F83088"/>
    <w:rsid w:val="00F8337B"/>
    <w:rsid w:val="00F84057"/>
    <w:rsid w:val="00F84322"/>
    <w:rsid w:val="00F8442C"/>
    <w:rsid w:val="00F85107"/>
    <w:rsid w:val="00F8555A"/>
    <w:rsid w:val="00F85A3C"/>
    <w:rsid w:val="00F860E2"/>
    <w:rsid w:val="00F863A0"/>
    <w:rsid w:val="00F86A5D"/>
    <w:rsid w:val="00F86A9B"/>
    <w:rsid w:val="00F86DAC"/>
    <w:rsid w:val="00F8781F"/>
    <w:rsid w:val="00F87DDF"/>
    <w:rsid w:val="00F87F84"/>
    <w:rsid w:val="00F9003C"/>
    <w:rsid w:val="00F906B6"/>
    <w:rsid w:val="00F90801"/>
    <w:rsid w:val="00F9087C"/>
    <w:rsid w:val="00F908AB"/>
    <w:rsid w:val="00F90CE2"/>
    <w:rsid w:val="00F91428"/>
    <w:rsid w:val="00F914E4"/>
    <w:rsid w:val="00F91572"/>
    <w:rsid w:val="00F91BA0"/>
    <w:rsid w:val="00F92917"/>
    <w:rsid w:val="00F92F0C"/>
    <w:rsid w:val="00F93F26"/>
    <w:rsid w:val="00F9426A"/>
    <w:rsid w:val="00F9454C"/>
    <w:rsid w:val="00F94AE3"/>
    <w:rsid w:val="00F94CBA"/>
    <w:rsid w:val="00F94F19"/>
    <w:rsid w:val="00F94F6B"/>
    <w:rsid w:val="00F95622"/>
    <w:rsid w:val="00F968FD"/>
    <w:rsid w:val="00F96A64"/>
    <w:rsid w:val="00F96F07"/>
    <w:rsid w:val="00F9704D"/>
    <w:rsid w:val="00F9728F"/>
    <w:rsid w:val="00F97487"/>
    <w:rsid w:val="00F97AA2"/>
    <w:rsid w:val="00F97B2C"/>
    <w:rsid w:val="00FA09C0"/>
    <w:rsid w:val="00FA0BB3"/>
    <w:rsid w:val="00FA0CF4"/>
    <w:rsid w:val="00FA0FE9"/>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A6C"/>
    <w:rsid w:val="00FB6F84"/>
    <w:rsid w:val="00FB7117"/>
    <w:rsid w:val="00FB7BB0"/>
    <w:rsid w:val="00FB7E28"/>
    <w:rsid w:val="00FC00A9"/>
    <w:rsid w:val="00FC05F1"/>
    <w:rsid w:val="00FC07EF"/>
    <w:rsid w:val="00FC0AD7"/>
    <w:rsid w:val="00FC1216"/>
    <w:rsid w:val="00FC138A"/>
    <w:rsid w:val="00FC191A"/>
    <w:rsid w:val="00FC2055"/>
    <w:rsid w:val="00FC2503"/>
    <w:rsid w:val="00FC277B"/>
    <w:rsid w:val="00FC2B86"/>
    <w:rsid w:val="00FC3668"/>
    <w:rsid w:val="00FC36E9"/>
    <w:rsid w:val="00FC3AD5"/>
    <w:rsid w:val="00FC3EEE"/>
    <w:rsid w:val="00FC4368"/>
    <w:rsid w:val="00FC4DFE"/>
    <w:rsid w:val="00FC5101"/>
    <w:rsid w:val="00FC5D16"/>
    <w:rsid w:val="00FC721B"/>
    <w:rsid w:val="00FC7C26"/>
    <w:rsid w:val="00FD003B"/>
    <w:rsid w:val="00FD06B0"/>
    <w:rsid w:val="00FD11C5"/>
    <w:rsid w:val="00FD13BC"/>
    <w:rsid w:val="00FD13FD"/>
    <w:rsid w:val="00FD2573"/>
    <w:rsid w:val="00FD311F"/>
    <w:rsid w:val="00FD3A8B"/>
    <w:rsid w:val="00FD3A96"/>
    <w:rsid w:val="00FD3B3F"/>
    <w:rsid w:val="00FD3E01"/>
    <w:rsid w:val="00FD3E2B"/>
    <w:rsid w:val="00FD410F"/>
    <w:rsid w:val="00FD46CC"/>
    <w:rsid w:val="00FD4B07"/>
    <w:rsid w:val="00FD5084"/>
    <w:rsid w:val="00FD55ED"/>
    <w:rsid w:val="00FD6DA6"/>
    <w:rsid w:val="00FD6FC9"/>
    <w:rsid w:val="00FD73BF"/>
    <w:rsid w:val="00FD7772"/>
    <w:rsid w:val="00FE056E"/>
    <w:rsid w:val="00FE12AB"/>
    <w:rsid w:val="00FE14C7"/>
    <w:rsid w:val="00FE1AC8"/>
    <w:rsid w:val="00FE1BE0"/>
    <w:rsid w:val="00FE22A7"/>
    <w:rsid w:val="00FE23EB"/>
    <w:rsid w:val="00FE24D9"/>
    <w:rsid w:val="00FE279F"/>
    <w:rsid w:val="00FE280F"/>
    <w:rsid w:val="00FE2A05"/>
    <w:rsid w:val="00FE3233"/>
    <w:rsid w:val="00FE32A7"/>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0E6"/>
    <w:rsid w:val="00FE63A0"/>
    <w:rsid w:val="00FE6564"/>
    <w:rsid w:val="00FE67B3"/>
    <w:rsid w:val="00FE7112"/>
    <w:rsid w:val="00FE725C"/>
    <w:rsid w:val="00FE7A00"/>
    <w:rsid w:val="00FF0B5C"/>
    <w:rsid w:val="00FF11F6"/>
    <w:rsid w:val="00FF159E"/>
    <w:rsid w:val="00FF276E"/>
    <w:rsid w:val="00FF2BA8"/>
    <w:rsid w:val="00FF2F64"/>
    <w:rsid w:val="00FF324B"/>
    <w:rsid w:val="00FF372F"/>
    <w:rsid w:val="00FF3CEB"/>
    <w:rsid w:val="00FF3E8C"/>
    <w:rsid w:val="00FF3F08"/>
    <w:rsid w:val="00FF4435"/>
    <w:rsid w:val="00FF4617"/>
    <w:rsid w:val="00FF48C9"/>
    <w:rsid w:val="00FF4BD8"/>
    <w:rsid w:val="00FF4C21"/>
    <w:rsid w:val="00FF5612"/>
    <w:rsid w:val="00FF61E8"/>
    <w:rsid w:val="00FF6414"/>
    <w:rsid w:val="00FF6ACC"/>
    <w:rsid w:val="00FF6B2D"/>
    <w:rsid w:val="00FF736C"/>
    <w:rsid w:val="00FF741B"/>
    <w:rsid w:val="00FF7481"/>
    <w:rsid w:val="00FF7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233B9E2"/>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EastAsia" w:eastAsiaTheme="minorEastAsia" w:hAnsiTheme="minorHAnsi"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olor w:val="000000"/>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spacing w:val="10"/>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rPr>
  </w:style>
  <w:style w:type="paragraph" w:customStyle="1" w:styleId="af8">
    <w:name w:val="论文正文"/>
    <w:basedOn w:val="a1"/>
    <w:link w:val="Char"/>
    <w:qFormat/>
    <w:rsid w:val="00AE4623"/>
    <w:pPr>
      <w:spacing w:line="400" w:lineRule="exact"/>
      <w:ind w:firstLine="420"/>
    </w:pPr>
    <w:rPr>
      <w:rFonts w:ascii="Times New Roman" w:eastAsia="宋体" w:hAnsi="Times New Roman"/>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sz w:val="28"/>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 w:type="table" w:customStyle="1" w:styleId="13">
    <w:name w:val="网格型1"/>
    <w:basedOn w:val="a3"/>
    <w:next w:val="ae"/>
    <w:uiPriority w:val="59"/>
    <w:rsid w:val="00162E61"/>
    <w:rPr>
      <w:rFonts w:asci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79470250">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39846000">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42" Type="http://schemas.openxmlformats.org/officeDocument/2006/relationships/package" Target="embeddings/Microsoft_Visio___8.vsdx"/><Relationship Id="rId47" Type="http://schemas.openxmlformats.org/officeDocument/2006/relationships/image" Target="media/image20.jpg"/><Relationship Id="rId63" Type="http://schemas.openxmlformats.org/officeDocument/2006/relationships/package" Target="embeddings/Microsoft_Visio___15.vsdx"/><Relationship Id="rId68" Type="http://schemas.openxmlformats.org/officeDocument/2006/relationships/image" Target="media/image34.emf"/><Relationship Id="rId84" Type="http://schemas.openxmlformats.org/officeDocument/2006/relationships/header" Target="header6.xml"/><Relationship Id="rId89"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package" Target="embeddings/Microsoft_Visio___6.vsdx"/><Relationship Id="rId53" Type="http://schemas.openxmlformats.org/officeDocument/2006/relationships/image" Target="media/image24.jpg"/><Relationship Id="rId58" Type="http://schemas.openxmlformats.org/officeDocument/2006/relationships/image" Target="media/image27.jpg"/><Relationship Id="rId74" Type="http://schemas.openxmlformats.org/officeDocument/2006/relationships/image" Target="media/image38.jpeg"/><Relationship Id="rId79" Type="http://schemas.openxmlformats.org/officeDocument/2006/relationships/image" Target="media/image43.png"/><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image" Target="media/image17.jpg"/><Relationship Id="rId48" Type="http://schemas.openxmlformats.org/officeDocument/2006/relationships/image" Target="media/image21.emf"/><Relationship Id="rId56" Type="http://schemas.openxmlformats.org/officeDocument/2006/relationships/image" Target="media/image26.emf"/><Relationship Id="rId64" Type="http://schemas.openxmlformats.org/officeDocument/2006/relationships/image" Target="media/image31.emf"/><Relationship Id="rId69" Type="http://schemas.openxmlformats.org/officeDocument/2006/relationships/package" Target="embeddings/Microsoft_Visio___17.vsdx"/><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36.jpg"/><Relationship Id="rId80" Type="http://schemas.openxmlformats.org/officeDocument/2006/relationships/image" Target="media/image44.png"/><Relationship Id="rId85"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emf"/><Relationship Id="rId46" Type="http://schemas.openxmlformats.org/officeDocument/2006/relationships/oleObject" Target="embeddings/oleObject4.bin"/><Relationship Id="rId59" Type="http://schemas.openxmlformats.org/officeDocument/2006/relationships/image" Target="media/image28.jpg"/><Relationship Id="rId67" Type="http://schemas.openxmlformats.org/officeDocument/2006/relationships/image" Target="media/image33.jpg"/><Relationship Id="rId20" Type="http://schemas.openxmlformats.org/officeDocument/2006/relationships/image" Target="media/image2.emf"/><Relationship Id="rId41" Type="http://schemas.openxmlformats.org/officeDocument/2006/relationships/image" Target="media/image16.emf"/><Relationship Id="rId54" Type="http://schemas.openxmlformats.org/officeDocument/2006/relationships/image" Target="media/image25.emf"/><Relationship Id="rId62" Type="http://schemas.openxmlformats.org/officeDocument/2006/relationships/image" Target="media/image30.emf"/><Relationship Id="rId70" Type="http://schemas.openxmlformats.org/officeDocument/2006/relationships/image" Target="media/image35.emf"/><Relationship Id="rId75" Type="http://schemas.openxmlformats.org/officeDocument/2006/relationships/image" Target="media/image39.png"/><Relationship Id="rId83" Type="http://schemas.openxmlformats.org/officeDocument/2006/relationships/chart" Target="charts/chart2.xml"/><Relationship Id="rId88" Type="http://schemas.openxmlformats.org/officeDocument/2006/relationships/footer" Target="footer6.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package" Target="embeddings/Microsoft_Visio___10.vsdx"/><Relationship Id="rId57" Type="http://schemas.openxmlformats.org/officeDocument/2006/relationships/package" Target="embeddings/Microsoft_Visio___13.vsdx"/><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8.jpg"/><Relationship Id="rId52" Type="http://schemas.openxmlformats.org/officeDocument/2006/relationships/package" Target="embeddings/Microsoft_Visio___11.vsdx"/><Relationship Id="rId60" Type="http://schemas.openxmlformats.org/officeDocument/2006/relationships/image" Target="media/image29.emf"/><Relationship Id="rId65" Type="http://schemas.openxmlformats.org/officeDocument/2006/relationships/package" Target="embeddings/Microsoft_Visio___16.vsdx"/><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comments" Target="comments.xml"/><Relationship Id="rId39" Type="http://schemas.openxmlformats.org/officeDocument/2006/relationships/package" Target="embeddings/Microsoft_Visio___7.vsdx"/><Relationship Id="rId34" Type="http://schemas.openxmlformats.org/officeDocument/2006/relationships/image" Target="media/image11.jpg"/><Relationship Id="rId50" Type="http://schemas.openxmlformats.org/officeDocument/2006/relationships/image" Target="media/image22.png"/><Relationship Id="rId55" Type="http://schemas.openxmlformats.org/officeDocument/2006/relationships/package" Target="embeddings/Microsoft_Visio___12.vsdx"/><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image" Target="media/image4.png"/><Relationship Id="rId40" Type="http://schemas.openxmlformats.org/officeDocument/2006/relationships/image" Target="media/image15.jpg"/><Relationship Id="rId45" Type="http://schemas.openxmlformats.org/officeDocument/2006/relationships/image" Target="media/image19.emf"/><Relationship Id="rId66" Type="http://schemas.openxmlformats.org/officeDocument/2006/relationships/image" Target="media/image32.jpg"/><Relationship Id="rId87" Type="http://schemas.openxmlformats.org/officeDocument/2006/relationships/header" Target="header8.xml"/><Relationship Id="rId61" Type="http://schemas.openxmlformats.org/officeDocument/2006/relationships/package" Target="embeddings/Microsoft_Visio___14.vsdx"/><Relationship Id="rId82" Type="http://schemas.openxmlformats.org/officeDocument/2006/relationships/chart" Target="charts/chart1.xml"/><Relationship Id="rId19" Type="http://schemas.microsoft.com/office/2011/relationships/commentsExtended" Target="commentsExtended.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41949904"/>
        <c:axId val="503361264"/>
      </c:lineChart>
      <c:catAx>
        <c:axId val="341949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3361264"/>
        <c:crosses val="autoZero"/>
        <c:auto val="1"/>
        <c:lblAlgn val="ctr"/>
        <c:lblOffset val="100"/>
        <c:noMultiLvlLbl val="0"/>
      </c:catAx>
      <c:valAx>
        <c:axId val="503361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94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625674992"/>
        <c:axId val="625675552"/>
      </c:lineChart>
      <c:catAx>
        <c:axId val="625674992"/>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5552"/>
        <c:crosses val="autoZero"/>
        <c:auto val="1"/>
        <c:lblAlgn val="ctr"/>
        <c:lblOffset val="100"/>
        <c:noMultiLvlLbl val="0"/>
      </c:catAx>
      <c:valAx>
        <c:axId val="62567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28776-0208-4215-8694-B86F5316B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68</Pages>
  <Words>9449</Words>
  <Characters>53860</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432</cp:revision>
  <cp:lastPrinted>2017-08-30T09:07:00Z</cp:lastPrinted>
  <dcterms:created xsi:type="dcterms:W3CDTF">2017-08-29T04:27:00Z</dcterms:created>
  <dcterms:modified xsi:type="dcterms:W3CDTF">2017-08-31T06:19:00Z</dcterms:modified>
</cp:coreProperties>
</file>